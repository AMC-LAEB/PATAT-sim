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AD588" w14:textId="22B90433" w:rsidR="00D37DD2" w:rsidRDefault="000B23CB" w:rsidP="00D37DD2">
      <w:pPr>
        <w:pStyle w:val="Head"/>
      </w:pPr>
      <w:r w:rsidRPr="000B23CB">
        <w:rPr>
          <w:rFonts w:eastAsiaTheme="majorEastAsia"/>
          <w:color w:val="000000" w:themeColor="text1"/>
        </w:rPr>
        <w:t>SARS-CoV-2 diagnostic testing rates determine the sensitivity of genomic surveillance programs</w:t>
      </w:r>
      <w:r w:rsidR="00D73714">
        <w:t xml:space="preserve"> </w:t>
      </w:r>
    </w:p>
    <w:p w14:paraId="2EE2E328" w14:textId="77777777" w:rsidR="00D37DD2" w:rsidRPr="00D37DD2" w:rsidRDefault="00D37DD2" w:rsidP="00D37DD2">
      <w:pPr>
        <w:pStyle w:val="Head"/>
      </w:pPr>
      <w:bookmarkStart w:id="0" w:name="_GoBack"/>
      <w:bookmarkEnd w:id="0"/>
    </w:p>
    <w:p w14:paraId="322EE91D" w14:textId="5071CD39" w:rsidR="007475EC" w:rsidRDefault="007475EC" w:rsidP="00D73714">
      <w:pPr>
        <w:pStyle w:val="Authors"/>
      </w:pPr>
      <w:r w:rsidRPr="005E4B26">
        <w:t>Alvin X. Han</w:t>
      </w:r>
      <w:r w:rsidRPr="005E4B26">
        <w:rPr>
          <w:vertAlign w:val="superscript"/>
        </w:rPr>
        <w:t>1,*</w:t>
      </w:r>
      <w:r w:rsidRPr="005E4B26">
        <w:t>, Amy Toporowski</w:t>
      </w:r>
      <w:r w:rsidRPr="005E4B26">
        <w:rPr>
          <w:vertAlign w:val="superscript"/>
        </w:rPr>
        <w:t>2</w:t>
      </w:r>
      <w:r w:rsidRPr="005E4B26">
        <w:t>, Jilian A. Sacks</w:t>
      </w:r>
      <w:r w:rsidRPr="005E4B26">
        <w:rPr>
          <w:vertAlign w:val="superscript"/>
        </w:rPr>
        <w:t>3</w:t>
      </w:r>
      <w:r w:rsidRPr="005E4B26">
        <w:t xml:space="preserve">, Mark </w:t>
      </w:r>
      <w:r w:rsidR="00872F24">
        <w:t xml:space="preserve">D. </w:t>
      </w:r>
      <w:r w:rsidRPr="005E4B26">
        <w:t>Perkins</w:t>
      </w:r>
      <w:r w:rsidRPr="005E4B26">
        <w:rPr>
          <w:vertAlign w:val="superscript"/>
        </w:rPr>
        <w:t>3</w:t>
      </w:r>
      <w:r w:rsidRPr="005E4B26">
        <w:t>, Sylvie Briand</w:t>
      </w:r>
      <w:r w:rsidRPr="005E4B26">
        <w:rPr>
          <w:vertAlign w:val="superscript"/>
        </w:rPr>
        <w:t>3</w:t>
      </w:r>
      <w:r w:rsidRPr="005E4B26">
        <w:t>, Maria van Kerkhove</w:t>
      </w:r>
      <w:r w:rsidRPr="005E4B26">
        <w:rPr>
          <w:vertAlign w:val="superscript"/>
        </w:rPr>
        <w:t>3</w:t>
      </w:r>
      <w:r w:rsidRPr="005E4B26">
        <w:t>, Emma Hannay</w:t>
      </w:r>
      <w:r w:rsidRPr="005E4B26">
        <w:rPr>
          <w:vertAlign w:val="superscript"/>
        </w:rPr>
        <w:t>2</w:t>
      </w:r>
      <w:r w:rsidRPr="005E4B26">
        <w:t>, Sergio Carmona</w:t>
      </w:r>
      <w:r w:rsidRPr="005E4B26">
        <w:rPr>
          <w:vertAlign w:val="superscript"/>
        </w:rPr>
        <w:t>2</w:t>
      </w:r>
      <w:r w:rsidRPr="005E4B26">
        <w:t>, Bill Rodriguez</w:t>
      </w:r>
      <w:r w:rsidRPr="005E4B26">
        <w:rPr>
          <w:vertAlign w:val="superscript"/>
        </w:rPr>
        <w:t>2</w:t>
      </w:r>
      <w:r w:rsidRPr="005E4B26">
        <w:t>, Edyth Parker</w:t>
      </w:r>
      <w:r w:rsidRPr="005E4B26">
        <w:rPr>
          <w:vertAlign w:val="superscript"/>
        </w:rPr>
        <w:t>4</w:t>
      </w:r>
      <w:r w:rsidRPr="005E4B26">
        <w:t>, Brooke E. Nichols</w:t>
      </w:r>
      <w:r w:rsidRPr="005E4B26">
        <w:rPr>
          <w:vertAlign w:val="superscript"/>
        </w:rPr>
        <w:t>1,2,5,†</w:t>
      </w:r>
      <w:r w:rsidRPr="005E4B26">
        <w:t>, Colin A. Russell</w:t>
      </w:r>
      <w:r w:rsidRPr="005E4B26">
        <w:rPr>
          <w:vertAlign w:val="superscript"/>
        </w:rPr>
        <w:t>1,5,†,*</w:t>
      </w:r>
      <w:r w:rsidRPr="005E4B26">
        <w:t xml:space="preserve"> </w:t>
      </w:r>
    </w:p>
    <w:p w14:paraId="42222C91" w14:textId="77777777" w:rsidR="007475EC" w:rsidRDefault="007475EC" w:rsidP="00D37DD2">
      <w:pPr>
        <w:pStyle w:val="Paragraph"/>
        <w:ind w:firstLine="0"/>
      </w:pPr>
      <w:r w:rsidRPr="007475EC">
        <w:rPr>
          <w:vertAlign w:val="superscript"/>
        </w:rPr>
        <w:t>1</w:t>
      </w:r>
      <w:r w:rsidRPr="007475EC">
        <w:t>Department of Medical Microbiology &amp; Infection Prevention, Amsterdam University Medical Center, University of Amsterdam, Amsterdam, The Netherlands</w:t>
      </w:r>
    </w:p>
    <w:p w14:paraId="0A8862AB" w14:textId="77777777" w:rsidR="007475EC" w:rsidRDefault="007475EC" w:rsidP="00D37DD2">
      <w:pPr>
        <w:pStyle w:val="Paragraph"/>
        <w:ind w:firstLine="0"/>
      </w:pPr>
      <w:r w:rsidRPr="007475EC">
        <w:rPr>
          <w:vertAlign w:val="superscript"/>
        </w:rPr>
        <w:t>2</w:t>
      </w:r>
      <w:r w:rsidRPr="007475EC">
        <w:t>Foundation for Innovative New Diagnostics (FIND), Geneva, Switzerland</w:t>
      </w:r>
    </w:p>
    <w:p w14:paraId="39797B3C" w14:textId="77777777" w:rsidR="007475EC" w:rsidRDefault="007475EC" w:rsidP="00D37DD2">
      <w:pPr>
        <w:pStyle w:val="Paragraph"/>
        <w:ind w:firstLine="0"/>
        <w:rPr>
          <w:vertAlign w:val="superscript"/>
        </w:rPr>
      </w:pPr>
      <w:r w:rsidRPr="007475EC">
        <w:rPr>
          <w:vertAlign w:val="superscript"/>
        </w:rPr>
        <w:t>3</w:t>
      </w:r>
      <w:r w:rsidRPr="007475EC">
        <w:rPr>
          <w:lang w:val="en-GB"/>
        </w:rPr>
        <w:t>Department of Epidemic and Pandemic Preparedness and Prevention, Emergency Preparedness Programme, World Health Organization, Geneva, Switzerland</w:t>
      </w:r>
    </w:p>
    <w:p w14:paraId="7A504B9A" w14:textId="77777777" w:rsidR="007475EC" w:rsidRDefault="007475EC" w:rsidP="00D37DD2">
      <w:pPr>
        <w:pStyle w:val="Paragraph"/>
        <w:ind w:firstLine="0"/>
      </w:pPr>
      <w:r w:rsidRPr="007475EC">
        <w:rPr>
          <w:vertAlign w:val="superscript"/>
        </w:rPr>
        <w:t>4</w:t>
      </w:r>
      <w:r w:rsidRPr="007475EC">
        <w:t>Department of Immunology and Microbiology, The Scripps Research Institute, La Jolla, CA, USA</w:t>
      </w:r>
    </w:p>
    <w:p w14:paraId="6CC0CF53" w14:textId="02C5695C" w:rsidR="007475EC" w:rsidRDefault="007475EC" w:rsidP="00D37DD2">
      <w:pPr>
        <w:pStyle w:val="Paragraph"/>
        <w:ind w:firstLine="0"/>
        <w:rPr>
          <w:lang w:val="en-GB"/>
        </w:rPr>
      </w:pPr>
      <w:r w:rsidRPr="007475EC">
        <w:rPr>
          <w:vertAlign w:val="superscript"/>
          <w:lang w:val="en-GB"/>
        </w:rPr>
        <w:t>5</w:t>
      </w:r>
      <w:r w:rsidRPr="007475EC">
        <w:rPr>
          <w:lang w:val="en-GB"/>
        </w:rPr>
        <w:t>Department of Global Health, School of Public Health, Boston University, Boston, MA, USA</w:t>
      </w:r>
    </w:p>
    <w:p w14:paraId="6A67AC9C" w14:textId="77777777" w:rsidR="0092338E" w:rsidRDefault="0092338E" w:rsidP="00336554">
      <w:pPr>
        <w:pStyle w:val="Paragraph"/>
        <w:ind w:left="360" w:firstLine="0"/>
        <w:rPr>
          <w:lang w:val="en-GB"/>
        </w:rPr>
      </w:pPr>
    </w:p>
    <w:p w14:paraId="2389E012" w14:textId="375FAEC7" w:rsidR="007475EC" w:rsidRPr="007475EC" w:rsidRDefault="007475EC" w:rsidP="0092338E">
      <w:pPr>
        <w:pStyle w:val="Paragraph"/>
        <w:ind w:firstLine="0"/>
        <w:rPr>
          <w:lang w:val="en-GB"/>
        </w:rPr>
      </w:pPr>
      <w:r w:rsidRPr="007475EC">
        <w:rPr>
          <w:lang w:val="en-GB"/>
        </w:rPr>
        <w:t>†Contributed equally</w:t>
      </w:r>
    </w:p>
    <w:p w14:paraId="38B5094D" w14:textId="0DA8EC05" w:rsidR="007475EC" w:rsidRPr="00B52557" w:rsidRDefault="007475EC" w:rsidP="003720BA">
      <w:pPr>
        <w:pStyle w:val="Paragraph"/>
        <w:ind w:firstLine="0"/>
      </w:pPr>
      <w:r w:rsidRPr="007475EC">
        <w:rPr>
          <w:lang w:val="en-GB"/>
        </w:rPr>
        <w:t>*</w:t>
      </w:r>
      <w:r>
        <w:rPr>
          <w:lang w:val="en-GB"/>
        </w:rPr>
        <w:t>Corresponding authors.</w:t>
      </w:r>
      <w:r w:rsidRPr="007475EC">
        <w:rPr>
          <w:lang w:val="en-GB"/>
        </w:rPr>
        <w:t xml:space="preserve"> </w:t>
      </w:r>
      <w:r>
        <w:rPr>
          <w:lang w:val="en-GB"/>
        </w:rPr>
        <w:t xml:space="preserve">Email: </w:t>
      </w:r>
      <w:hyperlink r:id="rId11" w:history="1">
        <w:r w:rsidRPr="007475EC">
          <w:rPr>
            <w:rStyle w:val="Hyperlink"/>
            <w:lang w:val="en-GB"/>
          </w:rPr>
          <w:t>x.han@amsterdamumc.nl</w:t>
        </w:r>
      </w:hyperlink>
      <w:r>
        <w:rPr>
          <w:lang w:val="en-GB"/>
        </w:rPr>
        <w:t xml:space="preserve"> and </w:t>
      </w:r>
      <w:hyperlink r:id="rId12" w:history="1">
        <w:r w:rsidRPr="00BA20B8">
          <w:rPr>
            <w:rStyle w:val="Hyperlink"/>
            <w:lang w:val="en-GB"/>
          </w:rPr>
          <w:t>c.a.russell@amsterdamumc.nl</w:t>
        </w:r>
      </w:hyperlink>
    </w:p>
    <w:p w14:paraId="6183D184" w14:textId="77777777" w:rsidR="00956B05" w:rsidRDefault="00956B05" w:rsidP="00006566">
      <w:r>
        <w:br w:type="page"/>
      </w:r>
    </w:p>
    <w:p w14:paraId="6E9E97FF" w14:textId="5D090A3B" w:rsidR="00F41796" w:rsidRDefault="00F41796" w:rsidP="000B23CB">
      <w:bookmarkStart w:id="1" w:name="_Hlk106037886"/>
      <w:r>
        <w:rPr>
          <w:b/>
        </w:rPr>
        <w:lastRenderedPageBreak/>
        <w:t>Abstract</w:t>
      </w:r>
      <w:del w:id="2" w:author="AXH" w:date="2022-10-25T15:45:00Z">
        <w:r w:rsidR="00E14E33">
          <w:rPr>
            <w:b/>
          </w:rPr>
          <w:delText xml:space="preserve"> (14</w:delText>
        </w:r>
        <w:r w:rsidR="006F7AD9">
          <w:rPr>
            <w:b/>
          </w:rPr>
          <w:delText>3</w:delText>
        </w:r>
        <w:r w:rsidR="00DB6BC1">
          <w:rPr>
            <w:b/>
          </w:rPr>
          <w:delText xml:space="preserve"> </w:delText>
        </w:r>
        <w:r w:rsidR="00E14E33">
          <w:rPr>
            <w:b/>
          </w:rPr>
          <w:delText>words)</w:delText>
        </w:r>
      </w:del>
    </w:p>
    <w:p w14:paraId="6B43805C" w14:textId="5DF90772" w:rsidR="00357455" w:rsidRDefault="006F10E2" w:rsidP="000B23CB">
      <w:r>
        <w:t>The first step in</w:t>
      </w:r>
      <w:r w:rsidR="007475EC" w:rsidRPr="00336554">
        <w:t xml:space="preserve"> SARS-CoV-2 genomic </w:t>
      </w:r>
      <w:r>
        <w:t>surveillance is testing to identify infected people.</w:t>
      </w:r>
      <w:r w:rsidR="007475EC" w:rsidRPr="00336554">
        <w:t xml:space="preserve"> However, </w:t>
      </w:r>
      <w:r w:rsidR="0002678D" w:rsidRPr="00336554">
        <w:t xml:space="preserve">global testing rates are falling </w:t>
      </w:r>
      <w:r w:rsidR="0002678D">
        <w:t xml:space="preserve">as we emerge from the acute health emergency and remain low </w:t>
      </w:r>
      <w:r w:rsidR="007475EC" w:rsidRPr="00336554">
        <w:t xml:space="preserve">in many low- and middle-income countries (LMICs) </w:t>
      </w:r>
      <w:r w:rsidR="008B5123">
        <w:t xml:space="preserve">(mean </w:t>
      </w:r>
      <w:r w:rsidR="007F4CA8">
        <w:t xml:space="preserve">= </w:t>
      </w:r>
      <w:r w:rsidR="008B5123">
        <w:t>27 tests/100,000 people/day)</w:t>
      </w:r>
      <w:r w:rsidR="007475EC" w:rsidRPr="00336554">
        <w:t xml:space="preserve">. We simulated COVID-19 epidemics in a prototypical LMIC to investigate how testing rates, </w:t>
      </w:r>
      <w:r w:rsidR="00F15459">
        <w:t>sampling</w:t>
      </w:r>
      <w:r w:rsidR="007475EC" w:rsidRPr="00336554">
        <w:t xml:space="preserve"> strategies, and sequencing proportions</w:t>
      </w:r>
      <w:r w:rsidR="00F15459">
        <w:t xml:space="preserve"> jointly</w:t>
      </w:r>
      <w:r w:rsidR="007475EC" w:rsidRPr="00336554">
        <w:t xml:space="preserve"> impact surveillance outcomes</w:t>
      </w:r>
      <w:r w:rsidR="0093047F">
        <w:t xml:space="preserve"> </w:t>
      </w:r>
      <w:r w:rsidR="00FA2F5D">
        <w:t>and showed</w:t>
      </w:r>
      <w:r w:rsidR="0093047F">
        <w:t xml:space="preserve"> that</w:t>
      </w:r>
      <w:r w:rsidR="007475EC" w:rsidRPr="00336554">
        <w:t xml:space="preserve"> </w:t>
      </w:r>
      <w:r w:rsidR="0093047F">
        <w:t xml:space="preserve">low </w:t>
      </w:r>
      <w:r>
        <w:t>t</w:t>
      </w:r>
      <w:r w:rsidRPr="00336554">
        <w:t xml:space="preserve">esting </w:t>
      </w:r>
      <w:r w:rsidR="007475EC" w:rsidRPr="00336554">
        <w:t>rates</w:t>
      </w:r>
      <w:r w:rsidR="00FB21CB">
        <w:t xml:space="preserve"> and spatiotemporal biases </w:t>
      </w:r>
      <w:r>
        <w:t>delay time-to-detection of new variants by weeks</w:t>
      </w:r>
      <w:r w:rsidR="004B5028">
        <w:t>-</w:t>
      </w:r>
      <w:r>
        <w:t>to</w:t>
      </w:r>
      <w:r w:rsidR="004B5028">
        <w:t>-</w:t>
      </w:r>
      <w:r>
        <w:t>months</w:t>
      </w:r>
      <w:r w:rsidR="004B5028">
        <w:t xml:space="preserve"> and </w:t>
      </w:r>
      <w:r w:rsidR="00F772E7">
        <w:t xml:space="preserve">can </w:t>
      </w:r>
      <w:r w:rsidR="004B5028">
        <w:t xml:space="preserve">lead to unreliable estimates of variant prevalence </w:t>
      </w:r>
      <w:r w:rsidR="004012B9">
        <w:t>even when the</w:t>
      </w:r>
      <w:r w:rsidR="00855B72">
        <w:t xml:space="preserve"> </w:t>
      </w:r>
      <w:r w:rsidR="004B5028">
        <w:t>proportion of samples sequenced</w:t>
      </w:r>
      <w:r w:rsidR="004012B9">
        <w:t xml:space="preserve"> is increased</w:t>
      </w:r>
      <w:r w:rsidR="007475EC" w:rsidRPr="00336554">
        <w:t xml:space="preserve">. </w:t>
      </w:r>
      <w:r w:rsidR="00F772E7">
        <w:t>Accordingly, i</w:t>
      </w:r>
      <w:r w:rsidR="007F4CA8" w:rsidRPr="00336554">
        <w:t xml:space="preserve">nvestments in wider access to diagnostics </w:t>
      </w:r>
      <w:r w:rsidR="007F4CA8">
        <w:t xml:space="preserve">to </w:t>
      </w:r>
      <w:r w:rsidR="00F772E7">
        <w:t>support</w:t>
      </w:r>
      <w:r w:rsidR="007F4CA8">
        <w:t xml:space="preserve"> </w:t>
      </w:r>
      <w:r w:rsidR="00E9479A">
        <w:t>testing rate</w:t>
      </w:r>
      <w:r w:rsidR="007F4CA8">
        <w:t>s</w:t>
      </w:r>
      <w:r w:rsidR="00560621">
        <w:t xml:space="preserve"> </w:t>
      </w:r>
      <w:r w:rsidR="00F772E7">
        <w:t xml:space="preserve">of </w:t>
      </w:r>
      <w:r w:rsidR="007475EC" w:rsidRPr="00336554">
        <w:t xml:space="preserve">~100 tests/100,000 people/day </w:t>
      </w:r>
      <w:r w:rsidR="00F772E7">
        <w:t xml:space="preserve">could enable more </w:t>
      </w:r>
      <w:r w:rsidR="007F4CA8">
        <w:t>timely detection of new variants and reliable estimates of variant prevalence</w:t>
      </w:r>
      <w:r w:rsidR="007475EC" w:rsidRPr="00336554">
        <w:t>.</w:t>
      </w:r>
      <w:bookmarkEnd w:id="1"/>
      <w:r w:rsidR="000B23CB">
        <w:t xml:space="preserve"> </w:t>
      </w:r>
      <w:r w:rsidR="00C905C5">
        <w:t>The performance of global</w:t>
      </w:r>
      <w:r w:rsidR="000B23CB">
        <w:t xml:space="preserve"> </w:t>
      </w:r>
      <w:r w:rsidR="00C905C5">
        <w:t xml:space="preserve">SARS-CoV-2 </w:t>
      </w:r>
      <w:r w:rsidR="000B23CB">
        <w:t xml:space="preserve">genomic surveillance programs </w:t>
      </w:r>
      <w:r w:rsidR="00B119F5">
        <w:t xml:space="preserve">is </w:t>
      </w:r>
      <w:r w:rsidR="000B23CB">
        <w:t>fundamentally limited by a</w:t>
      </w:r>
      <w:r w:rsidR="00855B72">
        <w:t>ccess to</w:t>
      </w:r>
      <w:r w:rsidR="00C905C5">
        <w:t xml:space="preserve"> </w:t>
      </w:r>
      <w:r w:rsidR="00855B72">
        <w:t>diagnostic testin</w:t>
      </w:r>
      <w:r w:rsidR="000B23CB">
        <w:t>g</w:t>
      </w:r>
      <w:r w:rsidR="009B07EA">
        <w:t>.</w:t>
      </w:r>
      <w:r w:rsidR="00357455">
        <w:br w:type="page"/>
      </w:r>
    </w:p>
    <w:p w14:paraId="5BAC1EA3" w14:textId="3EDA67E1" w:rsidR="000B23CB" w:rsidRPr="000B23CB" w:rsidRDefault="000B23CB" w:rsidP="00006566">
      <w:pPr>
        <w:rPr>
          <w:b/>
        </w:rPr>
      </w:pPr>
      <w:r w:rsidRPr="000B23CB">
        <w:rPr>
          <w:b/>
        </w:rPr>
        <w:lastRenderedPageBreak/>
        <w:t>Introduction</w:t>
      </w:r>
      <w:del w:id="3" w:author="AXH" w:date="2022-10-25T15:45:00Z">
        <w:r w:rsidR="00E14E33">
          <w:rPr>
            <w:b/>
          </w:rPr>
          <w:delText xml:space="preserve"> (</w:delText>
        </w:r>
        <w:r w:rsidR="00DA3E00">
          <w:rPr>
            <w:b/>
          </w:rPr>
          <w:delText>3</w:delText>
        </w:r>
        <w:r w:rsidR="00E07D9D">
          <w:rPr>
            <w:b/>
          </w:rPr>
          <w:delText>4</w:delText>
        </w:r>
        <w:r w:rsidR="002D6A52">
          <w:rPr>
            <w:b/>
          </w:rPr>
          <w:delText>8</w:delText>
        </w:r>
        <w:r w:rsidR="00B06888">
          <w:rPr>
            <w:b/>
          </w:rPr>
          <w:delText>9</w:delText>
        </w:r>
        <w:r w:rsidR="00E14E33">
          <w:rPr>
            <w:b/>
          </w:rPr>
          <w:delText xml:space="preserve"> words</w:delText>
        </w:r>
        <w:r w:rsidR="006D15EE">
          <w:rPr>
            <w:b/>
          </w:rPr>
          <w:delText xml:space="preserve"> excluding Methods</w:delText>
        </w:r>
        <w:r w:rsidR="00E14E33">
          <w:rPr>
            <w:b/>
          </w:rPr>
          <w:delText>)</w:delText>
        </w:r>
      </w:del>
    </w:p>
    <w:p w14:paraId="14B09BC8" w14:textId="4B173EE4" w:rsidR="007475EC" w:rsidRPr="007475EC" w:rsidRDefault="007475EC" w:rsidP="00006566">
      <w:r w:rsidRPr="007475EC">
        <w:t>Since the start of the COVID-19 pandemic in 2019, unprecedented expansion of genomic surveillance efforts has led to the generation of more than 10 million SARS-CoV-2 sequences deposited in the publicly accessible GISAID database (</w:t>
      </w:r>
      <w:hyperlink r:id="rId13" w:history="1">
        <w:r w:rsidRPr="007475EC">
          <w:rPr>
            <w:rStyle w:val="Hyperlink"/>
          </w:rPr>
          <w:t>https://www.gisaid.org/</w:t>
        </w:r>
      </w:hyperlink>
      <w:r w:rsidRPr="007475EC">
        <w:t>) as of May 2022. These efforts have been integral to understanding the COVID-19 pandemic</w:t>
      </w:r>
      <w:sdt>
        <w:sdtPr>
          <w:rPr>
            <w:color w:val="000000"/>
            <w:vertAlign w:val="superscript"/>
          </w:rPr>
          <w:tag w:val="MENDELEY_CITATION_v3_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"/>
          <w:id w:val="619735756"/>
          <w:placeholder>
            <w:docPart w:val="0A3D60039C8F7E40820D5EE2287B8908"/>
          </w:placeholder>
        </w:sdtPr>
        <w:sdtEndPr/>
        <w:sdtContent>
          <w:r w:rsidR="00765A07" w:rsidRPr="00765A07">
            <w:rPr>
              <w:color w:val="000000"/>
              <w:vertAlign w:val="superscript"/>
            </w:rPr>
            <w:t>1</w:t>
          </w:r>
        </w:sdtContent>
      </w:sdt>
      <w:r w:rsidR="00273EA8">
        <w:t xml:space="preserve">, </w:t>
      </w:r>
      <w:r w:rsidRPr="007475EC">
        <w:t>including the identification of the Alpha variant in the United Kingdom during the fall 2020</w:t>
      </w:r>
      <w:sdt>
        <w:sdtPr>
          <w:rPr>
            <w:color w:val="000000"/>
            <w:vertAlign w:val="superscript"/>
          </w:rPr>
          <w:tag w:val="MENDELEY_CITATION_v3_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IsImNvbnRhaW5lci10aXRsZS1zaG9ydCI6IlNjaWVuY2UgKDE5NzkpIn0sImlzVGVtcG9yYXJ5IjpmYWxzZX1dfQ=="/>
          <w:id w:val="-1504973477"/>
          <w:placeholder>
            <w:docPart w:val="0A3D60039C8F7E40820D5EE2287B8908"/>
          </w:placeholder>
        </w:sdtPr>
        <w:sdtEndPr/>
        <w:sdtContent>
          <w:r w:rsidR="00765A07" w:rsidRPr="00765A07">
            <w:rPr>
              <w:color w:val="000000"/>
              <w:vertAlign w:val="superscript"/>
            </w:rPr>
            <w:t>2</w:t>
          </w:r>
        </w:sdtContent>
      </w:sdt>
      <w:r w:rsidR="00273EA8">
        <w:t xml:space="preserve">, </w:t>
      </w:r>
      <w:r w:rsidRPr="007475EC">
        <w:t xml:space="preserve">the Delta variant in India in late </w:t>
      </w:r>
      <w:r w:rsidRPr="007475EC">
        <w:rPr>
          <w:lang w:val="en-GB"/>
        </w:rPr>
        <w:t>2020</w:t>
      </w:r>
      <w:sdt>
        <w:sdtPr>
          <w:rPr>
            <w:color w:val="000000"/>
            <w:vertAlign w:val="superscript"/>
            <w:lang w:val="en-GB"/>
          </w:rPr>
          <w:tag w:val="MENDELEY_CITATION_v3_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"/>
          <w:id w:val="255876191"/>
          <w:placeholder>
            <w:docPart w:val="3FF34C4656AE514E8E35B9212EB1D419"/>
          </w:placeholder>
        </w:sdtPr>
        <w:sdtEndPr/>
        <w:sdtContent>
          <w:r w:rsidR="00765A07" w:rsidRPr="00765A07">
            <w:rPr>
              <w:color w:val="000000"/>
              <w:vertAlign w:val="superscript"/>
            </w:rPr>
            <w:t>3</w:t>
          </w:r>
        </w:sdtContent>
      </w:sdt>
      <w:r w:rsidR="00273EA8">
        <w:rPr>
          <w:lang w:val="en-GB"/>
        </w:rPr>
        <w:t xml:space="preserve">, </w:t>
      </w:r>
      <w:r w:rsidRPr="007475EC">
        <w:t>and the Omicron variant in Southern Africa in November 2021</w:t>
      </w:r>
      <w:sdt>
        <w:sdtPr>
          <w:rPr>
            <w:color w:val="000000"/>
            <w:vertAlign w:val="superscript"/>
          </w:rPr>
          <w:tag w:val="MENDELEY_CITATION_v3_eyJjaXRhdGlvbklEIjoiTUVOREVMRVlfQ0lUQVRJT05fNjVjN2RhMWItZmMxNS00NDZmLWIxNmQtMzY1NWM5OGU4ZmMy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
          <w:id w:val="462779865"/>
          <w:placeholder>
            <w:docPart w:val="0A3D60039C8F7E40820D5EE2287B8908"/>
          </w:placeholder>
        </w:sdtPr>
        <w:sdtEndPr/>
        <w:sdtContent>
          <w:r w:rsidR="00765A07" w:rsidRPr="00765A07">
            <w:rPr>
              <w:color w:val="000000"/>
              <w:vertAlign w:val="superscript"/>
            </w:rPr>
            <w:t>4</w:t>
          </w:r>
        </w:sdtContent>
      </w:sdt>
      <w:r w:rsidR="00273EA8">
        <w:t xml:space="preserve">. </w:t>
      </w:r>
      <w:r w:rsidRPr="007475EC">
        <w:t>Despite the value of these efforts for monitoring the evolution of SARS-CoV-2, the intensity of genomic surveillance is highly heterogenous across countries. High-income countries (HICs) on average produced 16 times more SARS-CoV-2 sequences per reported case than low- and middle-income countries (LMICs) as a result of longstanding socioeconomic inequalities and consequent underfunding of laboratory and surveillance infrastructures</w:t>
      </w:r>
      <w:sdt>
        <w:sdtPr>
          <w:rPr>
            <w:color w:val="000000"/>
            <w:vertAlign w:val="superscript"/>
          </w:rPr>
          <w:tag w:val="MENDELEY_CITATION_v3_eyJjaXRhdGlvbklEIjoiTUVOREVMRVlfQ0lUQVRJT05fNDU5MGQ3YjgtMTkxNi00YzVlLTgzZTUtZTM5NDI3MWFmNWIw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
          <w:id w:val="-776099937"/>
          <w:placeholder>
            <w:docPart w:val="EE14396DE27D134DA6102072DF7D17F7"/>
          </w:placeholder>
        </w:sdtPr>
        <w:sdtEndPr/>
        <w:sdtContent>
          <w:r w:rsidR="00765A07" w:rsidRPr="00765A07">
            <w:rPr>
              <w:color w:val="000000"/>
              <w:vertAlign w:val="superscript"/>
            </w:rPr>
            <w:t>5</w:t>
          </w:r>
        </w:sdtContent>
      </w:sdt>
      <w:r w:rsidR="00273EA8">
        <w:t xml:space="preserve">. </w:t>
      </w:r>
      <w:r w:rsidRPr="007475EC">
        <w:t>To strengthen global pandemic preparedness, initiatives such as the Access to COVID-19 Tools Accelerator Global Risk Monitoring Framework, the Pan American Health Organization COIVD-19 Genomic Surveillance Regional Network</w:t>
      </w:r>
      <w:r w:rsidR="00A96BCD">
        <w:t xml:space="preserve">, the </w:t>
      </w:r>
      <w:r w:rsidRPr="007475EC">
        <w:t>Africa Pathogen Genomics Initiative,</w:t>
      </w:r>
      <w:r w:rsidR="00A96BCD">
        <w:t xml:space="preserve"> as well as the Global Influenza Surveillance and Response System,</w:t>
      </w:r>
      <w:r w:rsidRPr="007475EC">
        <w:t xml:space="preserve"> among others, have supported LMICs in developing pathogen genomic surveillance programs.    </w:t>
      </w:r>
    </w:p>
    <w:p w14:paraId="4F5E53FC" w14:textId="77777777" w:rsidR="00295A32" w:rsidRDefault="00295A32" w:rsidP="00994084">
      <w:pPr>
        <w:pStyle w:val="Teaser"/>
        <w:spacing w:line="480" w:lineRule="auto"/>
      </w:pPr>
    </w:p>
    <w:p w14:paraId="3B746FBD" w14:textId="70038D3E" w:rsidR="005155CF" w:rsidRPr="00AA5690" w:rsidRDefault="007475EC" w:rsidP="00994084">
      <w:pPr>
        <w:pStyle w:val="Teaser"/>
        <w:spacing w:line="480" w:lineRule="auto"/>
        <w:rPr>
          <w:lang w:val="en-GB"/>
        </w:rPr>
      </w:pPr>
      <w:r w:rsidRPr="007475EC">
        <w:t xml:space="preserve">As resources are finite, it is critical that sequencing sample sizes, and the diagnostic testing needed to obtain samples for sequencing, are carefully set for genomic surveillance programs to detect and monitor variants as efficiently as possible. Current recommended sample sizes are </w:t>
      </w:r>
      <w:r w:rsidRPr="007475EC">
        <w:lastRenderedPageBreak/>
        <w:t>based on sampling theory</w:t>
      </w:r>
      <w:sdt>
        <w:sdtPr>
          <w:rPr>
            <w:color w:val="000000"/>
            <w:vertAlign w:val="superscript"/>
          </w:rPr>
          <w:tag w:val="MENDELEY_CITATION_v3_eyJjaXRhdGlvbklEIjoiTUVOREVMRVlfQ0lUQVRJT05fMGM5NzlkNDEtYzgyMy00ZTgwLWFhNGYtYjJjMTY1NWFhZDRlIiwicHJvcGVydGllcyI6eyJub3RlSW5kZXgiOjB9LCJpc0VkaXRlZCI6ZmFsc2UsIm1hbnVhbE92ZXJyaWRlIjp7ImlzTWFudWFsbHlPdmVycmlkZGVuIjpmYWxzZSwiY2l0ZXByb2NUZXh0IjoiPHN1cD414oCTODwvc3VwPiIsIm1hbnVhbE92ZXJyaWRlVGV4dCI6IiJ9LCJjaXRhdGlvbkl0ZW1zIjpb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Tm90IGFwcGxpY2FibGU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RGF0YSB1c2VkIGluIHRoaXMgc3R1ZHkgY2FuIGJlIGZvdW5kIGluIHRoaXMgR2l0SHViIHJlcG9zaXRvcnk6IFtodHRwczovL2dpdGh1Yi5jb20vYW5kZXJzb25icml0by9wYXBlclxcXzIwMjFcXF9tZXRhc3VydmVpbGxhbmNlXVsxXVxuXG4gWzFdOiBodHRwczovL2dpdGh1Yi5jb20vYW5kZXJzb25icml0by9wYXBlcl8yMDIxX21ldGFzdXJ2ZWlsbGFuY2UiLCJwdWJsaXNoZXIiOiJDb2xkIFNwcmluZyBIYXJib3IgTGFib3JhdG9yeSBQcmVzcyIsImNvbnRhaW5lci10aXRsZS1zaG9ydCI6IiJ9LCJpc1RlbXBvcmFyeSI6ZmFsc2V9XX0="/>
          <w:id w:val="-1161774605"/>
          <w:placeholder>
            <w:docPart w:val="0A3D60039C8F7E40820D5EE2287B8908"/>
          </w:placeholder>
        </w:sdtPr>
        <w:sdtEndPr/>
        <w:sdtContent>
          <w:r w:rsidR="00765A07" w:rsidRPr="00765A07">
            <w:rPr>
              <w:color w:val="000000"/>
              <w:vertAlign w:val="superscript"/>
            </w:rPr>
            <w:t>5–8</w:t>
          </w:r>
        </w:sdtContent>
      </w:sdt>
      <w:r w:rsidRPr="007475EC">
        <w:t xml:space="preserve"> and assume that the volume of diagnostic testing is large enough such that the diversity of sampled viruses is representative of the diversity of viruses circulating in the population. However, </w:t>
      </w:r>
      <w:bookmarkStart w:id="4" w:name="_e1obyjo2l7c" w:colFirst="0" w:colLast="0"/>
      <w:bookmarkEnd w:id="4"/>
      <w:r w:rsidRPr="007475EC">
        <w:rPr>
          <w:lang w:val="en-GB"/>
        </w:rPr>
        <w:t>LMICs test at a mean rate of 27 tests per 100,000 persons per day (tests/100k/day) as opposed to &gt;800 tests/100k/day across HICs</w:t>
      </w:r>
      <w:r w:rsidR="00176720">
        <w:rPr>
          <w:lang w:val="en-GB"/>
        </w:rPr>
        <w:t xml:space="preserve"> based on observational data collected </w:t>
      </w:r>
      <w:r w:rsidRPr="007475EC">
        <w:rPr>
          <w:lang w:val="en-GB"/>
        </w:rPr>
        <w:t>between January 2020 and March 2022</w:t>
      </w:r>
      <w:sdt>
        <w:sdtPr>
          <w:rPr>
            <w:color w:val="000000"/>
            <w:vertAlign w:val="superscript"/>
            <w:lang w:val="en-GB"/>
          </w:rPr>
          <w:tag w:val="MENDELEY_CITATION_v3_eyJjaXRhdGlvbklEIjoiTUVOREVMRVlfQ0lUQVRJT05fMzVlZmNjMzQtNjUwMi00MjJiLTk4ODgtZjE1NjVmZDIyZjcy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
          <w:id w:val="-2063313737"/>
          <w:placeholder>
            <w:docPart w:val="DefaultPlaceholder_-1854013440"/>
          </w:placeholder>
        </w:sdtPr>
        <w:sdtEndPr/>
        <w:sdtContent>
          <w:r w:rsidR="00765A07" w:rsidRPr="00765A07">
            <w:rPr>
              <w:color w:val="000000"/>
              <w:vertAlign w:val="superscript"/>
              <w:lang w:val="en-GB"/>
            </w:rPr>
            <w:t>9</w:t>
          </w:r>
        </w:sdtContent>
      </w:sdt>
      <w:r w:rsidRPr="007475EC">
        <w:rPr>
          <w:lang w:val="en-GB"/>
        </w:rPr>
        <w:t>, with even higher testing rates in some HICs (</w:t>
      </w:r>
      <w:r w:rsidR="00CD2C32">
        <w:rPr>
          <w:lang w:val="en-GB"/>
        </w:rPr>
        <w:t>Fig.</w:t>
      </w:r>
      <w:r w:rsidRPr="007475EC">
        <w:rPr>
          <w:lang w:val="en-GB"/>
        </w:rPr>
        <w:t xml:space="preserve"> 1). Low testing rates lead to spotty information and smaller virus specimen pools available for sequencing, resulting in sampling biases. These factors can render efforts to monitor the emergence of new variants or prevalence of existing variants highly unreliable.</w:t>
      </w:r>
    </w:p>
    <w:p w14:paraId="722171AE" w14:textId="77777777" w:rsidR="00295A32" w:rsidRDefault="00295A32" w:rsidP="00994084">
      <w:pPr>
        <w:pStyle w:val="Teaser"/>
        <w:spacing w:line="480" w:lineRule="auto"/>
        <w:rPr>
          <w:lang w:val="en-GB"/>
        </w:rPr>
      </w:pPr>
    </w:p>
    <w:p w14:paraId="2EB500E4" w14:textId="5BCFF289" w:rsidR="00A61641" w:rsidRDefault="007475EC" w:rsidP="00994084">
      <w:pPr>
        <w:pStyle w:val="Teaser"/>
        <w:spacing w:line="480" w:lineRule="auto"/>
        <w:rPr>
          <w:lang w:val="en-GB"/>
        </w:rPr>
      </w:pPr>
      <w:r w:rsidRPr="007475EC">
        <w:rPr>
          <w:lang w:val="en-GB"/>
        </w:rPr>
        <w:t xml:space="preserve">Here, we studied how different testing rates can impact genomic surveillance outcomes. Specifically, we </w:t>
      </w:r>
      <w:r w:rsidR="00F85F62">
        <w:rPr>
          <w:lang w:val="en-GB"/>
        </w:rPr>
        <w:t>developed and used the</w:t>
      </w:r>
      <w:r w:rsidRPr="007475EC">
        <w:rPr>
          <w:lang w:val="en-GB"/>
        </w:rPr>
        <w:t xml:space="preserve"> </w:t>
      </w:r>
      <w:r w:rsidR="00F85F62" w:rsidRPr="00F85F62">
        <w:rPr>
          <w:i/>
          <w:lang w:val="en-GB"/>
        </w:rPr>
        <w:t>Propelling Action for Testing And Treating</w:t>
      </w:r>
      <w:r w:rsidR="00F85F62" w:rsidRPr="00F85F62">
        <w:rPr>
          <w:lang w:val="en-GB"/>
        </w:rPr>
        <w:t xml:space="preserve"> (PATAT) model</w:t>
      </w:r>
      <w:r w:rsidR="00273EA8">
        <w:rPr>
          <w:lang w:val="en-GB"/>
        </w:rPr>
        <w:t>, an</w:t>
      </w:r>
      <w:r w:rsidRPr="007475EC">
        <w:rPr>
          <w:lang w:val="en-GB"/>
        </w:rPr>
        <w:t xml:space="preserve"> individual-based modelling framework</w:t>
      </w:r>
      <w:r w:rsidR="007968AF">
        <w:rPr>
          <w:lang w:val="en-GB"/>
        </w:rPr>
        <w:t>,</w:t>
      </w:r>
      <w:r w:rsidRPr="007475EC">
        <w:rPr>
          <w:lang w:val="en-GB"/>
        </w:rPr>
        <w:t xml:space="preserve"> to simulate concurrently-circulating wild-type SARS-CoV-2</w:t>
      </w:r>
      <w:r w:rsidR="0034066B">
        <w:rPr>
          <w:lang w:val="en-GB"/>
        </w:rPr>
        <w:t xml:space="preserve"> (pre-Alpha viruses)</w:t>
      </w:r>
      <w:r w:rsidRPr="007475EC">
        <w:rPr>
          <w:lang w:val="en-GB"/>
        </w:rPr>
        <w:t>/Alpha-</w:t>
      </w:r>
      <w:r w:rsidR="00595120">
        <w:rPr>
          <w:lang w:val="en-GB"/>
        </w:rPr>
        <w:t>like epidemics</w:t>
      </w:r>
      <w:r w:rsidRPr="007475EC">
        <w:rPr>
          <w:lang w:val="en-GB"/>
        </w:rPr>
        <w:t xml:space="preserve"> as well as Delta-/Omicron</w:t>
      </w:r>
      <w:r w:rsidR="00E21175">
        <w:rPr>
          <w:lang w:val="en-GB"/>
        </w:rPr>
        <w:t xml:space="preserve"> (BA.1)</w:t>
      </w:r>
      <w:r w:rsidRPr="007475EC">
        <w:rPr>
          <w:lang w:val="en-GB"/>
        </w:rPr>
        <w:t>-like epidemics in Zambia as a representative LMIC archetyp</w:t>
      </w:r>
      <w:r w:rsidRPr="00F85F62">
        <w:rPr>
          <w:lang w:val="en-GB"/>
        </w:rPr>
        <w:t>e</w:t>
      </w:r>
      <w:r w:rsidR="00A96BCD">
        <w:rPr>
          <w:lang w:val="en-GB"/>
        </w:rPr>
        <w:t xml:space="preserve"> </w:t>
      </w:r>
      <w:r w:rsidR="00176720">
        <w:rPr>
          <w:lang w:val="en-GB"/>
        </w:rPr>
        <w:t>where recent</w:t>
      </w:r>
      <w:r w:rsidR="00A96BCD">
        <w:rPr>
          <w:lang w:val="en-GB"/>
        </w:rPr>
        <w:t xml:space="preserve"> demographic census data</w:t>
      </w:r>
      <w:r w:rsidR="00176720">
        <w:rPr>
          <w:lang w:val="en-GB"/>
        </w:rPr>
        <w:t xml:space="preserve"> required by the model was available</w:t>
      </w:r>
      <w:r w:rsidR="0092338E">
        <w:rPr>
          <w:lang w:val="en-GB"/>
        </w:rPr>
        <w:t xml:space="preserve"> (</w:t>
      </w:r>
      <w:del w:id="5" w:author="AXH" w:date="2022-10-25T15:45:00Z">
        <w:r w:rsidR="00FE5703">
          <w:rPr>
            <w:lang w:val="en-GB"/>
          </w:rPr>
          <w:delText>Online</w:delText>
        </w:r>
      </w:del>
      <w:ins w:id="6" w:author="AXH" w:date="2022-10-25T15:45:00Z">
        <w:r w:rsidR="00D949B1">
          <w:rPr>
            <w:lang w:val="en-GB"/>
          </w:rPr>
          <w:t>see</w:t>
        </w:r>
      </w:ins>
      <w:r w:rsidR="00D949B1">
        <w:rPr>
          <w:lang w:val="en-GB"/>
        </w:rPr>
        <w:t xml:space="preserve"> </w:t>
      </w:r>
      <w:r w:rsidR="00FE5703">
        <w:rPr>
          <w:lang w:val="en-GB"/>
        </w:rPr>
        <w:t>Methods</w:t>
      </w:r>
      <w:r w:rsidR="0092338E">
        <w:rPr>
          <w:lang w:val="en-GB"/>
        </w:rPr>
        <w:t>)</w:t>
      </w:r>
      <w:r w:rsidRPr="00F85F62">
        <w:rPr>
          <w:lang w:val="en-GB"/>
        </w:rPr>
        <w:t>.</w:t>
      </w:r>
      <w:r w:rsidR="00E21175">
        <w:rPr>
          <w:lang w:val="en-GB"/>
        </w:rPr>
        <w:t xml:space="preserve"> We assumed that </w:t>
      </w:r>
      <w:r w:rsidR="00E21175" w:rsidRPr="00ED709B">
        <w:rPr>
          <w:lang w:val="en-GB"/>
        </w:rPr>
        <w:t>Alpha and Omicron (BA.1) were more transmissible tha</w:t>
      </w:r>
      <w:r w:rsidR="0092338E">
        <w:rPr>
          <w:lang w:val="en-GB"/>
        </w:rPr>
        <w:t>n</w:t>
      </w:r>
      <w:r w:rsidR="00E21175" w:rsidRPr="00ED709B">
        <w:rPr>
          <w:lang w:val="en-GB"/>
        </w:rPr>
        <w:t xml:space="preserve"> the respective extant virus to achieve growth rates of ~0.15/day and ~0.35/day respectively</w:t>
      </w:r>
      <w:sdt>
        <w:sdtPr>
          <w:rPr>
            <w:color w:val="000000"/>
            <w:vertAlign w:val="superscript"/>
            <w:lang w:val="en-GB"/>
          </w:rPr>
          <w:tag w:val="MENDELEY_CITATION_v3_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IsImNvbnRhaW5lci10aXRsZS1zaG9ydCI6IlNjaWVuY2UgKDE5NzkpIn0sImlzVGVtcG9yYXJ5IjpmYWxzZX0s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XV0aG9yIjpbeyJmYW1pbHkiOiJJbXBlcmlhbCBDb2xsZWdlIExvbmRvbiIsImdpdmVuIjoiIiwicGFyc2UtbmFtZXMiOmZhbHNlLCJkcm9wcGluZy1wYXJ0aWNsZSI6IiIsIm5vbi1kcm9wcGluZy1wYXJ0aWNsZSI6IiJ9XSwiYWNjZXNzZWQiOnsiZGF0ZS1wYXJ0cyI6W1syMDIyLDIsMjVdXX0sIlVSTCI6Imh0dHBzOi8vd3d3LmltcGVyaWFsLmFjLnVrL21yYy1nbG9iYWwtaW5mZWN0aW91cy1kaXNlYXNlLWFuYWx5c2lzL2NvdmlkLTE5L3JlcG9ydC00OS1PbWljcm9uLyIsImlzc3VlZCI6eyJkYXRlLXBhcnRzIjpbWzIwMjEsMTIsMjBdXX0sImNvbnRhaW5lci10aXRsZS1zaG9ydCI6IiJ9LCJpc1RlbXBvcmFyeSI6ZmFsc2V9XX0="/>
          <w:id w:val="441889060"/>
          <w:placeholder>
            <w:docPart w:val="CF1470C54FD2EC4C8F0D7AAA631CF7BA"/>
          </w:placeholder>
        </w:sdtPr>
        <w:sdtEndPr/>
        <w:sdtContent>
          <w:r w:rsidR="00765A07" w:rsidRPr="00765A07">
            <w:rPr>
              <w:color w:val="000000"/>
              <w:vertAlign w:val="superscript"/>
            </w:rPr>
            <w:t>2,10</w:t>
          </w:r>
        </w:sdtContent>
      </w:sdt>
      <w:r w:rsidR="0092338E">
        <w:rPr>
          <w:lang w:val="en-GB"/>
        </w:rPr>
        <w:t xml:space="preserve"> and</w:t>
      </w:r>
      <w:r w:rsidR="00ED709B" w:rsidRPr="00ED709B">
        <w:rPr>
          <w:lang w:val="en-GB"/>
        </w:rPr>
        <w:t xml:space="preserve"> simulated SARS-CoV-2 infection waves in a population of 1,000,000 individuals over a 90-day period that begins with an initial 1% prevalence of </w:t>
      </w:r>
      <w:r w:rsidR="0092338E">
        <w:rPr>
          <w:lang w:val="en-GB"/>
        </w:rPr>
        <w:t>the</w:t>
      </w:r>
      <w:r w:rsidR="00ED709B" w:rsidRPr="00ED709B">
        <w:rPr>
          <w:lang w:val="en-GB"/>
        </w:rPr>
        <w:t xml:space="preserve"> extant SARS-CoV-2 variant and </w:t>
      </w:r>
      <w:r w:rsidR="0092338E">
        <w:rPr>
          <w:lang w:val="en-GB"/>
        </w:rPr>
        <w:t>the</w:t>
      </w:r>
      <w:r w:rsidR="00ED709B" w:rsidRPr="00ED709B">
        <w:rPr>
          <w:lang w:val="en-GB"/>
        </w:rPr>
        <w:t xml:space="preserve"> mutant variant</w:t>
      </w:r>
      <w:r w:rsidR="0092338E">
        <w:rPr>
          <w:lang w:val="en-GB"/>
        </w:rPr>
        <w:t xml:space="preserve"> being introduced</w:t>
      </w:r>
      <w:r w:rsidR="00ED709B" w:rsidRPr="00ED709B">
        <w:rPr>
          <w:lang w:val="en-GB"/>
        </w:rPr>
        <w:t xml:space="preserve"> at 0.01%.</w:t>
      </w:r>
      <w:r w:rsidR="00ED709B">
        <w:rPr>
          <w:lang w:val="en-GB"/>
        </w:rPr>
        <w:t xml:space="preserve"> </w:t>
      </w:r>
      <w:r w:rsidR="00CB4FE4" w:rsidRPr="00CB4FE4">
        <w:rPr>
          <w:szCs w:val="20"/>
        </w:rPr>
        <w:t xml:space="preserve">We assumed that clinic-based professional-use Antigen Rapid Diagnostic Tests (Ag-RDTs) form the basis of </w:t>
      </w:r>
      <w:r w:rsidR="00CB4FE4" w:rsidRPr="00CB4FE4">
        <w:rPr>
          <w:szCs w:val="20"/>
        </w:rPr>
        <w:lastRenderedPageBreak/>
        <w:t>testing given persistent reports that polymerase chain reaction (PCR) tests are poorly accessible for detection of symptomatic cases outside of tertiary medical facilities in many LMICs</w:t>
      </w:r>
      <w:r w:rsidR="00786886" w:rsidRPr="00786886">
        <w:rPr>
          <w:color w:val="000000"/>
          <w:szCs w:val="20"/>
          <w:vertAlign w:val="superscript"/>
        </w:rPr>
        <w:t>11</w:t>
      </w:r>
      <w:r w:rsidR="00A61641" w:rsidRPr="00713043">
        <w:rPr>
          <w:szCs w:val="20"/>
        </w:rPr>
        <w:t>.</w:t>
      </w:r>
    </w:p>
    <w:p w14:paraId="1539D24B" w14:textId="77777777" w:rsidR="00295A32" w:rsidRDefault="00295A32" w:rsidP="009B72CB">
      <w:pPr>
        <w:pStyle w:val="Teaser"/>
        <w:spacing w:line="480" w:lineRule="auto"/>
        <w:rPr>
          <w:lang w:val="en-GB"/>
        </w:rPr>
      </w:pPr>
    </w:p>
    <w:p w14:paraId="31A3B6A4" w14:textId="53985CC4" w:rsidR="000B23CB" w:rsidRDefault="007475EC" w:rsidP="009B72CB">
      <w:pPr>
        <w:pStyle w:val="Teaser"/>
        <w:spacing w:line="480" w:lineRule="auto"/>
        <w:rPr>
          <w:b/>
          <w:lang w:val="en-GB"/>
        </w:rPr>
      </w:pPr>
      <w:r w:rsidRPr="00F85F62">
        <w:rPr>
          <w:lang w:val="en-GB"/>
        </w:rPr>
        <w:t xml:space="preserve">We then </w:t>
      </w:r>
      <w:r w:rsidR="00ED709B">
        <w:rPr>
          <w:lang w:val="en-GB"/>
        </w:rPr>
        <w:t>simulated</w:t>
      </w:r>
      <w:r w:rsidRPr="00F85F62">
        <w:rPr>
          <w:lang w:val="en-GB"/>
        </w:rPr>
        <w:t xml:space="preserve"> different genomic surveillance sampling strategies to elucidate how testing, sequencing volumes and the degree of sampling bias arising from sources of specimens jointly impact the timeliness of variant detection and the accuracy of variant monitoring</w:t>
      </w:r>
      <w:r w:rsidR="0092338E">
        <w:rPr>
          <w:lang w:val="en-GB"/>
        </w:rPr>
        <w:t xml:space="preserve"> (</w:t>
      </w:r>
      <w:del w:id="7" w:author="AXH" w:date="2022-10-25T15:45:00Z">
        <w:r w:rsidR="00FE5703">
          <w:rPr>
            <w:lang w:val="en-GB"/>
          </w:rPr>
          <w:delText>Online</w:delText>
        </w:r>
      </w:del>
      <w:ins w:id="8" w:author="AXH" w:date="2022-10-25T15:45:00Z">
        <w:r w:rsidR="00D949B1">
          <w:rPr>
            <w:lang w:val="en-GB"/>
          </w:rPr>
          <w:t>see</w:t>
        </w:r>
      </w:ins>
      <w:r w:rsidR="00D949B1">
        <w:rPr>
          <w:lang w:val="en-GB"/>
        </w:rPr>
        <w:t xml:space="preserve"> </w:t>
      </w:r>
      <w:r w:rsidR="00FE5703">
        <w:rPr>
          <w:lang w:val="en-GB"/>
        </w:rPr>
        <w:t>Methods</w:t>
      </w:r>
      <w:r w:rsidR="0092338E">
        <w:rPr>
          <w:lang w:val="en-GB"/>
        </w:rPr>
        <w:t>)</w:t>
      </w:r>
      <w:r w:rsidRPr="00F85F62">
        <w:rPr>
          <w:lang w:val="en-GB"/>
        </w:rPr>
        <w:t>.</w:t>
      </w:r>
      <w:r w:rsidRPr="007475EC">
        <w:rPr>
          <w:lang w:val="en-GB"/>
        </w:rPr>
        <w:t xml:space="preserve"> </w:t>
      </w:r>
      <w:r w:rsidR="00ED709B">
        <w:rPr>
          <w:lang w:val="en-GB"/>
        </w:rPr>
        <w:t xml:space="preserve">These strategies include: </w:t>
      </w:r>
      <w:r w:rsidR="00ED709B" w:rsidRPr="00F85F62">
        <w:rPr>
          <w:lang w:val="en-GB"/>
        </w:rPr>
        <w:t xml:space="preserve">(i) </w:t>
      </w:r>
      <w:r w:rsidR="007968AF">
        <w:rPr>
          <w:lang w:val="en-GB"/>
        </w:rPr>
        <w:t xml:space="preserve">sending </w:t>
      </w:r>
      <w:r w:rsidR="00ED709B" w:rsidRPr="00F85F62">
        <w:rPr>
          <w:lang w:val="en-GB"/>
        </w:rPr>
        <w:t xml:space="preserve">all samples from community clinics and tertiary hospitals to a centralized facility </w:t>
      </w:r>
      <w:r w:rsidR="009E6C61">
        <w:rPr>
          <w:lang w:val="en-GB"/>
        </w:rPr>
        <w:t>for possible</w:t>
      </w:r>
      <w:r w:rsidR="00ED709B" w:rsidRPr="00F85F62">
        <w:rPr>
          <w:lang w:val="en-GB"/>
        </w:rPr>
        <w:t xml:space="preserve"> sequencing (i.e. population-wide strategy); (ii) </w:t>
      </w:r>
      <w:r w:rsidR="00056B61">
        <w:rPr>
          <w:lang w:val="en-GB"/>
        </w:rPr>
        <w:t xml:space="preserve">sampling and </w:t>
      </w:r>
      <w:r w:rsidR="009E6C61" w:rsidRPr="00F85F62">
        <w:rPr>
          <w:lang w:val="en-GB"/>
        </w:rPr>
        <w:t>sequenc</w:t>
      </w:r>
      <w:r w:rsidR="009E6C61">
        <w:rPr>
          <w:lang w:val="en-GB"/>
        </w:rPr>
        <w:t>ing</w:t>
      </w:r>
      <w:r w:rsidR="009E6C61" w:rsidRPr="00F85F62">
        <w:rPr>
          <w:lang w:val="en-GB"/>
        </w:rPr>
        <w:t xml:space="preserve"> a portion of positive specimens collected </w:t>
      </w:r>
      <w:r w:rsidR="009E6C61">
        <w:rPr>
          <w:lang w:val="en-GB"/>
        </w:rPr>
        <w:t>at</w:t>
      </w:r>
      <w:r w:rsidR="00ED709B" w:rsidRPr="00F85F62">
        <w:rPr>
          <w:lang w:val="en-GB"/>
        </w:rPr>
        <w:t xml:space="preserve"> one tertiary sentinel facility for the population of 1,000,000 simulated people </w:t>
      </w:r>
      <w:r w:rsidR="009E6C61">
        <w:rPr>
          <w:lang w:val="en-GB"/>
        </w:rPr>
        <w:t>(including</w:t>
      </w:r>
      <w:r w:rsidR="00ED709B" w:rsidRPr="00F85F62">
        <w:rPr>
          <w:lang w:val="en-GB"/>
        </w:rPr>
        <w:t xml:space="preserve"> mild individuals seeking symptomatic testing and severe patients who sought tertiary care at the facility</w:t>
      </w:r>
      <w:r w:rsidR="00056B61">
        <w:rPr>
          <w:lang w:val="en-GB"/>
        </w:rPr>
        <w:t>)</w:t>
      </w:r>
      <w:r w:rsidR="00ED709B" w:rsidRPr="00F85F62">
        <w:rPr>
          <w:lang w:val="en-GB"/>
        </w:rPr>
        <w:t xml:space="preserve">; or </w:t>
      </w:r>
      <w:r w:rsidR="000A438B">
        <w:rPr>
          <w:lang w:val="en-GB"/>
        </w:rPr>
        <w:t xml:space="preserve">sampling and sequencing a portion of positive specimens collected at </w:t>
      </w:r>
      <w:r w:rsidR="00ED709B" w:rsidRPr="00F85F62">
        <w:rPr>
          <w:lang w:val="en-GB"/>
        </w:rPr>
        <w:t>(iii) 10%, (iv) 25%, (v) 50%, and (vi) 100% of all tertiary sentinel facilities.</w:t>
      </w:r>
      <w:r w:rsidR="00ED709B">
        <w:rPr>
          <w:lang w:val="en-GB"/>
        </w:rPr>
        <w:t xml:space="preserve"> </w:t>
      </w:r>
      <w:r w:rsidRPr="007475EC">
        <w:rPr>
          <w:lang w:val="en-GB"/>
        </w:rPr>
        <w:t xml:space="preserve"> </w:t>
      </w:r>
    </w:p>
    <w:p w14:paraId="3F095776" w14:textId="2FD53E08" w:rsidR="004A7780" w:rsidRDefault="004A7780" w:rsidP="00DA1FA7">
      <w:pPr>
        <w:rPr>
          <w:lang w:val="en-GB"/>
        </w:rPr>
      </w:pPr>
    </w:p>
    <w:p w14:paraId="3495FF03" w14:textId="3EA79B9B" w:rsidR="000B23CB" w:rsidRPr="000B23CB" w:rsidRDefault="000B23CB" w:rsidP="006300B9">
      <w:pPr>
        <w:spacing w:before="0"/>
        <w:rPr>
          <w:b/>
          <w:lang w:val="en-GB"/>
        </w:rPr>
      </w:pPr>
      <w:r w:rsidRPr="000B23CB">
        <w:rPr>
          <w:b/>
          <w:lang w:val="en-GB"/>
        </w:rPr>
        <w:t>Results</w:t>
      </w:r>
    </w:p>
    <w:p w14:paraId="13C19BA2" w14:textId="3874234D" w:rsidR="005155CF" w:rsidRPr="008A5C6E" w:rsidRDefault="005155CF" w:rsidP="008A5C6E">
      <w:pPr>
        <w:rPr>
          <w:u w:val="single"/>
        </w:rPr>
      </w:pPr>
      <w:r w:rsidRPr="008A5C6E">
        <w:rPr>
          <w:u w:val="single"/>
        </w:rPr>
        <w:t>Performance of current guidance</w:t>
      </w:r>
    </w:p>
    <w:p w14:paraId="3660CF00" w14:textId="029ACF53" w:rsidR="00EC7AEB" w:rsidRPr="00DF3CE1" w:rsidRDefault="005155CF" w:rsidP="009B72CB">
      <w:pPr>
        <w:pStyle w:val="Teaser"/>
        <w:spacing w:line="480" w:lineRule="auto"/>
        <w:rPr>
          <w:szCs w:val="20"/>
        </w:rPr>
      </w:pPr>
      <w:r w:rsidRPr="005E4B26">
        <w:t xml:space="preserve">We first </w:t>
      </w:r>
      <w:r w:rsidR="005923A5">
        <w:t>assess</w:t>
      </w:r>
      <w:r w:rsidR="00B22171">
        <w:t>ed</w:t>
      </w:r>
      <w:r w:rsidR="005923A5">
        <w:t xml:space="preserve"> various </w:t>
      </w:r>
      <w:r w:rsidR="004E1EB3">
        <w:t xml:space="preserve">suggested </w:t>
      </w:r>
      <w:r w:rsidR="005923A5">
        <w:t>sample sizes</w:t>
      </w:r>
      <w:r w:rsidR="005923A5" w:rsidRPr="005E4B26">
        <w:t xml:space="preserve"> </w:t>
      </w:r>
      <w:r w:rsidR="00B22171" w:rsidRPr="005E4B26">
        <w:t>of positive specimens</w:t>
      </w:r>
      <w:r w:rsidR="00B22171">
        <w:t xml:space="preserve"> </w:t>
      </w:r>
      <w:r w:rsidRPr="005E4B26">
        <w:t xml:space="preserve">to sequence to detect SARS-CoV-2 variants at low prevalence for simulated </w:t>
      </w:r>
      <w:r>
        <w:t>wild-type</w:t>
      </w:r>
      <w:r w:rsidRPr="005E4B26">
        <w:t>/Alpha and Delta/Omicron epidemics in Zambia with a mean testing rate of 27 tests/100k/day</w:t>
      </w:r>
      <w:r w:rsidR="00EC7189">
        <w:t xml:space="preserve"> (based on the observed mean rate of testing in LMICs)</w:t>
      </w:r>
      <w:r w:rsidRPr="005E4B26">
        <w:t xml:space="preserve"> (</w:t>
      </w:r>
      <w:r w:rsidR="00CD2C32">
        <w:t>Fig.</w:t>
      </w:r>
      <w:r w:rsidRPr="005E4B26">
        <w:t xml:space="preserve"> 2). </w:t>
      </w:r>
      <w:r w:rsidR="00881666">
        <w:t>We</w:t>
      </w:r>
      <w:r w:rsidR="00EC7AEB">
        <w:t xml:space="preserve"> </w:t>
      </w:r>
      <w:r w:rsidR="00881666">
        <w:t xml:space="preserve">used </w:t>
      </w:r>
      <w:r w:rsidR="00457127">
        <w:t>recommended sample sizes from</w:t>
      </w:r>
      <w:r w:rsidR="00EC7AEB">
        <w:t xml:space="preserve"> three prominent </w:t>
      </w:r>
      <w:r w:rsidR="00EC7AEB">
        <w:lastRenderedPageBreak/>
        <w:t>guidance</w:t>
      </w:r>
      <w:r w:rsidR="00B56D37">
        <w:t>s</w:t>
      </w:r>
      <w:r w:rsidR="00EC7AEB">
        <w:t xml:space="preserve">: (1) </w:t>
      </w:r>
      <w:r w:rsidR="00457127">
        <w:rPr>
          <w:szCs w:val="20"/>
        </w:rPr>
        <w:t>T</w:t>
      </w:r>
      <w:r w:rsidR="00EC7AEB">
        <w:rPr>
          <w:szCs w:val="20"/>
        </w:rPr>
        <w:t>he World Health Organization</w:t>
      </w:r>
      <w:r w:rsidR="00457127">
        <w:rPr>
          <w:szCs w:val="20"/>
        </w:rPr>
        <w:t xml:space="preserve"> </w:t>
      </w:r>
      <w:r w:rsidR="00EC7AEB">
        <w:rPr>
          <w:szCs w:val="20"/>
        </w:rPr>
        <w:t xml:space="preserve">and European Centre for Disease Prevention and Control </w:t>
      </w:r>
      <w:r w:rsidR="00457127">
        <w:rPr>
          <w:szCs w:val="20"/>
        </w:rPr>
        <w:t>computed sample size</w:t>
      </w:r>
      <w:r w:rsidR="00EC7AEB">
        <w:rPr>
          <w:szCs w:val="20"/>
        </w:rPr>
        <w:t xml:space="preserve"> using the binomial method</w:t>
      </w:r>
      <w:sdt>
        <w:sdtPr>
          <w:rPr>
            <w:color w:val="000000"/>
            <w:szCs w:val="20"/>
            <w:vertAlign w:val="superscript"/>
          </w:rPr>
          <w:tag w:val="MENDELEY_CITATION_v3_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"/>
          <w:id w:val="550661517"/>
          <w:placeholder>
            <w:docPart w:val="490C2129CC53584D9C333D7AF3A59805"/>
          </w:placeholder>
        </w:sdtPr>
        <w:sdtEndPr/>
        <w:sdtContent>
          <w:r w:rsidR="00765A07" w:rsidRPr="00765A07">
            <w:rPr>
              <w:color w:val="000000"/>
              <w:szCs w:val="20"/>
              <w:vertAlign w:val="superscript"/>
            </w:rPr>
            <w:t>7,8</w:t>
          </w:r>
        </w:sdtContent>
      </w:sdt>
      <w:r w:rsidR="0095646E">
        <w:rPr>
          <w:szCs w:val="20"/>
        </w:rPr>
        <w:t>;</w:t>
      </w:r>
      <w:r w:rsidR="00881666">
        <w:rPr>
          <w:szCs w:val="20"/>
        </w:rPr>
        <w:t xml:space="preserve"> </w:t>
      </w:r>
      <w:r w:rsidR="00EC7AEB">
        <w:rPr>
          <w:szCs w:val="20"/>
        </w:rPr>
        <w:t>(2)</w:t>
      </w:r>
      <w:r w:rsidR="00DF3CE1">
        <w:rPr>
          <w:szCs w:val="20"/>
        </w:rPr>
        <w:t xml:space="preserve"> </w:t>
      </w:r>
      <w:r w:rsidR="0095646E">
        <w:rPr>
          <w:szCs w:val="20"/>
        </w:rPr>
        <w:t>By subsampling genomic surveillance data generated in Denmark</w:t>
      </w:r>
      <w:r w:rsidR="008D3943">
        <w:rPr>
          <w:szCs w:val="20"/>
        </w:rPr>
        <w:t xml:space="preserve"> </w:t>
      </w:r>
      <w:r w:rsidR="00FD477C">
        <w:rPr>
          <w:szCs w:val="20"/>
        </w:rPr>
        <w:t xml:space="preserve">in 2020-2021 </w:t>
      </w:r>
      <w:r w:rsidR="008D3943">
        <w:rPr>
          <w:szCs w:val="20"/>
        </w:rPr>
        <w:t>when the country was testing at &gt;2,000 tests/100k/day on average</w:t>
      </w:r>
      <w:r w:rsidR="0095646E">
        <w:rPr>
          <w:szCs w:val="20"/>
        </w:rPr>
        <w:t xml:space="preserve">, </w:t>
      </w:r>
      <w:r w:rsidR="00EC7AEB">
        <w:rPr>
          <w:szCs w:val="20"/>
        </w:rPr>
        <w:t>Brito et al. suggested that sequencing</w:t>
      </w:r>
      <w:r w:rsidR="00EC7AEB" w:rsidRPr="00EC7AEB">
        <w:rPr>
          <w:szCs w:val="20"/>
        </w:rPr>
        <w:t xml:space="preserve"> 0.5% of all </w:t>
      </w:r>
      <w:r w:rsidR="00EC7AEB">
        <w:rPr>
          <w:szCs w:val="20"/>
        </w:rPr>
        <w:t xml:space="preserve">detected </w:t>
      </w:r>
      <w:r w:rsidR="00EC7AEB" w:rsidRPr="00EC7AEB">
        <w:rPr>
          <w:szCs w:val="20"/>
        </w:rPr>
        <w:t xml:space="preserve">cases with a turnaround time of 21 days </w:t>
      </w:r>
      <w:r w:rsidR="0095646E">
        <w:rPr>
          <w:szCs w:val="20"/>
        </w:rPr>
        <w:t>would result in a 20% of variant detection before reaching</w:t>
      </w:r>
      <w:r w:rsidR="00EC7AEB" w:rsidRPr="00EC7AEB">
        <w:rPr>
          <w:szCs w:val="20"/>
        </w:rPr>
        <w:t xml:space="preserve"> 100 cases</w:t>
      </w:r>
      <w:sdt>
        <w:sdtPr>
          <w:rPr>
            <w:color w:val="000000"/>
            <w:szCs w:val="20"/>
            <w:vertAlign w:val="superscript"/>
          </w:rPr>
          <w:tag w:val="MENDELEY_CITATION_v3_eyJjaXRhdGlvbklEIjoiTUVOREVMRVlfQ0lUQVRJT05fODg3ZTJlNmItMmU0NS00N2UyLThjNGMtMjcxYmNhNTRiMzc4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
          <w:id w:val="-846872297"/>
          <w:placeholder>
            <w:docPart w:val="DefaultPlaceholder_-1854013440"/>
          </w:placeholder>
        </w:sdtPr>
        <w:sdtEndPr/>
        <w:sdtContent>
          <w:r w:rsidR="00765A07" w:rsidRPr="00765A07">
            <w:rPr>
              <w:color w:val="000000"/>
              <w:szCs w:val="20"/>
              <w:vertAlign w:val="superscript"/>
            </w:rPr>
            <w:t>5</w:t>
          </w:r>
        </w:sdtContent>
      </w:sdt>
      <w:r w:rsidR="00881666">
        <w:rPr>
          <w:szCs w:val="20"/>
        </w:rPr>
        <w:t>;</w:t>
      </w:r>
      <w:r w:rsidR="00EC7AEB">
        <w:rPr>
          <w:szCs w:val="20"/>
        </w:rPr>
        <w:t xml:space="preserve"> (3) Wohl et al.</w:t>
      </w:r>
      <w:r w:rsidR="00DF3CE1">
        <w:rPr>
          <w:szCs w:val="20"/>
        </w:rPr>
        <w:t xml:space="preserve"> formulated a </w:t>
      </w:r>
      <w:del w:id="9" w:author="AXH" w:date="2022-10-25T15:45:00Z">
        <w:r w:rsidR="00DF3CE1">
          <w:rPr>
            <w:szCs w:val="20"/>
          </w:rPr>
          <w:delText>novel</w:delText>
        </w:r>
      </w:del>
      <w:ins w:id="10" w:author="AXH" w:date="2022-10-25T15:45:00Z">
        <w:r w:rsidR="00A633E3">
          <w:rPr>
            <w:szCs w:val="20"/>
          </w:rPr>
          <w:t>mathematical</w:t>
        </w:r>
      </w:ins>
      <w:r w:rsidR="00A633E3">
        <w:rPr>
          <w:szCs w:val="20"/>
        </w:rPr>
        <w:t xml:space="preserve"> </w:t>
      </w:r>
      <w:r w:rsidR="00DF3CE1">
        <w:rPr>
          <w:szCs w:val="20"/>
        </w:rPr>
        <w:t xml:space="preserve">framework </w:t>
      </w:r>
      <w:r w:rsidR="00457127">
        <w:rPr>
          <w:szCs w:val="20"/>
        </w:rPr>
        <w:t>computing</w:t>
      </w:r>
      <w:r w:rsidR="0095646E">
        <w:rPr>
          <w:szCs w:val="20"/>
        </w:rPr>
        <w:t xml:space="preserve"> sequencing </w:t>
      </w:r>
      <w:r w:rsidR="00DF3CE1">
        <w:rPr>
          <w:szCs w:val="20"/>
        </w:rPr>
        <w:t>sample size by</w:t>
      </w:r>
      <w:r w:rsidR="00EC7AEB">
        <w:rPr>
          <w:szCs w:val="20"/>
        </w:rPr>
        <w:t xml:space="preserve"> </w:t>
      </w:r>
      <w:r w:rsidR="00DF3CE1">
        <w:rPr>
          <w:szCs w:val="20"/>
        </w:rPr>
        <w:t>modeling the biological and logistical processes that impact</w:t>
      </w:r>
      <w:r w:rsidR="00457127">
        <w:rPr>
          <w:szCs w:val="20"/>
        </w:rPr>
        <w:t xml:space="preserve"> sampled</w:t>
      </w:r>
      <w:r w:rsidR="00DF3CE1">
        <w:rPr>
          <w:szCs w:val="20"/>
        </w:rPr>
        <w:t xml:space="preserve"> variant </w:t>
      </w:r>
      <w:r w:rsidR="00457127">
        <w:rPr>
          <w:szCs w:val="20"/>
        </w:rPr>
        <w:t>proportions</w:t>
      </w:r>
      <w:sdt>
        <w:sdtPr>
          <w:rPr>
            <w:color w:val="000000"/>
            <w:szCs w:val="20"/>
            <w:vertAlign w:val="superscript"/>
          </w:rPr>
          <w:tag w:val="MENDELEY_CITATION_v3_eyJjaXRhdGlvbklEIjoiTUVOREVMRVlfQ0lUQVRJT05fOThiYTRmZTctNTlkOS00ZjkwLThhMTAtZDlmOWMzZjFiMWM1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
          <w:id w:val="-1688669759"/>
          <w:placeholder>
            <w:docPart w:val="DefaultPlaceholder_-1854013440"/>
          </w:placeholder>
        </w:sdtPr>
        <w:sdtEndPr/>
        <w:sdtContent>
          <w:r w:rsidR="00765A07" w:rsidRPr="00765A07">
            <w:rPr>
              <w:color w:val="000000"/>
              <w:szCs w:val="20"/>
              <w:vertAlign w:val="superscript"/>
            </w:rPr>
            <w:t>6</w:t>
          </w:r>
        </w:sdtContent>
      </w:sdt>
      <w:r w:rsidR="00DF3CE1">
        <w:t xml:space="preserve">. </w:t>
      </w:r>
      <w:r w:rsidR="00E96A52">
        <w:t>Critically</w:t>
      </w:r>
      <w:r w:rsidR="00E96A52" w:rsidRPr="0095646E">
        <w:t xml:space="preserve">, all three methods did not </w:t>
      </w:r>
      <w:r w:rsidR="00E96A52">
        <w:t>consider</w:t>
      </w:r>
      <w:r w:rsidR="00E96A52" w:rsidRPr="0095646E">
        <w:t xml:space="preserve"> how low testing rates and spatial nonuniformity in sampling coverage</w:t>
      </w:r>
      <w:r w:rsidR="00E96A52">
        <w:t xml:space="preserve"> impact</w:t>
      </w:r>
      <w:r w:rsidR="00E96A52" w:rsidRPr="0095646E">
        <w:t xml:space="preserve"> sampled variant proportions, and in turn, speed of variant detection</w:t>
      </w:r>
      <w:r w:rsidR="00E96A52">
        <w:t xml:space="preserve">. The </w:t>
      </w:r>
      <w:r w:rsidR="00DF3CE1">
        <w:t>assumptions</w:t>
      </w:r>
      <w:r w:rsidR="00FF1E85">
        <w:t>,</w:t>
      </w:r>
      <w:r w:rsidR="00E96A52">
        <w:t xml:space="preserve"> mathematical background, </w:t>
      </w:r>
      <w:r w:rsidR="009763BC">
        <w:t>and lack of accounting for</w:t>
      </w:r>
      <w:r w:rsidR="00E96A52">
        <w:t xml:space="preserve"> spatiotemporal bias in sample size estimation of</w:t>
      </w:r>
      <w:r w:rsidR="00DF3CE1">
        <w:t xml:space="preserve"> each guidance are detailed in Table 1 and Supplementary Notes</w:t>
      </w:r>
      <w:del w:id="11" w:author="AXH" w:date="2022-10-25T15:45:00Z">
        <w:r w:rsidR="00DF3CE1">
          <w:delText>.</w:delText>
        </w:r>
      </w:del>
      <w:ins w:id="12" w:author="AXH" w:date="2022-10-25T15:45:00Z">
        <w:r w:rsidR="005167DE">
          <w:t xml:space="preserve"> (see “</w:t>
        </w:r>
        <w:r w:rsidR="005167DE" w:rsidRPr="005167DE">
          <w:t>Background on current guidance</w:t>
        </w:r>
        <w:r w:rsidR="005167DE">
          <w:t>” in Supplementary Notes)</w:t>
        </w:r>
        <w:r w:rsidR="00DF3CE1">
          <w:t>.</w:t>
        </w:r>
      </w:ins>
    </w:p>
    <w:p w14:paraId="4B8CC702" w14:textId="77777777" w:rsidR="00295A32" w:rsidRDefault="00295A32" w:rsidP="009B72CB">
      <w:pPr>
        <w:pStyle w:val="Teaser"/>
        <w:spacing w:line="480" w:lineRule="auto"/>
      </w:pPr>
    </w:p>
    <w:p w14:paraId="4F03864D" w14:textId="606A418D" w:rsidR="008A5C6E" w:rsidRPr="008A5C6E" w:rsidRDefault="0008233A" w:rsidP="009B72CB">
      <w:pPr>
        <w:pStyle w:val="Teaser"/>
        <w:spacing w:line="480" w:lineRule="auto"/>
      </w:pPr>
      <w:r>
        <w:t>As such, e</w:t>
      </w:r>
      <w:r w:rsidRPr="005E4B26">
        <w:t xml:space="preserve">ven </w:t>
      </w:r>
      <w:r w:rsidR="005155CF" w:rsidRPr="005E4B26">
        <w:t xml:space="preserve">when assuming negligible turnaround time (i.e. time from specimen collection to acquisition of sequencing data), </w:t>
      </w:r>
      <w:r w:rsidR="00457127">
        <w:t>the</w:t>
      </w:r>
      <w:r w:rsidR="00457127" w:rsidRPr="005E4B26">
        <w:t xml:space="preserve"> </w:t>
      </w:r>
      <w:r w:rsidR="005155CF" w:rsidRPr="005E4B26">
        <w:t xml:space="preserve">recommended approaches were insufficient to detect the variant on their respective target detection day when testing rates were low, </w:t>
      </w:r>
      <w:r w:rsidR="005173A8">
        <w:t xml:space="preserve">due to poor representativeness, </w:t>
      </w:r>
      <w:r w:rsidR="005155CF" w:rsidRPr="005E4B26">
        <w:t xml:space="preserve">regardless of the genomic surveillance sampling strategy. The first strategy of sampling specimens collected from the whole population that were sent to one sequencing facility (i.e. population-wide strategy) led to the best performance (closest to target detection day) for all recommendations, as it involves random uniform sampling of all available samples, a fundamental assumption made by all current guidance. However, if the specimen pools available </w:t>
      </w:r>
      <w:r w:rsidR="005155CF" w:rsidRPr="005E4B26">
        <w:lastRenderedPageBreak/>
        <w:t>for sequencing are restricted to those collected from a subset of sentinel tertiary facilities only, the non-uniformity in sampling coverage results in spatiotemporal bias within the sequenced samples, and leads to delayed detection of</w:t>
      </w:r>
      <w:r w:rsidR="004E5123">
        <w:t xml:space="preserve"> variants-of-concern</w:t>
      </w:r>
      <w:r w:rsidR="005155CF" w:rsidRPr="005E4B26">
        <w:t xml:space="preserve"> </w:t>
      </w:r>
      <w:r w:rsidR="004E5123">
        <w:t>(</w:t>
      </w:r>
      <w:r w:rsidR="005155CF" w:rsidRPr="005E4B26">
        <w:t>VOCs</w:t>
      </w:r>
      <w:r w:rsidR="004E5123">
        <w:t>)</w:t>
      </w:r>
      <w:r w:rsidR="005155CF" w:rsidRPr="005E4B26">
        <w:t>, which gets progressively worse as the proportion of tertiary facilities performing sequencing decreases to one facility.</w:t>
      </w:r>
      <w:r w:rsidR="00E35047">
        <w:t xml:space="preserve">   </w:t>
      </w:r>
      <w:r w:rsidR="00DF3CE1">
        <w:t xml:space="preserve"> </w:t>
      </w:r>
    </w:p>
    <w:p w14:paraId="12332BED" w14:textId="77777777" w:rsidR="00295A32" w:rsidRDefault="00295A32" w:rsidP="008A5C6E">
      <w:pPr>
        <w:rPr>
          <w:u w:val="single"/>
        </w:rPr>
      </w:pPr>
    </w:p>
    <w:p w14:paraId="6DF19094" w14:textId="1129F89C" w:rsidR="005155CF" w:rsidRPr="008A5C6E" w:rsidRDefault="005155CF" w:rsidP="008A5C6E">
      <w:pPr>
        <w:rPr>
          <w:u w:val="single"/>
        </w:rPr>
      </w:pPr>
      <w:r w:rsidRPr="008A5C6E">
        <w:rPr>
          <w:u w:val="single"/>
        </w:rPr>
        <w:t>Variant detection</w:t>
      </w:r>
    </w:p>
    <w:p w14:paraId="73B74FE7" w14:textId="75C1206B" w:rsidR="005155CF" w:rsidRPr="005155CF" w:rsidRDefault="005155CF" w:rsidP="00994084">
      <w:pPr>
        <w:pStyle w:val="Teaser"/>
        <w:spacing w:line="480" w:lineRule="auto"/>
      </w:pPr>
      <w:r w:rsidRPr="005155CF">
        <w:t>To elucidate how SARS-CoV-2 testing rates and the proportion of positive specimens sequenced impact the speed of variant detection, we simulated wild-type SARS-CoV-2/Alpha and Delta/Omicron epidemics at different Ag-RDT availability ranging from 27 tests/100k/day to 1,000 tests/100k/day (</w:t>
      </w:r>
      <w:r w:rsidR="00CD2C32">
        <w:t>Fig.</w:t>
      </w:r>
      <w:r w:rsidRPr="005155CF">
        <w:t xml:space="preserve"> 3). We assumed that specimens to be sequenced are sampled on their collection day, and varied the proportion of positive specimens to sample for sequencing each day between 1% and 100%. We analyzed the impact of testing rates and sequencing proportions on the expected day when the first specimen sampled for sequencing containing the variant was collected as a measure of variant detection speed. In </w:t>
      </w:r>
      <w:r w:rsidR="00CD2C32">
        <w:t>Fig.</w:t>
      </w:r>
      <w:r w:rsidRPr="005155CF">
        <w:t xml:space="preserve"> 3, we did not consider the time between sample collection and sequencing nor the turnaround time to obtaining sequencing results as they would only delay the actual day of variant detection by the assumed turnaround time.</w:t>
      </w:r>
    </w:p>
    <w:p w14:paraId="11950D45" w14:textId="77777777" w:rsidR="00295A32" w:rsidRDefault="00295A32" w:rsidP="00994084">
      <w:pPr>
        <w:pStyle w:val="Teaser"/>
        <w:spacing w:line="480" w:lineRule="auto"/>
      </w:pPr>
    </w:p>
    <w:p w14:paraId="11BB8383" w14:textId="6761A266" w:rsidR="005155CF" w:rsidRPr="005155CF" w:rsidRDefault="005155CF" w:rsidP="00994084">
      <w:pPr>
        <w:pStyle w:val="Teaser"/>
        <w:spacing w:line="480" w:lineRule="auto"/>
      </w:pPr>
      <w:r w:rsidRPr="005155CF">
        <w:t xml:space="preserve">For all testing rates, the relationship between the expected day when the first sample containing the variant was collected and the proportion of positive specimens sequenced per day can be described by a convex operating curve, reflecting rapidly diminishing returns in the speed of </w:t>
      </w:r>
      <w:r w:rsidRPr="005155CF">
        <w:lastRenderedPageBreak/>
        <w:t xml:space="preserve">variant detection as more specimens are sampled for sequencing. Across all genomic surveillance sampling strategies, relatively larger marginal improvements to the speed of variant detection are generally made when the sequencing proportion is increased </w:t>
      </w:r>
      <w:r w:rsidR="00965927">
        <w:t>up to</w:t>
      </w:r>
      <w:r w:rsidRPr="005155CF">
        <w:t xml:space="preserve"> </w:t>
      </w:r>
      <w:r w:rsidR="00965927">
        <w:t>~10%</w:t>
      </w:r>
      <w:r w:rsidRPr="005155CF">
        <w:t xml:space="preserve"> of all samples collected. Further sequencing only minimally shortens the expected time to variant detection, as the operating curve asymptotically approaches the earliest possible day of detection.</w:t>
      </w:r>
      <w:r w:rsidR="00295A32">
        <w:t xml:space="preserve"> </w:t>
      </w:r>
      <w:r w:rsidRPr="005155CF">
        <w:t>Importantly, increasing SARS-CoV-2 testing allows smaller sequencing proportions to attain similar detection day targets, and higher testing rates lower the earliest possible detection day. For both the Alpha and Omicron variants, increasing testing rates from 27 tests/100k/day to 100 tests/100k/day brings forward the expected day of sampling the first variant sequence by at least one week (</w:t>
      </w:r>
      <w:r w:rsidR="00CD2C32">
        <w:t>Fig.</w:t>
      </w:r>
      <w:r w:rsidRPr="005155CF">
        <w:t xml:space="preserve"> 3).</w:t>
      </w:r>
    </w:p>
    <w:p w14:paraId="2FFA5C01" w14:textId="77777777" w:rsidR="00295A32" w:rsidRDefault="00295A32" w:rsidP="00255F0E">
      <w:pPr>
        <w:pStyle w:val="Teaser"/>
        <w:spacing w:line="480" w:lineRule="auto"/>
      </w:pPr>
    </w:p>
    <w:p w14:paraId="0347973D" w14:textId="3D16D51C" w:rsidR="008A5C6E" w:rsidRPr="008A5C6E" w:rsidRDefault="005155CF" w:rsidP="00255F0E">
      <w:pPr>
        <w:pStyle w:val="Teaser"/>
        <w:spacing w:line="480" w:lineRule="auto"/>
      </w:pPr>
      <w:r w:rsidRPr="005155CF">
        <w:t xml:space="preserve">For the same level of testing and sequencing proportion, the population-wide strategy led to the earliest initial detection of a variant sequence. If sequencing were restricted to samples collected at a subset of tertiary sentinel facilities only, increasing the number of facilities sending samples for sequencing reduced the spatiotemporal bias in the specimen pool, thereby shaping the operating curves closer to the ones observed for the population-wide strategy. Interestingly, results similar to the population-wide strategy could be attained if all tertiary facilities acted as sentinel sites and sent the samples they collected for sequencing to increase the representativeness of sampling. </w:t>
      </w:r>
    </w:p>
    <w:p w14:paraId="0EC7D72D" w14:textId="77777777" w:rsidR="00295A32" w:rsidRDefault="00295A32" w:rsidP="008A5C6E">
      <w:pPr>
        <w:rPr>
          <w:u w:val="single"/>
        </w:rPr>
      </w:pPr>
    </w:p>
    <w:p w14:paraId="7BCBD3BE" w14:textId="6C0B7657" w:rsidR="005155CF" w:rsidRPr="008A5C6E" w:rsidRDefault="005155CF" w:rsidP="008A5C6E">
      <w:pPr>
        <w:rPr>
          <w:u w:val="single"/>
        </w:rPr>
      </w:pPr>
      <w:r w:rsidRPr="008A5C6E">
        <w:rPr>
          <w:u w:val="single"/>
        </w:rPr>
        <w:lastRenderedPageBreak/>
        <w:t>Observed variant proportion</w:t>
      </w:r>
    </w:p>
    <w:p w14:paraId="3BC3E4A1" w14:textId="7576748E" w:rsidR="005155CF" w:rsidRPr="00273EA8" w:rsidRDefault="005155CF" w:rsidP="00994084">
      <w:pPr>
        <w:pStyle w:val="Teaser"/>
        <w:spacing w:line="480" w:lineRule="auto"/>
        <w:rPr>
          <w:lang w:val="en"/>
        </w:rPr>
      </w:pPr>
      <w:r w:rsidRPr="005155CF">
        <w:t>Test availability and sampling coverage also affect the accuracy of the observed variant proportion (</w:t>
      </w:r>
      <w:del w:id="13" w:author="AXH" w:date="2022-10-25T15:45:00Z">
        <w:r w:rsidR="00273EA8">
          <w:delText>Fig</w:delText>
        </w:r>
        <w:r w:rsidR="006952C3">
          <w:delText>s</w:delText>
        </w:r>
      </w:del>
      <w:ins w:id="14" w:author="AXH" w:date="2022-10-25T15:45:00Z">
        <w:r w:rsidR="00273EA8">
          <w:t>Fig</w:t>
        </w:r>
      </w:ins>
      <w:r w:rsidR="00273EA8">
        <w:t>.</w:t>
      </w:r>
      <w:r w:rsidRPr="005155CF">
        <w:t xml:space="preserve"> 4 and</w:t>
      </w:r>
      <w:r w:rsidR="00CD2C32">
        <w:t xml:space="preserve"> Extended Data</w:t>
      </w:r>
      <w:r w:rsidR="00F77312">
        <w:t xml:space="preserve"> </w:t>
      </w:r>
      <w:del w:id="15" w:author="AXH" w:date="2022-10-25T15:45:00Z">
        <w:r w:rsidRPr="005155CF">
          <w:delText>S1</w:delText>
        </w:r>
      </w:del>
      <w:ins w:id="16" w:author="AXH" w:date="2022-10-25T15:45:00Z">
        <w:r w:rsidR="00F77312">
          <w:t>Fig.</w:t>
        </w:r>
        <w:r w:rsidRPr="005155CF">
          <w:t xml:space="preserve"> 1</w:t>
        </w:r>
      </w:ins>
      <w:r w:rsidRPr="005155CF">
        <w:t>). At a testing rate of 27 tests/100k/day, the observed variant proportion maximally differs from the true circulating proportion by &gt;30%</w:t>
      </w:r>
      <w:r w:rsidR="003D2366">
        <w:t xml:space="preserve"> of the true value</w:t>
      </w:r>
      <w:r w:rsidRPr="005155CF">
        <w:t xml:space="preserve"> for both the Alpha and Omicron variants and for more than 15% of the time, the proportional difference between the observed and true variation was greater than 20%. Both the maximum absolute difference and percentage of timepoints where the difference is &gt;20% can be lowered to &lt;20% and &lt;5% respectively if testing rate is increased to 100 or more tests/100k/day. </w:t>
      </w:r>
    </w:p>
    <w:p w14:paraId="3C51C623" w14:textId="77777777" w:rsidR="00295A32" w:rsidRDefault="00295A32" w:rsidP="00E37647">
      <w:pPr>
        <w:pStyle w:val="Teaser"/>
        <w:spacing w:line="480" w:lineRule="auto"/>
      </w:pPr>
    </w:p>
    <w:p w14:paraId="155A88ED" w14:textId="72B246C4" w:rsidR="008A5C6E" w:rsidRPr="00E37647" w:rsidRDefault="005155CF" w:rsidP="00E37647">
      <w:pPr>
        <w:pStyle w:val="Teaser"/>
        <w:spacing w:line="480" w:lineRule="auto"/>
      </w:pPr>
      <w:r w:rsidRPr="005155CF">
        <w:t>Critically, when the representativeness of the specimen pool is spatiotemporally biased by sequencing samples collected at tertiary sentinel facilities only, increasing the proportion of specimens to be sequenced only marginally lowers the maximum absolute difference or lessens the number of times where observed variant proportion deviates less than 20% from true circulating proportions (</w:t>
      </w:r>
      <w:r w:rsidR="00CD2C32">
        <w:t>Fig.</w:t>
      </w:r>
      <w:r w:rsidRPr="005155CF">
        <w:t xml:space="preserve"> 4, near vertical isoclines at low daily rates of testing). Increasing testing rates at sentinel surveillance sites provides more accurate detection in changes to circulating prevalence than sequencing more samples in the context of low testing rates.</w:t>
      </w:r>
    </w:p>
    <w:p w14:paraId="6A7BA892" w14:textId="77777777" w:rsidR="00295A32" w:rsidRDefault="00295A32" w:rsidP="008A5C6E">
      <w:pPr>
        <w:rPr>
          <w:u w:val="single"/>
        </w:rPr>
      </w:pPr>
    </w:p>
    <w:p w14:paraId="58310365" w14:textId="647B5513" w:rsidR="005155CF" w:rsidRPr="008A5C6E" w:rsidRDefault="005155CF" w:rsidP="008A5C6E">
      <w:pPr>
        <w:rPr>
          <w:u w:val="single"/>
        </w:rPr>
      </w:pPr>
      <w:r w:rsidRPr="008A5C6E">
        <w:rPr>
          <w:u w:val="single"/>
        </w:rPr>
        <w:t>Sensitivity analyses</w:t>
      </w:r>
    </w:p>
    <w:p w14:paraId="46913823" w14:textId="310DB408" w:rsidR="005155CF" w:rsidRPr="005155CF" w:rsidRDefault="005155CF" w:rsidP="00994084">
      <w:pPr>
        <w:pStyle w:val="Teaser"/>
        <w:spacing w:line="480" w:lineRule="auto"/>
      </w:pPr>
      <w:r w:rsidRPr="005155CF">
        <w:t xml:space="preserve">We repeated our analyses using virus properties (i.e., incubation period, maximum viral load, </w:t>
      </w:r>
      <w:r w:rsidRPr="005155CF">
        <w:rPr>
          <w:lang w:val="en-GB"/>
        </w:rPr>
        <w:t xml:space="preserve">protection against infection by the mutant virus after </w:t>
      </w:r>
      <w:r w:rsidRPr="005155CF">
        <w:t xml:space="preserve">extant virus infection) of the Omicron </w:t>
      </w:r>
      <w:r w:rsidRPr="005155CF">
        <w:lastRenderedPageBreak/>
        <w:t>variant but varied different relative transmissibility to the Delta variant (1</w:t>
      </w:r>
      <w:r w:rsidR="00336554">
        <w:t>.</w:t>
      </w:r>
      <w:r w:rsidRPr="005155CF">
        <w:t>0 to 4</w:t>
      </w:r>
      <w:r w:rsidR="00336554">
        <w:t>.</w:t>
      </w:r>
      <w:r w:rsidRPr="005155CF">
        <w:t>0) as well as the initial proportion of individuals who had been infected by the Delta variant (10% and 40%). The variant growth rates simulated for these hypothetical Delta/Omicron epidemics ranged from 0</w:t>
      </w:r>
      <w:r w:rsidR="00336554">
        <w:t>.</w:t>
      </w:r>
      <w:r w:rsidRPr="005155CF">
        <w:t>17/day to 0</w:t>
      </w:r>
      <w:r w:rsidR="00336554">
        <w:t>.</w:t>
      </w:r>
      <w:r w:rsidRPr="005155CF">
        <w:t xml:space="preserve">42/day. </w:t>
      </w:r>
    </w:p>
    <w:p w14:paraId="6F86687E" w14:textId="77777777" w:rsidR="00295A32" w:rsidRDefault="00295A32" w:rsidP="00994084">
      <w:pPr>
        <w:pStyle w:val="Teaser"/>
        <w:spacing w:line="480" w:lineRule="auto"/>
      </w:pPr>
    </w:p>
    <w:p w14:paraId="08CF702C" w14:textId="482F2A49" w:rsidR="005155CF" w:rsidRPr="00AA5690" w:rsidRDefault="005155CF" w:rsidP="00994084">
      <w:pPr>
        <w:pStyle w:val="Teaser"/>
        <w:spacing w:line="480" w:lineRule="auto"/>
      </w:pPr>
      <w:r w:rsidRPr="005155CF">
        <w:t xml:space="preserve">Under these varied conditions, the expected day when the specimen of the first variant sequence is collected still follows a convex-shaped operating curve against the daily proportion of positive specimens to sequence. For all curves, the larger marginal improvements in shortening variant detection are still in sequencing proportions of up to </w:t>
      </w:r>
      <w:r w:rsidR="0091145D">
        <w:t>~10</w:t>
      </w:r>
      <w:r w:rsidRPr="005155CF">
        <w:t>% (</w:t>
      </w:r>
      <w:r w:rsidR="00CD2C32">
        <w:rPr>
          <w:szCs w:val="20"/>
        </w:rPr>
        <w:t xml:space="preserve">Extended Data </w:t>
      </w:r>
      <w:r w:rsidR="00CD2C32">
        <w:t>Fig.</w:t>
      </w:r>
      <w:r w:rsidRPr="005155CF">
        <w:t xml:space="preserve"> </w:t>
      </w:r>
      <w:del w:id="17" w:author="AXH" w:date="2022-10-25T15:45:00Z">
        <w:r w:rsidRPr="005155CF">
          <w:delText>S2</w:delText>
        </w:r>
      </w:del>
      <w:ins w:id="18" w:author="AXH" w:date="2022-10-25T15:45:00Z">
        <w:r w:rsidRPr="005155CF">
          <w:t>2</w:t>
        </w:r>
      </w:ins>
      <w:r w:rsidRPr="005155CF">
        <w:t>). In terms of the accuracy of observed variant to true circulating proportions, the maximum absolute difference and percentage of timepoints where difference is &gt;20% are both substantially lowered if testing rate is increased to at least 100 tests/100k/day (</w:t>
      </w:r>
      <w:r w:rsidR="00CD2C32">
        <w:rPr>
          <w:szCs w:val="20"/>
        </w:rPr>
        <w:t xml:space="preserve">Extended Data </w:t>
      </w:r>
      <w:r w:rsidR="00273EA8">
        <w:t>Fig.</w:t>
      </w:r>
      <w:r w:rsidRPr="005155CF">
        <w:t xml:space="preserve"> </w:t>
      </w:r>
      <w:del w:id="19" w:author="AXH" w:date="2022-10-25T15:45:00Z">
        <w:r w:rsidRPr="005155CF">
          <w:delText>S3</w:delText>
        </w:r>
      </w:del>
      <w:ins w:id="20" w:author="AXH" w:date="2022-10-25T15:45:00Z">
        <w:r w:rsidRPr="005155CF">
          <w:t>3</w:t>
        </w:r>
      </w:ins>
      <w:r w:rsidRPr="005155CF">
        <w:t xml:space="preserve">-4). </w:t>
      </w:r>
    </w:p>
    <w:p w14:paraId="19E8714A" w14:textId="77777777" w:rsidR="00295A32" w:rsidRDefault="00295A32" w:rsidP="006300B9">
      <w:pPr>
        <w:pStyle w:val="Teaser"/>
        <w:spacing w:line="480" w:lineRule="auto"/>
        <w:rPr>
          <w:lang w:val="en-GB"/>
        </w:rPr>
      </w:pPr>
    </w:p>
    <w:p w14:paraId="5F7FA1C7" w14:textId="54760F94" w:rsidR="006300B9" w:rsidRPr="00FE5703" w:rsidRDefault="005155CF" w:rsidP="006300B9">
      <w:pPr>
        <w:pStyle w:val="Teaser"/>
        <w:spacing w:line="480" w:lineRule="auto"/>
        <w:rPr>
          <w:lang w:val="en-GB"/>
        </w:rPr>
      </w:pPr>
      <w:r w:rsidRPr="005155CF">
        <w:rPr>
          <w:lang w:val="en-GB"/>
        </w:rPr>
        <w:t>We also varied the prevalence of extant Delta infections when the Omicron variant was introduced (</w:t>
      </w:r>
      <w:r w:rsidR="00CD2C32">
        <w:rPr>
          <w:szCs w:val="20"/>
        </w:rPr>
        <w:t xml:space="preserve">Extended Data </w:t>
      </w:r>
      <w:r w:rsidR="000A064C">
        <w:rPr>
          <w:lang w:val="en-GB"/>
        </w:rPr>
        <w:t>Fig</w:t>
      </w:r>
      <w:r w:rsidR="00CD2C32">
        <w:rPr>
          <w:lang w:val="en-GB"/>
        </w:rPr>
        <w:t>.</w:t>
      </w:r>
      <w:r w:rsidRPr="005155CF">
        <w:rPr>
          <w:lang w:val="en-GB"/>
        </w:rPr>
        <w:t xml:space="preserve"> </w:t>
      </w:r>
      <w:del w:id="21" w:author="AXH" w:date="2022-10-25T15:45:00Z">
        <w:r w:rsidR="005E5483">
          <w:rPr>
            <w:lang w:val="en-GB"/>
          </w:rPr>
          <w:delText>S</w:delText>
        </w:r>
        <w:r w:rsidRPr="005155CF">
          <w:rPr>
            <w:lang w:val="en-GB"/>
          </w:rPr>
          <w:delText>5</w:delText>
        </w:r>
      </w:del>
      <w:ins w:id="22" w:author="AXH" w:date="2022-10-25T15:45:00Z">
        <w:r w:rsidRPr="005155CF">
          <w:rPr>
            <w:lang w:val="en-GB"/>
          </w:rPr>
          <w:t>5</w:t>
        </w:r>
      </w:ins>
      <w:r w:rsidRPr="005155CF">
        <w:rPr>
          <w:lang w:val="en-GB"/>
        </w:rPr>
        <w:t xml:space="preserve">). We found that lower test availability causes a delay in sampling the first variant specimen if the variant is introduced when pre-existing extant variant circulation is high. At 27 tests/100k/day, regardless of specimen proportions sequenced, detection could be delayed by ~1 week if Omicron was introduced when Delta was circulating at 10% prevalence as opposed to 1%. This is because a greater share of tests would be used to </w:t>
      </w:r>
      <w:r w:rsidRPr="005155CF">
        <w:rPr>
          <w:lang w:val="en-GB"/>
        </w:rPr>
        <w:lastRenderedPageBreak/>
        <w:t>diagnose the more prevalent extant virus infections which in turn decreases the likelihood of detecting the newly introduced variant at low proportions.</w:t>
      </w:r>
      <w:bookmarkStart w:id="23" w:name="_vwzzti9ykw0k" w:colFirst="0" w:colLast="0"/>
      <w:bookmarkEnd w:id="23"/>
    </w:p>
    <w:p w14:paraId="0BC97237" w14:textId="6D023743" w:rsidR="006300B9" w:rsidRDefault="006300B9">
      <w:pPr>
        <w:spacing w:before="0" w:line="240" w:lineRule="auto"/>
        <w:rPr>
          <w:b/>
        </w:rPr>
      </w:pPr>
    </w:p>
    <w:p w14:paraId="6839AC4B" w14:textId="64076C0F" w:rsidR="00AA5690" w:rsidRPr="006300B9" w:rsidRDefault="00AA5690" w:rsidP="006300B9">
      <w:pPr>
        <w:pStyle w:val="Teaser"/>
        <w:spacing w:line="480" w:lineRule="auto"/>
        <w:rPr>
          <w:lang w:val="en-GB"/>
        </w:rPr>
      </w:pPr>
      <w:r w:rsidRPr="000B23CB">
        <w:rPr>
          <w:b/>
        </w:rPr>
        <w:t>Discussion</w:t>
      </w:r>
    </w:p>
    <w:p w14:paraId="780C659B" w14:textId="7712B8A5" w:rsidR="005155CF" w:rsidRDefault="005155CF" w:rsidP="00994084">
      <w:pPr>
        <w:pStyle w:val="Teaser"/>
        <w:spacing w:line="480" w:lineRule="auto"/>
      </w:pPr>
      <w:r w:rsidRPr="005155CF">
        <w:t xml:space="preserve">Our findings show that the emphasis on the </w:t>
      </w:r>
      <w:r w:rsidR="002500D8">
        <w:t>proportion</w:t>
      </w:r>
      <w:r w:rsidRPr="005155CF">
        <w:t xml:space="preserve"> of sample</w:t>
      </w:r>
      <w:r w:rsidR="002500D8">
        <w:t>s</w:t>
      </w:r>
      <w:r w:rsidRPr="005155CF">
        <w:t xml:space="preserve"> referred for genomic surveillance is misplaced if testing capacity is insufficient and sample sources are highly spatiotemporally biased. </w:t>
      </w:r>
      <w:r w:rsidRPr="005155CF">
        <w:rPr>
          <w:lang w:val="en-GB"/>
        </w:rPr>
        <w:t xml:space="preserve">As such, at the current mean rate of testing in LMICs (27 tests/100k/day), </w:t>
      </w:r>
      <w:r w:rsidRPr="005155CF">
        <w:t>current guidance</w:t>
      </w:r>
      <w:sdt>
        <w:sdtPr>
          <w:rPr>
            <w:color w:val="000000"/>
            <w:vertAlign w:val="superscript"/>
          </w:rPr>
          <w:tag w:val="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Ob3QgYXBwbGljYWJsZ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EYXRhIHVzZWQgaW4gdGhpcyBzdHVkeSBjYW4gYmUgZm91bmQgaW4gdGhpcyBHaXRIdWIgcmVwb3NpdG9yeTogW2h0dHBzOi8vZ2l0aHViLmNvbS9hbmRlcnNvbmJyaXRvL3BhcGVyXFxfMjAyMVxcX21ldGFzdXJ2ZWlsbGFuY2VdWzFdXG5cbiBbMV06IGh0dHBzOi8vZ2l0aHViLmNvbS9hbmRlcnNvbmJyaXRvL3BhcGVyXzIwMjFfbWV0YXN1cnZlaWxsYW5jZSIsInB1Ymxpc2hlciI6IkNvbGQgU3ByaW5nIEhhcmJvciBMYWJvcmF0b3J5IFByZXNzIiwiY29udGFpbmVyLXRpdGxlLXNob3J0IjoiIn0sImlzVGVtcG9yYXJ5IjpmYWxzZX0s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
          <w:id w:val="584500939"/>
          <w:placeholder>
            <w:docPart w:val="01708523CFCDD543B24352651BE59C25"/>
          </w:placeholder>
        </w:sdtPr>
        <w:sdtEndPr/>
        <w:sdtContent>
          <w:r w:rsidR="00765A07" w:rsidRPr="00765A07">
            <w:rPr>
              <w:color w:val="000000"/>
              <w:vertAlign w:val="superscript"/>
            </w:rPr>
            <w:t>5–8</w:t>
          </w:r>
        </w:sdtContent>
      </w:sdt>
      <w:r w:rsidRPr="005155CF">
        <w:t xml:space="preserve"> on sequencing sample size estimation could likely lead to later-than-predicted detection of novel variants at best or, at worst, leave new variants undetected until they have infected a majority of a population. </w:t>
      </w:r>
    </w:p>
    <w:p w14:paraId="0D054F37" w14:textId="77777777" w:rsidR="00295A32" w:rsidRDefault="00295A32" w:rsidP="00994084">
      <w:pPr>
        <w:pStyle w:val="Teaser"/>
        <w:spacing w:line="480" w:lineRule="auto"/>
      </w:pPr>
    </w:p>
    <w:p w14:paraId="7104D052" w14:textId="3AA76653" w:rsidR="005155CF" w:rsidRPr="005155CF" w:rsidRDefault="005155CF" w:rsidP="00994084">
      <w:pPr>
        <w:pStyle w:val="Teaser"/>
        <w:spacing w:line="480" w:lineRule="auto"/>
      </w:pPr>
      <w:r w:rsidRPr="005155CF">
        <w:t xml:space="preserve">Based on our work, we identified three major areas of improvement that </w:t>
      </w:r>
      <w:r w:rsidR="0009235B">
        <w:t>could</w:t>
      </w:r>
      <w:r w:rsidR="0009235B" w:rsidRPr="005155CF">
        <w:t xml:space="preserve"> </w:t>
      </w:r>
      <w:r w:rsidRPr="005155CF">
        <w:t>be prioritized to enhance the robustness of genomic surveillance programs (</w:t>
      </w:r>
      <w:r w:rsidR="00CD2C32">
        <w:t>Fig.</w:t>
      </w:r>
      <w:r w:rsidRPr="005155CF">
        <w:t xml:space="preserve"> </w:t>
      </w:r>
      <w:r w:rsidR="00F14EAF">
        <w:t>5</w:t>
      </w:r>
      <w:r w:rsidRPr="005155CF">
        <w:t>). First, the most substantial improvements are likely to come from increasing the mean testing rate in LMICs from 27 tests/100k/day (</w:t>
      </w:r>
      <w:r w:rsidR="00CD2C32">
        <w:t>Fig.</w:t>
      </w:r>
      <w:r w:rsidRPr="005155CF">
        <w:t xml:space="preserve"> </w:t>
      </w:r>
      <w:r w:rsidR="00F14EAF">
        <w:t>5</w:t>
      </w:r>
      <w:r w:rsidRPr="005155CF">
        <w:t>A) to at least 100 tests/100k/day (</w:t>
      </w:r>
      <w:r w:rsidR="00CD2C32">
        <w:t>Fig.</w:t>
      </w:r>
      <w:r w:rsidRPr="005155CF">
        <w:t xml:space="preserve"> </w:t>
      </w:r>
      <w:r w:rsidR="00F14EAF">
        <w:t>5</w:t>
      </w:r>
      <w:r w:rsidRPr="005155CF">
        <w:t xml:space="preserve">B). Even if one were to </w:t>
      </w:r>
      <w:r w:rsidR="00D93D41">
        <w:t>conduct</w:t>
      </w:r>
      <w:r w:rsidRPr="005155CF">
        <w:t xml:space="preserve"> sentinel surveillance</w:t>
      </w:r>
      <w:r w:rsidR="00D820FF">
        <w:t xml:space="preserve"> </w:t>
      </w:r>
      <w:r w:rsidR="00D820FF" w:rsidRPr="005155CF">
        <w:t>only</w:t>
      </w:r>
      <w:r w:rsidRPr="005155CF">
        <w:t xml:space="preserve"> at one tertiary facility, this increase in testing rate for the catchment area of the facility would</w:t>
      </w:r>
      <w:r w:rsidR="009D672F">
        <w:t xml:space="preserve"> likely</w:t>
      </w:r>
      <w:r w:rsidRPr="005155CF">
        <w:t xml:space="preserve"> speed up variant detection by 1-2 weeks.</w:t>
      </w:r>
    </w:p>
    <w:p w14:paraId="5AC54841" w14:textId="77777777" w:rsidR="00295A32" w:rsidRDefault="00295A32" w:rsidP="00994084">
      <w:pPr>
        <w:pStyle w:val="Teaser"/>
        <w:spacing w:line="480" w:lineRule="auto"/>
      </w:pPr>
    </w:p>
    <w:p w14:paraId="2BE0B5DB" w14:textId="2CCD4B0F" w:rsidR="005155CF" w:rsidRPr="005155CF" w:rsidRDefault="005155CF" w:rsidP="00994084">
      <w:pPr>
        <w:pStyle w:val="Teaser"/>
        <w:spacing w:line="480" w:lineRule="auto"/>
      </w:pPr>
      <w:r w:rsidRPr="005155CF">
        <w:t xml:space="preserve">Second, the representativeness of a specimen pool for sequencing can be further improved by expanding sampling coverage. In our model, variant detection was further sped up by 1-3 weeks </w:t>
      </w:r>
      <w:r w:rsidRPr="005155CF">
        <w:lastRenderedPageBreak/>
        <w:t>by increasing the percentage of tertiary sentinel facilities sending the samples they had collected for sequencing to 25% of facilities (</w:t>
      </w:r>
      <w:r w:rsidR="00CD2C32">
        <w:t>Fig.</w:t>
      </w:r>
      <w:r w:rsidRPr="005155CF">
        <w:t xml:space="preserve"> </w:t>
      </w:r>
      <w:r w:rsidR="00762BA8">
        <w:t>5</w:t>
      </w:r>
      <w:r w:rsidRPr="005155CF">
        <w:t xml:space="preserve">C). Additionally, in terms of prevalence monitoring, if 25% of tertiary facilities sequenced 5% of all positive specimens they had collected to detect and monitor an Alpha-like variant, the maximum absolute difference to true circulating proportion is expected to decrease from &gt;50% (assuming a single sentinel facility) to no more than 20%. </w:t>
      </w:r>
    </w:p>
    <w:p w14:paraId="18E2B88D" w14:textId="77777777" w:rsidR="00295A32" w:rsidRDefault="00295A32" w:rsidP="00994084">
      <w:pPr>
        <w:pStyle w:val="Teaser"/>
        <w:spacing w:line="480" w:lineRule="auto"/>
      </w:pPr>
    </w:p>
    <w:p w14:paraId="24330D1A" w14:textId="7B1F18E0" w:rsidR="005155CF" w:rsidRPr="00AA5690" w:rsidRDefault="005155CF" w:rsidP="00994084">
      <w:pPr>
        <w:pStyle w:val="Teaser"/>
        <w:spacing w:line="480" w:lineRule="auto"/>
        <w:rPr>
          <w:lang w:val="en"/>
        </w:rPr>
      </w:pPr>
      <w:r w:rsidRPr="005155CF">
        <w:t xml:space="preserve">Third, reducing turnaround time </w:t>
      </w:r>
      <w:r w:rsidR="00172DEA">
        <w:t>from</w:t>
      </w:r>
      <w:r w:rsidR="00172DEA" w:rsidRPr="005155CF">
        <w:t xml:space="preserve"> </w:t>
      </w:r>
      <w:r w:rsidRPr="005155CF">
        <w:t>sample</w:t>
      </w:r>
      <w:r w:rsidR="00172DEA">
        <w:t>s</w:t>
      </w:r>
      <w:r w:rsidRPr="005155CF">
        <w:t xml:space="preserve"> referred </w:t>
      </w:r>
      <w:r w:rsidR="00172DEA">
        <w:t>to</w:t>
      </w:r>
      <w:r w:rsidR="00172DEA" w:rsidRPr="005155CF">
        <w:t xml:space="preserve"> </w:t>
      </w:r>
      <w:r w:rsidRPr="005155CF">
        <w:t xml:space="preserve">sequencing </w:t>
      </w:r>
      <w:r w:rsidR="00594E2E">
        <w:t xml:space="preserve">output </w:t>
      </w:r>
      <w:r w:rsidRPr="005155CF">
        <w:t>results in a 1:1 decrease in time to new variant detection regardless of the proportion of sequenced samples, test availability or sampling coverage (</w:t>
      </w:r>
      <w:r w:rsidR="00CD2C32">
        <w:t>Fig.</w:t>
      </w:r>
      <w:r w:rsidRPr="005155CF">
        <w:t xml:space="preserve"> </w:t>
      </w:r>
      <w:r w:rsidR="00F14EAF">
        <w:t>5</w:t>
      </w:r>
      <w:r w:rsidRPr="005155CF">
        <w:t>). These gains require scale up in sample transport networks, access to sequencing machinery, trained personnel, and/or increases in numbers of sequenced samples to make the most efficient use of each sequencing run</w:t>
      </w:r>
      <w:sdt>
        <w:sdtPr>
          <w:rPr>
            <w:color w:val="000000"/>
            <w:vertAlign w:val="superscript"/>
          </w:rPr>
          <w:tag w:val="MENDELEY_CITATION_v3_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"/>
          <w:id w:val="1473332069"/>
          <w:placeholder>
            <w:docPart w:val="DefaultPlaceholder_-1854013440"/>
          </w:placeholder>
        </w:sdtPr>
        <w:sdtEndPr/>
        <w:sdtContent>
          <w:r w:rsidR="00765A07" w:rsidRPr="00765A07">
            <w:rPr>
              <w:color w:val="000000"/>
              <w:vertAlign w:val="superscript"/>
            </w:rPr>
            <w:t>11</w:t>
          </w:r>
        </w:sdtContent>
      </w:sdt>
      <w:r w:rsidRPr="005155CF">
        <w:t xml:space="preserve">. </w:t>
      </w:r>
      <w:r w:rsidR="007D0608">
        <w:t xml:space="preserve">Furthermore, </w:t>
      </w:r>
      <w:r w:rsidR="00FA5BA7">
        <w:t xml:space="preserve">LMICs </w:t>
      </w:r>
      <w:r w:rsidR="00FA44FF">
        <w:t>also</w:t>
      </w:r>
      <w:r w:rsidR="008D2BA4">
        <w:t xml:space="preserve"> often</w:t>
      </w:r>
      <w:r w:rsidR="00F64F41">
        <w:t xml:space="preserve"> </w:t>
      </w:r>
      <w:r w:rsidR="007D0608">
        <w:t xml:space="preserve">face </w:t>
      </w:r>
      <w:r w:rsidR="005B35AD">
        <w:t xml:space="preserve">high costs </w:t>
      </w:r>
      <w:r w:rsidR="007D0608">
        <w:t>and</w:t>
      </w:r>
      <w:r w:rsidR="00F64F41">
        <w:t xml:space="preserve"> extended delivery delays</w:t>
      </w:r>
      <w:r w:rsidR="007D0608">
        <w:t xml:space="preserve"> of laboratory reagents and consumables</w:t>
      </w:r>
      <w:r w:rsidR="00FA44FF">
        <w:t xml:space="preserve"> that were</w:t>
      </w:r>
      <w:r w:rsidR="007D0608">
        <w:t xml:space="preserve"> sometimes further</w:t>
      </w:r>
      <w:r w:rsidR="00FA44FF">
        <w:t xml:space="preserve"> exacerbated by recurring travel bans during the acute phase of the pandemic</w:t>
      </w:r>
      <w:sdt>
        <w:sdtPr>
          <w:rPr>
            <w:color w:val="000000"/>
            <w:vertAlign w:val="superscript"/>
          </w:rPr>
          <w:tag w:val="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Tm90IGFwcGxpY2FibGU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RGF0YSB1c2VkIGluIHRoaXMgc3R1ZHkgY2FuIGJlIGZvdW5kIGluIHRoaXMgR2l0SHViIHJlcG9zaXRvcnk6IFtodHRwczovL2dpdGh1Yi5jb20vYW5kZXJzb25icml0by9wYXBlclxcXzIwMjFcXF9tZXRhc3VydmVpbGxhbmNlXVsxXVxuXG4gWzFdOiBodHRwczovL2dpdGh1Yi5jb20vYW5kZXJzb25icml0by9wYXBlcl8yMDIxX21ldGFzdXJ2ZWlsbGFuY2UiLCJwdWJsaXNoZXIiOiJDb2xkIFNwcmluZyBIYXJib3IgTGFib3JhdG9yeSBQcmVzcyIsImNvbnRhaW5lci10aXRsZS1zaG9ydCI6IiJ9LCJpc1RlbXBvcmFyeSI6ZmFsc2V9XX0="/>
          <w:id w:val="1651716887"/>
          <w:placeholder>
            <w:docPart w:val="DefaultPlaceholder_-1854013440"/>
          </w:placeholder>
        </w:sdtPr>
        <w:sdtEndPr/>
        <w:sdtContent>
          <w:r w:rsidR="00765A07" w:rsidRPr="00765A07">
            <w:rPr>
              <w:color w:val="000000"/>
              <w:vertAlign w:val="superscript"/>
            </w:rPr>
            <w:t>5,12,13</w:t>
          </w:r>
        </w:sdtContent>
      </w:sdt>
      <w:r w:rsidR="0082636F">
        <w:t>.</w:t>
      </w:r>
      <w:r w:rsidR="005B35AD">
        <w:t xml:space="preserve"> </w:t>
      </w:r>
    </w:p>
    <w:p w14:paraId="2847D77A" w14:textId="77777777" w:rsidR="00295A32" w:rsidRDefault="00295A32" w:rsidP="00994084">
      <w:pPr>
        <w:pStyle w:val="Teaser"/>
        <w:spacing w:line="480" w:lineRule="auto"/>
      </w:pPr>
    </w:p>
    <w:p w14:paraId="39BFD684" w14:textId="50409188" w:rsidR="005155CF" w:rsidRPr="005155CF" w:rsidRDefault="005155CF" w:rsidP="00994084">
      <w:pPr>
        <w:pStyle w:val="Teaser"/>
        <w:spacing w:line="480" w:lineRule="auto"/>
      </w:pPr>
      <w:r w:rsidRPr="005155CF">
        <w:t xml:space="preserve">After reducing spatiotemporal bias in the specimen pool through increased testing and sampling coverage, sequencing up to 5-10% of the positive specimens collected </w:t>
      </w:r>
      <w:r w:rsidR="00DF00EC">
        <w:t xml:space="preserve">could </w:t>
      </w:r>
      <w:r w:rsidRPr="005155CF">
        <w:t xml:space="preserve">return the greatest information gains while minimizing resource wastage. For an Alpha-like variant, 100 tests/100k/day with sampling from 25% of tertiary sentinel facilities for sequencing amounts to an estimated 5-10 sequences per week averaged over a 90-day period per 1,000,000 people. If </w:t>
      </w:r>
      <w:r w:rsidRPr="005155CF">
        <w:lastRenderedPageBreak/>
        <w:t>turnaround time is kept within one week, the variant would likely be detected within one month at ~4% circulating proportion (</w:t>
      </w:r>
      <w:r w:rsidR="00CD2C32">
        <w:t>Fig.</w:t>
      </w:r>
      <w:r w:rsidRPr="005155CF">
        <w:t xml:space="preserve"> </w:t>
      </w:r>
      <w:r w:rsidR="00762BA8">
        <w:t>5</w:t>
      </w:r>
      <w:r w:rsidRPr="005155CF">
        <w:t>D). Similarly, at the same testing rate, sampling coverage and turnaround time (i.e. average 5-11 sequences per week per 1,000,000 people), an Omicron-like variant would be detected before the first month since its introduction but at ~23% circulating proportion owing to its faster transmission (</w:t>
      </w:r>
      <w:r w:rsidR="00CD2C32">
        <w:rPr>
          <w:szCs w:val="20"/>
        </w:rPr>
        <w:t xml:space="preserve">Extended Data Fig. </w:t>
      </w:r>
      <w:del w:id="24" w:author="AXH" w:date="2022-10-25T15:45:00Z">
        <w:r w:rsidRPr="005155CF">
          <w:delText>S</w:delText>
        </w:r>
        <w:r w:rsidR="00762BA8">
          <w:delText>6</w:delText>
        </w:r>
      </w:del>
      <w:ins w:id="25" w:author="AXH" w:date="2022-10-25T15:45:00Z">
        <w:r w:rsidR="00762BA8">
          <w:t>6</w:t>
        </w:r>
      </w:ins>
      <w:r w:rsidRPr="005155CF">
        <w:t xml:space="preserve">). </w:t>
      </w:r>
    </w:p>
    <w:p w14:paraId="22E40AE3" w14:textId="77777777" w:rsidR="00CB03F9" w:rsidRDefault="00CB03F9" w:rsidP="00994084">
      <w:pPr>
        <w:pStyle w:val="Teaser"/>
        <w:spacing w:line="480" w:lineRule="auto"/>
      </w:pPr>
    </w:p>
    <w:p w14:paraId="6DBD009E" w14:textId="4396C6A1" w:rsidR="005155CF" w:rsidRDefault="005155CF" w:rsidP="00994084">
      <w:pPr>
        <w:pStyle w:val="Teaser"/>
        <w:spacing w:line="480" w:lineRule="auto"/>
      </w:pPr>
      <w:r w:rsidRPr="005155CF">
        <w:t xml:space="preserve">Our findings serve to inform expectations </w:t>
      </w:r>
      <w:r w:rsidR="0045477F">
        <w:t>of</w:t>
      </w:r>
      <w:r w:rsidRPr="005155CF">
        <w:t xml:space="preserve"> genomic surveillance </w:t>
      </w:r>
      <w:r w:rsidR="0045477F">
        <w:t>initiative</w:t>
      </w:r>
      <w:r w:rsidR="0045477F" w:rsidRPr="005155CF">
        <w:t xml:space="preserve"> </w:t>
      </w:r>
      <w:r w:rsidRPr="005155CF">
        <w:t>and should be interpreted according to the public health objectives of each program. If the objective is to serve as an early warning system for the</w:t>
      </w:r>
      <w:r w:rsidR="00F94F1F">
        <w:t xml:space="preserve"> </w:t>
      </w:r>
      <w:r w:rsidR="00F94F1F">
        <w:rPr>
          <w:i/>
        </w:rPr>
        <w:t>de novo</w:t>
      </w:r>
      <w:r w:rsidRPr="005155CF">
        <w:t xml:space="preserve"> emergence of new variants before they are likely to have spread widely, then all factors above </w:t>
      </w:r>
      <w:r w:rsidR="00B444B2">
        <w:t>can be considered</w:t>
      </w:r>
      <w:r w:rsidR="00B444B2" w:rsidRPr="005155CF">
        <w:t xml:space="preserve"> </w:t>
      </w:r>
      <w:r w:rsidRPr="005155CF">
        <w:t xml:space="preserve">essential and </w:t>
      </w:r>
      <w:r w:rsidR="00B444B2">
        <w:t>could</w:t>
      </w:r>
      <w:r w:rsidRPr="005155CF">
        <w:t xml:space="preserve"> require substantially more than 100 tests/100k/day. Critically, determining that a new variant is a threat requires not only detection of the variant itself but also the capacity to reliably monitor changes in its prevalence and potential clinical impact on short timescales. The results presented here also inform the design of programs for the sensitive and reliable detection of changes in variant prevalence.</w:t>
      </w:r>
      <w:r w:rsidR="00F94F1F">
        <w:t xml:space="preserve"> </w:t>
      </w:r>
      <w:r w:rsidR="00B972DE">
        <w:t>Otherwise, i</w:t>
      </w:r>
      <w:r w:rsidR="00F94F1F">
        <w:t xml:space="preserve">f the objective is to </w:t>
      </w:r>
      <w:r w:rsidR="007037A3">
        <w:t xml:space="preserve">detect </w:t>
      </w:r>
      <w:r w:rsidR="00B972DE">
        <w:t>for introduction of novel variants from overseas</w:t>
      </w:r>
      <w:r w:rsidR="007037A3">
        <w:t xml:space="preserve">, some of the factors above may be relaxed </w:t>
      </w:r>
      <w:r w:rsidR="00B972DE">
        <w:t>depending</w:t>
      </w:r>
      <w:r w:rsidR="007037A3">
        <w:t xml:space="preserve"> on the public health objectives. For instance, if the aim is to</w:t>
      </w:r>
      <w:r w:rsidR="00B972DE">
        <w:t xml:space="preserve"> attempt</w:t>
      </w:r>
      <w:r w:rsidR="007037A3">
        <w:t xml:space="preserve"> </w:t>
      </w:r>
      <w:r w:rsidR="00B972DE">
        <w:t>containment</w:t>
      </w:r>
      <w:r w:rsidR="007037A3">
        <w:t xml:space="preserve">, all factors should </w:t>
      </w:r>
      <w:r w:rsidR="00B972DE">
        <w:t>still be</w:t>
      </w:r>
      <w:r w:rsidR="007037A3">
        <w:t xml:space="preserve"> considered to promptly detect and </w:t>
      </w:r>
      <w:r w:rsidR="00B972DE">
        <w:t xml:space="preserve">monitor the spread </w:t>
      </w:r>
      <w:r w:rsidR="007037A3">
        <w:t xml:space="preserve">of the variant. However, if </w:t>
      </w:r>
      <w:r w:rsidR="00B972DE">
        <w:t>the aim to ensure sufficient time for control</w:t>
      </w:r>
      <w:r w:rsidR="007037A3">
        <w:t xml:space="preserve"> strategies to be enacted, </w:t>
      </w:r>
      <w:r w:rsidR="00B972DE">
        <w:t xml:space="preserve">less samples could be sequenced or turnaround time could be longer, for example, so long as the mitigation strategies remain useful when implemented.    </w:t>
      </w:r>
      <w:r w:rsidR="007037A3">
        <w:t xml:space="preserve">       </w:t>
      </w:r>
    </w:p>
    <w:p w14:paraId="71143B4A" w14:textId="77777777" w:rsidR="00295A32" w:rsidRDefault="00295A32" w:rsidP="00994084">
      <w:pPr>
        <w:pStyle w:val="Teaser"/>
        <w:spacing w:line="480" w:lineRule="auto"/>
      </w:pPr>
    </w:p>
    <w:p w14:paraId="1A05B014" w14:textId="23BCC6A0" w:rsidR="005155CF" w:rsidRDefault="00697862" w:rsidP="00994084">
      <w:pPr>
        <w:pStyle w:val="Teaser"/>
        <w:spacing w:line="480" w:lineRule="auto"/>
      </w:pPr>
      <w:r>
        <w:t>Despite performing our simulations using demographic parameters from Zambia,</w:t>
      </w:r>
      <w:r w:rsidRPr="005155CF">
        <w:t xml:space="preserve"> </w:t>
      </w:r>
      <w:r>
        <w:t>t</w:t>
      </w:r>
      <w:r w:rsidR="005155CF" w:rsidRPr="005155CF">
        <w:t>he emergence and detection of each VOC to date represents interesting case studies for the work described here (</w:t>
      </w:r>
      <w:ins w:id="26" w:author="AXH" w:date="2022-10-25T15:45:00Z">
        <w:r w:rsidR="005167DE">
          <w:t>see “</w:t>
        </w:r>
        <w:r w:rsidR="005167DE" w:rsidRPr="005167DE">
          <w:t>Emergence of SARS-CoV-2 variants of concern</w:t>
        </w:r>
        <w:r w:rsidR="005167DE">
          <w:t xml:space="preserve">” in </w:t>
        </w:r>
      </w:ins>
      <w:r w:rsidR="00FF660B">
        <w:t xml:space="preserve">Supplementary </w:t>
      </w:r>
      <w:r w:rsidR="005167DE">
        <w:t>Notes</w:t>
      </w:r>
      <w:r w:rsidR="005155CF" w:rsidRPr="005155CF">
        <w:t>). For example, at the time of first detection of the Omicron variant, in South Africa in November 2021, the daily SARS-CoV-2 testing rate was 51 tests/100,000 people/day</w:t>
      </w:r>
      <w:sdt>
        <w:sdtPr>
          <w:rPr>
            <w:color w:val="000000"/>
            <w:vertAlign w:val="superscript"/>
          </w:rPr>
          <w:tag w:val="MENDELEY_CITATION_v3_eyJjaXRhdGlvbklEIjoiTUVOREVMRVlfQ0lUQVRJT05fNTZkYmU3ZTItMjNjMi00Njc0LTg2ODItM2NhNDQ1ZWQxNzZj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
          <w:id w:val="2018273507"/>
          <w:placeholder>
            <w:docPart w:val="DefaultPlaceholder_-1854013440"/>
          </w:placeholder>
        </w:sdtPr>
        <w:sdtEndPr/>
        <w:sdtContent>
          <w:r w:rsidR="00765A07" w:rsidRPr="00765A07">
            <w:rPr>
              <w:color w:val="000000"/>
              <w:vertAlign w:val="superscript"/>
            </w:rPr>
            <w:t>9</w:t>
          </w:r>
        </w:sdtContent>
      </w:sdt>
      <w:r w:rsidR="005155CF" w:rsidRPr="005155CF">
        <w:t xml:space="preserve">, which was among the highest testing rates in Africa. </w:t>
      </w:r>
      <w:r w:rsidR="009C7921">
        <w:t>However, t</w:t>
      </w:r>
      <w:r w:rsidR="009C7921" w:rsidRPr="005155CF">
        <w:t xml:space="preserve">he </w:t>
      </w:r>
      <w:r w:rsidR="005155CF" w:rsidRPr="005155CF">
        <w:t>Omicron variant was</w:t>
      </w:r>
      <w:r w:rsidR="009C7921">
        <w:t xml:space="preserve"> only </w:t>
      </w:r>
      <w:r w:rsidR="005155CF" w:rsidRPr="005155CF">
        <w:t>detected 6-8 weeks after its likely emergence</w:t>
      </w:r>
      <w:sdt>
        <w:sdtPr>
          <w:rPr>
            <w:color w:val="000000"/>
            <w:vertAlign w:val="superscript"/>
          </w:rPr>
          <w:tag w:val="MENDELEY_CITATION_v3_eyJjaXRhdGlvbklEIjoiTUVOREVMRVlfQ0lUQVRJT05fNjBkNjIzZDAtNjIzMC00YTY5LWI4NWItYWU3ZTk4YjkwMmNl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
          <w:id w:val="-133022851"/>
          <w:placeholder>
            <w:docPart w:val="01708523CFCDD543B24352651BE59C25"/>
          </w:placeholder>
        </w:sdtPr>
        <w:sdtEndPr/>
        <w:sdtContent>
          <w:r w:rsidR="00765A07" w:rsidRPr="00765A07">
            <w:rPr>
              <w:color w:val="000000"/>
              <w:vertAlign w:val="superscript"/>
            </w:rPr>
            <w:t>4</w:t>
          </w:r>
        </w:sdtContent>
      </w:sdt>
      <w:r w:rsidR="007066F9">
        <w:t xml:space="preserve">. </w:t>
      </w:r>
      <w:r w:rsidR="00863CAE">
        <w:t>At that point,</w:t>
      </w:r>
      <w:r w:rsidR="005155CF" w:rsidRPr="005155CF">
        <w:t xml:space="preserve"> Omicron had already infected a substantial portion of the population in Gauteng, South Africa (i.e., the estimated circulating variant proportion was &gt;80% by mid-November)</w:t>
      </w:r>
      <w:sdt>
        <w:sdtPr>
          <w:rPr>
            <w:color w:val="000000"/>
            <w:vertAlign w:val="superscript"/>
          </w:rPr>
          <w:tag w:val="MENDELEY_CITATION_v3_eyJjaXRhdGlvbklEIjoiTUVOREVMRVlfQ0lUQVRJT05fYTUzNGNhNWUtMGQyYS00OWI1LThmZDctZWEzMzExOTc0YjFm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
          <w:id w:val="-494111169"/>
          <w:placeholder>
            <w:docPart w:val="01708523CFCDD543B24352651BE59C25"/>
          </w:placeholder>
        </w:sdtPr>
        <w:sdtEndPr/>
        <w:sdtContent>
          <w:r w:rsidR="00765A07" w:rsidRPr="00765A07">
            <w:rPr>
              <w:color w:val="000000"/>
              <w:vertAlign w:val="superscript"/>
            </w:rPr>
            <w:t>4</w:t>
          </w:r>
        </w:sdtContent>
      </w:sdt>
      <w:r w:rsidR="007066F9">
        <w:t xml:space="preserve">. </w:t>
      </w:r>
      <w:r w:rsidR="005155CF" w:rsidRPr="005155CF">
        <w:t>Not only had the variant already spread across the rest of South Africa and</w:t>
      </w:r>
      <w:r w:rsidR="008D09BD">
        <w:t xml:space="preserve"> to</w:t>
      </w:r>
      <w:r w:rsidR="005155CF" w:rsidRPr="005155CF">
        <w:t xml:space="preserve"> neighboring Botswana</w:t>
      </w:r>
      <w:sdt>
        <w:sdtPr>
          <w:rPr>
            <w:color w:val="000000"/>
            <w:vertAlign w:val="superscript"/>
          </w:rPr>
          <w:tag w:val="MENDELEY_CITATION_v3_eyJjaXRhdGlvbklEIjoiTUVOREVMRVlfQ0lUQVRJT05fMjVkZmVlYjktMWI3Zi00NjVjLWFlMGUtMDEyYzYyYWI3MGFj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
          <w:id w:val="-1984227559"/>
          <w:placeholder>
            <w:docPart w:val="01708523CFCDD543B24352651BE59C25"/>
          </w:placeholder>
        </w:sdtPr>
        <w:sdtEndPr/>
        <w:sdtContent>
          <w:r w:rsidR="00765A07" w:rsidRPr="00765A07">
            <w:rPr>
              <w:color w:val="000000"/>
              <w:vertAlign w:val="superscript"/>
            </w:rPr>
            <w:t>4</w:t>
          </w:r>
        </w:sdtContent>
      </w:sdt>
      <w:r w:rsidR="007066F9">
        <w:t xml:space="preserve">, </w:t>
      </w:r>
      <w:r w:rsidR="005155CF" w:rsidRPr="005155CF">
        <w:t>Omicron samples were also collected in multiple other countries, including Hong Kong</w:t>
      </w:r>
      <w:sdt>
        <w:sdtPr>
          <w:rPr>
            <w:color w:val="000000"/>
            <w:vertAlign w:val="superscript"/>
          </w:rPr>
          <w:tag w:val="MENDELEY_CITATION_v3_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"/>
          <w:id w:val="1879887604"/>
          <w:placeholder>
            <w:docPart w:val="01708523CFCDD543B24352651BE59C25"/>
          </w:placeholder>
        </w:sdtPr>
        <w:sdtEndPr/>
        <w:sdtContent>
          <w:r w:rsidR="00765A07" w:rsidRPr="00765A07">
            <w:rPr>
              <w:color w:val="000000"/>
              <w:vertAlign w:val="superscript"/>
            </w:rPr>
            <w:t>14</w:t>
          </w:r>
        </w:sdtContent>
      </w:sdt>
      <w:r w:rsidR="007066F9">
        <w:t xml:space="preserve">, </w:t>
      </w:r>
      <w:r w:rsidR="005155CF" w:rsidRPr="005155CF">
        <w:t>Denmark</w:t>
      </w:r>
      <w:sdt>
        <w:sdtPr>
          <w:rPr>
            <w:color w:val="000000"/>
            <w:vertAlign w:val="superscript"/>
          </w:rPr>
          <w:tag w:val="MENDELEY_CITATION_v3_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"/>
          <w:id w:val="1864629733"/>
          <w:placeholder>
            <w:docPart w:val="01708523CFCDD543B24352651BE59C25"/>
          </w:placeholder>
        </w:sdtPr>
        <w:sdtEndPr/>
        <w:sdtContent>
          <w:r w:rsidR="00765A07" w:rsidRPr="00765A07">
            <w:rPr>
              <w:color w:val="000000"/>
              <w:vertAlign w:val="superscript"/>
            </w:rPr>
            <w:t>15</w:t>
          </w:r>
        </w:sdtContent>
      </w:sdt>
      <w:r w:rsidR="007066F9">
        <w:t xml:space="preserve">, </w:t>
      </w:r>
      <w:r w:rsidR="005155CF" w:rsidRPr="005155CF">
        <w:t>and the Netherlands</w:t>
      </w:r>
      <w:sdt>
        <w:sdtPr>
          <w:rPr>
            <w:color w:val="000000"/>
            <w:vertAlign w:val="superscript"/>
          </w:rPr>
          <w:tag w:val="MENDELEY_CITATION_v3_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"/>
          <w:id w:val="1640387101"/>
          <w:placeholder>
            <w:docPart w:val="01708523CFCDD543B24352651BE59C25"/>
          </w:placeholder>
        </w:sdtPr>
        <w:sdtEndPr/>
        <w:sdtContent>
          <w:r w:rsidR="00765A07" w:rsidRPr="00765A07">
            <w:rPr>
              <w:color w:val="000000"/>
              <w:vertAlign w:val="superscript"/>
            </w:rPr>
            <w:t>16</w:t>
          </w:r>
        </w:sdtContent>
      </w:sdt>
      <w:r w:rsidR="005155CF" w:rsidRPr="005155CF">
        <w:t xml:space="preserve"> before the initial reports o</w:t>
      </w:r>
      <w:r w:rsidR="00B22171">
        <w:t>n</w:t>
      </w:r>
      <w:r w:rsidR="005155CF" w:rsidRPr="005155CF">
        <w:t xml:space="preserve"> the </w:t>
      </w:r>
      <w:r w:rsidR="00B22171">
        <w:t xml:space="preserve">identification </w:t>
      </w:r>
      <w:r w:rsidR="005155CF" w:rsidRPr="005155CF">
        <w:t xml:space="preserve">of the Omicron variant. This situation is consistent with </w:t>
      </w:r>
      <w:r w:rsidR="007200EB">
        <w:t>our</w:t>
      </w:r>
      <w:r w:rsidR="007200EB" w:rsidRPr="005155CF">
        <w:t xml:space="preserve"> </w:t>
      </w:r>
      <w:r w:rsidR="005155CF" w:rsidRPr="005155CF">
        <w:t>modelling findings, where novel variant detection is possible with &lt;100 tests/100k/day but only after the new variant has spread widely across the population.</w:t>
      </w:r>
    </w:p>
    <w:p w14:paraId="51FDCEB4" w14:textId="77777777" w:rsidR="00295A32" w:rsidRDefault="00295A32" w:rsidP="00994084">
      <w:pPr>
        <w:pStyle w:val="Teaser"/>
        <w:spacing w:line="480" w:lineRule="auto"/>
      </w:pPr>
    </w:p>
    <w:p w14:paraId="3A9C6642" w14:textId="0F2EC0AE" w:rsidR="00015358" w:rsidRDefault="00F41D79" w:rsidP="00994084">
      <w:pPr>
        <w:pStyle w:val="Teaser"/>
        <w:spacing w:line="480" w:lineRule="auto"/>
      </w:pPr>
      <w:r>
        <w:t>In another example, Germany randomly sequenced ~60-70 sequences per week</w:t>
      </w:r>
      <w:r w:rsidR="00FA1A86">
        <w:t xml:space="preserve"> (i.e. </w:t>
      </w:r>
      <w:r w:rsidR="00C66624">
        <w:t>&lt;</w:t>
      </w:r>
      <w:r w:rsidR="00FA1A86">
        <w:t>1% of cases sequenced per day)</w:t>
      </w:r>
      <w:r>
        <w:t xml:space="preserve"> in December 2020</w:t>
      </w:r>
      <w:sdt>
        <w:sdtPr>
          <w:rPr>
            <w:color w:val="000000"/>
            <w:vertAlign w:val="superscript"/>
          </w:rPr>
          <w:tag w:val="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"/>
          <w:id w:val="915899336"/>
          <w:placeholder>
            <w:docPart w:val="DefaultPlaceholder_-1854013440"/>
          </w:placeholder>
        </w:sdtPr>
        <w:sdtEndPr/>
        <w:sdtContent>
          <w:r w:rsidR="00765A07" w:rsidRPr="00765A07">
            <w:rPr>
              <w:color w:val="000000"/>
              <w:vertAlign w:val="superscript"/>
            </w:rPr>
            <w:t>17</w:t>
          </w:r>
        </w:sdtContent>
      </w:sdt>
      <w:r>
        <w:t>. During this time, testing rates in Germany averaged at ~300 tests/100k/day</w:t>
      </w:r>
      <w:sdt>
        <w:sdtPr>
          <w:rPr>
            <w:color w:val="000000"/>
            <w:vertAlign w:val="superscript"/>
          </w:rPr>
          <w:tag w:val="MENDELEY_CITATION_v3_eyJjaXRhdGlvbklEIjoiTUVOREVMRVlfQ0lUQVRJT05fYjhlOTE2NDktYzQ0NC00OWUyLTkzMzQtYjNiMjk1MTBlYTli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
          <w:id w:val="-2145492298"/>
          <w:placeholder>
            <w:docPart w:val="DefaultPlaceholder_-1854013440"/>
          </w:placeholder>
        </w:sdtPr>
        <w:sdtEndPr/>
        <w:sdtContent>
          <w:r w:rsidR="00765A07" w:rsidRPr="00765A07">
            <w:rPr>
              <w:color w:val="000000"/>
              <w:vertAlign w:val="superscript"/>
            </w:rPr>
            <w:t>9</w:t>
          </w:r>
        </w:sdtContent>
      </w:sdt>
      <w:r>
        <w:t>. Germany</w:t>
      </w:r>
      <w:r w:rsidR="00FA1A86">
        <w:t xml:space="preserve"> was able to detect the Alpha variant one week before WHO declared the lineage a variant-of-concern </w:t>
      </w:r>
      <w:r w:rsidR="00266F14">
        <w:t>in</w:t>
      </w:r>
      <w:r w:rsidR="00FA1A86">
        <w:t xml:space="preserve"> mid-December 2020</w:t>
      </w:r>
      <w:sdt>
        <w:sdtPr>
          <w:rPr>
            <w:color w:val="000000"/>
            <w:vertAlign w:val="superscript"/>
          </w:rPr>
          <w:tag w:val="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"/>
          <w:id w:val="1230585207"/>
          <w:placeholder>
            <w:docPart w:val="DefaultPlaceholder_-1854013440"/>
          </w:placeholder>
        </w:sdtPr>
        <w:sdtEndPr/>
        <w:sdtContent>
          <w:r w:rsidR="00765A07" w:rsidRPr="00765A07">
            <w:rPr>
              <w:color w:val="000000"/>
              <w:vertAlign w:val="superscript"/>
            </w:rPr>
            <w:t>17</w:t>
          </w:r>
        </w:sdtContent>
      </w:sdt>
      <w:r w:rsidR="00FA1A86">
        <w:t>. The Alpha variant likely emerged in the UK in mid-September 2020</w:t>
      </w:r>
      <w:sdt>
        <w:sdtPr>
          <w:rPr>
            <w:color w:val="000000"/>
            <w:vertAlign w:val="superscript"/>
          </w:rPr>
          <w:tag w:val="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"/>
          <w:id w:val="1332102778"/>
          <w:placeholder>
            <w:docPart w:val="DefaultPlaceholder_-1854013440"/>
          </w:placeholder>
        </w:sdtPr>
        <w:sdtEndPr/>
        <w:sdtContent>
          <w:r w:rsidR="00765A07" w:rsidRPr="00765A07">
            <w:rPr>
              <w:color w:val="000000"/>
              <w:vertAlign w:val="superscript"/>
            </w:rPr>
            <w:t>18</w:t>
          </w:r>
        </w:sdtContent>
      </w:sdt>
      <w:r w:rsidR="00FA1A86">
        <w:t xml:space="preserve"> and rapidly proliferated across the country </w:t>
      </w:r>
      <w:r w:rsidR="00FA1A86">
        <w:lastRenderedPageBreak/>
        <w:t>before it was reported in December 2020</w:t>
      </w:r>
      <w:sdt>
        <w:sdtPr>
          <w:rPr>
            <w:color w:val="000000"/>
            <w:vertAlign w:val="superscript"/>
          </w:rPr>
          <w:tag w:val="MENDELEY_CITATION_v3_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"/>
          <w:id w:val="-1940584640"/>
          <w:placeholder>
            <w:docPart w:val="DefaultPlaceholder_-1854013440"/>
          </w:placeholder>
        </w:sdtPr>
        <w:sdtEndPr/>
        <w:sdtContent>
          <w:r w:rsidR="00765A07" w:rsidRPr="00765A07">
            <w:rPr>
              <w:color w:val="000000"/>
              <w:vertAlign w:val="superscript"/>
            </w:rPr>
            <w:t>19</w:t>
          </w:r>
        </w:sdtContent>
      </w:sdt>
      <w:r w:rsidR="00FA1A86">
        <w:t>.</w:t>
      </w:r>
      <w:r w:rsidR="00C66624">
        <w:t xml:space="preserve"> </w:t>
      </w:r>
      <w:r w:rsidR="00697862">
        <w:t>O</w:t>
      </w:r>
      <w:r w:rsidR="007200EB">
        <w:t xml:space="preserve">ur analyses showed that </w:t>
      </w:r>
      <w:r w:rsidR="00C66624">
        <w:t>the expected time before the first Alpha variant specimen was sampled for sequencing since its introduction is &gt;4 weeks</w:t>
      </w:r>
      <w:r w:rsidR="009220E8">
        <w:t xml:space="preserve"> (i.e. around November 2020)</w:t>
      </w:r>
      <w:r w:rsidR="00C66624">
        <w:t xml:space="preserve"> at Germany’s testing and sequencing rate. This falls in line with the </w:t>
      </w:r>
      <w:r w:rsidR="006A7FF3">
        <w:t>likely period of Alpha’s introduction</w:t>
      </w:r>
      <w:r w:rsidR="00C66624">
        <w:t xml:space="preserve"> into Germany</w:t>
      </w:r>
      <w:r w:rsidR="009220E8">
        <w:t>, similar to the period estimated for its European neighbor</w:t>
      </w:r>
      <w:r w:rsidR="00914A33">
        <w:t>s</w:t>
      </w:r>
      <w:r w:rsidR="009220E8">
        <w:t xml:space="preserve"> such as the Netherlands</w:t>
      </w:r>
      <w:sdt>
        <w:sdtPr>
          <w:rPr>
            <w:color w:val="000000"/>
            <w:vertAlign w:val="superscript"/>
          </w:rPr>
          <w:tag w:val="MENDELEY_CITATION_v3_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WxsIGNvZGVzIGZvciBvdXIgYW5hbHlzZXMgYXJlIGF2YWlsYWJsZSBhdCBodHRwczovL2dpdGh1Yi5jb20vQU1DLUxBRUIvbmxcXF9zYXJzLWNvdi0yXFxfZ2Vub21pY1xcX2VwaVxcXzIwMjIuXG5cbltodHRwczovL2dpdGh1Yi5jb20vQU1DLUxBRUIvbmxcXF9zYXJzLWNvdi0yXFxfZ2Vub21pY1xcX2VwaVxcXzIwMjJdWzFdXG5cbiBbMV06IGh0dHBzOi8vZ2l0aHViLmNvbS9BTUMtTEFFQi9ubF9zYXJzLWNvdi0yX2dlbm9taWNfZXBpXzIwMjIiLCJwdWJsaXNoZXIiOiJDb2xkIFNwcmluZyBIYXJib3IgTGFib3JhdG9yeSBQcmVzcyIsImNvbnRhaW5lci10aXRsZS1zaG9ydCI6IiJ9LCJpc1RlbXBvcmFyeSI6ZmFsc2V9XX0="/>
          <w:id w:val="-390117303"/>
          <w:placeholder>
            <w:docPart w:val="DefaultPlaceholder_-1854013440"/>
          </w:placeholder>
        </w:sdtPr>
        <w:sdtEndPr/>
        <w:sdtContent>
          <w:r w:rsidR="00765A07" w:rsidRPr="00765A07">
            <w:rPr>
              <w:color w:val="000000"/>
              <w:vertAlign w:val="superscript"/>
            </w:rPr>
            <w:t>20</w:t>
          </w:r>
        </w:sdtContent>
      </w:sdt>
      <w:r w:rsidR="00C66624">
        <w:t xml:space="preserve">.     </w:t>
      </w:r>
      <w:r w:rsidR="00FA1A86">
        <w:t xml:space="preserve">  </w:t>
      </w:r>
    </w:p>
    <w:p w14:paraId="5573B46A" w14:textId="77777777" w:rsidR="009D672F" w:rsidRDefault="009D672F" w:rsidP="009D672F">
      <w:pPr>
        <w:pStyle w:val="Teaser"/>
        <w:spacing w:line="480" w:lineRule="auto"/>
      </w:pPr>
    </w:p>
    <w:p w14:paraId="17027688" w14:textId="0A3196AD" w:rsidR="00295A32" w:rsidRPr="009D672F" w:rsidRDefault="009D672F" w:rsidP="00994084">
      <w:pPr>
        <w:pStyle w:val="Teaser"/>
        <w:spacing w:line="480" w:lineRule="auto"/>
      </w:pPr>
      <w:r>
        <w:t>There are</w:t>
      </w:r>
      <w:r w:rsidR="00D66054">
        <w:t xml:space="preserve"> some</w:t>
      </w:r>
      <w:r>
        <w:t xml:space="preserve"> limitations to our work. First, although we computed</w:t>
      </w:r>
      <w:r w:rsidRPr="00F43AF5">
        <w:t xml:space="preserve"> the</w:t>
      </w:r>
      <w:r>
        <w:t xml:space="preserve"> amount of testing and sampling coverage required to achieve prompt</w:t>
      </w:r>
      <w:r w:rsidR="008E1811">
        <w:t xml:space="preserve"> and precise</w:t>
      </w:r>
      <w:r w:rsidRPr="00F43AF5">
        <w:t xml:space="preserve"> </w:t>
      </w:r>
      <w:r>
        <w:t xml:space="preserve">variant </w:t>
      </w:r>
      <w:r w:rsidR="008E1811">
        <w:t>surveillance</w:t>
      </w:r>
      <w:r>
        <w:t xml:space="preserve"> </w:t>
      </w:r>
      <w:r w:rsidRPr="00F43AF5">
        <w:t>outcomes</w:t>
      </w:r>
      <w:r>
        <w:t>,</w:t>
      </w:r>
      <w:r w:rsidR="0096731E">
        <w:t xml:space="preserve"> </w:t>
      </w:r>
      <w:r w:rsidR="00D66054">
        <w:t>comprehensive cost-effectiveness</w:t>
      </w:r>
      <w:r>
        <w:t xml:space="preserve"> analys</w:t>
      </w:r>
      <w:r w:rsidR="0096731E">
        <w:t>e</w:t>
      </w:r>
      <w:r>
        <w:t>s</w:t>
      </w:r>
      <w:r w:rsidR="008E1811">
        <w:t xml:space="preserve"> </w:t>
      </w:r>
      <w:r w:rsidR="0096731E">
        <w:t>are</w:t>
      </w:r>
      <w:r>
        <w:t xml:space="preserve"> needed to </w:t>
      </w:r>
      <w:r w:rsidR="0096731E">
        <w:t>determine</w:t>
      </w:r>
      <w:r>
        <w:t xml:space="preserve"> the</w:t>
      </w:r>
      <w:r w:rsidR="0096731E">
        <w:t xml:space="preserve"> </w:t>
      </w:r>
      <w:r w:rsidR="00D66054">
        <w:t>cost optimal approach towards</w:t>
      </w:r>
      <w:r>
        <w:t xml:space="preserve"> expanding testing programs</w:t>
      </w:r>
      <w:r w:rsidR="0096731E">
        <w:t xml:space="preserve"> that support surveillance </w:t>
      </w:r>
      <w:r w:rsidR="00D66054">
        <w:t>alongside</w:t>
      </w:r>
      <w:r w:rsidR="0096731E">
        <w:t xml:space="preserve"> other epidemic control</w:t>
      </w:r>
      <w:r w:rsidR="00D66054">
        <w:t xml:space="preserve"> </w:t>
      </w:r>
      <w:r w:rsidR="0096731E">
        <w:t>objectives</w:t>
      </w:r>
      <w:r w:rsidR="008E1811">
        <w:t>.</w:t>
      </w:r>
      <w:r w:rsidR="00D66054">
        <w:t xml:space="preserve"> </w:t>
      </w:r>
      <w:r w:rsidR="0096731E">
        <w:t>Second</w:t>
      </w:r>
      <w:r>
        <w:t xml:space="preserve">, </w:t>
      </w:r>
      <w:r w:rsidR="005B7EE1" w:rsidRPr="005B7EE1">
        <w:t>PATAT iteratively simulates the course of an epidemic wave in time steps of one day. As a simplification, PATAT assumes a logical flow where testing and isolation after positive diagnoses occur before transmissions are simulated each day. However, in reality, transmission could occur prior to testing and isolation and thus potentially lead to an underestimation in infections. Nonetheless, a substantial portion of SARS-CoV-2 transmissions are attributable to asymptomatic</w:t>
      </w:r>
      <w:r w:rsidR="0028100C">
        <w:t xml:space="preserve"> and pre</w:t>
      </w:r>
      <w:r w:rsidR="00AC749C">
        <w:t>-</w:t>
      </w:r>
      <w:r w:rsidR="0028100C">
        <w:t>symptomatic individuals</w:t>
      </w:r>
      <w:sdt>
        <w:sdtPr>
          <w:rPr>
            <w:color w:val="000000"/>
            <w:vertAlign w:val="superscript"/>
          </w:rPr>
          <w:tag w:val="MENDELEY_CITATION_v3_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"/>
          <w:id w:val="2044018853"/>
          <w:placeholder>
            <w:docPart w:val="DefaultPlaceholder_-1854013440"/>
          </w:placeholder>
        </w:sdtPr>
        <w:sdtEndPr/>
        <w:sdtContent>
          <w:r w:rsidR="00765A07" w:rsidRPr="00765A07">
            <w:rPr>
              <w:color w:val="000000"/>
              <w:vertAlign w:val="superscript"/>
            </w:rPr>
            <w:t>21</w:t>
          </w:r>
        </w:sdtContent>
      </w:sdt>
      <w:r w:rsidR="0096731E">
        <w:t xml:space="preserve"> </w:t>
      </w:r>
      <w:r w:rsidR="005B7EE1" w:rsidRPr="005B7EE1">
        <w:t xml:space="preserve">who would not seek testing until they present symptoms. This was reflected in our simulations (Extended Data Fig. </w:t>
      </w:r>
      <w:del w:id="27" w:author="AXH" w:date="2022-10-25T15:45:00Z">
        <w:r w:rsidR="005B7EE1" w:rsidRPr="005B7EE1">
          <w:delText>S7</w:delText>
        </w:r>
      </w:del>
      <w:ins w:id="28" w:author="AXH" w:date="2022-10-25T15:45:00Z">
        <w:r w:rsidR="005B7EE1" w:rsidRPr="005B7EE1">
          <w:t>7</w:t>
        </w:r>
      </w:ins>
      <w:r w:rsidR="005B7EE1" w:rsidRPr="005B7EE1">
        <w:t>). As such, it is unlikely our simulations substantially underestimate disease spread. Furthermore, other agent-based SARS-CoV-2 transmission models that made similar assumptions were validated against real-world epidemiological</w:t>
      </w:r>
      <w:r w:rsidR="006255A0">
        <w:t xml:space="preserve"> </w:t>
      </w:r>
      <w:r>
        <w:t>data</w:t>
      </w:r>
      <w:sdt>
        <w:sdtPr>
          <w:rPr>
            <w:color w:val="000000"/>
            <w:vertAlign w:val="superscript"/>
          </w:rPr>
          <w:tag w:val="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"/>
          <w:id w:val="1137992746"/>
          <w:placeholder>
            <w:docPart w:val="DefaultPlaceholder_-1854013440"/>
          </w:placeholder>
        </w:sdtPr>
        <w:sdtEndPr/>
        <w:sdtContent>
          <w:r w:rsidR="00765A07" w:rsidRPr="00765A07">
            <w:rPr>
              <w:color w:val="000000"/>
              <w:vertAlign w:val="superscript"/>
            </w:rPr>
            <w:t>22,23</w:t>
          </w:r>
        </w:sdtContent>
      </w:sdt>
      <w:r>
        <w:t>.</w:t>
      </w:r>
      <w:r w:rsidR="00416D4A">
        <w:t xml:space="preserve"> </w:t>
      </w:r>
      <w:r w:rsidR="0096731E">
        <w:t>Importantly, our simulation results also fit well</w:t>
      </w:r>
      <w:r w:rsidR="006255A0">
        <w:t xml:space="preserve"> </w:t>
      </w:r>
      <w:r w:rsidR="006255A0">
        <w:lastRenderedPageBreak/>
        <w:t xml:space="preserve">against </w:t>
      </w:r>
      <w:r w:rsidR="00D66054">
        <w:t>confirmed</w:t>
      </w:r>
      <w:r w:rsidR="006255A0">
        <w:t xml:space="preserve"> case and death counts</w:t>
      </w:r>
      <w:r w:rsidR="008E1811">
        <w:t xml:space="preserve"> in Zambia</w:t>
      </w:r>
      <w:r w:rsidR="00D66054">
        <w:t xml:space="preserve"> when accounting for the prevailing testing rates in the country </w:t>
      </w:r>
      <w:r w:rsidR="0096731E">
        <w:t>(</w:t>
      </w:r>
      <w:ins w:id="29" w:author="AXH" w:date="2022-10-25T15:45:00Z">
        <w:r w:rsidR="005167DE">
          <w:t xml:space="preserve">see “Model Validation” in </w:t>
        </w:r>
      </w:ins>
      <w:r w:rsidR="0096731E">
        <w:t xml:space="preserve">Supplementary </w:t>
      </w:r>
      <w:del w:id="30" w:author="AXH" w:date="2022-10-25T15:45:00Z">
        <w:r w:rsidR="0096731E">
          <w:delText>Text</w:delText>
        </w:r>
      </w:del>
      <w:ins w:id="31" w:author="AXH" w:date="2022-10-25T15:45:00Z">
        <w:r w:rsidR="005167DE">
          <w:t>Notes</w:t>
        </w:r>
      </w:ins>
      <w:r w:rsidR="005167DE">
        <w:t xml:space="preserve"> </w:t>
      </w:r>
      <w:r w:rsidR="0096731E">
        <w:t xml:space="preserve">and Extended Data Fig. </w:t>
      </w:r>
      <w:del w:id="32" w:author="AXH" w:date="2022-10-25T15:45:00Z">
        <w:r w:rsidR="0096731E">
          <w:delText>S8</w:delText>
        </w:r>
      </w:del>
      <w:ins w:id="33" w:author="AXH" w:date="2022-10-25T15:45:00Z">
        <w:r w:rsidR="0096731E">
          <w:t>8</w:t>
        </w:r>
      </w:ins>
      <w:r w:rsidR="0096731E">
        <w:t xml:space="preserve">). </w:t>
      </w:r>
      <w:r w:rsidR="006255A0">
        <w:t xml:space="preserve"> </w:t>
      </w:r>
      <w:r w:rsidR="00416D4A">
        <w:t xml:space="preserve"> </w:t>
      </w:r>
      <w:r>
        <w:t xml:space="preserve">    </w:t>
      </w:r>
    </w:p>
    <w:p w14:paraId="7AABA139" w14:textId="77777777" w:rsidR="009D672F" w:rsidRDefault="009D672F" w:rsidP="00994084">
      <w:pPr>
        <w:pStyle w:val="Teaser"/>
        <w:spacing w:line="480" w:lineRule="auto"/>
        <w:rPr>
          <w:color w:val="000000"/>
          <w:vertAlign w:val="superscript"/>
        </w:rPr>
      </w:pPr>
    </w:p>
    <w:p w14:paraId="441D5E11" w14:textId="73F52374" w:rsidR="007E1108" w:rsidRPr="005155CF" w:rsidRDefault="007E1108" w:rsidP="00994084">
      <w:pPr>
        <w:pStyle w:val="Teaser"/>
        <w:spacing w:line="480" w:lineRule="auto"/>
      </w:pPr>
      <w:r w:rsidRPr="005155CF">
        <w:t>While we find that routine representative sampling is vital for monitoring SARS-CoV-2 evolution, additional surveillance systems, including targeted surveillance of particular populations and settings (such as immunocompromised individuals or unusual events)</w:t>
      </w:r>
      <w:r>
        <w:t>, and wastewater sampling,</w:t>
      </w:r>
      <w:r w:rsidRPr="005155CF">
        <w:t xml:space="preserve"> could enable increased </w:t>
      </w:r>
      <w:r w:rsidR="00520D23">
        <w:t xml:space="preserve">variant detection </w:t>
      </w:r>
      <w:r w:rsidRPr="005155CF">
        <w:t>sensitivity</w:t>
      </w:r>
      <w:sdt>
        <w:sdtPr>
          <w:rPr>
            <w:color w:val="000000"/>
            <w:vertAlign w:val="superscript"/>
          </w:rPr>
          <w:tag w:val="MENDELEY_CITATION_v3_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"/>
          <w:id w:val="395327433"/>
          <w:placeholder>
            <w:docPart w:val="118E57D75663744A80799E8BF81B985C"/>
          </w:placeholder>
        </w:sdtPr>
        <w:sdtEndPr/>
        <w:sdtContent>
          <w:r w:rsidR="00765A07" w:rsidRPr="00765A07">
            <w:rPr>
              <w:color w:val="000000"/>
              <w:vertAlign w:val="superscript"/>
            </w:rPr>
            <w:t>24</w:t>
          </w:r>
        </w:sdtContent>
      </w:sdt>
      <w:r>
        <w:t>. In particular, recent advances</w:t>
      </w:r>
      <w:r w:rsidR="00520D23">
        <w:t xml:space="preserve"> in wastewater sequencing and deconvolution methods to resolve multiple viral lineages in mixed wastewater samples enabled detection of emerging variants before they were captured by clinical genomic surveillance</w:t>
      </w:r>
      <w:sdt>
        <w:sdtPr>
          <w:rPr>
            <w:color w:val="000000"/>
            <w:vertAlign w:val="superscript"/>
          </w:rPr>
          <w:tag w:val="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"/>
          <w:id w:val="839433879"/>
          <w:placeholder>
            <w:docPart w:val="DefaultPlaceholder_-1854013440"/>
          </w:placeholder>
        </w:sdtPr>
        <w:sdtEndPr/>
        <w:sdtContent>
          <w:r w:rsidR="00765A07" w:rsidRPr="00765A07">
            <w:rPr>
              <w:color w:val="000000"/>
              <w:vertAlign w:val="superscript"/>
            </w:rPr>
            <w:t>25–27</w:t>
          </w:r>
        </w:sdtContent>
      </w:sdt>
      <w:r w:rsidR="00520D23">
        <w:t xml:space="preserve">. </w:t>
      </w:r>
      <w:r w:rsidR="00471DA2" w:rsidRPr="00471DA2">
        <w:t>However, sequence quality is often poor in wastewater samples and in turn, these methods depend on a priori knowledge of the lineage-defining mutations of VOCs and variants-of-interest, which are currently still identified based on significant upsurges in clinically diagnosed cases.</w:t>
      </w:r>
      <w:r w:rsidR="001B0733">
        <w:t xml:space="preserve"> Furthermore, centralized wastewater management systems, which these methods rely on for accurate determination of relative lineage </w:t>
      </w:r>
      <w:r w:rsidR="00C52C8E">
        <w:t>prevalence</w:t>
      </w:r>
      <w:r w:rsidR="001B0733">
        <w:t xml:space="preserve">, are </w:t>
      </w:r>
      <w:r w:rsidR="00C52C8E">
        <w:t xml:space="preserve">currently </w:t>
      </w:r>
      <w:r w:rsidR="001B0733">
        <w:t>non-existent in many LMICs</w:t>
      </w:r>
      <w:r w:rsidR="00490DD4">
        <w:t>. S</w:t>
      </w:r>
      <w:r w:rsidR="000F123C">
        <w:t xml:space="preserve">ubstantial investments, coordination and time </w:t>
      </w:r>
      <w:r w:rsidR="003C3DBA">
        <w:t>are</w:t>
      </w:r>
      <w:r w:rsidR="000F123C">
        <w:t xml:space="preserve"> needed to </w:t>
      </w:r>
      <w:r w:rsidR="00C52C8E">
        <w:t>enable</w:t>
      </w:r>
      <w:r w:rsidR="000F123C">
        <w:t xml:space="preserve"> local sanitation infrastructures suitable for wastewater surveillance</w:t>
      </w:r>
      <w:sdt>
        <w:sdtPr>
          <w:rPr>
            <w:color w:val="000000"/>
            <w:vertAlign w:val="superscript"/>
          </w:rPr>
          <w:tag w:val="MENDELEY_CITATION_v3_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"/>
          <w:id w:val="-37125831"/>
          <w:placeholder>
            <w:docPart w:val="DefaultPlaceholder_-1854013440"/>
          </w:placeholder>
        </w:sdtPr>
        <w:sdtEndPr/>
        <w:sdtContent>
          <w:r w:rsidR="00765A07" w:rsidRPr="00765A07">
            <w:rPr>
              <w:color w:val="000000"/>
              <w:vertAlign w:val="superscript"/>
            </w:rPr>
            <w:t>28</w:t>
          </w:r>
        </w:sdtContent>
      </w:sdt>
      <w:r w:rsidR="001B0733">
        <w:t xml:space="preserve">. </w:t>
      </w:r>
      <w:r w:rsidR="00C52C8E">
        <w:t>D</w:t>
      </w:r>
      <w:r>
        <w:t xml:space="preserve">etection of genetic markers such as S-gene target failure in PCR assays </w:t>
      </w:r>
      <w:r w:rsidR="00C52C8E">
        <w:t>may</w:t>
      </w:r>
      <w:r w:rsidR="001B0733">
        <w:t xml:space="preserve"> also</w:t>
      </w:r>
      <w:r>
        <w:t xml:space="preserve"> provide faster notification of viral lineages with these specific mutations.</w:t>
      </w:r>
      <w:r w:rsidR="00C52C8E">
        <w:t xml:space="preserve"> However,</w:t>
      </w:r>
      <w:r>
        <w:t xml:space="preserve"> </w:t>
      </w:r>
      <w:r w:rsidR="00C52C8E">
        <w:t>w</w:t>
      </w:r>
      <w:r>
        <w:t>hole genome sequencing is still needed for unambiguous genotyping of SARS-CoV-2 samples.</w:t>
      </w:r>
      <w:r w:rsidR="00C52C8E">
        <w:t xml:space="preserve"> Ultimately, clinical diagnostic testing and surveillance will remain the core mode of SARS-CoV-2 surveillance in most countries. </w:t>
      </w:r>
    </w:p>
    <w:p w14:paraId="4EDBF252" w14:textId="77777777" w:rsidR="00B94681" w:rsidRDefault="00B94681" w:rsidP="00B94681">
      <w:pPr>
        <w:pStyle w:val="Teaser"/>
        <w:spacing w:line="480" w:lineRule="auto"/>
      </w:pPr>
    </w:p>
    <w:p w14:paraId="652EF3EF" w14:textId="68EEE177" w:rsidR="00ED6E0F" w:rsidRDefault="00B94681" w:rsidP="00B94681">
      <w:pPr>
        <w:pStyle w:val="Teaser"/>
        <w:spacing w:line="480" w:lineRule="auto"/>
      </w:pPr>
      <w:r>
        <w:t xml:space="preserve">During the initial </w:t>
      </w:r>
      <w:r w:rsidR="007B3DCE">
        <w:t>phase</w:t>
      </w:r>
      <w:r>
        <w:t xml:space="preserve"> of the pandemic in 2020,</w:t>
      </w:r>
      <w:r w:rsidR="005E3B6A">
        <w:t xml:space="preserve"> due to limited testing </w:t>
      </w:r>
      <w:r w:rsidR="007B3DCE">
        <w:t>and</w:t>
      </w:r>
      <w:r w:rsidR="005E3B6A">
        <w:t xml:space="preserve"> sequencing capacities,</w:t>
      </w:r>
      <w:r>
        <w:t xml:space="preserve"> many LMICs were initially focused on genomic surveillance efforts at points</w:t>
      </w:r>
      <w:r w:rsidR="007B3DCE">
        <w:t xml:space="preserve"> of </w:t>
      </w:r>
      <w:r>
        <w:t xml:space="preserve">entry </w:t>
      </w:r>
      <w:r w:rsidR="007B3DCE">
        <w:t xml:space="preserve">at country borders </w:t>
      </w:r>
      <w:r>
        <w:t>to deter introduction</w:t>
      </w:r>
      <w:r w:rsidR="009A5F3D">
        <w:t>s</w:t>
      </w:r>
      <w:sdt>
        <w:sdtPr>
          <w:rPr>
            <w:color w:val="000000"/>
            <w:vertAlign w:val="superscript"/>
          </w:rPr>
          <w:tag w:val="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"/>
          <w:id w:val="-1917086078"/>
          <w:placeholder>
            <w:docPart w:val="DefaultPlaceholder_-1854013440"/>
          </w:placeholder>
        </w:sdtPr>
        <w:sdtEndPr/>
        <w:sdtContent>
          <w:r w:rsidR="00765A07" w:rsidRPr="00765A07">
            <w:rPr>
              <w:color w:val="000000"/>
              <w:vertAlign w:val="superscript"/>
            </w:rPr>
            <w:t>29–31</w:t>
          </w:r>
        </w:sdtContent>
      </w:sdt>
      <w:r>
        <w:t xml:space="preserve">. </w:t>
      </w:r>
      <w:r w:rsidR="007200EB">
        <w:t>Over time</w:t>
      </w:r>
      <w:r>
        <w:t>,</w:t>
      </w:r>
      <w:r w:rsidR="007200EB">
        <w:t xml:space="preserve"> </w:t>
      </w:r>
      <w:r w:rsidR="006674C0">
        <w:t xml:space="preserve">especially after the emergence of VOCs, </w:t>
      </w:r>
      <w:r w:rsidR="007200EB">
        <w:t>SARS-CoV-2 genomic surveillance</w:t>
      </w:r>
      <w:r>
        <w:t xml:space="preserve"> gradually expanded to include community surveillance</w:t>
      </w:r>
      <w:r w:rsidR="009A5F3D">
        <w:t xml:space="preserve"> </w:t>
      </w:r>
      <w:r w:rsidR="006674C0">
        <w:t>as many LMICs</w:t>
      </w:r>
      <w:r w:rsidR="007200EB">
        <w:t xml:space="preserve"> </w:t>
      </w:r>
      <w:r w:rsidR="009A5F3D">
        <w:t>enhanced</w:t>
      </w:r>
      <w:r w:rsidR="007200EB">
        <w:t xml:space="preserve"> </w:t>
      </w:r>
      <w:r w:rsidR="006674C0">
        <w:t xml:space="preserve">their </w:t>
      </w:r>
      <w:r w:rsidR="007200EB">
        <w:t>sequencing capacities</w:t>
      </w:r>
      <w:sdt>
        <w:sdtPr>
          <w:rPr>
            <w:color w:val="000000"/>
            <w:vertAlign w:val="superscript"/>
          </w:rPr>
          <w:tag w:val="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"/>
          <w:id w:val="358393213"/>
          <w:placeholder>
            <w:docPart w:val="1E88166243355949804FBC4ED87BF506"/>
          </w:placeholder>
        </w:sdtPr>
        <w:sdtEndPr/>
        <w:sdtContent>
          <w:r w:rsidR="00765A07" w:rsidRPr="00765A07">
            <w:rPr>
              <w:color w:val="000000"/>
              <w:vertAlign w:val="superscript"/>
            </w:rPr>
            <w:t>4,31–33</w:t>
          </w:r>
        </w:sdtContent>
      </w:sdt>
      <w:r>
        <w:t xml:space="preserve">. This </w:t>
      </w:r>
      <w:r w:rsidR="007200EB">
        <w:t>was</w:t>
      </w:r>
      <w:r>
        <w:t xml:space="preserve"> </w:t>
      </w:r>
      <w:r w:rsidR="00D271BC">
        <w:t>done</w:t>
      </w:r>
      <w:r>
        <w:t xml:space="preserve"> either by establishing regional sequencing networks to maximize available resources, investing in local sequencing capacities or partnering with global collaborators</w:t>
      </w:r>
      <w:sdt>
        <w:sdtPr>
          <w:rPr>
            <w:color w:val="000000"/>
            <w:vertAlign w:val="superscript"/>
          </w:rPr>
          <w:tag w:val="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"/>
          <w:id w:val="5869547"/>
          <w:placeholder>
            <w:docPart w:val="1E88166243355949804FBC4ED87BF506"/>
          </w:placeholder>
        </w:sdtPr>
        <w:sdtEndPr/>
        <w:sdtContent>
          <w:r w:rsidR="00765A07" w:rsidRPr="00765A07">
            <w:rPr>
              <w:color w:val="000000"/>
              <w:vertAlign w:val="superscript"/>
            </w:rPr>
            <w:t>33–35</w:t>
          </w:r>
        </w:sdtContent>
      </w:sdt>
      <w:r>
        <w:t>.</w:t>
      </w:r>
      <w:r w:rsidR="00DB3104">
        <w:t xml:space="preserve"> Sequencing</w:t>
      </w:r>
      <w:r>
        <w:t xml:space="preserve"> turnaround time has</w:t>
      </w:r>
      <w:r w:rsidR="00DB3104">
        <w:t xml:space="preserve"> also</w:t>
      </w:r>
      <w:r>
        <w:t xml:space="preserve"> improved from an average of ~170 days in 2020 to ~30 days in 2021</w:t>
      </w:r>
      <w:r w:rsidR="00DB3104">
        <w:t xml:space="preserve"> across the African continent, albeit with </w:t>
      </w:r>
      <w:r w:rsidR="001004BA">
        <w:t>substantial variation among</w:t>
      </w:r>
      <w:r w:rsidR="00786886">
        <w:t xml:space="preserve"> countries</w:t>
      </w:r>
      <w:sdt>
        <w:sdtPr>
          <w:rPr>
            <w:color w:val="000000"/>
            <w:vertAlign w:val="superscript"/>
          </w:rPr>
          <w:tag w:val="MENDELEY_CITATION_v3_eyJjaXRhdGlvbklEIjoiTUVOREVMRVlfQ0lUQVRJT05fZGRjMTgwYTctOGE3Ni00MzMyLTkwNjMtNGE3Yjk0N2E4MjU5IiwicHJvcGVydGllcyI6eyJub3RlSW5kZXgiOjB9LCJpc0VkaXRlZCI6ZmFsc2UsIm1hbnVhbE92ZXJyaWRlIjp7ImlzTWFudWFsbHlPdmVycmlkZGVuIjpmYWxzZSwiY2l0ZXByb2NUZXh0IjoiPHN1cD4zMz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XX0="/>
          <w:id w:val="607089467"/>
          <w:placeholder>
            <w:docPart w:val="1E88166243355949804FBC4ED87BF506"/>
          </w:placeholder>
        </w:sdtPr>
        <w:sdtEndPr/>
        <w:sdtContent>
          <w:r w:rsidR="00765A07" w:rsidRPr="00765A07">
            <w:rPr>
              <w:color w:val="000000"/>
              <w:vertAlign w:val="superscript"/>
            </w:rPr>
            <w:t>33</w:t>
          </w:r>
        </w:sdtContent>
      </w:sdt>
      <w:r>
        <w:t xml:space="preserve">. </w:t>
      </w:r>
      <w:r w:rsidR="00ED6E0F">
        <w:t>While sequencing capabilities have</w:t>
      </w:r>
      <w:r w:rsidR="00FB6F0C">
        <w:t xml:space="preserve"> </w:t>
      </w:r>
      <w:r w:rsidR="00BB64F9">
        <w:t>expanded</w:t>
      </w:r>
      <w:r w:rsidR="00ED6E0F">
        <w:t xml:space="preserve"> in</w:t>
      </w:r>
      <w:r w:rsidR="00FB6F0C">
        <w:t xml:space="preserve"> </w:t>
      </w:r>
      <w:r w:rsidR="00ED6E0F">
        <w:t>LMICs</w:t>
      </w:r>
      <w:r>
        <w:t xml:space="preserve">, obtaining </w:t>
      </w:r>
      <w:r w:rsidR="00ED6E0F">
        <w:t>spatiotemporally</w:t>
      </w:r>
      <w:r>
        <w:t xml:space="preserve"> representative samples</w:t>
      </w:r>
      <w:r w:rsidR="00ED6E0F">
        <w:t xml:space="preserve"> </w:t>
      </w:r>
      <w:r w:rsidR="00DB3104">
        <w:t>remains</w:t>
      </w:r>
      <w:r>
        <w:t xml:space="preserve"> a</w:t>
      </w:r>
      <w:r w:rsidR="003737C6">
        <w:t xml:space="preserve"> key</w:t>
      </w:r>
      <w:r>
        <w:t xml:space="preserve"> challenge</w:t>
      </w:r>
      <w:sdt>
        <w:sdtPr>
          <w:rPr>
            <w:color w:val="000000"/>
            <w:vertAlign w:val="superscript"/>
          </w:rPr>
          <w:tag w:val="MENDELEY_CITATION_v3_eyJjaXRhdGlvbklEIjoiTUVOREVMRVlfQ0lUQVRJT05fZTQ2YmU5MWUtZmRhNS00MDNiLWI0MDctZDczOWZiZTU0ZjZlIiwicHJvcGVydGllcyI6eyJub3RlSW5kZXgiOjB9LCJpc0VkaXRlZCI6ZmFsc2UsIm1hbnVhbE92ZXJyaWRlIjp7ImlzTWFudWFsbHlPdmVycmlkZGVuIjpmYWxzZSwiY2l0ZXByb2NUZXh0IjoiPHN1cD4zMz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XX0="/>
          <w:id w:val="82191594"/>
          <w:placeholder>
            <w:docPart w:val="1E88166243355949804FBC4ED87BF506"/>
          </w:placeholder>
        </w:sdtPr>
        <w:sdtEndPr/>
        <w:sdtContent>
          <w:r w:rsidR="00765A07" w:rsidRPr="00765A07">
            <w:rPr>
              <w:color w:val="000000"/>
              <w:vertAlign w:val="superscript"/>
            </w:rPr>
            <w:t>33</w:t>
          </w:r>
        </w:sdtContent>
      </w:sdt>
      <w:r>
        <w:t xml:space="preserve">. </w:t>
      </w:r>
      <w:r w:rsidR="004137E4" w:rsidRPr="004137E4">
        <w:t>Our work shows that the sensitivity of genomic surveillance programs is highly dependent on diagnostic testing rate and that a mean testing rate of 100 tests/100k/day at sentinel sites that are geographically spread out across the community is a good basis for monitoring virus variants.</w:t>
      </w:r>
      <w:r w:rsidR="00590183">
        <w:t xml:space="preserve"> </w:t>
      </w:r>
      <w:r w:rsidR="004137E4" w:rsidRPr="004137E4">
        <w:t xml:space="preserve">While a reflexive PCR test after a positive Ag-RDT diagnosis is currently performed to obtain samples suitable for sequencing (and is possible in many tertiary facilities in LMICs), this presents additional cost and logistical barriers. Recent studies </w:t>
      </w:r>
      <w:r w:rsidR="00ED6E0F">
        <w:t>showed that SARS-CoV-2</w:t>
      </w:r>
      <w:r w:rsidR="007200EB">
        <w:t xml:space="preserve"> sequencing</w:t>
      </w:r>
      <w:r w:rsidR="00ED6E0F">
        <w:t xml:space="preserve"> can be performed using material</w:t>
      </w:r>
      <w:r w:rsidR="00FC522A">
        <w:t>s</w:t>
      </w:r>
      <w:r w:rsidR="00ED6E0F">
        <w:t xml:space="preserve"> obtained from </w:t>
      </w:r>
      <w:r w:rsidR="00FC522A">
        <w:t>Ag-RDTs</w:t>
      </w:r>
      <w:r w:rsidR="00ED6E0F">
        <w:t xml:space="preserve"> performed at point-of-care</w:t>
      </w:r>
      <w:sdt>
        <w:sdtPr>
          <w:rPr>
            <w:color w:val="000000"/>
            <w:vertAlign w:val="superscript"/>
          </w:rPr>
          <w:tag w:val="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"/>
          <w:id w:val="1847122557"/>
          <w:placeholder>
            <w:docPart w:val="DefaultPlaceholder_-1854013440"/>
          </w:placeholder>
        </w:sdtPr>
        <w:sdtEndPr/>
        <w:sdtContent>
          <w:r w:rsidR="00765A07" w:rsidRPr="00765A07">
            <w:rPr>
              <w:color w:val="000000"/>
              <w:vertAlign w:val="superscript"/>
            </w:rPr>
            <w:t>36–38</w:t>
          </w:r>
        </w:sdtContent>
      </w:sdt>
      <w:r w:rsidR="00ED6E0F">
        <w:t xml:space="preserve">. Importantly, </w:t>
      </w:r>
      <w:r w:rsidR="00BB64F9">
        <w:t xml:space="preserve">whole </w:t>
      </w:r>
      <w:r w:rsidR="00FC522A">
        <w:t>genomes can be recovered up to eight days after testing, providing opportunities for sequencing to be performed on samples perform</w:t>
      </w:r>
      <w:r w:rsidR="007200EB">
        <w:t>ed</w:t>
      </w:r>
      <w:r w:rsidR="00FC522A">
        <w:t xml:space="preserve"> through self-testing as well</w:t>
      </w:r>
      <w:sdt>
        <w:sdtPr>
          <w:rPr>
            <w:color w:val="000000"/>
            <w:vertAlign w:val="superscript"/>
          </w:rPr>
          <w:tag w:val="MENDELEY_CITATION_v3_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"/>
          <w:id w:val="-1289503735"/>
          <w:placeholder>
            <w:docPart w:val="DefaultPlaceholder_-1854013440"/>
          </w:placeholder>
        </w:sdtPr>
        <w:sdtEndPr/>
        <w:sdtContent>
          <w:r w:rsidR="00765A07" w:rsidRPr="00765A07">
            <w:rPr>
              <w:color w:val="000000"/>
              <w:vertAlign w:val="superscript"/>
            </w:rPr>
            <w:t>36</w:t>
          </w:r>
        </w:sdtContent>
      </w:sdt>
      <w:r w:rsidR="00BB64F9">
        <w:t xml:space="preserve">.  </w:t>
      </w:r>
    </w:p>
    <w:p w14:paraId="27BBDB34" w14:textId="77777777" w:rsidR="00295A32" w:rsidRDefault="00295A32" w:rsidP="000B23CB">
      <w:pPr>
        <w:pStyle w:val="Teaser"/>
        <w:spacing w:line="480" w:lineRule="auto"/>
      </w:pPr>
    </w:p>
    <w:p w14:paraId="34755A0A" w14:textId="1872D99C" w:rsidR="00DE6613" w:rsidRDefault="005155CF" w:rsidP="000B23CB">
      <w:pPr>
        <w:pStyle w:val="Teaser"/>
        <w:spacing w:line="480" w:lineRule="auto"/>
      </w:pPr>
      <w:r w:rsidRPr="005155CF">
        <w:t>Expanding genomic sequencing capabilities, especially in LMICs, is a global priority</w:t>
      </w:r>
      <w:sdt>
        <w:sdtPr>
          <w:rPr>
            <w:color w:val="000000"/>
            <w:vertAlign w:val="superscript"/>
          </w:rPr>
          <w:tag w:val="MENDELEY_CITATION_v3_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"/>
          <w:id w:val="-221529580"/>
          <w:placeholder>
            <w:docPart w:val="01708523CFCDD543B24352651BE59C25"/>
          </w:placeholder>
        </w:sdtPr>
        <w:sdtEndPr/>
        <w:sdtContent>
          <w:r w:rsidR="00765A07" w:rsidRPr="00765A07">
            <w:rPr>
              <w:color w:val="000000"/>
              <w:vertAlign w:val="superscript"/>
            </w:rPr>
            <w:t>39</w:t>
          </w:r>
        </w:sdtContent>
      </w:sdt>
      <w:r w:rsidRPr="005155CF">
        <w:t xml:space="preserve"> and current investments in sequencing must continue</w:t>
      </w:r>
      <w:sdt>
        <w:sdtPr>
          <w:rPr>
            <w:color w:val="000000"/>
            <w:vertAlign w:val="superscript"/>
          </w:rPr>
          <w:tag w:val="MENDELEY_CITATION_v3_eyJjaXRhdGlvbklEIjoiTUVOREVMRVlfQ0lUQVRJT05fYjRlMTVmMjUtYzNkNi00NzViLWI1YzAtMTNiYTVjNDY0NTY1IiwicHJvcGVydGllcyI6eyJub3RlSW5kZXgiOjB9LCJpc0VkaXRlZCI6ZmFsc2UsIm1hbnVhbE92ZXJyaWRlIjp7ImlzTWFudWFsbHlPdmVycmlkZGVuIjpmYWxzZSwiY2l0ZXByb2NUZXh0IjoiPHN1cD4zMywzND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"/>
          <w:id w:val="1250005838"/>
          <w:placeholder>
            <w:docPart w:val="01708523CFCDD543B24352651BE59C25"/>
          </w:placeholder>
        </w:sdtPr>
        <w:sdtEndPr/>
        <w:sdtContent>
          <w:r w:rsidR="00765A07" w:rsidRPr="00765A07">
            <w:rPr>
              <w:color w:val="000000"/>
              <w:vertAlign w:val="superscript"/>
            </w:rPr>
            <w:t>33,34</w:t>
          </w:r>
        </w:sdtContent>
      </w:sdt>
      <w:r w:rsidR="007066F9">
        <w:t xml:space="preserve">. </w:t>
      </w:r>
      <w:r w:rsidRPr="005155CF">
        <w:t>Simultaneously, sustained investments in public health systems are required to expand access to, and availability of, diagnostic testing to underpin SARS-CoV-2 surveillance programs. Here, we primarily focused on LMICs but our findings on the impact of testing rates and representativeness on genomic surveillance programs are equally important for HICs as</w:t>
      </w:r>
      <w:r w:rsidR="002D6A52">
        <w:t xml:space="preserve"> parts of their</w:t>
      </w:r>
      <w:r w:rsidRPr="005155CF">
        <w:t xml:space="preserve"> testing and surveillance infrastructure</w:t>
      </w:r>
      <w:r w:rsidR="00D26544">
        <w:t>s are dismantled</w:t>
      </w:r>
      <w:r w:rsidRPr="005155CF">
        <w:t xml:space="preserve"> </w:t>
      </w:r>
      <w:r w:rsidR="00FD5ADF">
        <w:t>following</w:t>
      </w:r>
      <w:r w:rsidR="004E1EB3">
        <w:t xml:space="preserve"> the acute health emergency of the COVID-19 pandemic</w:t>
      </w:r>
      <w:r w:rsidR="003404CB">
        <w:t xml:space="preserve">. </w:t>
      </w:r>
      <w:r w:rsidRPr="005155CF">
        <w:t xml:space="preserve">Ultimately, detecting the next SARS-CoV-2 variant or pathogen that causes the next pandemic requires fundamental clinical diagnostic capacity to </w:t>
      </w:r>
      <w:r w:rsidR="000F4686">
        <w:t>monitor existing and emerging pathogens</w:t>
      </w:r>
      <w:r w:rsidRPr="005155CF">
        <w:t>.</w:t>
      </w:r>
    </w:p>
    <w:p w14:paraId="2B6E3328" w14:textId="77777777" w:rsidR="00DE6613" w:rsidRDefault="00DE6613">
      <w:pPr>
        <w:spacing w:before="0" w:line="240" w:lineRule="auto"/>
        <w:rPr>
          <w:del w:id="34" w:author="AXH" w:date="2022-10-25T15:45:00Z"/>
          <w:b/>
          <w:bCs/>
          <w:kern w:val="32"/>
        </w:rPr>
      </w:pPr>
      <w:del w:id="35" w:author="AXH" w:date="2022-10-25T15:45:00Z">
        <w:r>
          <w:rPr>
            <w:b/>
            <w:bCs/>
            <w:kern w:val="32"/>
          </w:rPr>
          <w:br w:type="page"/>
        </w:r>
      </w:del>
    </w:p>
    <w:p w14:paraId="554D2B29" w14:textId="3DAD43DF" w:rsidR="00D949B1" w:rsidRDefault="00DE6613" w:rsidP="00D949B1">
      <w:pPr>
        <w:rPr>
          <w:ins w:id="36" w:author="AXH" w:date="2022-10-25T15:45:00Z"/>
        </w:rPr>
      </w:pPr>
      <w:del w:id="37" w:author="AXH" w:date="2022-10-25T15:45:00Z">
        <w:r>
          <w:rPr>
            <w:b/>
            <w:bCs/>
            <w:kern w:val="32"/>
          </w:rPr>
          <w:delText xml:space="preserve">Online </w:delText>
        </w:r>
      </w:del>
    </w:p>
    <w:p w14:paraId="0111C86A" w14:textId="00CBE7A0" w:rsidR="00D949B1" w:rsidRDefault="00D949B1" w:rsidP="00D949B1">
      <w:pPr>
        <w:rPr>
          <w:ins w:id="38" w:author="AXH" w:date="2022-10-25T15:45:00Z"/>
        </w:rPr>
      </w:pPr>
      <w:moveToRangeStart w:id="39" w:author="AXH" w:date="2022-10-25T15:45:00Z" w:name="move117605151"/>
      <w:moveTo w:id="40" w:author="AXH" w:date="2022-10-25T15:45:00Z">
        <w:r w:rsidRPr="009A6B8F">
          <w:rPr>
            <w:b/>
          </w:rPr>
          <w:t>Acknowledgments:</w:t>
        </w:r>
        <w:r w:rsidRPr="009A6B8F">
          <w:t xml:space="preserve"> </w:t>
        </w:r>
        <w:r w:rsidRPr="00565715">
          <w:t>The authors are pleased to acknowledge that all computational work reported in this paper was performed on the Shared Computing Cluster which is administered by Boston University’s Research Computing Services (</w:t>
        </w:r>
        <w:r w:rsidR="0037743A">
          <w:fldChar w:fldCharType="begin"/>
        </w:r>
        <w:r w:rsidR="0037743A">
          <w:instrText xml:space="preserve"> HYPER</w:instrText>
        </w:r>
        <w:r w:rsidR="0037743A">
          <w:instrText xml:space="preserve">LINK "http://www.bu.edu/tech/support/research/" </w:instrText>
        </w:r>
        <w:r w:rsidR="0037743A">
          <w:fldChar w:fldCharType="separate"/>
        </w:r>
        <w:r w:rsidRPr="00F85683">
          <w:rPr>
            <w:rStyle w:val="Hyperlink"/>
          </w:rPr>
          <w:t>www.bu.edu/tech/support/research/</w:t>
        </w:r>
        <w:r w:rsidR="0037743A">
          <w:rPr>
            <w:rStyle w:val="Hyperlink"/>
          </w:rPr>
          <w:fldChar w:fldCharType="end"/>
        </w:r>
        <w:r w:rsidRPr="00565715">
          <w:t>).</w:t>
        </w:r>
        <w:r>
          <w:t xml:space="preserve"> This work was supported by the</w:t>
        </w:r>
        <w:r w:rsidRPr="006D7098">
          <w:rPr>
            <w:lang w:val="en-GB"/>
          </w:rPr>
          <w:t xml:space="preserve"> Rockefeller Foundation, and the Governments of Germany, Canada, UK, Australia, Norway, Saudi Arabia, Kuwait, Netherlands and Portugal.</w:t>
        </w:r>
        <w:r>
          <w:rPr>
            <w:lang w:val="en-GB"/>
          </w:rPr>
          <w:t xml:space="preserve"> </w:t>
        </w:r>
        <w:r w:rsidRPr="00565715">
          <w:t>A.X.H. and C.A.R. were supported by ERC NaviFlu (No. 818353). C.A.R. was also supported by NIH R01 (5R01AI132362-04) and an NWO Vici Award (09150182010027).</w:t>
        </w:r>
        <w:r w:rsidR="00E63647">
          <w:t xml:space="preserve"> </w:t>
        </w:r>
      </w:moveTo>
      <w:moveToRangeEnd w:id="39"/>
      <w:ins w:id="41" w:author="AXH" w:date="2022-10-25T15:45:00Z">
        <w:r w:rsidR="00E63647" w:rsidRPr="00E63647">
          <w:t>The funders had no role in study design, data collection and analysis, decision to publish or preparation of the manuscript.</w:t>
        </w:r>
        <w:r>
          <w:t xml:space="preserve"> </w:t>
        </w:r>
      </w:ins>
    </w:p>
    <w:p w14:paraId="6F9F7C91" w14:textId="77777777" w:rsidR="00D949B1" w:rsidRPr="009A6B8F" w:rsidRDefault="00D949B1" w:rsidP="00D949B1">
      <w:pPr>
        <w:rPr>
          <w:moveTo w:id="42" w:author="AXH" w:date="2022-10-25T15:45:00Z"/>
        </w:rPr>
      </w:pPr>
      <w:moveToRangeStart w:id="43" w:author="AXH" w:date="2022-10-25T15:45:00Z" w:name="move117605152"/>
    </w:p>
    <w:p w14:paraId="22422F26" w14:textId="02C73C00" w:rsidR="00D949B1" w:rsidRDefault="00D949B1" w:rsidP="00D949B1">
      <w:pPr>
        <w:rPr>
          <w:moveTo w:id="44" w:author="AXH" w:date="2022-10-25T15:45:00Z"/>
        </w:rPr>
      </w:pPr>
      <w:moveTo w:id="45" w:author="AXH" w:date="2022-10-25T15:45:00Z">
        <w:r w:rsidRPr="009A6B8F">
          <w:rPr>
            <w:b/>
          </w:rPr>
          <w:lastRenderedPageBreak/>
          <w:t>Author contributions:</w:t>
        </w:r>
        <w:r w:rsidRPr="009A6B8F">
          <w:t xml:space="preserve"> </w:t>
        </w:r>
        <w:r w:rsidRPr="00565715">
          <w:t xml:space="preserve">Conceptualization: </w:t>
        </w:r>
        <w:r>
          <w:t xml:space="preserve">A.X.H., B.E.N., C.A.R., J.A.S., M.D.P., S.B., M.V.K., </w:t>
        </w:r>
        <w:r w:rsidRPr="00565715">
          <w:t>A.T., E.H., S.C.,</w:t>
        </w:r>
        <w:r>
          <w:t xml:space="preserve"> </w:t>
        </w:r>
        <w:r w:rsidRPr="00565715">
          <w:t>B.R.</w:t>
        </w:r>
        <w:r>
          <w:t xml:space="preserve">; Methodology: A.X.H., B.E.N., C.A.R.; Software: A.X.H.; Validation: A.X.H., E.P., B.E.N., C.A.R.; Formal analysis: A.X.H., B.E.N., C.A.R.; Investigation: A.X.H., B.E.N., C.A.R. J.A.S., M.P., S.B., M.V.K.; Resources: B.E.N., C.A.R., </w:t>
        </w:r>
        <w:r w:rsidRPr="00565715">
          <w:t>A.T., E.H., S.C., B.R</w:t>
        </w:r>
        <w:r>
          <w:t>.; Data curation: A.X.H., B.E.N., C.A.R.; Visualization: A.X.H., E.P., B.E.N., C.A.R.; Supervision: B.E.N., C.A.R.; P</w:t>
        </w:r>
        <w:r w:rsidRPr="00565715">
          <w:t>roject administration</w:t>
        </w:r>
        <w:r>
          <w:t>: B.E.N., C.A.R.; F</w:t>
        </w:r>
        <w:r w:rsidRPr="00565715">
          <w:t>unding acquisition</w:t>
        </w:r>
        <w:r>
          <w:t xml:space="preserve">: B.E.N., C.A.R., </w:t>
        </w:r>
        <w:r w:rsidRPr="00565715">
          <w:t>A.T., E.H., S.C., B.R.</w:t>
        </w:r>
        <w:r>
          <w:t>; Writing – original draft: A.X.H., B.E.N., C.A.R.; Writing – review &amp; editing: All authors.</w:t>
        </w:r>
      </w:moveTo>
    </w:p>
    <w:moveToRangeEnd w:id="43"/>
    <w:p w14:paraId="30558E9D" w14:textId="77777777" w:rsidR="00D949B1" w:rsidRDefault="00D949B1" w:rsidP="00D949B1">
      <w:pPr>
        <w:rPr>
          <w:ins w:id="46" w:author="AXH" w:date="2022-10-25T15:45:00Z"/>
        </w:rPr>
      </w:pPr>
    </w:p>
    <w:p w14:paraId="601797D3" w14:textId="3486F49E" w:rsidR="00D949B1" w:rsidRDefault="00D949B1" w:rsidP="00D949B1">
      <w:pPr>
        <w:rPr>
          <w:ins w:id="47" w:author="AXH" w:date="2022-10-25T15:45:00Z"/>
        </w:rPr>
      </w:pPr>
      <w:ins w:id="48" w:author="AXH" w:date="2022-10-25T15:45:00Z">
        <w:r>
          <w:rPr>
            <w:b/>
          </w:rPr>
          <w:t>Competing interests</w:t>
        </w:r>
        <w:r w:rsidRPr="009A6B8F">
          <w:rPr>
            <w:b/>
          </w:rPr>
          <w:t>:</w:t>
        </w:r>
        <w:r w:rsidRPr="009A6B8F">
          <w:t xml:space="preserve"> </w:t>
        </w:r>
        <w:r w:rsidRPr="00C12B81">
          <w:t>A.T., E.H., S.C., B.R. and B.E.N. declare that they are employed by FIND, the global alliance for diagnostics.</w:t>
        </w:r>
        <w:r w:rsidR="004645F2">
          <w:t xml:space="preserve"> </w:t>
        </w:r>
      </w:ins>
      <w:moveToRangeStart w:id="49" w:author="AXH" w:date="2022-10-25T15:45:00Z" w:name="move117605153"/>
      <w:moveTo w:id="50" w:author="AXH" w:date="2022-10-25T15:45:00Z">
        <w:r>
          <w:t xml:space="preserve">J.A.S., M.D.P., S.B., M.V.K: </w:t>
        </w:r>
        <w:r w:rsidRPr="00475313">
          <w:t>The findings and conclusions in this manuscript are those of the authors and do not represent the official position of the World Health Organization</w:t>
        </w:r>
        <w:r>
          <w:t>.</w:t>
        </w:r>
      </w:moveTo>
      <w:moveToRangeEnd w:id="49"/>
      <w:ins w:id="51" w:author="AXH" w:date="2022-10-25T15:45:00Z">
        <w:r w:rsidR="004645F2">
          <w:t xml:space="preserve"> </w:t>
        </w:r>
        <w:r w:rsidR="00E63647">
          <w:t>The</w:t>
        </w:r>
        <w:r w:rsidR="004645F2">
          <w:t xml:space="preserve"> remaining authors declare no competing interests.</w:t>
        </w:r>
      </w:ins>
    </w:p>
    <w:p w14:paraId="2C580211" w14:textId="77777777" w:rsidR="00D949B1" w:rsidRDefault="00D949B1">
      <w:pPr>
        <w:spacing w:before="0" w:line="240" w:lineRule="auto"/>
        <w:rPr>
          <w:moveTo w:id="52" w:author="AXH" w:date="2022-10-25T15:45:00Z"/>
          <w:b/>
          <w:kern w:val="32"/>
          <w:rPrChange w:id="53" w:author="AXH" w:date="2022-10-25T15:45:00Z">
            <w:rPr>
              <w:moveTo w:id="54" w:author="AXH" w:date="2022-10-25T15:45:00Z"/>
              <w:b/>
              <w:kern w:val="28"/>
            </w:rPr>
          </w:rPrChange>
        </w:rPr>
      </w:pPr>
      <w:moveToRangeStart w:id="55" w:author="AXH" w:date="2022-10-25T15:45:00Z" w:name="move117605154"/>
      <w:moveTo w:id="56" w:author="AXH" w:date="2022-10-25T15:45:00Z">
        <w:r>
          <w:rPr>
            <w:b/>
            <w:kern w:val="32"/>
            <w:rPrChange w:id="57" w:author="AXH" w:date="2022-10-25T15:45:00Z">
              <w:rPr>
                <w:b/>
              </w:rPr>
            </w:rPrChange>
          </w:rPr>
          <w:br w:type="page"/>
        </w:r>
      </w:moveTo>
    </w:p>
    <w:p w14:paraId="1393ED79" w14:textId="77777777" w:rsidR="00D949B1" w:rsidRDefault="00D949B1" w:rsidP="00D949B1">
      <w:pPr>
        <w:pStyle w:val="Legend"/>
        <w:spacing w:line="360" w:lineRule="auto"/>
        <w:rPr>
          <w:moveTo w:id="58" w:author="AXH" w:date="2022-10-25T15:45:00Z"/>
          <w:b/>
        </w:rPr>
      </w:pPr>
      <w:moveTo w:id="59" w:author="AXH" w:date="2022-10-25T15:45:00Z">
        <w:r w:rsidRPr="006300B9">
          <w:rPr>
            <w:b/>
          </w:rPr>
          <w:lastRenderedPageBreak/>
          <w:t>Tables</w:t>
        </w:r>
      </w:moveTo>
    </w:p>
    <w:p w14:paraId="2D09FD45" w14:textId="77777777" w:rsidR="00D949B1" w:rsidRPr="006300B9" w:rsidRDefault="00D949B1" w:rsidP="00D949B1">
      <w:pPr>
        <w:pStyle w:val="Legend"/>
        <w:spacing w:line="276" w:lineRule="auto"/>
        <w:rPr>
          <w:moveTo w:id="60" w:author="AXH" w:date="2022-10-25T15:45:00Z"/>
          <w:b/>
        </w:rPr>
      </w:pPr>
      <w:moveTo w:id="61" w:author="AXH" w:date="2022-10-25T15:45:00Z">
        <w:r w:rsidRPr="00273EA8">
          <w:rPr>
            <w:b/>
          </w:rPr>
          <w:t>Table 1</w:t>
        </w:r>
        <w:r>
          <w:rPr>
            <w:b/>
          </w:rPr>
          <w:t>.</w:t>
        </w:r>
        <w:r w:rsidRPr="00273EA8">
          <w:rPr>
            <w:b/>
          </w:rPr>
          <w:t xml:space="preserve"> Current guidance by various stakeholder and academic groups on the number of specimens to sequence for detection of novel variants at low prevalence</w:t>
        </w:r>
        <w:r w:rsidRPr="005E4B26">
          <w:t>.</w:t>
        </w:r>
      </w:moveTo>
    </w:p>
    <w:tbl>
      <w:tblPr>
        <w:tblStyle w:val="TableGrid"/>
        <w:tblW w:w="5000" w:type="pct"/>
        <w:tblLayout w:type="fixed"/>
        <w:tblCellMar>
          <w:bottom w:w="57" w:type="dxa"/>
        </w:tblCellMar>
        <w:tblLook w:val="04A0" w:firstRow="1" w:lastRow="0" w:firstColumn="1" w:lastColumn="0" w:noHBand="0" w:noVBand="1"/>
        <w:tblPrChange w:id="62" w:author="AXH" w:date="2022-10-25T15:45:00Z">
          <w:tblPr>
            <w:tblStyle w:val="TableGrid"/>
            <w:tblW w:w="5000" w:type="pct"/>
            <w:tblCellMar>
              <w:bottom w:w="57" w:type="dxa"/>
            </w:tblCellMar>
            <w:tblLook w:val="04A0" w:firstRow="1" w:lastRow="0" w:firstColumn="1" w:lastColumn="0" w:noHBand="0" w:noVBand="1"/>
          </w:tblPr>
        </w:tblPrChange>
      </w:tblPr>
      <w:tblGrid>
        <w:gridCol w:w="1839"/>
        <w:gridCol w:w="4065"/>
        <w:gridCol w:w="3446"/>
        <w:tblGridChange w:id="63">
          <w:tblGrid>
            <w:gridCol w:w="1649"/>
            <w:gridCol w:w="190"/>
            <w:gridCol w:w="4065"/>
            <w:gridCol w:w="1"/>
            <w:gridCol w:w="3445"/>
          </w:tblGrid>
        </w:tblGridChange>
      </w:tblGrid>
      <w:tr w:rsidR="00D80A6F" w:rsidRPr="005640FD" w14:paraId="7228133F" w14:textId="77777777" w:rsidTr="00D80A6F">
        <w:trPr>
          <w:trHeight w:val="20"/>
          <w:trPrChange w:id="64" w:author="AXH" w:date="2022-10-25T15:45:00Z">
            <w:trPr>
              <w:trHeight w:val="20"/>
            </w:trPr>
          </w:trPrChange>
        </w:trPr>
        <w:tc>
          <w:tcPr>
            <w:tcW w:w="983" w:type="pct"/>
            <w:tcPrChange w:id="65" w:author="AXH" w:date="2022-10-25T15:45:00Z">
              <w:tcPr>
                <w:tcW w:w="882" w:type="pct"/>
              </w:tcPr>
            </w:tcPrChange>
          </w:tcPr>
          <w:p w14:paraId="73461063" w14:textId="77777777" w:rsidR="00D949B1" w:rsidRPr="005640FD" w:rsidRDefault="00D949B1" w:rsidP="005167DE">
            <w:pPr>
              <w:spacing w:line="240" w:lineRule="auto"/>
              <w:rPr>
                <w:moveTo w:id="66" w:author="AXH" w:date="2022-10-25T15:45:00Z"/>
                <w:b/>
                <w:sz w:val="20"/>
                <w:szCs w:val="20"/>
                <w:lang w:val="en-US"/>
              </w:rPr>
            </w:pPr>
          </w:p>
        </w:tc>
        <w:tc>
          <w:tcPr>
            <w:tcW w:w="2174" w:type="pct"/>
            <w:tcPrChange w:id="67" w:author="AXH" w:date="2022-10-25T15:45:00Z">
              <w:tcPr>
                <w:tcW w:w="2276" w:type="pct"/>
                <w:gridSpan w:val="3"/>
              </w:tcPr>
            </w:tcPrChange>
          </w:tcPr>
          <w:p w14:paraId="61EF9B60" w14:textId="77777777" w:rsidR="00D949B1" w:rsidRPr="005640FD" w:rsidRDefault="00D949B1" w:rsidP="005167DE">
            <w:pPr>
              <w:spacing w:line="240" w:lineRule="auto"/>
              <w:rPr>
                <w:moveTo w:id="68" w:author="AXH" w:date="2022-10-25T15:45:00Z"/>
                <w:b/>
                <w:sz w:val="20"/>
                <w:szCs w:val="20"/>
                <w:lang w:val="en-US"/>
              </w:rPr>
            </w:pPr>
            <w:moveTo w:id="69" w:author="AXH" w:date="2022-10-25T15:45:00Z">
              <w:r w:rsidRPr="005640FD">
                <w:rPr>
                  <w:b/>
                  <w:sz w:val="20"/>
                  <w:szCs w:val="20"/>
                  <w:lang w:val="en-US"/>
                </w:rPr>
                <w:t>Recommendation on number/proportion of positive cases to sequence</w:t>
              </w:r>
            </w:moveTo>
          </w:p>
        </w:tc>
        <w:tc>
          <w:tcPr>
            <w:tcW w:w="1843" w:type="pct"/>
            <w:tcPrChange w:id="70" w:author="AXH" w:date="2022-10-25T15:45:00Z">
              <w:tcPr>
                <w:tcW w:w="1842" w:type="pct"/>
              </w:tcPr>
            </w:tcPrChange>
          </w:tcPr>
          <w:p w14:paraId="4028A3FE" w14:textId="77777777" w:rsidR="00D949B1" w:rsidRPr="005640FD" w:rsidRDefault="00D949B1" w:rsidP="005167DE">
            <w:pPr>
              <w:spacing w:line="240" w:lineRule="auto"/>
              <w:rPr>
                <w:moveTo w:id="71" w:author="AXH" w:date="2022-10-25T15:45:00Z"/>
                <w:b/>
                <w:sz w:val="20"/>
                <w:szCs w:val="20"/>
                <w:lang w:val="en-US"/>
              </w:rPr>
            </w:pPr>
            <w:moveTo w:id="72" w:author="AXH" w:date="2022-10-25T15:45:00Z">
              <w:r w:rsidRPr="005640FD">
                <w:rPr>
                  <w:b/>
                  <w:sz w:val="20"/>
                  <w:szCs w:val="20"/>
                  <w:lang w:val="en-US"/>
                </w:rPr>
                <w:t>Critical considerations</w:t>
              </w:r>
            </w:moveTo>
          </w:p>
        </w:tc>
      </w:tr>
      <w:moveToRangeEnd w:id="55"/>
      <w:tr w:rsidR="00D80A6F" w:rsidRPr="005640FD" w14:paraId="7B3FBF37" w14:textId="77777777" w:rsidTr="00D80A6F">
        <w:trPr>
          <w:trHeight w:val="3016"/>
          <w:ins w:id="73" w:author="AXH" w:date="2022-10-25T15:45:00Z"/>
        </w:trPr>
        <w:tc>
          <w:tcPr>
            <w:tcW w:w="983" w:type="pct"/>
          </w:tcPr>
          <w:p w14:paraId="06775F23" w14:textId="77777777" w:rsidR="00D80A6F" w:rsidRPr="005640FD" w:rsidRDefault="00D80A6F" w:rsidP="005167DE">
            <w:pPr>
              <w:spacing w:line="240" w:lineRule="auto"/>
              <w:rPr>
                <w:ins w:id="74" w:author="AXH" w:date="2022-10-25T15:45:00Z"/>
                <w:color w:val="000000"/>
                <w:sz w:val="20"/>
                <w:szCs w:val="20"/>
                <w:vertAlign w:val="superscript"/>
                <w:lang w:val="en-US"/>
              </w:rPr>
            </w:pPr>
            <w:ins w:id="75" w:author="AXH" w:date="2022-10-25T15:45:00Z">
              <w:r w:rsidRPr="005640FD">
                <w:rPr>
                  <w:sz w:val="20"/>
                  <w:szCs w:val="20"/>
                  <w:lang w:val="en-US"/>
                </w:rPr>
                <w:t>World Health Organization (WHO)/European Centre for Disease Prevention and Control (ECDC)</w:t>
              </w:r>
            </w:ins>
            <w:customXmlInsRangeStart w:id="76" w:author="AXH" w:date="2022-10-25T15:45:00Z"/>
            <w:sdt>
              <w:sdtPr>
                <w:rPr>
                  <w:color w:val="000000"/>
                  <w:sz w:val="20"/>
                  <w:szCs w:val="20"/>
                  <w:vertAlign w:val="superscript"/>
                </w:rPr>
                <w:tag w:val="MENDELEY_CITATION_v3_eyJjaXRhdGlvbklEIjoiTUVOREVMRVlfQ0lUQVRJT05fNmQ2NWI0ZTUtMTNkNi00ZjkzLTlmNzktOGM0YmEzY2E5YThj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
                <w:id w:val="-926033593"/>
                <w:placeholder>
                  <w:docPart w:val="32B49F5B0BF015448434DA7AD1B527C9"/>
                </w:placeholder>
              </w:sdtPr>
              <w:sdtEndPr/>
              <w:sdtContent>
                <w:customXmlInsRangeEnd w:id="76"/>
                <w:ins w:id="77" w:author="AXH" w:date="2022-10-25T15:45:00Z">
                  <w:r w:rsidRPr="00765A07">
                    <w:rPr>
                      <w:color w:val="000000"/>
                      <w:sz w:val="20"/>
                      <w:szCs w:val="20"/>
                      <w:vertAlign w:val="superscript"/>
                      <w:lang w:val="en-US"/>
                    </w:rPr>
                    <w:t>7,8</w:t>
                  </w:r>
                </w:ins>
                <w:customXmlInsRangeStart w:id="78" w:author="AXH" w:date="2022-10-25T15:45:00Z"/>
              </w:sdtContent>
            </w:sdt>
            <w:customXmlInsRangeEnd w:id="78"/>
            <w:ins w:id="79" w:author="AXH" w:date="2022-10-25T15:45:00Z">
              <w:r w:rsidRPr="005640FD">
                <w:rPr>
                  <w:sz w:val="20"/>
                  <w:szCs w:val="20"/>
                  <w:lang w:val="en-US"/>
                </w:rPr>
                <w:t xml:space="preserve"> </w:t>
              </w:r>
            </w:ins>
          </w:p>
          <w:p w14:paraId="2C896FF2" w14:textId="77777777" w:rsidR="00D80A6F" w:rsidRPr="005640FD" w:rsidRDefault="00D80A6F" w:rsidP="005167DE">
            <w:pPr>
              <w:spacing w:line="240" w:lineRule="auto"/>
              <w:rPr>
                <w:ins w:id="80" w:author="AXH" w:date="2022-10-25T15:45:00Z"/>
                <w:sz w:val="20"/>
                <w:szCs w:val="20"/>
                <w:lang w:val="en-US"/>
              </w:rPr>
            </w:pPr>
          </w:p>
        </w:tc>
        <w:tc>
          <w:tcPr>
            <w:tcW w:w="2174" w:type="pct"/>
          </w:tcPr>
          <w:p w14:paraId="4E89348E" w14:textId="6A767586" w:rsidR="00D80A6F" w:rsidRPr="00D80A6F" w:rsidRDefault="00D80A6F" w:rsidP="005167DE">
            <w:pPr>
              <w:spacing w:line="240" w:lineRule="auto"/>
              <w:rPr>
                <w:ins w:id="81" w:author="AXH" w:date="2022-10-25T15:45:00Z"/>
                <w:sz w:val="20"/>
                <w:szCs w:val="20"/>
                <w:lang w:val="en-US"/>
              </w:rPr>
            </w:pPr>
            <w:ins w:id="82" w:author="AXH" w:date="2022-10-25T15:45:00Z">
              <w:r>
                <w:rPr>
                  <w:sz w:val="20"/>
                  <w:szCs w:val="20"/>
                  <w:lang w:val="en-US"/>
                </w:rPr>
                <w:t>Minimum number</w:t>
              </w:r>
              <w:r w:rsidRPr="00D80A6F">
                <w:rPr>
                  <w:sz w:val="20"/>
                  <w:szCs w:val="20"/>
                  <w:lang w:val="en-US"/>
                </w:rPr>
                <w:t xml:space="preserve"> of sequences to detect at 1% with 95% confidence</w:t>
              </w:r>
              <w:r>
                <w:rPr>
                  <w:sz w:val="20"/>
                  <w:szCs w:val="20"/>
                  <w:lang w:val="en-US"/>
                </w:rPr>
                <w:t xml:space="preserve"> for given number of reported cases: </w:t>
              </w:r>
            </w:ins>
          </w:p>
          <w:p w14:paraId="00B20D39" w14:textId="77777777" w:rsidR="00D80A6F" w:rsidRPr="00D80A6F" w:rsidRDefault="00D80A6F" w:rsidP="00D80A6F">
            <w:pPr>
              <w:pStyle w:val="ListParagraph"/>
              <w:numPr>
                <w:ilvl w:val="0"/>
                <w:numId w:val="20"/>
              </w:numPr>
              <w:spacing w:line="360" w:lineRule="auto"/>
              <w:rPr>
                <w:ins w:id="83" w:author="AXH" w:date="2022-10-25T15:45:00Z"/>
                <w:sz w:val="20"/>
                <w:szCs w:val="20"/>
              </w:rPr>
            </w:pPr>
            <w:ins w:id="84" w:author="AXH" w:date="2022-10-25T15:45:00Z">
              <w:r w:rsidRPr="00D80A6F">
                <w:rPr>
                  <w:sz w:val="20"/>
                  <w:szCs w:val="20"/>
                </w:rPr>
                <w:t>141 (&lt; 1,000 cases)</w:t>
              </w:r>
            </w:ins>
          </w:p>
          <w:p w14:paraId="49B1EAD2" w14:textId="77777777" w:rsidR="00D80A6F" w:rsidRPr="00D80A6F" w:rsidRDefault="00D80A6F" w:rsidP="00D80A6F">
            <w:pPr>
              <w:pStyle w:val="ListParagraph"/>
              <w:numPr>
                <w:ilvl w:val="0"/>
                <w:numId w:val="20"/>
              </w:numPr>
              <w:spacing w:line="360" w:lineRule="auto"/>
              <w:rPr>
                <w:ins w:id="85" w:author="AXH" w:date="2022-10-25T15:45:00Z"/>
                <w:sz w:val="20"/>
                <w:szCs w:val="20"/>
              </w:rPr>
            </w:pPr>
            <w:ins w:id="86" w:author="AXH" w:date="2022-10-25T15:45:00Z">
              <w:r w:rsidRPr="00D80A6F">
                <w:rPr>
                  <w:sz w:val="20"/>
                  <w:szCs w:val="20"/>
                </w:rPr>
                <w:t>196 (1,001 – 2,500 cases)</w:t>
              </w:r>
            </w:ins>
          </w:p>
          <w:p w14:paraId="498A4D16" w14:textId="77777777" w:rsidR="00D80A6F" w:rsidRPr="00D80A6F" w:rsidRDefault="00D80A6F" w:rsidP="00D80A6F">
            <w:pPr>
              <w:pStyle w:val="ListParagraph"/>
              <w:numPr>
                <w:ilvl w:val="0"/>
                <w:numId w:val="20"/>
              </w:numPr>
              <w:spacing w:line="360" w:lineRule="auto"/>
              <w:rPr>
                <w:ins w:id="87" w:author="AXH" w:date="2022-10-25T15:45:00Z"/>
                <w:sz w:val="20"/>
                <w:szCs w:val="20"/>
              </w:rPr>
            </w:pPr>
            <w:ins w:id="88" w:author="AXH" w:date="2022-10-25T15:45:00Z">
              <w:r w:rsidRPr="00D80A6F">
                <w:rPr>
                  <w:sz w:val="20"/>
                  <w:szCs w:val="20"/>
                </w:rPr>
                <w:t>243 (2,500 – 5,000 cases)</w:t>
              </w:r>
            </w:ins>
          </w:p>
          <w:p w14:paraId="59BC1F48" w14:textId="77777777" w:rsidR="00D80A6F" w:rsidRPr="00D80A6F" w:rsidRDefault="00D80A6F" w:rsidP="00D80A6F">
            <w:pPr>
              <w:pStyle w:val="ListParagraph"/>
              <w:numPr>
                <w:ilvl w:val="0"/>
                <w:numId w:val="20"/>
              </w:numPr>
              <w:spacing w:line="360" w:lineRule="auto"/>
              <w:rPr>
                <w:ins w:id="89" w:author="AXH" w:date="2022-10-25T15:45:00Z"/>
                <w:sz w:val="20"/>
                <w:szCs w:val="20"/>
              </w:rPr>
            </w:pPr>
            <w:ins w:id="90" w:author="AXH" w:date="2022-10-25T15:45:00Z">
              <w:r w:rsidRPr="00D80A6F">
                <w:rPr>
                  <w:sz w:val="20"/>
                  <w:szCs w:val="20"/>
                </w:rPr>
                <w:t>270 (5,001 – 10,000 cases)</w:t>
              </w:r>
            </w:ins>
          </w:p>
          <w:p w14:paraId="0694C901" w14:textId="2108E247" w:rsidR="00D80A6F" w:rsidRPr="00D80A6F" w:rsidRDefault="00D80A6F" w:rsidP="00D80A6F">
            <w:pPr>
              <w:pStyle w:val="ListParagraph"/>
              <w:numPr>
                <w:ilvl w:val="0"/>
                <w:numId w:val="20"/>
              </w:numPr>
              <w:spacing w:line="360" w:lineRule="auto"/>
              <w:rPr>
                <w:ins w:id="91" w:author="AXH" w:date="2022-10-25T15:45:00Z"/>
                <w:i/>
                <w:sz w:val="20"/>
                <w:szCs w:val="20"/>
              </w:rPr>
            </w:pPr>
            <w:ins w:id="92" w:author="AXH" w:date="2022-10-25T15:45:00Z">
              <w:r w:rsidRPr="00D80A6F">
                <w:rPr>
                  <w:sz w:val="20"/>
                  <w:szCs w:val="20"/>
                </w:rPr>
                <w:t>285 (&gt; 10,000 cases)</w:t>
              </w:r>
            </w:ins>
          </w:p>
        </w:tc>
        <w:tc>
          <w:tcPr>
            <w:tcW w:w="1843" w:type="pct"/>
          </w:tcPr>
          <w:p w14:paraId="14EFDF5E" w14:textId="77777777" w:rsidR="00D80A6F" w:rsidRPr="005640FD" w:rsidRDefault="00D80A6F" w:rsidP="005167DE">
            <w:pPr>
              <w:pStyle w:val="ListParagraph"/>
              <w:numPr>
                <w:ilvl w:val="0"/>
                <w:numId w:val="16"/>
              </w:numPr>
              <w:spacing w:line="240" w:lineRule="auto"/>
              <w:rPr>
                <w:ins w:id="93" w:author="AXH" w:date="2022-10-25T15:45:00Z"/>
                <w:sz w:val="20"/>
                <w:szCs w:val="20"/>
              </w:rPr>
            </w:pPr>
            <w:ins w:id="94" w:author="AXH" w:date="2022-10-25T15:45:00Z">
              <w:r w:rsidRPr="005640FD">
                <w:rPr>
                  <w:sz w:val="20"/>
                  <w:szCs w:val="20"/>
                </w:rPr>
                <w:t>Agnostic to variant properties</w:t>
              </w:r>
            </w:ins>
          </w:p>
          <w:p w14:paraId="5158CEDF" w14:textId="77777777" w:rsidR="00D80A6F" w:rsidRPr="005640FD" w:rsidRDefault="00D80A6F" w:rsidP="005167DE">
            <w:pPr>
              <w:pStyle w:val="ListParagraph"/>
              <w:numPr>
                <w:ilvl w:val="0"/>
                <w:numId w:val="16"/>
              </w:numPr>
              <w:spacing w:line="240" w:lineRule="auto"/>
              <w:rPr>
                <w:ins w:id="95" w:author="AXH" w:date="2022-10-25T15:45:00Z"/>
                <w:sz w:val="20"/>
                <w:szCs w:val="20"/>
              </w:rPr>
            </w:pPr>
            <w:ins w:id="96" w:author="AXH" w:date="2022-10-25T15:45:00Z">
              <w:r w:rsidRPr="005640FD">
                <w:rPr>
                  <w:sz w:val="20"/>
                  <w:szCs w:val="20"/>
                </w:rPr>
                <w:t>Assumes specimen pool to be sampled for sequencing is representative of circulating diversity but acknowledges that unless testing coverage is evenly distributed this will be a biased sample</w:t>
              </w:r>
            </w:ins>
          </w:p>
          <w:p w14:paraId="570523EA" w14:textId="77777777" w:rsidR="00D80A6F" w:rsidRPr="005640FD" w:rsidRDefault="00D80A6F" w:rsidP="005167DE">
            <w:pPr>
              <w:pStyle w:val="ListParagraph"/>
              <w:numPr>
                <w:ilvl w:val="0"/>
                <w:numId w:val="16"/>
              </w:numPr>
              <w:spacing w:line="240" w:lineRule="auto"/>
              <w:rPr>
                <w:ins w:id="97" w:author="AXH" w:date="2022-10-25T15:45:00Z"/>
                <w:sz w:val="20"/>
                <w:szCs w:val="20"/>
              </w:rPr>
            </w:pPr>
            <w:ins w:id="98" w:author="AXH" w:date="2022-10-25T15:45:00Z">
              <w:r w:rsidRPr="005640FD">
                <w:rPr>
                  <w:sz w:val="20"/>
                  <w:szCs w:val="20"/>
                </w:rPr>
                <w:t>Notes that in countries with limited sequencing capacity monitoring relative prevalence of variants should be prioritized</w:t>
              </w:r>
            </w:ins>
          </w:p>
        </w:tc>
      </w:tr>
      <w:tr w:rsidR="00D80A6F" w:rsidRPr="005640FD" w14:paraId="5FED79C3" w14:textId="77777777" w:rsidTr="00D80A6F">
        <w:trPr>
          <w:trHeight w:val="20"/>
          <w:ins w:id="99" w:author="AXH" w:date="2022-10-25T15:45:00Z"/>
        </w:trPr>
        <w:tc>
          <w:tcPr>
            <w:tcW w:w="983" w:type="pct"/>
          </w:tcPr>
          <w:p w14:paraId="77A293C7" w14:textId="77777777" w:rsidR="00D949B1" w:rsidRPr="0042341C" w:rsidRDefault="00D949B1" w:rsidP="005167DE">
            <w:pPr>
              <w:spacing w:line="240" w:lineRule="auto"/>
              <w:rPr>
                <w:ins w:id="100" w:author="AXH" w:date="2022-10-25T15:45:00Z"/>
                <w:sz w:val="20"/>
                <w:szCs w:val="20"/>
                <w:lang w:val="en-GB"/>
              </w:rPr>
            </w:pPr>
            <w:ins w:id="101" w:author="AXH" w:date="2022-10-25T15:45:00Z">
              <w:r>
                <w:rPr>
                  <w:sz w:val="20"/>
                  <w:szCs w:val="20"/>
                  <w:lang w:val="en-GB"/>
                </w:rPr>
                <w:t>Brito et al., 2021</w:t>
              </w:r>
            </w:ins>
            <w:customXmlInsRangeStart w:id="102" w:author="AXH" w:date="2022-10-25T15:45:00Z"/>
            <w:sdt>
              <w:sdtPr>
                <w:rPr>
                  <w:color w:val="000000"/>
                  <w:sz w:val="20"/>
                  <w:szCs w:val="20"/>
                  <w:vertAlign w:val="superscript"/>
                  <w:lang w:val="en-GB"/>
                </w:rPr>
                <w:tag w:val="MENDELEY_CITATION_v3_eyJjaXRhdGlvbklEIjoiTUVOREVMRVlfQ0lUQVRJT05fOGZjNDAzN2QtYWJkYi00YzBmLTkzZDMtNTJmZmM0NzNkODEx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
                <w:id w:val="-527411626"/>
                <w:placeholder>
                  <w:docPart w:val="14C7181E46098E4E969CDF4D84F05488"/>
                </w:placeholder>
              </w:sdtPr>
              <w:sdtEndPr/>
              <w:sdtContent>
                <w:customXmlInsRangeEnd w:id="102"/>
                <w:ins w:id="103" w:author="AXH" w:date="2022-10-25T15:45:00Z">
                  <w:r w:rsidRPr="00765A07">
                    <w:rPr>
                      <w:color w:val="000000"/>
                      <w:sz w:val="20"/>
                      <w:szCs w:val="20"/>
                      <w:vertAlign w:val="superscript"/>
                      <w:lang w:val="en-GB"/>
                    </w:rPr>
                    <w:t>5</w:t>
                  </w:r>
                </w:ins>
                <w:customXmlInsRangeStart w:id="104" w:author="AXH" w:date="2022-10-25T15:45:00Z"/>
              </w:sdtContent>
            </w:sdt>
            <w:customXmlInsRangeEnd w:id="104"/>
          </w:p>
        </w:tc>
        <w:tc>
          <w:tcPr>
            <w:tcW w:w="2174" w:type="pct"/>
          </w:tcPr>
          <w:p w14:paraId="330C256A" w14:textId="77777777" w:rsidR="00D949B1" w:rsidRPr="005640FD" w:rsidRDefault="00D949B1" w:rsidP="005167DE">
            <w:pPr>
              <w:spacing w:line="240" w:lineRule="auto"/>
              <w:rPr>
                <w:ins w:id="105" w:author="AXH" w:date="2022-10-25T15:45:00Z"/>
                <w:sz w:val="20"/>
                <w:szCs w:val="20"/>
                <w:lang w:val="en-US"/>
              </w:rPr>
            </w:pPr>
            <w:ins w:id="106" w:author="AXH" w:date="2022-10-25T15:45:00Z">
              <w:r w:rsidRPr="005640FD">
                <w:rPr>
                  <w:sz w:val="20"/>
                  <w:szCs w:val="20"/>
                  <w:lang w:val="en-US"/>
                </w:rPr>
                <w:t xml:space="preserve">At least 0.5% of all cases with a turnaround time of 21 days to detect novel lineage before it reaches 100 cases at 20% probability </w:t>
              </w:r>
            </w:ins>
          </w:p>
        </w:tc>
        <w:tc>
          <w:tcPr>
            <w:tcW w:w="1843" w:type="pct"/>
          </w:tcPr>
          <w:p w14:paraId="7404318A" w14:textId="77777777" w:rsidR="00D949B1" w:rsidRPr="005640FD" w:rsidRDefault="00D949B1" w:rsidP="005167DE">
            <w:pPr>
              <w:pStyle w:val="ListParagraph"/>
              <w:numPr>
                <w:ilvl w:val="0"/>
                <w:numId w:val="17"/>
              </w:numPr>
              <w:spacing w:line="240" w:lineRule="auto"/>
              <w:rPr>
                <w:ins w:id="107" w:author="AXH" w:date="2022-10-25T15:45:00Z"/>
                <w:sz w:val="20"/>
                <w:szCs w:val="20"/>
                <w:lang w:val="en-US"/>
              </w:rPr>
            </w:pPr>
            <w:ins w:id="108" w:author="AXH" w:date="2022-10-25T15:45:00Z">
              <w:r w:rsidRPr="005640FD">
                <w:rPr>
                  <w:sz w:val="20"/>
                  <w:szCs w:val="20"/>
                  <w:lang w:val="en-US"/>
                </w:rPr>
                <w:t>Based on sequencing data from Denmark which is testing at</w:t>
              </w:r>
              <w:r>
                <w:rPr>
                  <w:sz w:val="20"/>
                  <w:szCs w:val="20"/>
                  <w:lang w:val="en-US"/>
                </w:rPr>
                <w:t xml:space="preserve"> an average of</w:t>
              </w:r>
              <w:r w:rsidRPr="005640FD">
                <w:rPr>
                  <w:sz w:val="20"/>
                  <w:szCs w:val="20"/>
                  <w:lang w:val="en-US"/>
                </w:rPr>
                <w:t xml:space="preserve"> &gt;2,000 tests per 100,000 persons per day</w:t>
              </w:r>
            </w:ins>
            <w:customXmlInsRangeStart w:id="109" w:author="AXH" w:date="2022-10-25T15:45:00Z"/>
            <w:sdt>
              <w:sdtPr>
                <w:rPr>
                  <w:color w:val="000000"/>
                  <w:sz w:val="20"/>
                  <w:szCs w:val="20"/>
                  <w:vertAlign w:val="superscript"/>
                  <w:lang w:val="en-US"/>
                </w:rPr>
                <w:tag w:val="MENDELEY_CITATION_v3_eyJjaXRhdGlvbklEIjoiTUVOREVMRVlfQ0lUQVRJT05fZGEwM2E3OGEtNjNkZS00MTU0LTk0YzctNjkyZWUwMGFhMzc5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
                <w:id w:val="1928544207"/>
                <w:placeholder>
                  <w:docPart w:val="14C7181E46098E4E969CDF4D84F05488"/>
                </w:placeholder>
              </w:sdtPr>
              <w:sdtEndPr/>
              <w:sdtContent>
                <w:customXmlInsRangeEnd w:id="109"/>
                <w:ins w:id="110" w:author="AXH" w:date="2022-10-25T15:45:00Z">
                  <w:r w:rsidRPr="00765A07">
                    <w:rPr>
                      <w:color w:val="000000"/>
                      <w:sz w:val="20"/>
                      <w:szCs w:val="20"/>
                      <w:vertAlign w:val="superscript"/>
                      <w:lang w:val="en-US"/>
                    </w:rPr>
                    <w:t>9</w:t>
                  </w:r>
                </w:ins>
                <w:customXmlInsRangeStart w:id="111" w:author="AXH" w:date="2022-10-25T15:45:00Z"/>
              </w:sdtContent>
            </w:sdt>
            <w:customXmlInsRangeEnd w:id="111"/>
          </w:p>
        </w:tc>
      </w:tr>
      <w:tr w:rsidR="00D80A6F" w:rsidRPr="005640FD" w14:paraId="1200B637" w14:textId="77777777" w:rsidTr="00D80A6F">
        <w:trPr>
          <w:trHeight w:val="20"/>
          <w:ins w:id="112" w:author="AXH" w:date="2022-10-25T15:45:00Z"/>
        </w:trPr>
        <w:tc>
          <w:tcPr>
            <w:tcW w:w="983" w:type="pct"/>
          </w:tcPr>
          <w:p w14:paraId="346506C8" w14:textId="77777777" w:rsidR="00D949B1" w:rsidRPr="005640FD" w:rsidRDefault="00D949B1" w:rsidP="005167DE">
            <w:pPr>
              <w:spacing w:line="240" w:lineRule="auto"/>
              <w:rPr>
                <w:ins w:id="113" w:author="AXH" w:date="2022-10-25T15:45:00Z"/>
                <w:sz w:val="20"/>
                <w:szCs w:val="20"/>
                <w:lang w:val="nl-NL"/>
              </w:rPr>
            </w:pPr>
            <w:ins w:id="114" w:author="AXH" w:date="2022-10-25T15:45:00Z">
              <w:r>
                <w:rPr>
                  <w:color w:val="000000"/>
                  <w:sz w:val="20"/>
                  <w:szCs w:val="20"/>
                  <w:lang w:val="nl-NL"/>
                </w:rPr>
                <w:t>Wohl et al., 2022</w:t>
              </w:r>
            </w:ins>
            <w:customXmlInsRangeStart w:id="115" w:author="AXH" w:date="2022-10-25T15:45:00Z"/>
            <w:sdt>
              <w:sdtPr>
                <w:rPr>
                  <w:color w:val="000000"/>
                  <w:sz w:val="20"/>
                  <w:szCs w:val="20"/>
                  <w:vertAlign w:val="superscript"/>
                  <w:lang w:val="nl-NL"/>
                </w:rPr>
                <w:tag w:val="MENDELEY_CITATION_v3_eyJjaXRhdGlvbklEIjoiTUVOREVMRVlfQ0lUQVRJT05fZDQxNTM4YzAtMzMzZC00NDk4LWI5YzUtNGJiN2UyOGNlNjY0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
                <w:id w:val="967238068"/>
                <w:placeholder>
                  <w:docPart w:val="14C7181E46098E4E969CDF4D84F05488"/>
                </w:placeholder>
              </w:sdtPr>
              <w:sdtEndPr/>
              <w:sdtContent>
                <w:customXmlInsRangeEnd w:id="115"/>
                <w:ins w:id="116" w:author="AXH" w:date="2022-10-25T15:45:00Z">
                  <w:r w:rsidRPr="00765A07">
                    <w:rPr>
                      <w:color w:val="000000"/>
                      <w:sz w:val="20"/>
                      <w:szCs w:val="20"/>
                      <w:vertAlign w:val="superscript"/>
                      <w:lang w:val="nl-NL"/>
                    </w:rPr>
                    <w:t>6</w:t>
                  </w:r>
                </w:ins>
                <w:customXmlInsRangeStart w:id="117" w:author="AXH" w:date="2022-10-25T15:45:00Z"/>
              </w:sdtContent>
            </w:sdt>
            <w:customXmlInsRangeEnd w:id="117"/>
          </w:p>
        </w:tc>
        <w:tc>
          <w:tcPr>
            <w:tcW w:w="2174" w:type="pct"/>
          </w:tcPr>
          <w:p w14:paraId="22C1F170" w14:textId="77777777" w:rsidR="00D949B1" w:rsidRPr="005640FD" w:rsidRDefault="00D949B1" w:rsidP="005167DE">
            <w:pPr>
              <w:spacing w:line="240" w:lineRule="auto"/>
              <w:rPr>
                <w:ins w:id="118" w:author="AXH" w:date="2022-10-25T15:45:00Z"/>
                <w:sz w:val="20"/>
                <w:szCs w:val="20"/>
                <w:lang w:val="en-US"/>
              </w:rPr>
            </w:pPr>
            <w:ins w:id="119" w:author="AXH" w:date="2022-10-25T15:45:00Z">
              <w:r w:rsidRPr="005640FD">
                <w:rPr>
                  <w:sz w:val="20"/>
                  <w:szCs w:val="20"/>
                  <w:lang w:val="en-US"/>
                </w:rPr>
                <w:t xml:space="preserve">1-29 sequences per day to detect an Alpha-like variant based on 0.03% initial introduction for a population of 10,000 (assuming growth rate of 0.1/day) at 1% with 95% confidence. </w:t>
              </w:r>
            </w:ins>
          </w:p>
          <w:p w14:paraId="055813CF" w14:textId="77777777" w:rsidR="00D949B1" w:rsidRPr="005640FD" w:rsidRDefault="00D949B1" w:rsidP="005167DE">
            <w:pPr>
              <w:spacing w:line="240" w:lineRule="auto"/>
              <w:rPr>
                <w:ins w:id="120" w:author="AXH" w:date="2022-10-25T15:45:00Z"/>
                <w:sz w:val="20"/>
                <w:szCs w:val="20"/>
                <w:lang w:val="en-US"/>
              </w:rPr>
            </w:pPr>
            <w:ins w:id="121" w:author="AXH" w:date="2022-10-25T15:45:00Z">
              <w:r w:rsidRPr="005640FD">
                <w:rPr>
                  <w:sz w:val="20"/>
                  <w:szCs w:val="20"/>
                  <w:lang w:val="en-US"/>
                </w:rPr>
                <w:t>We used the spreadsheet (</w:t>
              </w:r>
              <w:r w:rsidR="0037743A">
                <w:fldChar w:fldCharType="begin"/>
              </w:r>
              <w:r w:rsidR="0037743A">
                <w:instrText xml:space="preserve"> HYPERLINK "https://github.com/H</w:instrText>
              </w:r>
              <w:r w:rsidR="0037743A">
                <w:instrText xml:space="preserve">opkinsIDD/VOCsamplesize" </w:instrText>
              </w:r>
              <w:r w:rsidR="0037743A">
                <w:fldChar w:fldCharType="separate"/>
              </w:r>
              <w:r w:rsidRPr="005640FD">
                <w:rPr>
                  <w:rStyle w:val="Hyperlink"/>
                  <w:sz w:val="20"/>
                  <w:szCs w:val="20"/>
                  <w:lang w:val="en-US"/>
                </w:rPr>
                <w:t>https://github.com/HopkinsIDD/VOCsamplesize</w:t>
              </w:r>
              <w:r w:rsidR="0037743A">
                <w:rPr>
                  <w:rStyle w:val="Hyperlink"/>
                  <w:sz w:val="20"/>
                  <w:szCs w:val="20"/>
                </w:rPr>
                <w:fldChar w:fldCharType="end"/>
              </w:r>
              <w:r w:rsidRPr="005640FD">
                <w:rPr>
                  <w:sz w:val="20"/>
                  <w:szCs w:val="20"/>
                  <w:lang w:val="en-US"/>
                </w:rPr>
                <w:t>) provided and input appropriate parameters to obtain the recommendation relevant to the simulated epidemics.</w:t>
              </w:r>
            </w:ins>
          </w:p>
        </w:tc>
        <w:tc>
          <w:tcPr>
            <w:tcW w:w="1843" w:type="pct"/>
          </w:tcPr>
          <w:p w14:paraId="1EFC8F91" w14:textId="77777777" w:rsidR="00D949B1" w:rsidRPr="005640FD" w:rsidRDefault="00D949B1" w:rsidP="005167DE">
            <w:pPr>
              <w:pStyle w:val="ListParagraph"/>
              <w:numPr>
                <w:ilvl w:val="0"/>
                <w:numId w:val="17"/>
              </w:numPr>
              <w:spacing w:line="240" w:lineRule="auto"/>
              <w:rPr>
                <w:ins w:id="122" w:author="AXH" w:date="2022-10-25T15:45:00Z"/>
                <w:sz w:val="20"/>
                <w:szCs w:val="20"/>
              </w:rPr>
            </w:pPr>
            <w:ins w:id="123" w:author="AXH" w:date="2022-10-25T15:45:00Z">
              <w:r w:rsidRPr="005640FD">
                <w:rPr>
                  <w:sz w:val="20"/>
                  <w:szCs w:val="20"/>
                </w:rPr>
                <w:t xml:space="preserve">Assumes that the </w:t>
              </w:r>
              <w:r w:rsidRPr="00294E0F">
                <w:rPr>
                  <w:sz w:val="20"/>
                  <w:szCs w:val="20"/>
                </w:rPr>
                <w:t>observed</w:t>
              </w:r>
              <w:r w:rsidRPr="005640FD">
                <w:rPr>
                  <w:sz w:val="20"/>
                  <w:szCs w:val="20"/>
                </w:rPr>
                <w:t xml:space="preserve"> variant proportion in the positive specimens collected is representative of the </w:t>
              </w:r>
              <w:r w:rsidRPr="00294E0F">
                <w:rPr>
                  <w:sz w:val="20"/>
                  <w:szCs w:val="20"/>
                </w:rPr>
                <w:t>circulating</w:t>
              </w:r>
              <w:r w:rsidRPr="005640FD">
                <w:rPr>
                  <w:sz w:val="20"/>
                  <w:szCs w:val="20"/>
                </w:rPr>
                <w:t xml:space="preserve"> variant proportions among the infected population</w:t>
              </w:r>
              <w:r>
                <w:rPr>
                  <w:sz w:val="20"/>
                  <w:szCs w:val="20"/>
                </w:rPr>
                <w:t>. This r</w:t>
              </w:r>
              <w:r w:rsidRPr="005640FD">
                <w:rPr>
                  <w:sz w:val="20"/>
                  <w:szCs w:val="20"/>
                </w:rPr>
                <w:t>equires a large number of specimens that are randomly collected for assumption to hold true at low circulating variant proportions</w:t>
              </w:r>
            </w:ins>
          </w:p>
          <w:p w14:paraId="5A1C7D53" w14:textId="77777777" w:rsidR="00D949B1" w:rsidRPr="005640FD" w:rsidRDefault="00D949B1" w:rsidP="005167DE">
            <w:pPr>
              <w:pStyle w:val="ListParagraph"/>
              <w:numPr>
                <w:ilvl w:val="0"/>
                <w:numId w:val="17"/>
              </w:numPr>
              <w:spacing w:line="240" w:lineRule="auto"/>
              <w:rPr>
                <w:ins w:id="124" w:author="AXH" w:date="2022-10-25T15:45:00Z"/>
                <w:sz w:val="20"/>
                <w:szCs w:val="20"/>
              </w:rPr>
            </w:pPr>
            <w:ins w:id="125" w:author="AXH" w:date="2022-10-25T15:45:00Z">
              <w:r>
                <w:rPr>
                  <w:sz w:val="20"/>
                  <w:szCs w:val="20"/>
                </w:rPr>
                <w:t xml:space="preserve">A correction factor is included to </w:t>
              </w:r>
              <w:r w:rsidRPr="00EC7AEB">
                <w:rPr>
                  <w:sz w:val="20"/>
                  <w:szCs w:val="20"/>
                </w:rPr>
                <w:t xml:space="preserve">correct for biases in </w:t>
              </w:r>
              <w:r w:rsidRPr="00294E0F">
                <w:rPr>
                  <w:sz w:val="20"/>
                  <w:szCs w:val="20"/>
                </w:rPr>
                <w:t>the observed variant proportion but only pertaining to those arising from the relative differences in diagnostic</w:t>
              </w:r>
              <w:r w:rsidRPr="00EC7AEB">
                <w:rPr>
                  <w:sz w:val="20"/>
                  <w:szCs w:val="20"/>
                </w:rPr>
                <w:t xml:space="preserve"> sensitivity, sample qualities and conditional asymptomatic and symptomatic testing probabilities between </w:t>
              </w:r>
              <w:r>
                <w:rPr>
                  <w:sz w:val="20"/>
                  <w:szCs w:val="20"/>
                </w:rPr>
                <w:t xml:space="preserve">the </w:t>
              </w:r>
              <w:r w:rsidRPr="00EC7AEB">
                <w:rPr>
                  <w:sz w:val="20"/>
                  <w:szCs w:val="20"/>
                </w:rPr>
                <w:t xml:space="preserve">two </w:t>
              </w:r>
              <w:r>
                <w:rPr>
                  <w:sz w:val="20"/>
                  <w:szCs w:val="20"/>
                </w:rPr>
                <w:t xml:space="preserve">circulating </w:t>
              </w:r>
              <w:r w:rsidRPr="00EC7AEB">
                <w:rPr>
                  <w:sz w:val="20"/>
                  <w:szCs w:val="20"/>
                </w:rPr>
                <w:t xml:space="preserve">variants. </w:t>
              </w:r>
            </w:ins>
          </w:p>
        </w:tc>
      </w:tr>
    </w:tbl>
    <w:p w14:paraId="405B2662" w14:textId="77777777" w:rsidR="00D949B1" w:rsidRPr="00DE6613" w:rsidRDefault="00D949B1" w:rsidP="00D949B1">
      <w:pPr>
        <w:spacing w:before="0" w:line="240" w:lineRule="auto"/>
        <w:rPr>
          <w:ins w:id="126" w:author="AXH" w:date="2022-10-25T15:45:00Z"/>
          <w:b/>
        </w:rPr>
      </w:pPr>
    </w:p>
    <w:p w14:paraId="27DF848A" w14:textId="77777777" w:rsidR="00D949B1" w:rsidRDefault="00D949B1">
      <w:pPr>
        <w:spacing w:before="0" w:line="240" w:lineRule="auto"/>
        <w:rPr>
          <w:ins w:id="127" w:author="AXH" w:date="2022-10-25T15:45:00Z"/>
          <w:b/>
          <w:bCs/>
          <w:kern w:val="32"/>
        </w:rPr>
      </w:pPr>
      <w:ins w:id="128" w:author="AXH" w:date="2022-10-25T15:45:00Z">
        <w:r>
          <w:rPr>
            <w:b/>
            <w:bCs/>
            <w:kern w:val="32"/>
          </w:rPr>
          <w:br w:type="page"/>
        </w:r>
      </w:ins>
    </w:p>
    <w:p w14:paraId="759ABEDA" w14:textId="2E4BFF31" w:rsidR="00D949B1" w:rsidRPr="009C0856" w:rsidRDefault="00D949B1" w:rsidP="00D949B1">
      <w:pPr>
        <w:rPr>
          <w:ins w:id="129" w:author="AXH" w:date="2022-10-25T15:45:00Z"/>
          <w:b/>
        </w:rPr>
      </w:pPr>
      <w:ins w:id="130" w:author="AXH" w:date="2022-10-25T15:45:00Z">
        <w:r w:rsidRPr="006300B9">
          <w:rPr>
            <w:b/>
          </w:rPr>
          <w:lastRenderedPageBreak/>
          <w:t>Figure</w:t>
        </w:r>
        <w:r>
          <w:rPr>
            <w:b/>
          </w:rPr>
          <w:t xml:space="preserve"> Legends </w:t>
        </w:r>
      </w:ins>
    </w:p>
    <w:p w14:paraId="55D2E99B" w14:textId="08E36B21" w:rsidR="00D949B1" w:rsidRDefault="00D949B1" w:rsidP="00D949B1">
      <w:pPr>
        <w:rPr>
          <w:ins w:id="131" w:author="AXH" w:date="2022-10-25T15:45:00Z"/>
        </w:rPr>
      </w:pPr>
      <w:ins w:id="132" w:author="AXH" w:date="2022-10-25T15:45:00Z">
        <w:r>
          <w:rPr>
            <w:b/>
          </w:rPr>
          <w:t>Fig.</w:t>
        </w:r>
        <w:r w:rsidRPr="005E4B26">
          <w:rPr>
            <w:b/>
          </w:rPr>
          <w:t xml:space="preserve"> 1</w:t>
        </w:r>
        <w:r w:rsidRPr="004C5953">
          <w:rPr>
            <w:b/>
          </w:rPr>
          <w:t>.</w:t>
        </w:r>
        <w:r w:rsidRPr="005E4B26">
          <w:t xml:space="preserve"> </w:t>
        </w:r>
        <w:r w:rsidRPr="005E4B26">
          <w:rPr>
            <w:b/>
          </w:rPr>
          <w:t>Global disparities in SARS-CoV-2 testing rates</w:t>
        </w:r>
        <w:r w:rsidRPr="005E4B26">
          <w:t>. Each country is colored by the average total number of SARS-CoV-2 tests performed per 100,000 persons per day (/100K/day) (</w:t>
        </w:r>
        <w:r w:rsidRPr="005E4B26">
          <w:rPr>
            <w:b/>
          </w:rPr>
          <w:t>A</w:t>
        </w:r>
        <w:r w:rsidRPr="005E4B26">
          <w:t>) between 1 December 2021 and 31 March 2022 when the Omicron variant-of-concern spread around the world; (</w:t>
        </w:r>
        <w:r w:rsidRPr="005E4B26">
          <w:rPr>
            <w:b/>
          </w:rPr>
          <w:t>B</w:t>
        </w:r>
        <w:r w:rsidRPr="005E4B26">
          <w:t>) between 1 April 2022 and 6 May 2022 when most countries were past peak Omicron wave of infections</w:t>
        </w:r>
      </w:ins>
      <w:customXmlInsRangeStart w:id="133" w:author="AXH" w:date="2022-10-25T15:45:00Z"/>
      <w:sdt>
        <w:sdtPr>
          <w:rPr>
            <w:color w:val="000000"/>
            <w:vertAlign w:val="superscript"/>
          </w:rPr>
          <w:tag w:val="MENDELEY_CITATION_v3_eyJjaXRhdGlvbklEIjoiTUVOREVMRVlfQ0lUQVRJT05fNDU3OGNjMDUtOWZhYS00NmE0LWFlZmEtMGQwYjM4NTMyYmYw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
          <w:id w:val="1169295498"/>
          <w:placeholder>
            <w:docPart w:val="965C56FDC6F0E84FB997850CEA2101E8"/>
          </w:placeholder>
        </w:sdtPr>
        <w:sdtEndPr/>
        <w:sdtContent>
          <w:customXmlInsRangeEnd w:id="133"/>
          <w:ins w:id="134" w:author="AXH" w:date="2022-10-25T15:45:00Z">
            <w:r w:rsidRPr="00765A07">
              <w:rPr>
                <w:color w:val="000000"/>
                <w:vertAlign w:val="superscript"/>
              </w:rPr>
              <w:t>9</w:t>
            </w:r>
          </w:ins>
          <w:customXmlInsRangeStart w:id="135" w:author="AXH" w:date="2022-10-25T15:45:00Z"/>
        </w:sdtContent>
      </w:sdt>
      <w:customXmlInsRangeEnd w:id="135"/>
      <w:ins w:id="136" w:author="AXH" w:date="2022-10-25T15:45:00Z">
        <w:r w:rsidRPr="005E4B26">
          <w:t>.</w:t>
        </w:r>
        <w:r w:rsidR="004645F2">
          <w:t xml:space="preserve"> The raster map file used in this figure is downloaded from </w:t>
        </w:r>
        <w:r w:rsidR="0037743A">
          <w:fldChar w:fldCharType="begin"/>
        </w:r>
        <w:r w:rsidR="0037743A">
          <w:instrText xml:space="preserve"> HYPERLINK "https</w:instrText>
        </w:r>
        <w:r w:rsidR="0037743A">
          <w:instrText xml:space="preserve">://www.naturalearthdata.com/" </w:instrText>
        </w:r>
        <w:r w:rsidR="0037743A">
          <w:fldChar w:fldCharType="separate"/>
        </w:r>
        <w:r w:rsidR="004645F2" w:rsidRPr="0060448F">
          <w:rPr>
            <w:rStyle w:val="Hyperlink"/>
          </w:rPr>
          <w:t>https://www.naturalearthdata.com/</w:t>
        </w:r>
        <w:r w:rsidR="0037743A">
          <w:rPr>
            <w:rStyle w:val="Hyperlink"/>
          </w:rPr>
          <w:fldChar w:fldCharType="end"/>
        </w:r>
        <w:r w:rsidR="004645F2">
          <w:t xml:space="preserve">.  </w:t>
        </w:r>
        <w:r w:rsidRPr="005E4B26">
          <w:t xml:space="preserve">   </w:t>
        </w:r>
      </w:ins>
    </w:p>
    <w:p w14:paraId="17917DE0" w14:textId="77777777" w:rsidR="00294E0F" w:rsidRDefault="00294E0F" w:rsidP="00D949B1">
      <w:pPr>
        <w:rPr>
          <w:ins w:id="137" w:author="AXH" w:date="2022-10-25T15:45:00Z"/>
        </w:rPr>
      </w:pPr>
    </w:p>
    <w:p w14:paraId="157AC01C" w14:textId="77777777" w:rsidR="00F919E2" w:rsidRDefault="00D949B1" w:rsidP="00D949B1">
      <w:pPr>
        <w:rPr>
          <w:ins w:id="138" w:author="AXH" w:date="2022-10-25T15:45:00Z"/>
          <w:kern w:val="28"/>
        </w:rPr>
      </w:pPr>
      <w:ins w:id="139" w:author="AXH" w:date="2022-10-25T15:45:00Z">
        <w:r>
          <w:rPr>
            <w:b/>
          </w:rPr>
          <w:t>Fig.</w:t>
        </w:r>
        <w:r w:rsidRPr="005155CF">
          <w:rPr>
            <w:b/>
          </w:rPr>
          <w:t xml:space="preserve"> 2</w:t>
        </w:r>
        <w:r>
          <w:rPr>
            <w:b/>
          </w:rPr>
          <w:t>.</w:t>
        </w:r>
        <w:r w:rsidRPr="005155CF">
          <w:rPr>
            <w:b/>
          </w:rPr>
          <w:t xml:space="preserve"> Performance of current guidance on number of positive specimens to sequence for variant detection with testing rate at 27 tests per 100,000 persons per day</w:t>
        </w:r>
        <w:r w:rsidRPr="005E4B26">
          <w:t>. First day of detection since variant introduction at 95% confidence and the corresponding circulating variant proportion using guidance from the World Health Organization (WHO)/European Centre for Disease Prevention and Control (ECDC)</w:t>
        </w:r>
        <w:r>
          <w:t xml:space="preserve"> </w:t>
        </w:r>
      </w:ins>
      <w:customXmlInsRangeStart w:id="140" w:author="AXH" w:date="2022-10-25T15:45:00Z"/>
      <w:sdt>
        <w:sdtPr>
          <w:rPr>
            <w:color w:val="000000"/>
            <w:vertAlign w:val="superscript"/>
          </w:rPr>
          <w:tag w:val="MENDELEY_CITATION_v3_eyJjaXRhdGlvbklEIjoiTUVOREVMRVlfQ0lUQVRJT05fZTUxYzdkMmYtMjNjZS00ZmM0LWJlZjMtY2Y5MjcwNjYzNmFi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
          <w:id w:val="-230929692"/>
          <w:placeholder>
            <w:docPart w:val="F604DCF1276C4646882D3E9D551A3F20"/>
          </w:placeholder>
        </w:sdtPr>
        <w:sdtEndPr/>
        <w:sdtContent>
          <w:customXmlInsRangeEnd w:id="140"/>
          <w:ins w:id="141" w:author="AXH" w:date="2022-10-25T15:45:00Z">
            <w:r w:rsidRPr="00765A07">
              <w:rPr>
                <w:color w:val="000000"/>
                <w:vertAlign w:val="superscript"/>
              </w:rPr>
              <w:t>7,8</w:t>
            </w:r>
          </w:ins>
          <w:customXmlInsRangeStart w:id="142" w:author="AXH" w:date="2022-10-25T15:45:00Z"/>
        </w:sdtContent>
      </w:sdt>
      <w:customXmlInsRangeEnd w:id="142"/>
      <w:ins w:id="143" w:author="AXH" w:date="2022-10-25T15:45:00Z">
        <w:r w:rsidRPr="005E4B26">
          <w:t>, Brito et al.</w:t>
        </w:r>
        <w:r>
          <w:t xml:space="preserve"> </w:t>
        </w:r>
      </w:ins>
      <w:customXmlInsRangeStart w:id="144" w:author="AXH" w:date="2022-10-25T15:45:00Z"/>
      <w:sdt>
        <w:sdtPr>
          <w:rPr>
            <w:color w:val="000000"/>
            <w:vertAlign w:val="superscript"/>
          </w:rPr>
          <w:tag w:val="MENDELEY_CITATION_v3_eyJjaXRhdGlvbklEIjoiTUVOREVMRVlfQ0lUQVRJT05fNTg2YWY3NjctYWFlMS00M2VmLWIyZmQtZTQ4MTc4ZGNjNmVi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
          <w:id w:val="1424762697"/>
          <w:placeholder>
            <w:docPart w:val="F604DCF1276C4646882D3E9D551A3F20"/>
          </w:placeholder>
        </w:sdtPr>
        <w:sdtEndPr/>
        <w:sdtContent>
          <w:customXmlInsRangeEnd w:id="144"/>
          <w:ins w:id="145" w:author="AXH" w:date="2022-10-25T15:45:00Z">
            <w:r w:rsidRPr="00765A07">
              <w:rPr>
                <w:color w:val="000000"/>
                <w:vertAlign w:val="superscript"/>
              </w:rPr>
              <w:t>5</w:t>
            </w:r>
          </w:ins>
          <w:customXmlInsRangeStart w:id="146" w:author="AXH" w:date="2022-10-25T15:45:00Z"/>
        </w:sdtContent>
      </w:sdt>
      <w:customXmlInsRangeEnd w:id="146"/>
      <w:ins w:id="147" w:author="AXH" w:date="2022-10-25T15:45:00Z">
        <w:r w:rsidRPr="005E4B26">
          <w:t>, and Wohl et al.</w:t>
        </w:r>
        <w:r>
          <w:t xml:space="preserve"> </w:t>
        </w:r>
      </w:ins>
      <w:customXmlInsRangeStart w:id="148" w:author="AXH" w:date="2022-10-25T15:45:00Z"/>
      <w:sdt>
        <w:sdtPr>
          <w:rPr>
            <w:color w:val="000000"/>
            <w:vertAlign w:val="superscript"/>
          </w:rPr>
          <w:tag w:val="MENDELEY_CITATION_v3_eyJjaXRhdGlvbklEIjoiTUVOREVMRVlfQ0lUQVRJT05fMzY0YzcwN2ItNDRjMy00YjJhLTk2Y2ItOTkxZWQ2MDc3Yjhh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
          <w:id w:val="1753081103"/>
          <w:placeholder>
            <w:docPart w:val="F604DCF1276C4646882D3E9D551A3F20"/>
          </w:placeholder>
        </w:sdtPr>
        <w:sdtEndPr/>
        <w:sdtContent>
          <w:customXmlInsRangeEnd w:id="148"/>
          <w:ins w:id="149" w:author="AXH" w:date="2022-10-25T15:45:00Z">
            <w:r w:rsidRPr="00765A07">
              <w:rPr>
                <w:color w:val="000000"/>
                <w:vertAlign w:val="superscript"/>
              </w:rPr>
              <w:t>6</w:t>
            </w:r>
          </w:ins>
          <w:customXmlInsRangeStart w:id="150" w:author="AXH" w:date="2022-10-25T15:45:00Z"/>
        </w:sdtContent>
      </w:sdt>
      <w:customXmlInsRangeEnd w:id="150"/>
      <w:ins w:id="151" w:author="AXH" w:date="2022-10-25T15:45:00Z">
        <w:r w:rsidRPr="005E4B26">
          <w:t xml:space="preserve"> (Table 1) under different genomic surveillance strategies with varying sampling coverage (i.e. all collected specimens from all healthcare facilities are sent to one</w:t>
        </w:r>
        <w:r w:rsidRPr="005E4B26">
          <w:rPr>
            <w:i/>
          </w:rPr>
          <w:t xml:space="preserve"> </w:t>
        </w:r>
        <w:r w:rsidRPr="005E4B26">
          <w:t>facility to be sampled for sequencing (</w:t>
        </w:r>
        <w:r w:rsidRPr="005E4B26">
          <w:rPr>
            <w:i/>
          </w:rPr>
          <w:t>population-wide</w:t>
        </w:r>
        <w:r w:rsidRPr="005E4B26">
          <w:t xml:space="preserve"> strategy); only </w:t>
        </w:r>
        <w:r w:rsidRPr="005E4B26">
          <w:rPr>
            <w:i/>
          </w:rPr>
          <w:t>one</w:t>
        </w:r>
        <w:r w:rsidRPr="005E4B26">
          <w:t xml:space="preserve">, 10%, 25%, 50%, or 100% of tertiary sentinel facilities would sample the specimens they collected for sequencing). Turnaround time (i.e. time from specimen collection to acquisition of sequencing data) was assumed to be negligible. 1,000 random </w:t>
        </w:r>
        <w:r>
          <w:t>independent</w:t>
        </w:r>
        <w:r w:rsidRPr="005E4B26">
          <w:t xml:space="preserve"> simulations were performed for each guidance/surveillance strategy. We simulated epidemics for (</w:t>
        </w:r>
        <w:r w:rsidRPr="004C5953">
          <w:rPr>
            <w:b/>
          </w:rPr>
          <w:t>A</w:t>
        </w:r>
        <w:r w:rsidRPr="005E4B26">
          <w:t xml:space="preserve">) </w:t>
        </w:r>
        <w:r>
          <w:t>Wild-type</w:t>
        </w:r>
        <w:r w:rsidRPr="005E4B26">
          <w:t xml:space="preserve"> SARS-CoV-2/Alpha. (</w:t>
        </w:r>
        <w:r w:rsidRPr="004C5953">
          <w:rPr>
            <w:b/>
          </w:rPr>
          <w:t>B</w:t>
        </w:r>
        <w:r w:rsidRPr="005E4B26">
          <w:t xml:space="preserve">) Delta/Omicron. Grey regions </w:t>
        </w:r>
        <w:r w:rsidRPr="005E4B26">
          <w:lastRenderedPageBreak/>
          <w:t xml:space="preserve">denote that we could not reliably detect the variant virus with 95% confidence using the guidance in question under the assumed genomic surveillance strategy. </w:t>
        </w:r>
      </w:ins>
    </w:p>
    <w:p w14:paraId="15D4E0D0" w14:textId="77777777" w:rsidR="00F919E2" w:rsidRDefault="00F919E2" w:rsidP="00D949B1">
      <w:pPr>
        <w:rPr>
          <w:moveTo w:id="152" w:author="AXH" w:date="2022-10-25T15:45:00Z"/>
          <w:b/>
          <w:rPrChange w:id="153" w:author="AXH" w:date="2022-10-25T15:45:00Z">
            <w:rPr>
              <w:moveTo w:id="154" w:author="AXH" w:date="2022-10-25T15:45:00Z"/>
            </w:rPr>
          </w:rPrChange>
        </w:rPr>
        <w:pPrChange w:id="155" w:author="AXH" w:date="2022-10-25T15:45:00Z">
          <w:pPr>
            <w:pStyle w:val="Teaser"/>
            <w:spacing w:line="360" w:lineRule="auto"/>
          </w:pPr>
        </w:pPrChange>
      </w:pPr>
      <w:moveToRangeStart w:id="156" w:author="AXH" w:date="2022-10-25T15:45:00Z" w:name="move117605155"/>
    </w:p>
    <w:p w14:paraId="5A0E165B" w14:textId="1DAD8E02" w:rsidR="00D949B1" w:rsidRDefault="00D949B1" w:rsidP="00D949B1">
      <w:pPr>
        <w:rPr>
          <w:ins w:id="157" w:author="AXH" w:date="2022-10-25T15:45:00Z"/>
        </w:rPr>
      </w:pPr>
      <w:moveTo w:id="158" w:author="AXH" w:date="2022-10-25T15:45:00Z">
        <w:r>
          <w:rPr>
            <w:b/>
          </w:rPr>
          <w:t>Fig.</w:t>
        </w:r>
        <w:r w:rsidRPr="005155CF">
          <w:rPr>
            <w:b/>
          </w:rPr>
          <w:t xml:space="preserve"> 3</w:t>
        </w:r>
        <w:r>
          <w:rPr>
            <w:b/>
          </w:rPr>
          <w:t>.</w:t>
        </w:r>
        <w:r w:rsidRPr="005155CF">
          <w:rPr>
            <w:b/>
          </w:rPr>
          <w:t xml:space="preserve"> Impact of SARS-CoV-2 testing rates and proportion of positive specimens to sequence on variant detection</w:t>
        </w:r>
        <w:r w:rsidRPr="005155CF">
          <w:t xml:space="preserve">. </w:t>
        </w:r>
      </w:moveTo>
      <w:moveToRangeEnd w:id="156"/>
      <w:ins w:id="159" w:author="AXH" w:date="2022-10-25T15:45:00Z">
        <w:r w:rsidRPr="005155CF">
          <w:t xml:space="preserve">For each </w:t>
        </w:r>
        <w:r>
          <w:t>mean</w:t>
        </w:r>
        <w:r w:rsidRPr="005155CF">
          <w:t xml:space="preserve"> daily test availability</w:t>
        </w:r>
        <w:r>
          <w:t xml:space="preserve"> (</w:t>
        </w:r>
        <w:r w:rsidR="00F919E2">
          <w:t>differently</w:t>
        </w:r>
        <w:r>
          <w:t xml:space="preserve"> color</w:t>
        </w:r>
        <w:r w:rsidR="00F919E2">
          <w:t>ed</w:t>
        </w:r>
        <w:r>
          <w:t>)</w:t>
        </w:r>
        <w:r w:rsidRPr="005155CF">
          <w:t>, the expected day</w:t>
        </w:r>
        <w:r w:rsidR="00F919E2">
          <w:t xml:space="preserve"> (points and line) and the standard deviation (shaded region)</w:t>
        </w:r>
      </w:ins>
      <w:moveToRangeStart w:id="160" w:author="AXH" w:date="2022-10-25T15:45:00Z" w:name="move117605156"/>
      <w:moveTo w:id="161" w:author="AXH" w:date="2022-10-25T15:45:00Z">
        <w:r w:rsidRPr="005155CF">
          <w:t xml:space="preserve"> when the first variant specimen</w:t>
        </w:r>
        <w:r>
          <w:t xml:space="preserve"> to be sequenced</w:t>
        </w:r>
        <w:r w:rsidRPr="005155CF">
          <w:t xml:space="preserve"> is sampled since its introduction is plotted against the proportion of positive specimens to be sampled for sequencing daily. Different genomic surveillance strategies with varying sampling coverage (i.e. all specimens collected from all healthcare facilities sent to one facility to be sampled for sequencing (population-wide strategy); only one, 10%, 25%, 50%, or 100% of tertiary sentinel facilities would sample the specimens they collected for sequencing) were simulated. (</w:t>
        </w:r>
        <w:r w:rsidRPr="00DA63B5">
          <w:rPr>
            <w:b/>
          </w:rPr>
          <w:t>A</w:t>
        </w:r>
        <w:r w:rsidRPr="005155CF">
          <w:t>) Wild-type SARS-CoV-2/Alpha. (</w:t>
        </w:r>
        <w:r w:rsidRPr="00AA5690">
          <w:rPr>
            <w:b/>
          </w:rPr>
          <w:t>B</w:t>
        </w:r>
        <w:r w:rsidRPr="005155CF">
          <w:t>) Delta/Omicron.</w:t>
        </w:r>
        <w:r>
          <w:t xml:space="preserve"> </w:t>
        </w:r>
      </w:moveTo>
      <w:moveToRangeEnd w:id="160"/>
      <w:ins w:id="162" w:author="AXH" w:date="2022-10-25T15:45:00Z">
        <w:r w:rsidR="00F919E2">
          <w:t>The plotted results</w:t>
        </w:r>
        <w:r>
          <w:t xml:space="preserve"> w</w:t>
        </w:r>
        <w:r w:rsidR="00F919E2">
          <w:t>ere</w:t>
        </w:r>
        <w:r>
          <w:t xml:space="preserve"> computed from </w:t>
        </w:r>
        <w:r w:rsidRPr="005E4B26">
          <w:t xml:space="preserve">1,000 random </w:t>
        </w:r>
        <w:r>
          <w:t>independent</w:t>
        </w:r>
        <w:r w:rsidRPr="005E4B26">
          <w:t xml:space="preserve"> simulations for each surveillance strategy.</w:t>
        </w:r>
        <w:r>
          <w:t xml:space="preserve"> </w:t>
        </w:r>
      </w:ins>
    </w:p>
    <w:p w14:paraId="62BB2045" w14:textId="77777777" w:rsidR="00294E0F" w:rsidRPr="006300B9" w:rsidRDefault="00294E0F" w:rsidP="00D949B1">
      <w:pPr>
        <w:rPr>
          <w:moveTo w:id="163" w:author="AXH" w:date="2022-10-25T15:45:00Z"/>
        </w:rPr>
        <w:pPrChange w:id="164" w:author="AXH" w:date="2022-10-25T15:45:00Z">
          <w:pPr>
            <w:pStyle w:val="Teaser"/>
            <w:spacing w:line="360" w:lineRule="auto"/>
          </w:pPr>
        </w:pPrChange>
      </w:pPr>
      <w:moveToRangeStart w:id="165" w:author="AXH" w:date="2022-10-25T15:45:00Z" w:name="move117605157"/>
    </w:p>
    <w:p w14:paraId="3D9348E8" w14:textId="00346204" w:rsidR="00D949B1" w:rsidRDefault="00D949B1" w:rsidP="00D949B1">
      <w:pPr>
        <w:rPr>
          <w:ins w:id="166" w:author="AXH" w:date="2022-10-25T15:45:00Z"/>
        </w:rPr>
      </w:pPr>
      <w:moveTo w:id="167" w:author="AXH" w:date="2022-10-25T15:45:00Z">
        <w:r>
          <w:rPr>
            <w:b/>
          </w:rPr>
          <w:t>Fig.</w:t>
        </w:r>
        <w:r w:rsidRPr="005155CF">
          <w:rPr>
            <w:b/>
          </w:rPr>
          <w:t xml:space="preserve"> 4</w:t>
        </w:r>
        <w:r>
          <w:rPr>
            <w:b/>
          </w:rPr>
          <w:t>.</w:t>
        </w:r>
        <w:r w:rsidRPr="005155CF">
          <w:rPr>
            <w:b/>
          </w:rPr>
          <w:t xml:space="preserve"> Impact of SARS-CoV-2 testing rates on the capacity to monitor changes in variant prevalence based on diagnostic test availability and proportion of test-positive samples sequenced</w:t>
        </w:r>
        <w:r w:rsidRPr="005155CF">
          <w:t>. Different genomic surveillance strategies (i.e. all specimens collected from all healthcare facilities sent to one</w:t>
        </w:r>
        <w:r w:rsidRPr="005155CF">
          <w:rPr>
            <w:i/>
          </w:rPr>
          <w:t xml:space="preserve"> </w:t>
        </w:r>
        <w:r w:rsidRPr="005155CF">
          <w:t>facility to be sampled for sequencing (</w:t>
        </w:r>
        <w:r w:rsidRPr="005155CF">
          <w:rPr>
            <w:i/>
          </w:rPr>
          <w:t>population-wide</w:t>
        </w:r>
        <w:r w:rsidRPr="005155CF">
          <w:t xml:space="preserve"> strategy); only </w:t>
        </w:r>
        <w:r w:rsidRPr="005155CF">
          <w:rPr>
            <w:i/>
          </w:rPr>
          <w:t>one</w:t>
        </w:r>
        <w:r w:rsidRPr="005155CF">
          <w:t>, 10%, 25%, 50%, or 100% of tertiary sentinel facilities would sample the specimens they collected for sequencing) were simulated. (</w:t>
        </w:r>
        <w:r w:rsidRPr="005155CF">
          <w:rPr>
            <w:b/>
          </w:rPr>
          <w:t>A</w:t>
        </w:r>
        <w:r w:rsidRPr="005155CF">
          <w:t xml:space="preserve">) Maximum absolute difference between </w:t>
        </w:r>
        <w:r w:rsidRPr="005155CF">
          <w:lastRenderedPageBreak/>
          <w:t>observed and circulating variant proportions. (</w:t>
        </w:r>
        <w:r w:rsidRPr="005155CF">
          <w:rPr>
            <w:b/>
          </w:rPr>
          <w:t>B</w:t>
        </w:r>
        <w:r w:rsidRPr="005155CF">
          <w:t>) Proportion of timepoints when sequencing was performed that the absolute difference between observed and circulating variant proportions is greater than 20%.</w:t>
        </w:r>
        <w:r>
          <w:t xml:space="preserve"> All results were </w:t>
        </w:r>
        <w:r w:rsidRPr="00BE21AA">
          <w:t>computed from 1,000 random independent simulations for each surveillance strategy.</w:t>
        </w:r>
      </w:moveTo>
      <w:moveToRangeEnd w:id="165"/>
    </w:p>
    <w:p w14:paraId="74A0E01C" w14:textId="77777777" w:rsidR="00294E0F" w:rsidRPr="005155CF" w:rsidRDefault="00294E0F" w:rsidP="00D949B1">
      <w:pPr>
        <w:rPr>
          <w:moveTo w:id="168" w:author="AXH" w:date="2022-10-25T15:45:00Z"/>
        </w:rPr>
        <w:pPrChange w:id="169" w:author="AXH" w:date="2022-10-25T15:45:00Z">
          <w:pPr>
            <w:pStyle w:val="Teaser"/>
            <w:spacing w:line="360" w:lineRule="auto"/>
          </w:pPr>
        </w:pPrChange>
      </w:pPr>
      <w:moveToRangeStart w:id="170" w:author="AXH" w:date="2022-10-25T15:45:00Z" w:name="move117605158"/>
    </w:p>
    <w:p w14:paraId="5C07650D" w14:textId="6ED0BCC3" w:rsidR="00D62338" w:rsidRDefault="00D949B1" w:rsidP="00294E0F">
      <w:pPr>
        <w:rPr>
          <w:moveTo w:id="171" w:author="AXH" w:date="2022-10-25T15:45:00Z"/>
        </w:rPr>
        <w:pPrChange w:id="172" w:author="AXH" w:date="2022-10-25T15:45:00Z">
          <w:pPr>
            <w:pStyle w:val="Legend"/>
            <w:spacing w:line="276" w:lineRule="auto"/>
          </w:pPr>
        </w:pPrChange>
      </w:pPr>
      <w:moveTo w:id="173" w:author="AXH" w:date="2022-10-25T15:45:00Z">
        <w:r>
          <w:rPr>
            <w:b/>
          </w:rPr>
          <w:t>Fig.</w:t>
        </w:r>
        <w:r w:rsidRPr="005155CF">
          <w:rPr>
            <w:b/>
          </w:rPr>
          <w:t xml:space="preserve"> </w:t>
        </w:r>
        <w:r>
          <w:rPr>
            <w:b/>
          </w:rPr>
          <w:t>5</w:t>
        </w:r>
        <w:r>
          <w:t>.</w:t>
        </w:r>
        <w:r w:rsidRPr="005155CF">
          <w:t xml:space="preserve"> </w:t>
        </w:r>
        <w:r w:rsidRPr="005155CF">
          <w:rPr>
            <w:b/>
          </w:rPr>
          <w:t>Recommended approach to enhance genomic surveillance robustness</w:t>
        </w:r>
        <w:r w:rsidRPr="005155CF">
          <w:t xml:space="preserve">. In each plot, the operating curves of the expected day </w:t>
        </w:r>
        <w:r>
          <w:t>when</w:t>
        </w:r>
        <w:r w:rsidRPr="005155CF">
          <w:t xml:space="preserve"> the</w:t>
        </w:r>
        <w:r>
          <w:t xml:space="preserve"> first</w:t>
        </w:r>
        <w:r w:rsidRPr="005155CF">
          <w:t xml:space="preserve"> Alpha variant</w:t>
        </w:r>
        <w:r>
          <w:t xml:space="preserve"> sequence is generated </w:t>
        </w:r>
        <w:r w:rsidRPr="005155CF">
          <w:t>are plotted for different proportion of specimens to sample for sequencing per day and turnaround times.</w:t>
        </w:r>
        <w:r>
          <w:t xml:space="preserve"> We assumed that the Alpha variant was </w:t>
        </w:r>
        <w:r w:rsidRPr="005155CF">
          <w:t xml:space="preserve">circulating at 1% </w:t>
        </w:r>
        <w:r>
          <w:t xml:space="preserve">initially </w:t>
        </w:r>
        <w:r w:rsidRPr="005155CF">
          <w:t>with wild-type SARS-CoV-2 in the background</w:t>
        </w:r>
        <w:r>
          <w:t xml:space="preserve">. </w:t>
        </w:r>
        <w:r w:rsidRPr="00713043">
          <w:rPr>
            <w:szCs w:val="20"/>
          </w:rPr>
          <w:t>We also assumed that positive specimens sampled within each week for sequencing are consolidated into a batch before they are referred for sequencing. Turnaround time refers to the time between collection of each weekly consolidated batch of positive specimens to the acquisition of its corresponding sequencing data</w:t>
        </w:r>
        <w:r>
          <w:rPr>
            <w:szCs w:val="20"/>
          </w:rPr>
          <w:t>.</w:t>
        </w:r>
        <w:r w:rsidRPr="005155CF">
          <w:t xml:space="preserve"> The vertical axes denote the number of days passed since the introduction of the Alpha variant (left) and its corresponding circulating proportion (right). The horizontal axes denote the proportion of positive specimens to sample for sequencing per day (bottom) and the corresponding mean number of sequences to be generated per week per 1,000,000 people over a 90-day epidemic period. (</w:t>
        </w:r>
        <w:r w:rsidRPr="005155CF">
          <w:rPr>
            <w:b/>
          </w:rPr>
          <w:t>A</w:t>
        </w:r>
        <w:r w:rsidRPr="005155CF">
          <w:t xml:space="preserve">) Specimen pools for sequencing from </w:t>
        </w:r>
        <w:r w:rsidRPr="005155CF">
          <w:rPr>
            <w:i/>
          </w:rPr>
          <w:t>one</w:t>
        </w:r>
        <w:r w:rsidRPr="005155CF">
          <w:t xml:space="preserve"> tertiary sentinel facility with testing rate at 27 tests per 100,000 persons per day (tests/100k/day). (</w:t>
        </w:r>
        <w:r w:rsidRPr="005155CF">
          <w:rPr>
            <w:b/>
          </w:rPr>
          <w:t>B</w:t>
        </w:r>
        <w:r w:rsidRPr="005155CF">
          <w:t xml:space="preserve">) Specimen pools for sequencing from </w:t>
        </w:r>
        <w:r w:rsidRPr="005155CF">
          <w:rPr>
            <w:i/>
          </w:rPr>
          <w:t>one</w:t>
        </w:r>
        <w:r w:rsidRPr="005155CF">
          <w:t xml:space="preserve"> tertiary sentinel facility with testing rate at 100 tests/100k/day. (</w:t>
        </w:r>
        <w:r w:rsidRPr="005155CF">
          <w:rPr>
            <w:b/>
          </w:rPr>
          <w:t>C</w:t>
        </w:r>
        <w:r w:rsidRPr="005155CF">
          <w:t>) Specimen pools for sequencing from 25% of all tertiary sentinel facilities with testing rate at 100 tests/100k/day. (</w:t>
        </w:r>
        <w:r w:rsidRPr="005155CF">
          <w:rPr>
            <w:b/>
          </w:rPr>
          <w:t>D</w:t>
        </w:r>
        <w:r w:rsidRPr="005155CF">
          <w:t xml:space="preserve">) Zoomed-in plot of (C) to highlight </w:t>
        </w:r>
        <w:r w:rsidRPr="005155CF">
          <w:lastRenderedPageBreak/>
          <w:t>sequencing proportions varying between 1-25%. Sequencing 5-10% of positive specimens (blue</w:t>
        </w:r>
        <w:r>
          <w:t xml:space="preserve"> </w:t>
        </w:r>
        <w:r w:rsidRPr="005155CF">
          <w:t>shaded region) would ensure that we would expectedly detect Alpha in 30 days</w:t>
        </w:r>
        <w:r w:rsidR="00646F78">
          <w:t xml:space="preserve"> </w:t>
        </w:r>
      </w:moveTo>
      <w:moveToRangeEnd w:id="170"/>
      <w:ins w:id="174" w:author="AXH" w:date="2022-10-25T15:45:00Z">
        <w:r w:rsidR="00646F78">
          <w:t>(horizontal dashed line)</w:t>
        </w:r>
        <w:r w:rsidRPr="005155CF">
          <w:t xml:space="preserve"> if turnaround time is kept within one week. </w:t>
        </w:r>
      </w:ins>
      <w:moveToRangeStart w:id="175" w:author="AXH" w:date="2022-10-25T15:45:00Z" w:name="move117605159"/>
      <w:moveTo w:id="176" w:author="AXH" w:date="2022-10-25T15:45:00Z">
        <w:r>
          <w:t xml:space="preserve">All results were </w:t>
        </w:r>
        <w:r w:rsidRPr="00BE21AA">
          <w:t>computed from 1,000 random independent simulations for each surveillance strategy.</w:t>
        </w:r>
        <w:r>
          <w:t xml:space="preserve"> The shaded region depicts the standard deviation across simulations.</w:t>
        </w:r>
      </w:moveTo>
    </w:p>
    <w:moveToRangeEnd w:id="175"/>
    <w:p w14:paraId="0CC6B02C" w14:textId="77777777" w:rsidR="00D62338" w:rsidRPr="00D62338" w:rsidRDefault="00D62338" w:rsidP="00294E0F">
      <w:pPr>
        <w:rPr>
          <w:ins w:id="177" w:author="AXH" w:date="2022-10-25T15:45:00Z"/>
        </w:rPr>
      </w:pPr>
    </w:p>
    <w:p w14:paraId="3043A380" w14:textId="77777777" w:rsidR="00D62338" w:rsidRPr="00D62338" w:rsidRDefault="00D62338" w:rsidP="00D62338">
      <w:pPr>
        <w:rPr>
          <w:ins w:id="178" w:author="AXH" w:date="2022-10-25T15:45:00Z"/>
          <w:b/>
        </w:rPr>
      </w:pPr>
      <w:ins w:id="179" w:author="AXH" w:date="2022-10-25T15:45:00Z">
        <w:r w:rsidRPr="00D62338">
          <w:rPr>
            <w:b/>
          </w:rPr>
          <w:t>References</w:t>
        </w:r>
      </w:ins>
    </w:p>
    <w:p w14:paraId="3C615AD7" w14:textId="77777777" w:rsidR="00D62338" w:rsidRDefault="00D62338" w:rsidP="00D62338">
      <w:pPr>
        <w:autoSpaceDE w:val="0"/>
        <w:autoSpaceDN w:val="0"/>
        <w:ind w:left="567" w:hanging="567"/>
        <w:divId w:val="1799839552"/>
        <w:rPr>
          <w:moveTo w:id="180" w:author="AXH" w:date="2022-10-25T15:45:00Z"/>
        </w:rPr>
        <w:pPrChange w:id="181" w:author="AXH" w:date="2022-10-25T15:45:00Z">
          <w:pPr>
            <w:autoSpaceDE w:val="0"/>
            <w:autoSpaceDN w:val="0"/>
            <w:ind w:left="640" w:hanging="640"/>
            <w:divId w:val="1799839552"/>
          </w:pPr>
        </w:pPrChange>
      </w:pPr>
      <w:moveToRangeStart w:id="182" w:author="AXH" w:date="2022-10-25T15:45:00Z" w:name="move117605160"/>
      <w:moveTo w:id="183" w:author="AXH" w:date="2022-10-25T15:45:00Z">
        <w:r>
          <w:t>1.</w:t>
        </w:r>
        <w:r>
          <w:tab/>
          <w:t xml:space="preserve">Robishaw, J. D. </w:t>
        </w:r>
        <w:r>
          <w:rPr>
            <w:i/>
            <w:iCs/>
          </w:rPr>
          <w:t>et al.</w:t>
        </w:r>
        <w:r>
          <w:t xml:space="preserve"> Genomic surveillance to combat COVID-19: challenges and opportunities. </w:t>
        </w:r>
        <w:r>
          <w:rPr>
            <w:i/>
            <w:iCs/>
          </w:rPr>
          <w:t>Lancet Microbe</w:t>
        </w:r>
        <w:r>
          <w:t xml:space="preserve"> </w:t>
        </w:r>
        <w:r>
          <w:rPr>
            <w:b/>
            <w:bCs/>
          </w:rPr>
          <w:t>2</w:t>
        </w:r>
        <w:r>
          <w:t>, e481–e484 (2021).</w:t>
        </w:r>
      </w:moveTo>
    </w:p>
    <w:p w14:paraId="7DE6B0AF" w14:textId="77777777" w:rsidR="00D62338" w:rsidRDefault="00D62338" w:rsidP="00D62338">
      <w:pPr>
        <w:autoSpaceDE w:val="0"/>
        <w:autoSpaceDN w:val="0"/>
        <w:ind w:left="567" w:hanging="567"/>
        <w:divId w:val="1102452158"/>
        <w:rPr>
          <w:moveTo w:id="184" w:author="AXH" w:date="2022-10-25T15:45:00Z"/>
        </w:rPr>
        <w:pPrChange w:id="185" w:author="AXH" w:date="2022-10-25T15:45:00Z">
          <w:pPr>
            <w:autoSpaceDE w:val="0"/>
            <w:autoSpaceDN w:val="0"/>
            <w:ind w:left="640" w:hanging="640"/>
            <w:divId w:val="1102452158"/>
          </w:pPr>
        </w:pPrChange>
      </w:pPr>
      <w:moveTo w:id="186" w:author="AXH" w:date="2022-10-25T15:45:00Z">
        <w:r w:rsidRPr="00254BB5">
          <w:rPr>
            <w:lang w:val="en-GB"/>
            <w:rPrChange w:id="187" w:author="AXH" w:date="2022-10-25T15:45:00Z">
              <w:rPr/>
            </w:rPrChange>
          </w:rPr>
          <w:t>2.</w:t>
        </w:r>
        <w:r w:rsidRPr="00254BB5">
          <w:rPr>
            <w:lang w:val="en-GB"/>
            <w:rPrChange w:id="188" w:author="AXH" w:date="2022-10-25T15:45:00Z">
              <w:rPr/>
            </w:rPrChange>
          </w:rPr>
          <w:tab/>
          <w:t xml:space="preserve">Davies, N. G. </w:t>
        </w:r>
        <w:r w:rsidRPr="00254BB5">
          <w:rPr>
            <w:i/>
            <w:lang w:val="en-GB"/>
            <w:rPrChange w:id="189" w:author="AXH" w:date="2022-10-25T15:45:00Z">
              <w:rPr>
                <w:i/>
              </w:rPr>
            </w:rPrChange>
          </w:rPr>
          <w:t>et al.</w:t>
        </w:r>
        <w:r w:rsidRPr="00254BB5">
          <w:rPr>
            <w:lang w:val="en-GB"/>
            <w:rPrChange w:id="190" w:author="AXH" w:date="2022-10-25T15:45:00Z">
              <w:rPr/>
            </w:rPrChange>
          </w:rPr>
          <w:t xml:space="preserve"> </w:t>
        </w:r>
        <w:r>
          <w:t xml:space="preserve">Estimated transmissibility and impact of SARS-CoV-2 lineage B.1.1.7 in England. </w:t>
        </w:r>
      </w:moveTo>
      <w:moveToRangeEnd w:id="182"/>
      <w:ins w:id="191" w:author="AXH" w:date="2022-10-25T15:45:00Z">
        <w:r>
          <w:rPr>
            <w:i/>
            <w:iCs/>
          </w:rPr>
          <w:t>Science</w:t>
        </w:r>
      </w:ins>
      <w:moveToRangeStart w:id="192" w:author="AXH" w:date="2022-10-25T15:45:00Z" w:name="move117605161"/>
      <w:moveTo w:id="193" w:author="AXH" w:date="2022-10-25T15:45:00Z">
        <w:r>
          <w:t xml:space="preserve"> </w:t>
        </w:r>
        <w:r>
          <w:rPr>
            <w:b/>
            <w:bCs/>
          </w:rPr>
          <w:t>372</w:t>
        </w:r>
        <w:r>
          <w:t>, eabg3055 (2021).</w:t>
        </w:r>
      </w:moveTo>
    </w:p>
    <w:p w14:paraId="16152DD3" w14:textId="77777777" w:rsidR="00D62338" w:rsidRDefault="00D62338" w:rsidP="00D62338">
      <w:pPr>
        <w:autoSpaceDE w:val="0"/>
        <w:autoSpaceDN w:val="0"/>
        <w:ind w:left="567" w:hanging="567"/>
        <w:divId w:val="610555349"/>
        <w:rPr>
          <w:moveTo w:id="194" w:author="AXH" w:date="2022-10-25T15:45:00Z"/>
        </w:rPr>
        <w:pPrChange w:id="195" w:author="AXH" w:date="2022-10-25T15:45:00Z">
          <w:pPr>
            <w:autoSpaceDE w:val="0"/>
            <w:autoSpaceDN w:val="0"/>
            <w:ind w:left="640" w:hanging="640"/>
            <w:divId w:val="610555349"/>
          </w:pPr>
        </w:pPrChange>
      </w:pPr>
      <w:moveTo w:id="196" w:author="AXH" w:date="2022-10-25T15:45:00Z">
        <w:r>
          <w:t>3.</w:t>
        </w:r>
        <w:r>
          <w:tab/>
          <w:t xml:space="preserve">Cherian, S. </w:t>
        </w:r>
        <w:r>
          <w:rPr>
            <w:i/>
            <w:iCs/>
          </w:rPr>
          <w:t>et al.</w:t>
        </w:r>
        <w:r>
          <w:t xml:space="preserve"> SARS-CoV-2 Spike Mutations, L452R, T478K, E484Q and P681R, in the Second Wave of COVID-19 in Maharashtra, India. </w:t>
        </w:r>
        <w:r>
          <w:rPr>
            <w:i/>
            <w:iCs/>
          </w:rPr>
          <w:t xml:space="preserve">Microorganisms </w:t>
        </w:r>
        <w:moveToRangeStart w:id="197" w:author="AXH" w:date="2022-10-25T15:45:00Z" w:name="move117605162"/>
        <w:moveToRangeEnd w:id="192"/>
        <w:r>
          <w:rPr>
            <w:b/>
            <w:bCs/>
          </w:rPr>
          <w:t>9</w:t>
        </w:r>
        <w:r>
          <w:t>, 1542 (2021).</w:t>
        </w:r>
      </w:moveTo>
    </w:p>
    <w:p w14:paraId="458BC20E" w14:textId="77777777" w:rsidR="00D62338" w:rsidRDefault="00D62338" w:rsidP="00D62338">
      <w:pPr>
        <w:autoSpaceDE w:val="0"/>
        <w:autoSpaceDN w:val="0"/>
        <w:ind w:left="567" w:hanging="567"/>
        <w:rPr>
          <w:ins w:id="198" w:author="AXH" w:date="2022-10-25T15:45:00Z"/>
        </w:rPr>
      </w:pPr>
      <w:moveTo w:id="199" w:author="AXH" w:date="2022-10-25T15:45:00Z">
        <w:r>
          <w:t>4.</w:t>
        </w:r>
        <w:r>
          <w:tab/>
          <w:t xml:space="preserve">Viana, R. </w:t>
        </w:r>
        <w:r>
          <w:rPr>
            <w:i/>
            <w:iCs/>
          </w:rPr>
          <w:t>et al.</w:t>
        </w:r>
        <w:r>
          <w:t xml:space="preserve"> Rapid epidemic expansion of the SARS-CoV-2 Omicron variant in southern Africa. </w:t>
        </w:r>
      </w:moveTo>
      <w:moveToRangeEnd w:id="197"/>
      <w:ins w:id="200" w:author="AXH" w:date="2022-10-25T15:45:00Z">
        <w:r>
          <w:rPr>
            <w:i/>
            <w:iCs/>
          </w:rPr>
          <w:t xml:space="preserve">Nature </w:t>
        </w:r>
        <w:r w:rsidRPr="007B76E9">
          <w:rPr>
            <w:b/>
            <w:iCs/>
          </w:rPr>
          <w:t>603</w:t>
        </w:r>
        <w:r w:rsidRPr="007B76E9">
          <w:t>,</w:t>
        </w:r>
        <w:r>
          <w:t xml:space="preserve"> 679-686 (2022).</w:t>
        </w:r>
      </w:ins>
    </w:p>
    <w:p w14:paraId="1DA07B17" w14:textId="77777777" w:rsidR="00D62338" w:rsidRDefault="00D62338" w:rsidP="00D62338">
      <w:pPr>
        <w:autoSpaceDE w:val="0"/>
        <w:autoSpaceDN w:val="0"/>
        <w:ind w:left="567" w:hanging="567"/>
        <w:rPr>
          <w:ins w:id="201" w:author="AXH" w:date="2022-10-25T15:45:00Z"/>
        </w:rPr>
      </w:pPr>
      <w:moveToRangeStart w:id="202" w:author="AXH" w:date="2022-10-25T15:45:00Z" w:name="move117605163"/>
      <w:moveTo w:id="203" w:author="AXH" w:date="2022-10-25T15:45:00Z">
        <w:r w:rsidRPr="00254BB5">
          <w:rPr>
            <w:lang w:val="en-GB"/>
            <w:rPrChange w:id="204" w:author="AXH" w:date="2022-10-25T15:45:00Z">
              <w:rPr/>
            </w:rPrChange>
          </w:rPr>
          <w:t>5.</w:t>
        </w:r>
        <w:r w:rsidRPr="00254BB5">
          <w:rPr>
            <w:lang w:val="en-GB"/>
            <w:rPrChange w:id="205" w:author="AXH" w:date="2022-10-25T15:45:00Z">
              <w:rPr/>
            </w:rPrChange>
          </w:rPr>
          <w:tab/>
          <w:t xml:space="preserve">Brito, A. F. </w:t>
        </w:r>
        <w:r w:rsidRPr="00254BB5">
          <w:rPr>
            <w:i/>
            <w:lang w:val="en-GB"/>
            <w:rPrChange w:id="206" w:author="AXH" w:date="2022-10-25T15:45:00Z">
              <w:rPr>
                <w:i/>
              </w:rPr>
            </w:rPrChange>
          </w:rPr>
          <w:t>et al.</w:t>
        </w:r>
        <w:r w:rsidRPr="00254BB5">
          <w:rPr>
            <w:lang w:val="en-GB"/>
            <w:rPrChange w:id="207" w:author="AXH" w:date="2022-10-25T15:45:00Z">
              <w:rPr/>
            </w:rPrChange>
          </w:rPr>
          <w:t xml:space="preserve"> </w:t>
        </w:r>
        <w:r>
          <w:t xml:space="preserve">Global disparities in SARS-CoV-2 genomic surveillance. </w:t>
        </w:r>
      </w:moveTo>
      <w:moveToRangeEnd w:id="202"/>
      <w:ins w:id="208" w:author="AXH" w:date="2022-10-25T15:45:00Z">
        <w:r>
          <w:t xml:space="preserve">Preprint at </w:t>
        </w:r>
        <w:r>
          <w:rPr>
            <w:i/>
            <w:iCs/>
          </w:rPr>
          <w:t>medRxiv</w:t>
        </w:r>
        <w:r>
          <w:t xml:space="preserve"> </w:t>
        </w:r>
        <w:r w:rsidR="0037743A">
          <w:fldChar w:fldCharType="begin"/>
        </w:r>
        <w:r w:rsidR="0037743A">
          <w:instrText xml:space="preserve"> HYPERLINK "https://doi.org/10.1101/2021.08.21.21262393" </w:instrText>
        </w:r>
        <w:r w:rsidR="0037743A">
          <w:fldChar w:fldCharType="separate"/>
        </w:r>
        <w:r w:rsidRPr="0060448F">
          <w:rPr>
            <w:rStyle w:val="Hyperlink"/>
          </w:rPr>
          <w:t>https://doi.org/10.1101/2021.08.21.21262393</w:t>
        </w:r>
        <w:r w:rsidR="0037743A">
          <w:rPr>
            <w:rStyle w:val="Hyperlink"/>
          </w:rPr>
          <w:fldChar w:fldCharType="end"/>
        </w:r>
        <w:r>
          <w:t xml:space="preserve"> (2021).</w:t>
        </w:r>
      </w:ins>
    </w:p>
    <w:p w14:paraId="309ED954" w14:textId="77777777" w:rsidR="00D62338" w:rsidRDefault="00D62338" w:rsidP="00D62338">
      <w:pPr>
        <w:autoSpaceDE w:val="0"/>
        <w:autoSpaceDN w:val="0"/>
        <w:ind w:left="567" w:hanging="567"/>
        <w:rPr>
          <w:ins w:id="209" w:author="AXH" w:date="2022-10-25T15:45:00Z"/>
        </w:rPr>
      </w:pPr>
      <w:moveToRangeStart w:id="210" w:author="AXH" w:date="2022-10-25T15:45:00Z" w:name="move117605164"/>
      <w:moveTo w:id="211" w:author="AXH" w:date="2022-10-25T15:45:00Z">
        <w:r>
          <w:lastRenderedPageBreak/>
          <w:t>6.</w:t>
        </w:r>
        <w:r>
          <w:tab/>
          <w:t xml:space="preserve">Wohl, S., Lee, E. C., DiPrete, B. L. &amp; Lessler, J. Sample Size Calculations for Variant Surveillance in the Presence of Biological and Systematic Biases. </w:t>
        </w:r>
      </w:moveTo>
      <w:moveToRangeEnd w:id="210"/>
      <w:ins w:id="212" w:author="AXH" w:date="2022-10-25T15:45:00Z">
        <w:r>
          <w:t xml:space="preserve">Preprint at </w:t>
        </w:r>
        <w:r>
          <w:rPr>
            <w:i/>
            <w:iCs/>
          </w:rPr>
          <w:t>medRxiv</w:t>
        </w:r>
        <w:r>
          <w:t xml:space="preserve"> </w:t>
        </w:r>
        <w:r w:rsidR="0037743A">
          <w:fldChar w:fldCharType="begin"/>
        </w:r>
        <w:r w:rsidR="0037743A">
          <w:instrText xml:space="preserve"> HYPERLINK "https://doi.org/10.1101/2021.12.30.21268453" </w:instrText>
        </w:r>
        <w:r w:rsidR="0037743A">
          <w:fldChar w:fldCharType="separate"/>
        </w:r>
        <w:r w:rsidRPr="0060448F">
          <w:rPr>
            <w:rStyle w:val="Hyperlink"/>
          </w:rPr>
          <w:t>https://doi.org/10.1101/2021.12.30.21268453</w:t>
        </w:r>
        <w:r w:rsidR="0037743A">
          <w:rPr>
            <w:rStyle w:val="Hyperlink"/>
          </w:rPr>
          <w:fldChar w:fldCharType="end"/>
        </w:r>
        <w:r>
          <w:t xml:space="preserve"> (2022).</w:t>
        </w:r>
      </w:ins>
    </w:p>
    <w:p w14:paraId="5904394A" w14:textId="77777777" w:rsidR="00D62338" w:rsidRDefault="00D62338" w:rsidP="00D62338">
      <w:pPr>
        <w:autoSpaceDE w:val="0"/>
        <w:autoSpaceDN w:val="0"/>
        <w:ind w:left="567" w:hanging="567"/>
        <w:divId w:val="2025210067"/>
        <w:rPr>
          <w:moveTo w:id="213" w:author="AXH" w:date="2022-10-25T15:45:00Z"/>
        </w:rPr>
        <w:pPrChange w:id="214" w:author="AXH" w:date="2022-10-25T15:45:00Z">
          <w:pPr>
            <w:autoSpaceDE w:val="0"/>
            <w:autoSpaceDN w:val="0"/>
            <w:ind w:left="640" w:hanging="640"/>
            <w:divId w:val="2025210067"/>
          </w:pPr>
        </w:pPrChange>
      </w:pPr>
      <w:moveToRangeStart w:id="215" w:author="AXH" w:date="2022-10-25T15:45:00Z" w:name="move117605165"/>
      <w:moveTo w:id="216" w:author="AXH" w:date="2022-10-25T15:45:00Z">
        <w:r>
          <w:t>7.</w:t>
        </w:r>
        <w:r>
          <w:tab/>
          <w:t>European Centre for Disease Prevention and Control. Sequencing of SARS-CoV-2 - first update. https://www.ecdc.europa.eu/en/publications-data/sequencing-sars-cov-2 (2022).</w:t>
        </w:r>
      </w:moveTo>
    </w:p>
    <w:p w14:paraId="1216BA8E" w14:textId="77777777" w:rsidR="00D62338" w:rsidRDefault="00D62338" w:rsidP="00D62338">
      <w:pPr>
        <w:autoSpaceDE w:val="0"/>
        <w:autoSpaceDN w:val="0"/>
        <w:ind w:left="567" w:hanging="567"/>
        <w:divId w:val="1874876015"/>
        <w:rPr>
          <w:moveTo w:id="217" w:author="AXH" w:date="2022-10-25T15:45:00Z"/>
        </w:rPr>
        <w:pPrChange w:id="218" w:author="AXH" w:date="2022-10-25T15:45:00Z">
          <w:pPr>
            <w:autoSpaceDE w:val="0"/>
            <w:autoSpaceDN w:val="0"/>
            <w:ind w:left="640" w:hanging="640"/>
            <w:divId w:val="1874876015"/>
          </w:pPr>
        </w:pPrChange>
      </w:pPr>
      <w:moveTo w:id="219" w:author="AXH" w:date="2022-10-25T15:45:00Z">
        <w:r>
          <w:t>8.</w:t>
        </w:r>
        <w:r>
          <w:tab/>
          <w:t>World Health Organization. Guidance for surveillance of SARS-CoV-2 variants: interim guidance, 9 August 2021. https://apps.who.int/iris/handle/10665/343775 (2021).</w:t>
        </w:r>
      </w:moveTo>
    </w:p>
    <w:p w14:paraId="0CFF97EE" w14:textId="77777777" w:rsidR="00D62338" w:rsidRDefault="00D62338" w:rsidP="00D62338">
      <w:pPr>
        <w:autoSpaceDE w:val="0"/>
        <w:autoSpaceDN w:val="0"/>
        <w:ind w:left="567" w:hanging="567"/>
        <w:divId w:val="1999535613"/>
        <w:rPr>
          <w:moveTo w:id="220" w:author="AXH" w:date="2022-10-25T15:45:00Z"/>
        </w:rPr>
        <w:pPrChange w:id="221" w:author="AXH" w:date="2022-10-25T15:45:00Z">
          <w:pPr>
            <w:autoSpaceDE w:val="0"/>
            <w:autoSpaceDN w:val="0"/>
            <w:ind w:left="640" w:hanging="640"/>
            <w:divId w:val="1999535613"/>
          </w:pPr>
        </w:pPrChange>
      </w:pPr>
      <w:moveTo w:id="222" w:author="AXH" w:date="2022-10-25T15:45:00Z">
        <w:r>
          <w:t>9.</w:t>
        </w:r>
        <w:r>
          <w:tab/>
          <w:t>FIND. Test tracker - FIND. https://www.finddx.org/covid-19/test-tracker/ (2022).</w:t>
        </w:r>
      </w:moveTo>
    </w:p>
    <w:p w14:paraId="44743DBB" w14:textId="77777777" w:rsidR="00D62338" w:rsidRDefault="00D62338" w:rsidP="00D62338">
      <w:pPr>
        <w:autoSpaceDE w:val="0"/>
        <w:autoSpaceDN w:val="0"/>
        <w:ind w:left="567" w:hanging="567"/>
        <w:divId w:val="216824279"/>
        <w:rPr>
          <w:moveTo w:id="223" w:author="AXH" w:date="2022-10-25T15:45:00Z"/>
        </w:rPr>
        <w:pPrChange w:id="224" w:author="AXH" w:date="2022-10-25T15:45:00Z">
          <w:pPr>
            <w:autoSpaceDE w:val="0"/>
            <w:autoSpaceDN w:val="0"/>
            <w:ind w:left="640" w:hanging="640"/>
            <w:divId w:val="216824279"/>
          </w:pPr>
        </w:pPrChange>
      </w:pPr>
      <w:moveTo w:id="225" w:author="AXH" w:date="2022-10-25T15:45:00Z">
        <w:r>
          <w:t>10.</w:t>
        </w:r>
        <w:r>
          <w:tab/>
          <w:t>Imperial College London. Report 49 - Growth, population distribution and immune escape of Omicron in England</w:t>
        </w:r>
      </w:moveTo>
      <w:moveToRangeEnd w:id="215"/>
      <w:ins w:id="226" w:author="AXH" w:date="2022-10-25T15:45:00Z">
        <w:r>
          <w:t>.</w:t>
        </w:r>
      </w:ins>
      <w:moveToRangeStart w:id="227" w:author="AXH" w:date="2022-10-25T15:45:00Z" w:name="move117605166"/>
      <w:moveTo w:id="228" w:author="AXH" w:date="2022-10-25T15:45:00Z">
        <w:r>
          <w:t xml:space="preserve"> https://www.imperial.ac.uk/mrc-global-infectious-disease-analysis/covid-19/report-49-Omicron/ (2021).</w:t>
        </w:r>
      </w:moveTo>
    </w:p>
    <w:p w14:paraId="3A711895" w14:textId="77777777" w:rsidR="00D62338" w:rsidRDefault="00D62338" w:rsidP="00D62338">
      <w:pPr>
        <w:autoSpaceDE w:val="0"/>
        <w:autoSpaceDN w:val="0"/>
        <w:ind w:left="567" w:hanging="567"/>
        <w:divId w:val="1665622036"/>
        <w:rPr>
          <w:moveTo w:id="229" w:author="AXH" w:date="2022-10-25T15:45:00Z"/>
        </w:rPr>
        <w:pPrChange w:id="230" w:author="AXH" w:date="2022-10-25T15:45:00Z">
          <w:pPr>
            <w:autoSpaceDE w:val="0"/>
            <w:autoSpaceDN w:val="0"/>
            <w:ind w:left="640" w:hanging="640"/>
            <w:divId w:val="1665622036"/>
          </w:pPr>
        </w:pPrChange>
      </w:pPr>
      <w:moveTo w:id="231" w:author="AXH" w:date="2022-10-25T15:45:00Z">
        <w:r>
          <w:t>11.</w:t>
        </w:r>
        <w:r>
          <w:tab/>
          <w:t xml:space="preserve">Inzaule, S. C., Tessema, S. K., Kebede, Y., Ogwell Ouma, A. E. &amp; Nkengasong, J. N. Genomic-informed pathogen surveillance in Africa: opportunities and challenges. </w:t>
        </w:r>
        <w:r>
          <w:rPr>
            <w:i/>
            <w:iCs/>
          </w:rPr>
          <w:t>Lancet Infect Dis</w:t>
        </w:r>
        <w:r>
          <w:t xml:space="preserve"> </w:t>
        </w:r>
        <w:r>
          <w:rPr>
            <w:b/>
            <w:bCs/>
          </w:rPr>
          <w:t>21</w:t>
        </w:r>
        <w:r>
          <w:t>, e281–e289 (2021).</w:t>
        </w:r>
      </w:moveTo>
    </w:p>
    <w:p w14:paraId="1FC8EA51" w14:textId="77777777" w:rsidR="00D62338" w:rsidRDefault="00D62338" w:rsidP="00D62338">
      <w:pPr>
        <w:autoSpaceDE w:val="0"/>
        <w:autoSpaceDN w:val="0"/>
        <w:ind w:left="567" w:hanging="567"/>
        <w:divId w:val="67313044"/>
        <w:rPr>
          <w:moveTo w:id="232" w:author="AXH" w:date="2022-10-25T15:45:00Z"/>
        </w:rPr>
        <w:pPrChange w:id="233" w:author="AXH" w:date="2022-10-25T15:45:00Z">
          <w:pPr>
            <w:autoSpaceDE w:val="0"/>
            <w:autoSpaceDN w:val="0"/>
            <w:ind w:left="640" w:hanging="640"/>
            <w:divId w:val="67313044"/>
          </w:pPr>
        </w:pPrChange>
      </w:pPr>
      <w:moveTo w:id="234" w:author="AXH" w:date="2022-10-25T15:45:00Z">
        <w:r>
          <w:t>12.</w:t>
        </w:r>
        <w:r>
          <w:tab/>
          <w:t xml:space="preserve">Mallapaty, S. Omicron-variant border bans ignore the evidence, say scientists. </w:t>
        </w:r>
        <w:r>
          <w:rPr>
            <w:i/>
            <w:iCs/>
          </w:rPr>
          <w:t>Nature</w:t>
        </w:r>
        <w:r>
          <w:t xml:space="preserve"> </w:t>
        </w:r>
        <w:r>
          <w:rPr>
            <w:b/>
            <w:bCs/>
          </w:rPr>
          <w:t>600</w:t>
        </w:r>
        <w:r>
          <w:t>, 199 (2021).</w:t>
        </w:r>
      </w:moveTo>
    </w:p>
    <w:p w14:paraId="79D1E543" w14:textId="77777777" w:rsidR="00D62338" w:rsidRDefault="00D62338" w:rsidP="00D62338">
      <w:pPr>
        <w:autoSpaceDE w:val="0"/>
        <w:autoSpaceDN w:val="0"/>
        <w:ind w:left="567" w:hanging="567"/>
        <w:divId w:val="1426070485"/>
        <w:rPr>
          <w:moveTo w:id="235" w:author="AXH" w:date="2022-10-25T15:45:00Z"/>
        </w:rPr>
        <w:pPrChange w:id="236" w:author="AXH" w:date="2022-10-25T15:45:00Z">
          <w:pPr>
            <w:autoSpaceDE w:val="0"/>
            <w:autoSpaceDN w:val="0"/>
            <w:ind w:left="640" w:hanging="640"/>
            <w:divId w:val="1426070485"/>
          </w:pPr>
        </w:pPrChange>
      </w:pPr>
      <w:moveTo w:id="237" w:author="AXH" w:date="2022-10-25T15:45:00Z">
        <w:r>
          <w:t>13.</w:t>
        </w:r>
        <w:r>
          <w:tab/>
          <w:t xml:space="preserve">Merhi, G. </w:t>
        </w:r>
        <w:r>
          <w:rPr>
            <w:i/>
            <w:iCs/>
          </w:rPr>
          <w:t>et al.</w:t>
        </w:r>
        <w:r>
          <w:t xml:space="preserve"> SARS-CoV-2 genomic epidemiology: data and sequencing infrastructure. </w:t>
        </w:r>
        <w:r>
          <w:rPr>
            <w:i/>
            <w:iCs/>
          </w:rPr>
          <w:t>Future Microbiol</w:t>
        </w:r>
        <w:r>
          <w:t xml:space="preserve"> </w:t>
        </w:r>
        <w:r>
          <w:rPr>
            <w:b/>
            <w:bCs/>
          </w:rPr>
          <w:t>17</w:t>
        </w:r>
        <w:r>
          <w:t>, 1001–1007 (2022).</w:t>
        </w:r>
      </w:moveTo>
    </w:p>
    <w:p w14:paraId="04553241" w14:textId="77777777" w:rsidR="00D62338" w:rsidRDefault="00D62338" w:rsidP="00D62338">
      <w:pPr>
        <w:autoSpaceDE w:val="0"/>
        <w:autoSpaceDN w:val="0"/>
        <w:ind w:left="567" w:hanging="567"/>
        <w:divId w:val="1350788363"/>
        <w:rPr>
          <w:moveTo w:id="238" w:author="AXH" w:date="2022-10-25T15:45:00Z"/>
        </w:rPr>
        <w:pPrChange w:id="239" w:author="AXH" w:date="2022-10-25T15:45:00Z">
          <w:pPr>
            <w:autoSpaceDE w:val="0"/>
            <w:autoSpaceDN w:val="0"/>
            <w:ind w:left="640" w:hanging="640"/>
            <w:divId w:val="1350788363"/>
          </w:pPr>
        </w:pPrChange>
      </w:pPr>
      <w:moveTo w:id="240" w:author="AXH" w:date="2022-10-25T15:45:00Z">
        <w:r>
          <w:lastRenderedPageBreak/>
          <w:t>14.</w:t>
        </w:r>
        <w:r>
          <w:tab/>
          <w:t xml:space="preserve">Gu, H. </w:t>
        </w:r>
        <w:r>
          <w:rPr>
            <w:i/>
            <w:iCs/>
          </w:rPr>
          <w:t>et al.</w:t>
        </w:r>
        <w:r>
          <w:t xml:space="preserve"> Probable Transmission of SARS-CoV-2 Omicron Variant in Quarantine Hotel, Hong Kong, China, November 2021. </w:t>
        </w:r>
        <w:r>
          <w:rPr>
            <w:i/>
            <w:iCs/>
          </w:rPr>
          <w:t>Emerg Infect Dis</w:t>
        </w:r>
        <w:r>
          <w:t xml:space="preserve"> </w:t>
        </w:r>
        <w:r>
          <w:rPr>
            <w:b/>
            <w:bCs/>
          </w:rPr>
          <w:t>28</w:t>
        </w:r>
        <w:r>
          <w:t>, 460 (2022).</w:t>
        </w:r>
      </w:moveTo>
    </w:p>
    <w:p w14:paraId="5375A547" w14:textId="77777777" w:rsidR="00D62338" w:rsidRPr="00254BB5" w:rsidRDefault="00D62338" w:rsidP="00D62338">
      <w:pPr>
        <w:autoSpaceDE w:val="0"/>
        <w:autoSpaceDN w:val="0"/>
        <w:ind w:left="567" w:hanging="567"/>
        <w:divId w:val="195850378"/>
        <w:rPr>
          <w:moveTo w:id="241" w:author="AXH" w:date="2022-10-25T15:45:00Z"/>
          <w:lang w:val="nl-NL"/>
          <w:rPrChange w:id="242" w:author="AXH" w:date="2022-10-25T15:45:00Z">
            <w:rPr>
              <w:moveTo w:id="243" w:author="AXH" w:date="2022-10-25T15:45:00Z"/>
            </w:rPr>
          </w:rPrChange>
        </w:rPr>
        <w:pPrChange w:id="244" w:author="AXH" w:date="2022-10-25T15:45:00Z">
          <w:pPr>
            <w:autoSpaceDE w:val="0"/>
            <w:autoSpaceDN w:val="0"/>
            <w:ind w:left="640" w:hanging="640"/>
            <w:divId w:val="195850378"/>
          </w:pPr>
        </w:pPrChange>
      </w:pPr>
      <w:moveTo w:id="245" w:author="AXH" w:date="2022-10-25T15:45:00Z">
        <w:r>
          <w:t>15.</w:t>
        </w:r>
        <w:r>
          <w:tab/>
          <w:t xml:space="preserve">Espenhain, L. </w:t>
        </w:r>
        <w:r>
          <w:rPr>
            <w:i/>
            <w:iCs/>
          </w:rPr>
          <w:t>et al.</w:t>
        </w:r>
        <w:r>
          <w:t xml:space="preserve"> Epidemiological characterisation of the first 785 SARS-CoV-2 Omicron variant cases in Denmark, December 2021. </w:t>
        </w:r>
        <w:r w:rsidRPr="00254BB5">
          <w:rPr>
            <w:i/>
            <w:lang w:val="nl-NL"/>
            <w:rPrChange w:id="246" w:author="AXH" w:date="2022-10-25T15:45:00Z">
              <w:rPr>
                <w:i/>
              </w:rPr>
            </w:rPrChange>
          </w:rPr>
          <w:t>Eurosurveillance</w:t>
        </w:r>
        <w:r w:rsidRPr="00254BB5">
          <w:rPr>
            <w:lang w:val="nl-NL"/>
            <w:rPrChange w:id="247" w:author="AXH" w:date="2022-10-25T15:45:00Z">
              <w:rPr/>
            </w:rPrChange>
          </w:rPr>
          <w:t xml:space="preserve"> </w:t>
        </w:r>
        <w:r w:rsidRPr="00254BB5">
          <w:rPr>
            <w:b/>
            <w:lang w:val="nl-NL"/>
            <w:rPrChange w:id="248" w:author="AXH" w:date="2022-10-25T15:45:00Z">
              <w:rPr>
                <w:b/>
              </w:rPr>
            </w:rPrChange>
          </w:rPr>
          <w:t>26</w:t>
        </w:r>
        <w:r w:rsidRPr="00254BB5">
          <w:rPr>
            <w:lang w:val="nl-NL"/>
            <w:rPrChange w:id="249" w:author="AXH" w:date="2022-10-25T15:45:00Z">
              <w:rPr/>
            </w:rPrChange>
          </w:rPr>
          <w:t>, 2101146 (2021).</w:t>
        </w:r>
      </w:moveTo>
    </w:p>
    <w:p w14:paraId="63528170" w14:textId="77777777" w:rsidR="00D62338" w:rsidRPr="00254BB5" w:rsidRDefault="00D62338" w:rsidP="00D62338">
      <w:pPr>
        <w:autoSpaceDE w:val="0"/>
        <w:autoSpaceDN w:val="0"/>
        <w:ind w:left="567" w:hanging="567"/>
        <w:divId w:val="39137423"/>
        <w:rPr>
          <w:moveTo w:id="250" w:author="AXH" w:date="2022-10-25T15:45:00Z"/>
          <w:lang w:val="nl-NL"/>
          <w:rPrChange w:id="251" w:author="AXH" w:date="2022-10-25T15:45:00Z">
            <w:rPr>
              <w:moveTo w:id="252" w:author="AXH" w:date="2022-10-25T15:45:00Z"/>
            </w:rPr>
          </w:rPrChange>
        </w:rPr>
        <w:pPrChange w:id="253" w:author="AXH" w:date="2022-10-25T15:45:00Z">
          <w:pPr>
            <w:autoSpaceDE w:val="0"/>
            <w:autoSpaceDN w:val="0"/>
            <w:ind w:left="640" w:hanging="640"/>
            <w:divId w:val="39137423"/>
          </w:pPr>
        </w:pPrChange>
      </w:pPr>
      <w:moveTo w:id="254" w:author="AXH" w:date="2022-10-25T15:45:00Z">
        <w:r w:rsidRPr="00D62338">
          <w:rPr>
            <w:lang w:val="nl-NL"/>
            <w:rPrChange w:id="255" w:author="AXH" w:date="2022-10-25T15:45:00Z">
              <w:rPr/>
            </w:rPrChange>
          </w:rPr>
          <w:t>16.</w:t>
        </w:r>
        <w:r w:rsidRPr="00D62338">
          <w:rPr>
            <w:lang w:val="nl-NL"/>
            <w:rPrChange w:id="256" w:author="AXH" w:date="2022-10-25T15:45:00Z">
              <w:rPr/>
            </w:rPrChange>
          </w:rPr>
          <w:tab/>
          <w:t xml:space="preserve">Rijksinstituut voor Volksgezondheid en Milieu. </w:t>
        </w:r>
        <w:r w:rsidRPr="00254BB5">
          <w:rPr>
            <w:lang w:val="nl-NL"/>
            <w:rPrChange w:id="257" w:author="AXH" w:date="2022-10-25T15:45:00Z">
              <w:rPr/>
            </w:rPrChange>
          </w:rPr>
          <w:t>Omicron variant found in two previous test samples</w:t>
        </w:r>
      </w:moveTo>
      <w:moveToRangeEnd w:id="227"/>
      <w:ins w:id="258" w:author="AXH" w:date="2022-10-25T15:45:00Z">
        <w:r w:rsidRPr="00254BB5">
          <w:rPr>
            <w:lang w:val="nl-NL"/>
          </w:rPr>
          <w:t>.</w:t>
        </w:r>
      </w:ins>
      <w:moveToRangeStart w:id="259" w:author="AXH" w:date="2022-10-25T15:45:00Z" w:name="move117605167"/>
      <w:moveTo w:id="260" w:author="AXH" w:date="2022-10-25T15:45:00Z">
        <w:r w:rsidRPr="00254BB5">
          <w:rPr>
            <w:lang w:val="nl-NL"/>
            <w:rPrChange w:id="261" w:author="AXH" w:date="2022-10-25T15:45:00Z">
              <w:rPr/>
            </w:rPrChange>
          </w:rPr>
          <w:t xml:space="preserve"> https://www.rivm.nl/en/news/omicron-variant-found-in-two-previous-test-samples (2021).</w:t>
        </w:r>
      </w:moveTo>
    </w:p>
    <w:p w14:paraId="6F3C8E0F" w14:textId="14920639" w:rsidR="00D62338" w:rsidRDefault="00D62338" w:rsidP="00D62338">
      <w:pPr>
        <w:autoSpaceDE w:val="0"/>
        <w:autoSpaceDN w:val="0"/>
        <w:ind w:left="567" w:hanging="567"/>
        <w:rPr>
          <w:ins w:id="262" w:author="AXH" w:date="2022-10-25T15:45:00Z"/>
        </w:rPr>
      </w:pPr>
      <w:moveTo w:id="263" w:author="AXH" w:date="2022-10-25T15:45:00Z">
        <w:r>
          <w:t>17.</w:t>
        </w:r>
        <w:r>
          <w:tab/>
          <w:t xml:space="preserve">Oh, D. Y. </w:t>
        </w:r>
        <w:r>
          <w:rPr>
            <w:i/>
            <w:iCs/>
          </w:rPr>
          <w:t>et al.</w:t>
        </w:r>
        <w:r>
          <w:t xml:space="preserve"> Advancing Precision Vaccinology by Molecular and Genomic Surveillance of Severe Acute Respiratory Syndrome Coronavirus 2 in Germany, 2021. </w:t>
        </w:r>
      </w:moveTo>
      <w:moveToRangeEnd w:id="259"/>
      <w:ins w:id="264" w:author="AXH" w:date="2022-10-25T15:45:00Z">
        <w:r>
          <w:rPr>
            <w:i/>
            <w:iCs/>
          </w:rPr>
          <w:t>Clin Infect Dis</w:t>
        </w:r>
        <w:r>
          <w:t xml:space="preserve"> </w:t>
        </w:r>
        <w:r>
          <w:rPr>
            <w:b/>
            <w:bCs/>
          </w:rPr>
          <w:t>75</w:t>
        </w:r>
        <w:r>
          <w:t>, S110–S120 (2022).</w:t>
        </w:r>
      </w:ins>
    </w:p>
    <w:p w14:paraId="0122D6A1" w14:textId="77777777" w:rsidR="00D62338" w:rsidRDefault="00D62338" w:rsidP="00D62338">
      <w:pPr>
        <w:autoSpaceDE w:val="0"/>
        <w:autoSpaceDN w:val="0"/>
        <w:ind w:left="567" w:hanging="567"/>
        <w:rPr>
          <w:ins w:id="265" w:author="AXH" w:date="2022-10-25T15:45:00Z"/>
        </w:rPr>
      </w:pPr>
      <w:moveToRangeStart w:id="266" w:author="AXH" w:date="2022-10-25T15:45:00Z" w:name="move117605168"/>
      <w:moveTo w:id="267" w:author="AXH" w:date="2022-10-25T15:45:00Z">
        <w:r>
          <w:t>18.</w:t>
        </w:r>
        <w:r>
          <w:tab/>
          <w:t xml:space="preserve">Hill, V. </w:t>
        </w:r>
        <w:r>
          <w:rPr>
            <w:i/>
            <w:iCs/>
          </w:rPr>
          <w:t>et al.</w:t>
        </w:r>
        <w:r>
          <w:t xml:space="preserve"> The Origins and Molecular Evolution of SARS-CoV-2 Lineage B.1.1.7 in the UK. </w:t>
        </w:r>
      </w:moveTo>
      <w:moveToRangeEnd w:id="266"/>
      <w:ins w:id="268" w:author="AXH" w:date="2022-10-25T15:45:00Z">
        <w:r>
          <w:rPr>
            <w:i/>
            <w:iCs/>
          </w:rPr>
          <w:t>Virus Evol</w:t>
        </w:r>
        <w:r>
          <w:t xml:space="preserve"> </w:t>
        </w:r>
        <w:r w:rsidRPr="00635782">
          <w:rPr>
            <w:b/>
          </w:rPr>
          <w:t>8</w:t>
        </w:r>
        <w:r>
          <w:t xml:space="preserve">, </w:t>
        </w:r>
        <w:r w:rsidRPr="00635782">
          <w:t>veac080</w:t>
        </w:r>
        <w:r>
          <w:t xml:space="preserve"> (2022).</w:t>
        </w:r>
      </w:ins>
    </w:p>
    <w:p w14:paraId="309097A9" w14:textId="77777777" w:rsidR="00D62338" w:rsidRDefault="00D62338" w:rsidP="00D62338">
      <w:pPr>
        <w:autoSpaceDE w:val="0"/>
        <w:autoSpaceDN w:val="0"/>
        <w:ind w:left="567" w:hanging="567"/>
        <w:rPr>
          <w:ins w:id="269" w:author="AXH" w:date="2022-10-25T15:45:00Z"/>
        </w:rPr>
      </w:pPr>
      <w:moveToRangeStart w:id="270" w:author="AXH" w:date="2022-10-25T15:45:00Z" w:name="move117605169"/>
      <w:moveTo w:id="271" w:author="AXH" w:date="2022-10-25T15:45:00Z">
        <w:r>
          <w:t>19.</w:t>
        </w:r>
        <w:r>
          <w:tab/>
          <w:t xml:space="preserve">Volz, E. </w:t>
        </w:r>
        <w:r>
          <w:rPr>
            <w:i/>
            <w:iCs/>
          </w:rPr>
          <w:t>et al.</w:t>
        </w:r>
        <w:r>
          <w:t xml:space="preserve"> Assessing transmissibility of SARS-CoV-2 lineage B.1.1.7 in England. </w:t>
        </w:r>
      </w:moveTo>
      <w:moveToRangeEnd w:id="270"/>
      <w:ins w:id="272" w:author="AXH" w:date="2022-10-25T15:45:00Z">
        <w:r>
          <w:rPr>
            <w:i/>
            <w:iCs/>
          </w:rPr>
          <w:t>Nature</w:t>
        </w:r>
        <w:r>
          <w:t xml:space="preserve"> </w:t>
        </w:r>
        <w:r w:rsidRPr="00635782">
          <w:rPr>
            <w:b/>
          </w:rPr>
          <w:t>593</w:t>
        </w:r>
        <w:r>
          <w:t>, 266-269 (2021).</w:t>
        </w:r>
      </w:ins>
    </w:p>
    <w:p w14:paraId="3616F893" w14:textId="77777777" w:rsidR="00D62338" w:rsidRDefault="00D62338" w:rsidP="00D62338">
      <w:pPr>
        <w:autoSpaceDE w:val="0"/>
        <w:autoSpaceDN w:val="0"/>
        <w:ind w:left="567" w:hanging="567"/>
        <w:rPr>
          <w:ins w:id="273" w:author="AXH" w:date="2022-10-25T15:45:00Z"/>
        </w:rPr>
      </w:pPr>
      <w:moveToRangeStart w:id="274" w:author="AXH" w:date="2022-10-25T15:45:00Z" w:name="move117605170"/>
      <w:moveTo w:id="275" w:author="AXH" w:date="2022-10-25T15:45:00Z">
        <w:r>
          <w:t>20.</w:t>
        </w:r>
        <w:r>
          <w:tab/>
          <w:t xml:space="preserve">Han, A. X. </w:t>
        </w:r>
        <w:r>
          <w:rPr>
            <w:i/>
            <w:iCs/>
          </w:rPr>
          <w:t>et al.</w:t>
        </w:r>
        <w:r>
          <w:t xml:space="preserve"> Regional importation and asymmetric within-country spread of SARS-CoV-2 variants of concern in the Netherlands. </w:t>
        </w:r>
      </w:moveTo>
      <w:moveToRangeEnd w:id="274"/>
      <w:ins w:id="276" w:author="AXH" w:date="2022-10-25T15:45:00Z">
        <w:r>
          <w:rPr>
            <w:i/>
            <w:iCs/>
          </w:rPr>
          <w:t>eLife</w:t>
        </w:r>
        <w:r>
          <w:t xml:space="preserve"> </w:t>
        </w:r>
        <w:r w:rsidRPr="00635782">
          <w:rPr>
            <w:b/>
          </w:rPr>
          <w:t>11</w:t>
        </w:r>
        <w:r>
          <w:t>, e78770 (2022).</w:t>
        </w:r>
      </w:ins>
    </w:p>
    <w:p w14:paraId="2A4AFE00" w14:textId="77777777" w:rsidR="00D62338" w:rsidRPr="00765A07" w:rsidRDefault="00D62338" w:rsidP="00D62338">
      <w:pPr>
        <w:autoSpaceDE w:val="0"/>
        <w:autoSpaceDN w:val="0"/>
        <w:ind w:left="567" w:hanging="567"/>
        <w:divId w:val="338892129"/>
        <w:rPr>
          <w:moveTo w:id="277" w:author="AXH" w:date="2022-10-25T15:45:00Z"/>
          <w:lang w:val="nl-NL"/>
        </w:rPr>
        <w:pPrChange w:id="278" w:author="AXH" w:date="2022-10-25T15:45:00Z">
          <w:pPr>
            <w:autoSpaceDE w:val="0"/>
            <w:autoSpaceDN w:val="0"/>
            <w:ind w:left="640" w:hanging="640"/>
            <w:divId w:val="338892129"/>
          </w:pPr>
        </w:pPrChange>
      </w:pPr>
      <w:moveToRangeStart w:id="279" w:author="AXH" w:date="2022-10-25T15:45:00Z" w:name="move117605171"/>
      <w:moveTo w:id="280" w:author="AXH" w:date="2022-10-25T15:45:00Z">
        <w:r w:rsidRPr="00765A07">
          <w:rPr>
            <w:lang w:val="nl-NL"/>
          </w:rPr>
          <w:t>21.</w:t>
        </w:r>
        <w:r w:rsidRPr="00765A07">
          <w:rPr>
            <w:lang w:val="nl-NL"/>
          </w:rPr>
          <w:tab/>
          <w:t xml:space="preserve">Moghadas, S. M. </w:t>
        </w:r>
        <w:r w:rsidRPr="00765A07">
          <w:rPr>
            <w:i/>
            <w:iCs/>
            <w:lang w:val="nl-NL"/>
          </w:rPr>
          <w:t>et al.</w:t>
        </w:r>
        <w:r w:rsidRPr="00765A07">
          <w:rPr>
            <w:lang w:val="nl-NL"/>
          </w:rPr>
          <w:t xml:space="preserve"> </w:t>
        </w:r>
        <w:r>
          <w:t xml:space="preserve">The implications of silent transmission for the control of COVID-19 outbreaks. </w:t>
        </w:r>
        <w:r w:rsidRPr="00765A07">
          <w:rPr>
            <w:i/>
            <w:iCs/>
            <w:lang w:val="nl-NL"/>
          </w:rPr>
          <w:t>Proc Natl Acad Sci U S A</w:t>
        </w:r>
        <w:r w:rsidRPr="00765A07">
          <w:rPr>
            <w:lang w:val="nl-NL"/>
          </w:rPr>
          <w:t xml:space="preserve"> </w:t>
        </w:r>
        <w:r w:rsidRPr="00765A07">
          <w:rPr>
            <w:b/>
            <w:bCs/>
            <w:lang w:val="nl-NL"/>
          </w:rPr>
          <w:t>117</w:t>
        </w:r>
        <w:r w:rsidRPr="00765A07">
          <w:rPr>
            <w:lang w:val="nl-NL"/>
          </w:rPr>
          <w:t>, 17513–17515 (2020).</w:t>
        </w:r>
      </w:moveTo>
    </w:p>
    <w:p w14:paraId="19FF1906" w14:textId="77777777" w:rsidR="00D62338" w:rsidRPr="00765A07" w:rsidRDefault="00D62338" w:rsidP="00D62338">
      <w:pPr>
        <w:autoSpaceDE w:val="0"/>
        <w:autoSpaceDN w:val="0"/>
        <w:ind w:left="567" w:hanging="567"/>
        <w:rPr>
          <w:ins w:id="281" w:author="AXH" w:date="2022-10-25T15:45:00Z"/>
          <w:lang w:val="nl-NL"/>
        </w:rPr>
      </w:pPr>
      <w:moveTo w:id="282" w:author="AXH" w:date="2022-10-25T15:45:00Z">
        <w:r w:rsidRPr="00765A07">
          <w:rPr>
            <w:lang w:val="nl-NL"/>
          </w:rPr>
          <w:lastRenderedPageBreak/>
          <w:t>22.</w:t>
        </w:r>
        <w:r w:rsidRPr="00765A07">
          <w:rPr>
            <w:lang w:val="nl-NL"/>
          </w:rPr>
          <w:tab/>
          <w:t xml:space="preserve">Kerr, C. C. </w:t>
        </w:r>
        <w:r w:rsidRPr="00765A07">
          <w:rPr>
            <w:i/>
            <w:iCs/>
            <w:lang w:val="nl-NL"/>
          </w:rPr>
          <w:t>et al.</w:t>
        </w:r>
        <w:r w:rsidRPr="00765A07">
          <w:rPr>
            <w:lang w:val="nl-NL"/>
          </w:rPr>
          <w:t xml:space="preserve"> </w:t>
        </w:r>
        <w:r>
          <w:t xml:space="preserve">Covasim: An agent-based model of COVID-19 dynamics and interventions. </w:t>
        </w:r>
        <w:r w:rsidRPr="00765A07">
          <w:rPr>
            <w:i/>
            <w:iCs/>
            <w:lang w:val="nl-NL"/>
          </w:rPr>
          <w:t>PLoS Comput Biol</w:t>
        </w:r>
        <w:r w:rsidRPr="00765A07">
          <w:rPr>
            <w:lang w:val="nl-NL"/>
          </w:rPr>
          <w:t xml:space="preserve"> </w:t>
        </w:r>
        <w:r w:rsidRPr="00765A07">
          <w:rPr>
            <w:b/>
            <w:bCs/>
            <w:lang w:val="nl-NL"/>
          </w:rPr>
          <w:t>17</w:t>
        </w:r>
        <w:r w:rsidRPr="00765A07">
          <w:rPr>
            <w:lang w:val="nl-NL"/>
          </w:rPr>
          <w:t>, e1009149</w:t>
        </w:r>
      </w:moveTo>
      <w:moveToRangeEnd w:id="279"/>
      <w:ins w:id="283" w:author="AXH" w:date="2022-10-25T15:45:00Z">
        <w:r w:rsidRPr="00765A07">
          <w:rPr>
            <w:lang w:val="nl-NL"/>
          </w:rPr>
          <w:t xml:space="preserve"> (2021).</w:t>
        </w:r>
      </w:ins>
    </w:p>
    <w:p w14:paraId="6A6FB88B" w14:textId="77777777" w:rsidR="00D62338" w:rsidRDefault="00D62338" w:rsidP="00D62338">
      <w:pPr>
        <w:autoSpaceDE w:val="0"/>
        <w:autoSpaceDN w:val="0"/>
        <w:ind w:left="567" w:hanging="567"/>
        <w:rPr>
          <w:ins w:id="284" w:author="AXH" w:date="2022-10-25T15:45:00Z"/>
        </w:rPr>
      </w:pPr>
      <w:moveToRangeStart w:id="285" w:author="AXH" w:date="2022-10-25T15:45:00Z" w:name="move117605172"/>
      <w:moveTo w:id="286" w:author="AXH" w:date="2022-10-25T15:45:00Z">
        <w:r w:rsidRPr="00765A07">
          <w:rPr>
            <w:lang w:val="nl-NL"/>
          </w:rPr>
          <w:t>23.</w:t>
        </w:r>
        <w:r w:rsidRPr="00765A07">
          <w:rPr>
            <w:lang w:val="nl-NL"/>
          </w:rPr>
          <w:tab/>
          <w:t xml:space="preserve">López, J. A. M. </w:t>
        </w:r>
        <w:r w:rsidRPr="00765A07">
          <w:rPr>
            <w:i/>
            <w:iCs/>
            <w:lang w:val="nl-NL"/>
          </w:rPr>
          <w:t>et al.</w:t>
        </w:r>
        <w:r w:rsidRPr="00765A07">
          <w:rPr>
            <w:lang w:val="nl-NL"/>
          </w:rPr>
          <w:t xml:space="preserve"> </w:t>
        </w:r>
        <w:r>
          <w:t xml:space="preserve">Anatomy of digital contact tracing: Role of age, transmission setting, adoption, and case detection. </w:t>
        </w:r>
      </w:moveTo>
      <w:moveToRangeEnd w:id="285"/>
      <w:ins w:id="287" w:author="AXH" w:date="2022-10-25T15:45:00Z">
        <w:r>
          <w:rPr>
            <w:i/>
            <w:iCs/>
          </w:rPr>
          <w:t>Sci Adv</w:t>
        </w:r>
        <w:r>
          <w:t xml:space="preserve"> </w:t>
        </w:r>
        <w:r>
          <w:rPr>
            <w:b/>
            <w:bCs/>
          </w:rPr>
          <w:t>7</w:t>
        </w:r>
        <w:r>
          <w:t xml:space="preserve">, </w:t>
        </w:r>
        <w:r w:rsidRPr="00635782">
          <w:t>eabd8750</w:t>
        </w:r>
        <w:r>
          <w:t xml:space="preserve"> (2021).</w:t>
        </w:r>
      </w:ins>
    </w:p>
    <w:p w14:paraId="5B07A3A1" w14:textId="09C8C3AA" w:rsidR="00D62338" w:rsidRDefault="00D62338" w:rsidP="00D62338">
      <w:pPr>
        <w:autoSpaceDE w:val="0"/>
        <w:autoSpaceDN w:val="0"/>
        <w:ind w:left="567" w:hanging="567"/>
        <w:divId w:val="456263596"/>
        <w:rPr>
          <w:moveTo w:id="288" w:author="AXH" w:date="2022-10-25T15:45:00Z"/>
        </w:rPr>
        <w:pPrChange w:id="289" w:author="AXH" w:date="2022-10-25T15:45:00Z">
          <w:pPr>
            <w:autoSpaceDE w:val="0"/>
            <w:autoSpaceDN w:val="0"/>
            <w:ind w:left="640" w:hanging="640"/>
            <w:divId w:val="456263596"/>
          </w:pPr>
        </w:pPrChange>
      </w:pPr>
      <w:moveToRangeStart w:id="290" w:author="AXH" w:date="2022-10-25T15:45:00Z" w:name="move117605173"/>
      <w:moveTo w:id="291" w:author="AXH" w:date="2022-10-25T15:45:00Z">
        <w:r>
          <w:t>24.</w:t>
        </w:r>
        <w:r>
          <w:tab/>
          <w:t xml:space="preserve">Knyazev, S. </w:t>
        </w:r>
        <w:r>
          <w:rPr>
            <w:i/>
            <w:iCs/>
          </w:rPr>
          <w:t>et al.</w:t>
        </w:r>
        <w:r>
          <w:t xml:space="preserve"> Unlocking capacities of genomics for the COVID-19 response and future pandemics. </w:t>
        </w:r>
      </w:moveTo>
      <w:moveToRangeEnd w:id="290"/>
      <w:ins w:id="292" w:author="AXH" w:date="2022-10-25T15:45:00Z">
        <w:r>
          <w:rPr>
            <w:i/>
            <w:iCs/>
          </w:rPr>
          <w:t>Nat</w:t>
        </w:r>
      </w:ins>
      <w:moveToRangeStart w:id="293" w:author="AXH" w:date="2022-10-25T15:45:00Z" w:name="move117605174"/>
      <w:moveTo w:id="294" w:author="AXH" w:date="2022-10-25T15:45:00Z">
        <w:r>
          <w:rPr>
            <w:i/>
            <w:iCs/>
          </w:rPr>
          <w:t xml:space="preserve"> Methods 2022 19:4</w:t>
        </w:r>
        <w:r>
          <w:t xml:space="preserve"> </w:t>
        </w:r>
        <w:r>
          <w:rPr>
            <w:b/>
            <w:bCs/>
          </w:rPr>
          <w:t>19</w:t>
        </w:r>
        <w:r>
          <w:t>, 374–380 (2022).</w:t>
        </w:r>
      </w:moveTo>
    </w:p>
    <w:p w14:paraId="4F1D5059" w14:textId="77777777" w:rsidR="00D62338" w:rsidRDefault="00D62338" w:rsidP="00D62338">
      <w:pPr>
        <w:autoSpaceDE w:val="0"/>
        <w:autoSpaceDN w:val="0"/>
        <w:ind w:left="567" w:hanging="567"/>
        <w:rPr>
          <w:ins w:id="295" w:author="AXH" w:date="2022-10-25T15:45:00Z"/>
        </w:rPr>
      </w:pPr>
      <w:moveTo w:id="296" w:author="AXH" w:date="2022-10-25T15:45:00Z">
        <w:r>
          <w:t>25.</w:t>
        </w:r>
        <w:r>
          <w:tab/>
          <w:t xml:space="preserve">Karthikeyan, S. </w:t>
        </w:r>
        <w:r>
          <w:rPr>
            <w:i/>
            <w:iCs/>
          </w:rPr>
          <w:t>et al.</w:t>
        </w:r>
        <w:r>
          <w:t xml:space="preserve"> Wastewater sequencing reveals early cryptic SARS-CoV-2 variant transmission. </w:t>
        </w:r>
      </w:moveTo>
      <w:moveToRangeEnd w:id="293"/>
      <w:ins w:id="297" w:author="AXH" w:date="2022-10-25T15:45:00Z">
        <w:r>
          <w:rPr>
            <w:i/>
            <w:iCs/>
          </w:rPr>
          <w:t>Nature</w:t>
        </w:r>
        <w:r>
          <w:t xml:space="preserve"> </w:t>
        </w:r>
        <w:r w:rsidRPr="00635782">
          <w:rPr>
            <w:b/>
          </w:rPr>
          <w:t>609</w:t>
        </w:r>
        <w:r>
          <w:t>, 101-108 (2022).</w:t>
        </w:r>
      </w:ins>
    </w:p>
    <w:p w14:paraId="32A03FA6" w14:textId="77777777" w:rsidR="00D62338" w:rsidRDefault="00D62338" w:rsidP="00D62338">
      <w:pPr>
        <w:autoSpaceDE w:val="0"/>
        <w:autoSpaceDN w:val="0"/>
        <w:ind w:left="567" w:hanging="567"/>
        <w:rPr>
          <w:ins w:id="298" w:author="AXH" w:date="2022-10-25T15:45:00Z"/>
        </w:rPr>
      </w:pPr>
      <w:moveToRangeStart w:id="299" w:author="AXH" w:date="2022-10-25T15:45:00Z" w:name="move117605175"/>
      <w:moveTo w:id="300" w:author="AXH" w:date="2022-10-25T15:45:00Z">
        <w:r w:rsidRPr="00254BB5">
          <w:rPr>
            <w:lang w:val="en-GB"/>
            <w:rPrChange w:id="301" w:author="AXH" w:date="2022-10-25T15:45:00Z">
              <w:rPr/>
            </w:rPrChange>
          </w:rPr>
          <w:t>26.</w:t>
        </w:r>
        <w:r w:rsidRPr="00254BB5">
          <w:rPr>
            <w:lang w:val="en-GB"/>
            <w:rPrChange w:id="302" w:author="AXH" w:date="2022-10-25T15:45:00Z">
              <w:rPr/>
            </w:rPrChange>
          </w:rPr>
          <w:tab/>
          <w:t xml:space="preserve">Baaijens, J. A. </w:t>
        </w:r>
        <w:r w:rsidRPr="00254BB5">
          <w:rPr>
            <w:i/>
            <w:lang w:val="en-GB"/>
            <w:rPrChange w:id="303" w:author="AXH" w:date="2022-10-25T15:45:00Z">
              <w:rPr>
                <w:i/>
              </w:rPr>
            </w:rPrChange>
          </w:rPr>
          <w:t>et al.</w:t>
        </w:r>
        <w:r w:rsidRPr="00254BB5">
          <w:rPr>
            <w:lang w:val="en-GB"/>
            <w:rPrChange w:id="304" w:author="AXH" w:date="2022-10-25T15:45:00Z">
              <w:rPr/>
            </w:rPrChange>
          </w:rPr>
          <w:t xml:space="preserve"> </w:t>
        </w:r>
        <w:r>
          <w:t xml:space="preserve">Variant abundance estimation for SARS-CoV-2 in wastewater using RNA-Seq quantification. </w:t>
        </w:r>
      </w:moveTo>
      <w:moveToRangeEnd w:id="299"/>
      <w:ins w:id="305" w:author="AXH" w:date="2022-10-25T15:45:00Z">
        <w:r>
          <w:t xml:space="preserve">Preprint at </w:t>
        </w:r>
        <w:r>
          <w:rPr>
            <w:i/>
            <w:iCs/>
          </w:rPr>
          <w:t>medRxiv</w:t>
        </w:r>
        <w:r>
          <w:t xml:space="preserve"> </w:t>
        </w:r>
        <w:r w:rsidR="0037743A">
          <w:fldChar w:fldCharType="begin"/>
        </w:r>
        <w:r w:rsidR="0037743A">
          <w:instrText xml:space="preserve"> HYPERLINK "https://doi.org/10.1101/2021.08.31.21262938" </w:instrText>
        </w:r>
        <w:r w:rsidR="0037743A">
          <w:fldChar w:fldCharType="separate"/>
        </w:r>
        <w:r w:rsidRPr="0060448F">
          <w:rPr>
            <w:rStyle w:val="Hyperlink"/>
          </w:rPr>
          <w:t>https://doi.org/10.1101/2021.08.31.21262938</w:t>
        </w:r>
        <w:r w:rsidR="0037743A">
          <w:rPr>
            <w:rStyle w:val="Hyperlink"/>
          </w:rPr>
          <w:fldChar w:fldCharType="end"/>
        </w:r>
        <w:r>
          <w:t xml:space="preserve"> (2021).</w:t>
        </w:r>
      </w:ins>
    </w:p>
    <w:p w14:paraId="48B68A90" w14:textId="5AC510AD" w:rsidR="00D62338" w:rsidRDefault="00D62338" w:rsidP="00D62338">
      <w:pPr>
        <w:autoSpaceDE w:val="0"/>
        <w:autoSpaceDN w:val="0"/>
        <w:ind w:left="567" w:hanging="567"/>
        <w:rPr>
          <w:ins w:id="306" w:author="AXH" w:date="2022-10-25T15:45:00Z"/>
        </w:rPr>
      </w:pPr>
      <w:moveToRangeStart w:id="307" w:author="AXH" w:date="2022-10-25T15:45:00Z" w:name="move117605176"/>
      <w:moveTo w:id="308" w:author="AXH" w:date="2022-10-25T15:45:00Z">
        <w:r>
          <w:t>27.</w:t>
        </w:r>
        <w:r>
          <w:tab/>
          <w:t xml:space="preserve">Jahn, K. </w:t>
        </w:r>
        <w:r>
          <w:rPr>
            <w:i/>
            <w:iCs/>
          </w:rPr>
          <w:t>et al.</w:t>
        </w:r>
        <w:r>
          <w:t xml:space="preserve"> Early detection and surveillance of SARS-CoV-2 genomic variants in wastewater using COJAC. </w:t>
        </w:r>
      </w:moveTo>
      <w:moveToRangeEnd w:id="307"/>
      <w:ins w:id="309" w:author="AXH" w:date="2022-10-25T15:45:00Z">
        <w:r>
          <w:rPr>
            <w:i/>
            <w:iCs/>
          </w:rPr>
          <w:t>Nat Microbiol</w:t>
        </w:r>
        <w:r>
          <w:t xml:space="preserve"> </w:t>
        </w:r>
        <w:r>
          <w:rPr>
            <w:b/>
            <w:bCs/>
          </w:rPr>
          <w:t>7</w:t>
        </w:r>
        <w:r>
          <w:t>, 1151–1160 (2022).</w:t>
        </w:r>
      </w:ins>
    </w:p>
    <w:p w14:paraId="1DEE8630" w14:textId="77777777" w:rsidR="00D62338" w:rsidRDefault="00D62338" w:rsidP="00D62338">
      <w:pPr>
        <w:autoSpaceDE w:val="0"/>
        <w:autoSpaceDN w:val="0"/>
        <w:ind w:left="567" w:hanging="567"/>
        <w:divId w:val="788858703"/>
        <w:rPr>
          <w:moveTo w:id="310" w:author="AXH" w:date="2022-10-25T15:45:00Z"/>
        </w:rPr>
        <w:pPrChange w:id="311" w:author="AXH" w:date="2022-10-25T15:45:00Z">
          <w:pPr>
            <w:autoSpaceDE w:val="0"/>
            <w:autoSpaceDN w:val="0"/>
            <w:ind w:left="640" w:hanging="640"/>
            <w:divId w:val="788858703"/>
          </w:pPr>
        </w:pPrChange>
      </w:pPr>
      <w:moveToRangeStart w:id="312" w:author="AXH" w:date="2022-10-25T15:45:00Z" w:name="move117605177"/>
      <w:moveTo w:id="313" w:author="AXH" w:date="2022-10-25T15:45:00Z">
        <w:r>
          <w:t>28.</w:t>
        </w:r>
        <w:r>
          <w:tab/>
          <w:t xml:space="preserve">Shrestha, S. </w:t>
        </w:r>
        <w:r>
          <w:rPr>
            <w:i/>
            <w:iCs/>
          </w:rPr>
          <w:t>et al.</w:t>
        </w:r>
        <w:r>
          <w:t xml:space="preserve"> Wastewater-Based Epidemiology for Cost-Effective Mass Surveillance of COVID-19 in Low- and Middle-Income Countries: Challenges and Opportunities. </w:t>
        </w:r>
      </w:moveTo>
      <w:moveToRangeEnd w:id="312"/>
      <w:ins w:id="314" w:author="AXH" w:date="2022-10-25T15:45:00Z">
        <w:r>
          <w:rPr>
            <w:i/>
            <w:iCs/>
          </w:rPr>
          <w:t>Water</w:t>
        </w:r>
      </w:ins>
      <w:moveToRangeStart w:id="315" w:author="AXH" w:date="2022-10-25T15:45:00Z" w:name="move117605178"/>
      <w:moveTo w:id="316" w:author="AXH" w:date="2022-10-25T15:45:00Z">
        <w:r>
          <w:rPr>
            <w:i/>
            <w:rPrChange w:id="317" w:author="AXH" w:date="2022-10-25T15:45:00Z">
              <w:rPr/>
            </w:rPrChange>
          </w:rPr>
          <w:t xml:space="preserve"> </w:t>
        </w:r>
        <w:r>
          <w:rPr>
            <w:b/>
            <w:bCs/>
          </w:rPr>
          <w:t>13</w:t>
        </w:r>
        <w:r>
          <w:t>, 2897 (2021).</w:t>
        </w:r>
      </w:moveTo>
    </w:p>
    <w:p w14:paraId="629EAB0A" w14:textId="3E5B7F40" w:rsidR="00D62338" w:rsidRDefault="00D62338" w:rsidP="00D62338">
      <w:pPr>
        <w:autoSpaceDE w:val="0"/>
        <w:autoSpaceDN w:val="0"/>
        <w:ind w:left="567" w:hanging="567"/>
        <w:rPr>
          <w:ins w:id="318" w:author="AXH" w:date="2022-10-25T15:45:00Z"/>
        </w:rPr>
      </w:pPr>
      <w:moveTo w:id="319" w:author="AXH" w:date="2022-10-25T15:45:00Z">
        <w:r>
          <w:t>29.</w:t>
        </w:r>
        <w:r>
          <w:tab/>
          <w:t xml:space="preserve">Butera, Y. </w:t>
        </w:r>
        <w:r>
          <w:rPr>
            <w:i/>
            <w:iCs/>
          </w:rPr>
          <w:t>et al.</w:t>
        </w:r>
        <w:r>
          <w:t xml:space="preserve"> Genomic sequencing of SARS-CoV-2 in Rwanda reveals the importance of incoming travelers on lineage diversity. </w:t>
        </w:r>
      </w:moveTo>
      <w:moveToRangeEnd w:id="315"/>
      <w:ins w:id="320" w:author="AXH" w:date="2022-10-25T15:45:00Z">
        <w:r>
          <w:rPr>
            <w:i/>
            <w:iCs/>
          </w:rPr>
          <w:t>Nat Comm</w:t>
        </w:r>
        <w:r w:rsidR="005F412A">
          <w:rPr>
            <w:i/>
            <w:iCs/>
          </w:rPr>
          <w:t>un</w:t>
        </w:r>
        <w:r>
          <w:t xml:space="preserve"> </w:t>
        </w:r>
        <w:r>
          <w:rPr>
            <w:b/>
            <w:bCs/>
          </w:rPr>
          <w:t>12</w:t>
        </w:r>
        <w:r>
          <w:t xml:space="preserve">, </w:t>
        </w:r>
        <w:r w:rsidRPr="00635782">
          <w:t>5705</w:t>
        </w:r>
        <w:r>
          <w:t xml:space="preserve"> (2021).</w:t>
        </w:r>
      </w:ins>
    </w:p>
    <w:p w14:paraId="7C148309" w14:textId="77777777" w:rsidR="00D62338" w:rsidRDefault="00D62338" w:rsidP="00D62338">
      <w:pPr>
        <w:autoSpaceDE w:val="0"/>
        <w:autoSpaceDN w:val="0"/>
        <w:ind w:left="567" w:hanging="567"/>
        <w:divId w:val="512770080"/>
        <w:rPr>
          <w:moveTo w:id="321" w:author="AXH" w:date="2022-10-25T15:45:00Z"/>
        </w:rPr>
        <w:pPrChange w:id="322" w:author="AXH" w:date="2022-10-25T15:45:00Z">
          <w:pPr>
            <w:autoSpaceDE w:val="0"/>
            <w:autoSpaceDN w:val="0"/>
            <w:ind w:left="640" w:hanging="640"/>
            <w:divId w:val="512770080"/>
          </w:pPr>
        </w:pPrChange>
      </w:pPr>
      <w:moveToRangeStart w:id="323" w:author="AXH" w:date="2022-10-25T15:45:00Z" w:name="move117605179"/>
      <w:moveTo w:id="324" w:author="AXH" w:date="2022-10-25T15:45:00Z">
        <w:r>
          <w:lastRenderedPageBreak/>
          <w:t>30.</w:t>
        </w:r>
        <w:r>
          <w:tab/>
          <w:t xml:space="preserve">Salyer, S. J. </w:t>
        </w:r>
        <w:r>
          <w:rPr>
            <w:i/>
            <w:iCs/>
          </w:rPr>
          <w:t>et al.</w:t>
        </w:r>
        <w:r>
          <w:t xml:space="preserve"> The first and second waves of the COVID-19 pandemic in Africa: a cross-sectional study. </w:t>
        </w:r>
        <w:r>
          <w:rPr>
            <w:i/>
            <w:iCs/>
          </w:rPr>
          <w:t>The Lancet</w:t>
        </w:r>
        <w:r>
          <w:t xml:space="preserve"> </w:t>
        </w:r>
        <w:r>
          <w:rPr>
            <w:b/>
            <w:bCs/>
          </w:rPr>
          <w:t>397</w:t>
        </w:r>
        <w:r>
          <w:t>, 1265–1275 (2021).</w:t>
        </w:r>
      </w:moveTo>
    </w:p>
    <w:p w14:paraId="39F3D965" w14:textId="7A96030F" w:rsidR="00D62338" w:rsidRDefault="00D62338" w:rsidP="00D62338">
      <w:pPr>
        <w:autoSpaceDE w:val="0"/>
        <w:autoSpaceDN w:val="0"/>
        <w:ind w:left="567" w:hanging="567"/>
        <w:rPr>
          <w:ins w:id="325" w:author="AXH" w:date="2022-10-25T15:45:00Z"/>
        </w:rPr>
      </w:pPr>
      <w:moveTo w:id="326" w:author="AXH" w:date="2022-10-25T15:45:00Z">
        <w:r>
          <w:t>31.</w:t>
        </w:r>
        <w:r>
          <w:tab/>
          <w:t xml:space="preserve">Morang’a, C. M. </w:t>
        </w:r>
        <w:r>
          <w:rPr>
            <w:i/>
            <w:iCs/>
          </w:rPr>
          <w:t>et al.</w:t>
        </w:r>
        <w:r>
          <w:t xml:space="preserve"> Genetic diversity of SARS-CoV-2 infections in Ghana from 2020-2021. </w:t>
        </w:r>
      </w:moveTo>
      <w:moveToRangeEnd w:id="323"/>
      <w:ins w:id="327" w:author="AXH" w:date="2022-10-25T15:45:00Z">
        <w:r>
          <w:rPr>
            <w:i/>
            <w:iCs/>
          </w:rPr>
          <w:t xml:space="preserve">Nat Commun </w:t>
        </w:r>
        <w:r>
          <w:rPr>
            <w:b/>
            <w:bCs/>
          </w:rPr>
          <w:t>13</w:t>
        </w:r>
        <w:r>
          <w:t>, 2494 (2022).</w:t>
        </w:r>
      </w:ins>
    </w:p>
    <w:p w14:paraId="5AE7CB89" w14:textId="59BFD9ED" w:rsidR="00D62338" w:rsidRDefault="00D62338" w:rsidP="00D62338">
      <w:pPr>
        <w:autoSpaceDE w:val="0"/>
        <w:autoSpaceDN w:val="0"/>
        <w:ind w:left="567" w:hanging="567"/>
        <w:rPr>
          <w:ins w:id="328" w:author="AXH" w:date="2022-10-25T15:45:00Z"/>
        </w:rPr>
      </w:pPr>
      <w:moveToRangeStart w:id="329" w:author="AXH" w:date="2022-10-25T15:45:00Z" w:name="move117605180"/>
      <w:moveTo w:id="330" w:author="AXH" w:date="2022-10-25T15:45:00Z">
        <w:r w:rsidRPr="00D62338">
          <w:rPr>
            <w:lang w:val="en-GB"/>
            <w:rPrChange w:id="331" w:author="AXH" w:date="2022-10-25T15:45:00Z">
              <w:rPr/>
            </w:rPrChange>
          </w:rPr>
          <w:t>32.</w:t>
        </w:r>
        <w:r w:rsidRPr="00D62338">
          <w:rPr>
            <w:lang w:val="en-GB"/>
            <w:rPrChange w:id="332" w:author="AXH" w:date="2022-10-25T15:45:00Z">
              <w:rPr/>
            </w:rPrChange>
          </w:rPr>
          <w:tab/>
          <w:t xml:space="preserve">Cowley, L. A. </w:t>
        </w:r>
        <w:r w:rsidRPr="00D62338">
          <w:rPr>
            <w:i/>
            <w:lang w:val="en-GB"/>
            <w:rPrChange w:id="333" w:author="AXH" w:date="2022-10-25T15:45:00Z">
              <w:rPr>
                <w:i/>
              </w:rPr>
            </w:rPrChange>
          </w:rPr>
          <w:t>et al.</w:t>
        </w:r>
        <w:r w:rsidRPr="00D62338">
          <w:rPr>
            <w:lang w:val="en-GB"/>
            <w:rPrChange w:id="334" w:author="AXH" w:date="2022-10-25T15:45:00Z">
              <w:rPr/>
            </w:rPrChange>
          </w:rPr>
          <w:t xml:space="preserve"> </w:t>
        </w:r>
        <w:r>
          <w:t xml:space="preserve">Genomics, social media and mobile phone data enable mapping of SARS-CoV-2 lineages to inform health policy in Bangladesh. </w:t>
        </w:r>
      </w:moveTo>
      <w:moveToRangeEnd w:id="329"/>
      <w:ins w:id="335" w:author="AXH" w:date="2022-10-25T15:45:00Z">
        <w:r>
          <w:rPr>
            <w:i/>
            <w:iCs/>
          </w:rPr>
          <w:t xml:space="preserve">Nat Microbiol </w:t>
        </w:r>
        <w:r>
          <w:rPr>
            <w:b/>
            <w:bCs/>
          </w:rPr>
          <w:t>6</w:t>
        </w:r>
        <w:r>
          <w:t>, 1271–1278 (2021).</w:t>
        </w:r>
      </w:ins>
    </w:p>
    <w:p w14:paraId="09782A6E" w14:textId="77777777" w:rsidR="00D62338" w:rsidRDefault="00D62338" w:rsidP="00D62338">
      <w:pPr>
        <w:autoSpaceDE w:val="0"/>
        <w:autoSpaceDN w:val="0"/>
        <w:ind w:left="567" w:hanging="567"/>
        <w:rPr>
          <w:ins w:id="336" w:author="AXH" w:date="2022-10-25T15:45:00Z"/>
        </w:rPr>
      </w:pPr>
      <w:moveToRangeStart w:id="337" w:author="AXH" w:date="2022-10-25T15:45:00Z" w:name="move117605181"/>
      <w:moveTo w:id="338" w:author="AXH" w:date="2022-10-25T15:45:00Z">
        <w:r>
          <w:t>33.</w:t>
        </w:r>
        <w:r>
          <w:tab/>
          <w:t xml:space="preserve">Tegally, H. </w:t>
        </w:r>
        <w:r>
          <w:rPr>
            <w:i/>
            <w:iCs/>
          </w:rPr>
          <w:t>et al.</w:t>
        </w:r>
        <w:r>
          <w:t xml:space="preserve"> The evolving SARS-CoV-2 epidemic in Africa: Insights from rapidly expanding genomic surveillance. </w:t>
        </w:r>
      </w:moveTo>
      <w:moveToRangeEnd w:id="337"/>
      <w:ins w:id="339" w:author="AXH" w:date="2022-10-25T15:45:00Z">
        <w:r>
          <w:rPr>
            <w:i/>
            <w:iCs/>
          </w:rPr>
          <w:t>Science</w:t>
        </w:r>
        <w:r>
          <w:t xml:space="preserve"> </w:t>
        </w:r>
        <w:r w:rsidRPr="00635782">
          <w:rPr>
            <w:b/>
          </w:rPr>
          <w:t>378</w:t>
        </w:r>
        <w:r>
          <w:t xml:space="preserve">, </w:t>
        </w:r>
        <w:r w:rsidRPr="00635782">
          <w:t xml:space="preserve">eabq5358 </w:t>
        </w:r>
        <w:r>
          <w:t>(2022).</w:t>
        </w:r>
      </w:ins>
    </w:p>
    <w:p w14:paraId="62006166" w14:textId="77777777" w:rsidR="00D62338" w:rsidRDefault="00D62338" w:rsidP="00D62338">
      <w:pPr>
        <w:autoSpaceDE w:val="0"/>
        <w:autoSpaceDN w:val="0"/>
        <w:ind w:left="567" w:hanging="567"/>
        <w:divId w:val="1969968194"/>
        <w:rPr>
          <w:moveTo w:id="340" w:author="AXH" w:date="2022-10-25T15:45:00Z"/>
        </w:rPr>
        <w:pPrChange w:id="341" w:author="AXH" w:date="2022-10-25T15:45:00Z">
          <w:pPr>
            <w:autoSpaceDE w:val="0"/>
            <w:autoSpaceDN w:val="0"/>
            <w:ind w:left="640" w:hanging="640"/>
            <w:divId w:val="1969968194"/>
          </w:pPr>
        </w:pPrChange>
      </w:pPr>
      <w:moveToRangeStart w:id="342" w:author="AXH" w:date="2022-10-25T15:45:00Z" w:name="move117605182"/>
      <w:moveTo w:id="343" w:author="AXH" w:date="2022-10-25T15:45:00Z">
        <w:r w:rsidRPr="00D62338">
          <w:rPr>
            <w:lang w:val="en-GB"/>
            <w:rPrChange w:id="344" w:author="AXH" w:date="2022-10-25T15:45:00Z">
              <w:rPr>
                <w:lang w:val="nl-NL"/>
              </w:rPr>
            </w:rPrChange>
          </w:rPr>
          <w:t>34.</w:t>
        </w:r>
        <w:r w:rsidRPr="00D62338">
          <w:rPr>
            <w:lang w:val="en-GB"/>
            <w:rPrChange w:id="345" w:author="AXH" w:date="2022-10-25T15:45:00Z">
              <w:rPr>
                <w:lang w:val="nl-NL"/>
              </w:rPr>
            </w:rPrChange>
          </w:rPr>
          <w:tab/>
          <w:t xml:space="preserve">Leite, J. A. </w:t>
        </w:r>
        <w:r w:rsidRPr="00D62338">
          <w:rPr>
            <w:i/>
            <w:lang w:val="en-GB"/>
            <w:rPrChange w:id="346" w:author="AXH" w:date="2022-10-25T15:45:00Z">
              <w:rPr>
                <w:i/>
                <w:lang w:val="nl-NL"/>
              </w:rPr>
            </w:rPrChange>
          </w:rPr>
          <w:t>et al.</w:t>
        </w:r>
        <w:r w:rsidRPr="00D62338">
          <w:rPr>
            <w:lang w:val="en-GB"/>
            <w:rPrChange w:id="347" w:author="AXH" w:date="2022-10-25T15:45:00Z">
              <w:rPr>
                <w:lang w:val="nl-NL"/>
              </w:rPr>
            </w:rPrChange>
          </w:rPr>
          <w:t xml:space="preserve"> </w:t>
        </w:r>
        <w:r>
          <w:t xml:space="preserve">Implementation of a COVID-19 Genomic Surveillance Regional Network for Latin America and Caribbean region. </w:t>
        </w:r>
        <w:r>
          <w:rPr>
            <w:i/>
            <w:iCs/>
          </w:rPr>
          <w:t>PLoS One</w:t>
        </w:r>
        <w:r>
          <w:t xml:space="preserve"> </w:t>
        </w:r>
        <w:r>
          <w:rPr>
            <w:b/>
            <w:bCs/>
          </w:rPr>
          <w:t>17</w:t>
        </w:r>
        <w:r>
          <w:t>, e0252526 (2022).</w:t>
        </w:r>
      </w:moveTo>
    </w:p>
    <w:p w14:paraId="43A58309" w14:textId="77777777" w:rsidR="00D62338" w:rsidRDefault="00D62338" w:rsidP="00D62338">
      <w:pPr>
        <w:autoSpaceDE w:val="0"/>
        <w:autoSpaceDN w:val="0"/>
        <w:ind w:left="567" w:hanging="567"/>
        <w:divId w:val="10030311"/>
        <w:rPr>
          <w:moveTo w:id="348" w:author="AXH" w:date="2022-10-25T15:45:00Z"/>
        </w:rPr>
        <w:pPrChange w:id="349" w:author="AXH" w:date="2022-10-25T15:45:00Z">
          <w:pPr>
            <w:autoSpaceDE w:val="0"/>
            <w:autoSpaceDN w:val="0"/>
            <w:ind w:left="640" w:hanging="640"/>
            <w:divId w:val="10030311"/>
          </w:pPr>
        </w:pPrChange>
      </w:pPr>
      <w:moveTo w:id="350" w:author="AXH" w:date="2022-10-25T15:45:00Z">
        <w:r>
          <w:t>35.</w:t>
        </w:r>
        <w:r>
          <w:tab/>
          <w:t xml:space="preserve">Dhar, M. S. </w:t>
        </w:r>
        <w:r>
          <w:rPr>
            <w:i/>
            <w:iCs/>
          </w:rPr>
          <w:t>et al.</w:t>
        </w:r>
        <w:r>
          <w:t xml:space="preserve"> Genomic characterization and epidemiology of an emerging SARS-CoV-2 variant in Delhi, India. </w:t>
        </w:r>
      </w:moveTo>
      <w:moveToRangeEnd w:id="342"/>
      <w:ins w:id="351" w:author="AXH" w:date="2022-10-25T15:45:00Z">
        <w:r>
          <w:rPr>
            <w:i/>
            <w:iCs/>
          </w:rPr>
          <w:t>Science</w:t>
        </w:r>
      </w:ins>
      <w:moveToRangeStart w:id="352" w:author="AXH" w:date="2022-10-25T15:45:00Z" w:name="move117605183"/>
      <w:moveTo w:id="353" w:author="AXH" w:date="2022-10-25T15:45:00Z">
        <w:r>
          <w:rPr>
            <w:i/>
            <w:rPrChange w:id="354" w:author="AXH" w:date="2022-10-25T15:45:00Z">
              <w:rPr/>
            </w:rPrChange>
          </w:rPr>
          <w:t xml:space="preserve"> </w:t>
        </w:r>
        <w:r>
          <w:rPr>
            <w:b/>
            <w:bCs/>
          </w:rPr>
          <w:t>374</w:t>
        </w:r>
        <w:r>
          <w:t>, 995–999 (2021).</w:t>
        </w:r>
      </w:moveTo>
    </w:p>
    <w:p w14:paraId="3FA0C936" w14:textId="77777777" w:rsidR="00D62338" w:rsidRDefault="00D62338" w:rsidP="00D62338">
      <w:pPr>
        <w:autoSpaceDE w:val="0"/>
        <w:autoSpaceDN w:val="0"/>
        <w:ind w:left="567" w:hanging="567"/>
        <w:rPr>
          <w:ins w:id="355" w:author="AXH" w:date="2022-10-25T15:45:00Z"/>
        </w:rPr>
      </w:pPr>
      <w:moveTo w:id="356" w:author="AXH" w:date="2022-10-25T15:45:00Z">
        <w:r>
          <w:t>36.</w:t>
        </w:r>
        <w:r>
          <w:tab/>
          <w:t xml:space="preserve">Martin, G. E. </w:t>
        </w:r>
        <w:r>
          <w:rPr>
            <w:i/>
            <w:iCs/>
          </w:rPr>
          <w:t>et al.</w:t>
        </w:r>
        <w:r>
          <w:t xml:space="preserve"> Maintaining genomic surveillance using whole-genome sequencing of SARS-CoV-2 from rapid antigen test devices. </w:t>
        </w:r>
      </w:moveTo>
      <w:moveToRangeEnd w:id="352"/>
      <w:ins w:id="357" w:author="AXH" w:date="2022-10-25T15:45:00Z">
        <w:r>
          <w:rPr>
            <w:i/>
            <w:iCs/>
          </w:rPr>
          <w:t>Lancet Infect Dis</w:t>
        </w:r>
        <w:r>
          <w:t xml:space="preserve"> </w:t>
        </w:r>
        <w:r>
          <w:rPr>
            <w:b/>
            <w:bCs/>
          </w:rPr>
          <w:t>22</w:t>
        </w:r>
        <w:r>
          <w:t>, 1417-1418 (2022).</w:t>
        </w:r>
      </w:ins>
    </w:p>
    <w:p w14:paraId="1653E766" w14:textId="77777777" w:rsidR="00D62338" w:rsidRDefault="00D62338" w:rsidP="00D62338">
      <w:pPr>
        <w:autoSpaceDE w:val="0"/>
        <w:autoSpaceDN w:val="0"/>
        <w:ind w:left="567" w:hanging="567"/>
        <w:divId w:val="2119792920"/>
        <w:rPr>
          <w:moveTo w:id="358" w:author="AXH" w:date="2022-10-25T15:45:00Z"/>
        </w:rPr>
        <w:pPrChange w:id="359" w:author="AXH" w:date="2022-10-25T15:45:00Z">
          <w:pPr>
            <w:autoSpaceDE w:val="0"/>
            <w:autoSpaceDN w:val="0"/>
            <w:ind w:left="640" w:hanging="640"/>
            <w:divId w:val="2119792920"/>
          </w:pPr>
        </w:pPrChange>
      </w:pPr>
      <w:moveToRangeStart w:id="360" w:author="AXH" w:date="2022-10-25T15:45:00Z" w:name="move117605184"/>
      <w:moveTo w:id="361" w:author="AXH" w:date="2022-10-25T15:45:00Z">
        <w:r>
          <w:t>37.</w:t>
        </w:r>
        <w:r>
          <w:tab/>
          <w:t xml:space="preserve">Nazario-Toole, A. </w:t>
        </w:r>
        <w:r>
          <w:rPr>
            <w:i/>
            <w:iCs/>
          </w:rPr>
          <w:t>et al.</w:t>
        </w:r>
        <w:r>
          <w:t xml:space="preserve"> Sequencing SARS-CoV-2 from antigen tests. </w:t>
        </w:r>
        <w:r>
          <w:rPr>
            <w:i/>
            <w:iCs/>
          </w:rPr>
          <w:t>PLoS One</w:t>
        </w:r>
        <w:r>
          <w:t xml:space="preserve"> </w:t>
        </w:r>
        <w:r>
          <w:rPr>
            <w:b/>
            <w:bCs/>
          </w:rPr>
          <w:t>17</w:t>
        </w:r>
        <w:r>
          <w:t>, e0263794 (2022).</w:t>
        </w:r>
      </w:moveTo>
    </w:p>
    <w:p w14:paraId="2BE0F22C" w14:textId="77777777" w:rsidR="00D62338" w:rsidRDefault="00D62338" w:rsidP="00D62338">
      <w:pPr>
        <w:autoSpaceDE w:val="0"/>
        <w:autoSpaceDN w:val="0"/>
        <w:ind w:left="567" w:hanging="567"/>
        <w:divId w:val="685788657"/>
        <w:rPr>
          <w:moveTo w:id="362" w:author="AXH" w:date="2022-10-25T15:45:00Z"/>
        </w:rPr>
        <w:pPrChange w:id="363" w:author="AXH" w:date="2022-10-25T15:45:00Z">
          <w:pPr>
            <w:autoSpaceDE w:val="0"/>
            <w:autoSpaceDN w:val="0"/>
            <w:ind w:left="640" w:hanging="640"/>
            <w:divId w:val="685788657"/>
          </w:pPr>
        </w:pPrChange>
      </w:pPr>
      <w:moveTo w:id="364" w:author="AXH" w:date="2022-10-25T15:45:00Z">
        <w:r>
          <w:lastRenderedPageBreak/>
          <w:t>38.</w:t>
        </w:r>
        <w:r>
          <w:tab/>
          <w:t xml:space="preserve">Macori, G. </w:t>
        </w:r>
        <w:r>
          <w:rPr>
            <w:i/>
            <w:iCs/>
          </w:rPr>
          <w:t>et al.</w:t>
        </w:r>
        <w:r>
          <w:t xml:space="preserve"> Inactivation and Recovery of High Quality RNA From Positive SARS-CoV-2 Rapid Antigen Tests Suitable for Whole Virus Genome Sequencing. </w:t>
        </w:r>
        <w:r>
          <w:rPr>
            <w:i/>
            <w:iCs/>
          </w:rPr>
          <w:t>Front Public Health</w:t>
        </w:r>
        <w:r>
          <w:t xml:space="preserve"> </w:t>
        </w:r>
        <w:r>
          <w:rPr>
            <w:b/>
            <w:bCs/>
          </w:rPr>
          <w:t>10</w:t>
        </w:r>
        <w:r>
          <w:t>, 1135 (2022).</w:t>
        </w:r>
      </w:moveTo>
    </w:p>
    <w:p w14:paraId="6FB74BB6" w14:textId="77777777" w:rsidR="00D62338" w:rsidRDefault="00D62338" w:rsidP="00D62338">
      <w:pPr>
        <w:autoSpaceDE w:val="0"/>
        <w:autoSpaceDN w:val="0"/>
        <w:ind w:left="567" w:hanging="567"/>
        <w:divId w:val="905069829"/>
        <w:rPr>
          <w:moveTo w:id="365" w:author="AXH" w:date="2022-10-25T15:45:00Z"/>
        </w:rPr>
        <w:pPrChange w:id="366" w:author="AXH" w:date="2022-10-25T15:45:00Z">
          <w:pPr>
            <w:autoSpaceDE w:val="0"/>
            <w:autoSpaceDN w:val="0"/>
            <w:ind w:left="640" w:hanging="640"/>
            <w:divId w:val="905069829"/>
          </w:pPr>
        </w:pPrChange>
      </w:pPr>
      <w:moveTo w:id="367" w:author="AXH" w:date="2022-10-25T15:45:00Z">
        <w:r>
          <w:t>39.</w:t>
        </w:r>
        <w:r>
          <w:tab/>
          <w:t xml:space="preserve">Adepoju, P. Challenges of SARS-CoV-2 genomic surveillance in Africa. </w:t>
        </w:r>
        <w:r>
          <w:rPr>
            <w:i/>
            <w:iCs/>
          </w:rPr>
          <w:t>Lancet Microbe</w:t>
        </w:r>
        <w:r>
          <w:t xml:space="preserve"> </w:t>
        </w:r>
        <w:r>
          <w:rPr>
            <w:b/>
            <w:bCs/>
          </w:rPr>
          <w:t>2</w:t>
        </w:r>
        <w:r>
          <w:t>, e139 (2021).</w:t>
        </w:r>
      </w:moveTo>
    </w:p>
    <w:moveToRangeEnd w:id="360"/>
    <w:p w14:paraId="1429C0E7" w14:textId="6B5ED5F9" w:rsidR="00DE6613" w:rsidRPr="00294E0F" w:rsidRDefault="00DE6613" w:rsidP="00D62338">
      <w:pPr>
        <w:rPr>
          <w:ins w:id="368" w:author="AXH" w:date="2022-10-25T15:45:00Z"/>
        </w:rPr>
      </w:pPr>
      <w:ins w:id="369" w:author="AXH" w:date="2022-10-25T15:45:00Z">
        <w:r>
          <w:br w:type="page"/>
        </w:r>
      </w:ins>
    </w:p>
    <w:p w14:paraId="2377231A" w14:textId="18B04B95" w:rsidR="00DE6613" w:rsidRDefault="00DE6613" w:rsidP="00DE6613">
      <w:pPr>
        <w:keepNext/>
        <w:spacing w:before="240" w:after="60"/>
        <w:outlineLvl w:val="0"/>
        <w:rPr>
          <w:b/>
          <w:bCs/>
          <w:kern w:val="32"/>
        </w:rPr>
      </w:pPr>
      <w:r>
        <w:rPr>
          <w:b/>
          <w:bCs/>
          <w:kern w:val="32"/>
        </w:rPr>
        <w:lastRenderedPageBreak/>
        <w:t>Methods</w:t>
      </w:r>
    </w:p>
    <w:p w14:paraId="2C8A6C9F" w14:textId="77777777" w:rsidR="00DE6613" w:rsidRPr="00713043" w:rsidRDefault="00DE6613" w:rsidP="00DE6613">
      <w:pPr>
        <w:spacing w:before="0"/>
        <w:rPr>
          <w:szCs w:val="20"/>
          <w:u w:val="single"/>
        </w:rPr>
      </w:pPr>
      <w:r w:rsidRPr="00713043">
        <w:rPr>
          <w:szCs w:val="20"/>
          <w:u w:val="single"/>
        </w:rPr>
        <w:t xml:space="preserve">Simulating SARS-CoV-2 epidemics with the </w:t>
      </w:r>
      <w:r w:rsidRPr="00713043">
        <w:rPr>
          <w:b/>
          <w:szCs w:val="20"/>
          <w:u w:val="single"/>
        </w:rPr>
        <w:t>P</w:t>
      </w:r>
      <w:r w:rsidRPr="00713043">
        <w:rPr>
          <w:szCs w:val="20"/>
          <w:u w:val="single"/>
        </w:rPr>
        <w:t xml:space="preserve">ropelling </w:t>
      </w:r>
      <w:r w:rsidRPr="00713043">
        <w:rPr>
          <w:b/>
          <w:szCs w:val="20"/>
          <w:u w:val="single"/>
        </w:rPr>
        <w:t>A</w:t>
      </w:r>
      <w:r w:rsidRPr="00713043">
        <w:rPr>
          <w:szCs w:val="20"/>
          <w:u w:val="single"/>
        </w:rPr>
        <w:t xml:space="preserve">ction for </w:t>
      </w:r>
      <w:r w:rsidRPr="00713043">
        <w:rPr>
          <w:b/>
          <w:szCs w:val="20"/>
          <w:u w:val="single"/>
        </w:rPr>
        <w:t>T</w:t>
      </w:r>
      <w:r w:rsidRPr="00713043">
        <w:rPr>
          <w:szCs w:val="20"/>
          <w:u w:val="single"/>
        </w:rPr>
        <w:t xml:space="preserve">esting </w:t>
      </w:r>
      <w:r w:rsidRPr="00713043">
        <w:rPr>
          <w:b/>
          <w:szCs w:val="20"/>
          <w:u w:val="single"/>
        </w:rPr>
        <w:t>A</w:t>
      </w:r>
      <w:r w:rsidRPr="00713043">
        <w:rPr>
          <w:szCs w:val="20"/>
          <w:u w:val="single"/>
        </w:rPr>
        <w:t xml:space="preserve">nd </w:t>
      </w:r>
      <w:r w:rsidRPr="00713043">
        <w:rPr>
          <w:b/>
          <w:szCs w:val="20"/>
          <w:u w:val="single"/>
        </w:rPr>
        <w:t>T</w:t>
      </w:r>
      <w:r w:rsidRPr="00713043">
        <w:rPr>
          <w:szCs w:val="20"/>
          <w:u w:val="single"/>
        </w:rPr>
        <w:t>reating (PATAT) model</w:t>
      </w:r>
    </w:p>
    <w:p w14:paraId="5575D0E0" w14:textId="3F09A3D6" w:rsidR="00DE6613" w:rsidRPr="00713043" w:rsidRDefault="00DE6613" w:rsidP="00DE6613">
      <w:pPr>
        <w:spacing w:before="0"/>
        <w:rPr>
          <w:szCs w:val="20"/>
        </w:rPr>
      </w:pPr>
      <w:r w:rsidRPr="00713043">
        <w:rPr>
          <w:szCs w:val="20"/>
        </w:rPr>
        <w:t xml:space="preserve">We used PATAT, a stochastic individual-based model to simulate SARS-CoV-2 epidemics in a community </w:t>
      </w:r>
      <w:r w:rsidRPr="00713043">
        <w:rPr>
          <w:szCs w:val="20"/>
          <w:lang w:val="en"/>
        </w:rPr>
        <w:t>with demographic profiles, contact mixing patterns, and level of public health resources mirroring those typically observed in LMICs</w:t>
      </w:r>
      <w:r w:rsidRPr="00713043">
        <w:rPr>
          <w:szCs w:val="20"/>
        </w:rPr>
        <w:t>. Here, the model was based on Zambia. PATAT creates an age-structured population, linking individuals within contact networks of multi-generational households, schools, workplaces, and churches (i.e., regular mass gatherings) (</w:t>
      </w:r>
      <w:del w:id="370" w:author="AXH" w:date="2022-10-25T15:45:00Z">
        <w:r w:rsidR="00CD2C32">
          <w:rPr>
            <w:szCs w:val="20"/>
          </w:rPr>
          <w:delText>Extended Data</w:delText>
        </w:r>
      </w:del>
      <w:ins w:id="371" w:author="AXH" w:date="2022-10-25T15:45:00Z">
        <w:r w:rsidR="00286CA8">
          <w:rPr>
            <w:szCs w:val="20"/>
          </w:rPr>
          <w:t>Supplementary</w:t>
        </w:r>
      </w:ins>
      <w:r w:rsidR="00286CA8">
        <w:rPr>
          <w:szCs w:val="20"/>
        </w:rPr>
        <w:t xml:space="preserve"> Table</w:t>
      </w:r>
      <w:r w:rsidR="00244A56">
        <w:rPr>
          <w:szCs w:val="20"/>
        </w:rPr>
        <w:t xml:space="preserve"> </w:t>
      </w:r>
      <w:del w:id="372" w:author="AXH" w:date="2022-10-25T15:45:00Z">
        <w:r w:rsidRPr="00713043">
          <w:rPr>
            <w:szCs w:val="20"/>
          </w:rPr>
          <w:delText>S1</w:delText>
        </w:r>
      </w:del>
      <w:ins w:id="373" w:author="AXH" w:date="2022-10-25T15:45:00Z">
        <w:r w:rsidRPr="00713043">
          <w:rPr>
            <w:szCs w:val="20"/>
          </w:rPr>
          <w:t>1</w:t>
        </w:r>
      </w:ins>
      <w:r w:rsidRPr="00713043">
        <w:rPr>
          <w:szCs w:val="20"/>
        </w:rPr>
        <w:t>).</w:t>
      </w:r>
      <w:r w:rsidR="002572E2">
        <w:rPr>
          <w:szCs w:val="20"/>
        </w:rPr>
        <w:t xml:space="preserve"> </w:t>
      </w:r>
      <w:r w:rsidR="00C81D31">
        <w:rPr>
          <w:szCs w:val="20"/>
        </w:rPr>
        <w:t>The</w:t>
      </w:r>
      <w:r w:rsidR="004137E4">
        <w:rPr>
          <w:szCs w:val="20"/>
        </w:rPr>
        <w:t xml:space="preserve"> simulated</w:t>
      </w:r>
      <w:r w:rsidR="00C81D31">
        <w:rPr>
          <w:szCs w:val="20"/>
        </w:rPr>
        <w:t xml:space="preserve"> number of h</w:t>
      </w:r>
      <w:r w:rsidR="00C81D31" w:rsidRPr="00713043">
        <w:rPr>
          <w:szCs w:val="20"/>
        </w:rPr>
        <w:t xml:space="preserve">ealthcare </w:t>
      </w:r>
      <w:r w:rsidRPr="00713043">
        <w:rPr>
          <w:szCs w:val="20"/>
        </w:rPr>
        <w:t xml:space="preserve">facilities (i.e., community clinics and tertiary hospitals) where individuals with mild symptoms seek symptomatic testing and have their virus specimens collected </w:t>
      </w:r>
      <w:r w:rsidR="00C81D31">
        <w:rPr>
          <w:szCs w:val="20"/>
        </w:rPr>
        <w:t xml:space="preserve">was </w:t>
      </w:r>
      <w:r w:rsidRPr="00713043">
        <w:rPr>
          <w:szCs w:val="20"/>
        </w:rPr>
        <w:t>based on an empirical clinic-to-population ratio</w:t>
      </w:r>
      <w:r w:rsidR="00A12005">
        <w:rPr>
          <w:szCs w:val="20"/>
        </w:rPr>
        <w:t xml:space="preserve"> (i.e. one healthcare facility for every 7,000 individuals</w:t>
      </w:r>
      <w:r w:rsidR="000A6718">
        <w:rPr>
          <w:szCs w:val="20"/>
        </w:rPr>
        <w:t xml:space="preserve"> on average</w:t>
      </w:r>
      <w:r w:rsidR="00A12005">
        <w:rPr>
          <w:szCs w:val="20"/>
        </w:rPr>
        <w:t>)</w:t>
      </w:r>
      <w:sdt>
        <w:sdtPr>
          <w:rPr>
            <w:color w:val="000000"/>
            <w:szCs w:val="20"/>
            <w:vertAlign w:val="superscript"/>
          </w:rPr>
          <w:tag w:val="MENDELEY_CITATION_v3_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"/>
          <w:id w:val="-1311547271"/>
          <w:placeholder>
            <w:docPart w:val="DefaultPlaceholder_-1854013440"/>
          </w:placeholder>
        </w:sdtPr>
        <w:sdtEndPr/>
        <w:sdtContent>
          <w:r w:rsidR="00765A07" w:rsidRPr="00765A07">
            <w:rPr>
              <w:color w:val="000000"/>
              <w:szCs w:val="20"/>
              <w:vertAlign w:val="superscript"/>
            </w:rPr>
            <w:t>40,41</w:t>
          </w:r>
        </w:sdtContent>
      </w:sdt>
      <w:r w:rsidRPr="00713043">
        <w:rPr>
          <w:szCs w:val="20"/>
        </w:rPr>
        <w:t xml:space="preserve">. </w:t>
      </w:r>
      <w:r w:rsidR="00C81D31">
        <w:rPr>
          <w:szCs w:val="20"/>
        </w:rPr>
        <w:t xml:space="preserve">Although PATAT does not explicitly simulate the spatial location of individuals, contact networks and healthcare facilities </w:t>
      </w:r>
      <w:r w:rsidR="00C81D31" w:rsidRPr="00713043">
        <w:rPr>
          <w:szCs w:val="20"/>
        </w:rPr>
        <w:t>are</w:t>
      </w:r>
      <w:r w:rsidR="00C81D31">
        <w:rPr>
          <w:szCs w:val="20"/>
        </w:rPr>
        <w:t xml:space="preserve"> ordered</w:t>
      </w:r>
      <w:r w:rsidR="00C81D31" w:rsidRPr="00713043">
        <w:rPr>
          <w:szCs w:val="20"/>
        </w:rPr>
        <w:t xml:space="preserve"> to approximate localized community structures</w:t>
      </w:r>
      <w:r w:rsidR="008D1607">
        <w:rPr>
          <w:szCs w:val="20"/>
        </w:rPr>
        <w:t xml:space="preserve"> </w:t>
      </w:r>
      <w:r w:rsidR="008D1607" w:rsidRPr="008D1607">
        <w:rPr>
          <w:szCs w:val="20"/>
        </w:rPr>
        <w:t>(i.e. the closer the number order of a facility, the closer they are in the same neighborhood)</w:t>
      </w:r>
      <w:r w:rsidR="00C81D31">
        <w:rPr>
          <w:szCs w:val="20"/>
        </w:rPr>
        <w:t xml:space="preserve"> that is most illustrative of urban centers. </w:t>
      </w:r>
      <w:r w:rsidRPr="00713043">
        <w:rPr>
          <w:szCs w:val="20"/>
        </w:rPr>
        <w:t>Households are proximally</w:t>
      </w:r>
      <w:r w:rsidR="002572E2">
        <w:rPr>
          <w:szCs w:val="20"/>
        </w:rPr>
        <w:t xml:space="preserve"> ordered and</w:t>
      </w:r>
      <w:r w:rsidRPr="00713043">
        <w:rPr>
          <w:szCs w:val="20"/>
        </w:rPr>
        <w:t xml:space="preserve"> distributed around these facilities based on </w:t>
      </w:r>
      <w:r w:rsidR="00C81D31">
        <w:rPr>
          <w:szCs w:val="20"/>
        </w:rPr>
        <w:t xml:space="preserve">an </w:t>
      </w:r>
      <w:r w:rsidRPr="00713043">
        <w:rPr>
          <w:szCs w:val="20"/>
        </w:rPr>
        <w:t>empirical distance</w:t>
      </w:r>
      <w:r w:rsidR="00C81D31">
        <w:rPr>
          <w:szCs w:val="20"/>
        </w:rPr>
        <w:t>-structured</w:t>
      </w:r>
      <w:r w:rsidRPr="00713043">
        <w:rPr>
          <w:szCs w:val="20"/>
        </w:rPr>
        <w:t xml:space="preserve"> distribution that correlates with probabilities of symptomatic individuals seeking testing at clinics (</w:t>
      </w:r>
      <w:del w:id="374" w:author="AXH" w:date="2022-10-25T15:45:00Z">
        <w:r w:rsidR="00CD2C32">
          <w:rPr>
            <w:szCs w:val="20"/>
          </w:rPr>
          <w:delText>Extended Data</w:delText>
        </w:r>
      </w:del>
      <w:ins w:id="375" w:author="AXH" w:date="2022-10-25T15:45:00Z">
        <w:r w:rsidR="00286CA8">
          <w:rPr>
            <w:szCs w:val="20"/>
          </w:rPr>
          <w:t>Supplementary</w:t>
        </w:r>
      </w:ins>
      <w:r w:rsidR="00286CA8">
        <w:rPr>
          <w:szCs w:val="20"/>
        </w:rPr>
        <w:t xml:space="preserve"> Table</w:t>
      </w:r>
      <w:r w:rsidR="00244A56">
        <w:rPr>
          <w:szCs w:val="20"/>
        </w:rPr>
        <w:t xml:space="preserve"> </w:t>
      </w:r>
      <w:del w:id="376" w:author="AXH" w:date="2022-10-25T15:45:00Z">
        <w:r w:rsidRPr="00713043">
          <w:rPr>
            <w:szCs w:val="20"/>
          </w:rPr>
          <w:delText>S1</w:delText>
        </w:r>
      </w:del>
      <w:ins w:id="377" w:author="AXH" w:date="2022-10-25T15:45:00Z">
        <w:r w:rsidRPr="00713043">
          <w:rPr>
            <w:szCs w:val="20"/>
          </w:rPr>
          <w:t>1</w:t>
        </w:r>
      </w:ins>
      <w:r w:rsidRPr="00713043">
        <w:rPr>
          <w:szCs w:val="20"/>
        </w:rPr>
        <w:t>).</w:t>
      </w:r>
      <w:r w:rsidR="00C81D31">
        <w:rPr>
          <w:szCs w:val="20"/>
        </w:rPr>
        <w:t xml:space="preserve"> </w:t>
      </w:r>
      <w:r w:rsidRPr="00713043">
        <w:rPr>
          <w:szCs w:val="20"/>
        </w:rPr>
        <w:t xml:space="preserve"> </w:t>
      </w:r>
    </w:p>
    <w:p w14:paraId="23DAF54C" w14:textId="77777777" w:rsidR="00DE6613" w:rsidRPr="00713043" w:rsidRDefault="00DE6613" w:rsidP="00DE6613">
      <w:pPr>
        <w:spacing w:before="0"/>
        <w:rPr>
          <w:szCs w:val="20"/>
        </w:rPr>
      </w:pPr>
    </w:p>
    <w:p w14:paraId="220128DF" w14:textId="5CDA0FD6" w:rsidR="00DE6613" w:rsidRPr="00713043" w:rsidRDefault="00DE6613" w:rsidP="00DE6613">
      <w:pPr>
        <w:spacing w:before="0"/>
        <w:rPr>
          <w:rFonts w:eastAsiaTheme="minorEastAsia"/>
          <w:szCs w:val="20"/>
        </w:rPr>
      </w:pPr>
      <w:r w:rsidRPr="00713043">
        <w:rPr>
          <w:szCs w:val="20"/>
        </w:rPr>
        <w:t xml:space="preserve">We then simulated SARS-CoV-2 infection waves in a population of 1,000,000 individuals over a 90-day period that begins with an initial 1% prevalence of an extant SARS-CoV-2 variant and </w:t>
      </w:r>
      <w:r w:rsidRPr="00713043">
        <w:rPr>
          <w:szCs w:val="20"/>
        </w:rPr>
        <w:lastRenderedPageBreak/>
        <w:t>the introduction of a mutant variant at 0</w:t>
      </w:r>
      <w:r w:rsidRPr="00713043">
        <w:rPr>
          <w:rFonts w:eastAsiaTheme="minorEastAsia"/>
          <w:szCs w:val="20"/>
        </w:rPr>
        <w:t>.</w:t>
      </w:r>
      <w:r w:rsidRPr="00713043">
        <w:rPr>
          <w:szCs w:val="20"/>
        </w:rPr>
        <w:t xml:space="preserve">01%. We assumed that clinic-based professional-use Antigen Rapid Diagnostic Tests (Ag-RDTs) </w:t>
      </w:r>
      <w:r w:rsidR="00F93A61">
        <w:rPr>
          <w:szCs w:val="20"/>
        </w:rPr>
        <w:t>are the predominant SARS-CoV-2 diagnostic used for SARS-CoV-2 testing.</w:t>
      </w:r>
      <w:r w:rsidRPr="00713043">
        <w:rPr>
          <w:szCs w:val="20"/>
        </w:rPr>
        <w:t xml:space="preserve"> </w:t>
      </w:r>
      <w:r w:rsidR="002D6A52" w:rsidRPr="002D6A52">
        <w:rPr>
          <w:color w:val="000000"/>
          <w:szCs w:val="20"/>
          <w:vertAlign w:val="superscript"/>
        </w:rPr>
        <w:t>39</w:t>
      </w:r>
      <w:r w:rsidRPr="00713043">
        <w:rPr>
          <w:szCs w:val="20"/>
        </w:rPr>
        <w:t>As Ag-RDT sensitivity depends on within-host viral loads</w:t>
      </w:r>
      <w:sdt>
        <w:sdtPr>
          <w:rPr>
            <w:color w:val="000000"/>
            <w:szCs w:val="20"/>
            <w:vertAlign w:val="superscript"/>
          </w:rPr>
          <w:tag w:val="MENDELEY_CITATION_v3_eyJjaXRhdGlvbklEIjoiTUVOREVMRVlfQ0lUQVRJT05fYjI1OWI0MmYtNGFjYS00YTZmLThhZjYtNjcyODM5NThjYTA1IiwicHJvcGVydGllcyI6eyJub3RlSW5kZXgiOjB9LCJpc0VkaXRlZCI6ZmFsc2UsIm1hbnVhbE92ZXJyaWRlIjp7ImlzTWFudWFsbHlPdmVycmlkZGVuIjpmYWxzZSwiY2l0ZXByb2NUZXh0IjoiPHN1cD40Mj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NvbnRhaW5lci10aXRsZS1zaG9ydCI6IlBMb1MgTWVkIn0sImlzVGVtcG9yYXJ5IjpmYWxzZX1dfQ=="/>
          <w:id w:val="-1933197498"/>
          <w:placeholder>
            <w:docPart w:val="1AA4AD741B307F44B6D74605491C5831"/>
          </w:placeholder>
        </w:sdtPr>
        <w:sdtEndPr/>
        <w:sdtContent>
          <w:r w:rsidR="00765A07" w:rsidRPr="00765A07">
            <w:rPr>
              <w:color w:val="000000"/>
              <w:szCs w:val="20"/>
              <w:vertAlign w:val="superscript"/>
            </w:rPr>
            <w:t>42</w:t>
          </w:r>
        </w:sdtContent>
      </w:sdt>
      <w:r w:rsidRPr="00713043">
        <w:rPr>
          <w:szCs w:val="20"/>
        </w:rPr>
        <w:t>, PATAT generates viral load trajectories, measured in cycle threshold (Ct) values, for infected individuals by randomly sampling from known viral load distributions of different SARS-CoV-2 variants</w:t>
      </w:r>
      <w:sdt>
        <w:sdtPr>
          <w:rPr>
            <w:color w:val="000000"/>
            <w:szCs w:val="20"/>
            <w:vertAlign w:val="superscript"/>
          </w:rPr>
          <w:tag w:val="MENDELEY_CITATION_v3_eyJjaXRhdGlvbklEIjoiTUVOREVMRVlfQ0lUQVRJT05fZDQwZmFkMjYtMWRmMS00ZTZjLWIxNTgtYThkYTBhZDFlNzZjIiwicHJvcGVydGllcyI6eyJub3RlSW5kZXgiOjB9LCJpc0VkaXRlZCI6ZmFsc2UsIm1hbnVhbE92ZXJyaWRlIjp7ImlzTWFudWFsbHlPdmVycmlkZGVuIjpmYWxzZSwiY2l0ZXByb2NUZXh0IjoiPHN1cD40Myw0ND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"/>
          <w:id w:val="1387758786"/>
          <w:placeholder>
            <w:docPart w:val="27A66467C0A13C42AE70756D5DB34B04"/>
          </w:placeholder>
        </w:sdtPr>
        <w:sdtEndPr/>
        <w:sdtContent>
          <w:r w:rsidR="00765A07" w:rsidRPr="00765A07">
            <w:rPr>
              <w:color w:val="000000"/>
              <w:szCs w:val="20"/>
              <w:vertAlign w:val="superscript"/>
            </w:rPr>
            <w:t>43,44</w:t>
          </w:r>
        </w:sdtContent>
      </w:sdt>
      <w:r w:rsidRPr="00713043">
        <w:rPr>
          <w:szCs w:val="20"/>
        </w:rPr>
        <w:t>. We performed simulations for two variant replacement scenarios – Alpha variant introduction while the wild-type virus was circulating (wild-type/Alpha) and Omicron (BA.1) variant introduction while Delta was circulating (Delta/Omicron), applying known distributions of their peak viral load, incubation, and virus clearance periods</w:t>
      </w:r>
      <w:sdt>
        <w:sdtPr>
          <w:rPr>
            <w:color w:val="000000"/>
            <w:szCs w:val="20"/>
            <w:vertAlign w:val="superscript"/>
          </w:rPr>
          <w:tag w:val="MENDELEY_CITATION_v3_eyJjaXRhdGlvbklEIjoiTUVOREVMRVlfQ0lUQVRJT05fNTBkZTQyZWUtZmJhNy00ZGE1LThmZGEtZWJlNmJhM2E1MThjIiwicHJvcGVydGllcyI6eyJub3RlSW5kZXgiOjB9LCJpc0VkaXRlZCI6ZmFsc2UsIm1hbnVhbE92ZXJyaWRlIjp7ImlzTWFudWFsbHlPdmVycmlkZGVuIjpmYWxzZSwiY2l0ZXByb2NUZXh0IjoiPHN1cD40Myw0NT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mYxNjdlZWRkLTQ2MzYtM2NmNy1iZmE4LTc0OGRlODNjY2JlYSIsIml0ZW1EYXRhIjp7InR5cGUiOiJhcnRpY2xlLWpvdXJuYWwiLCJpZCI6ImYxNjdlZWRkLTQ2MzYtM2NmNy1iZmE4LTc0OGRlODNjY2JlYS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IsMjV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jb250YWluZXItdGl0bGUtc2hvcnQiOiIifSwiaXNUZW1wb3JhcnkiOmZhbHNlfV19"/>
          <w:id w:val="719484608"/>
          <w:placeholder>
            <w:docPart w:val="1D4371664F05F948B2C80AB817B23346"/>
          </w:placeholder>
        </w:sdtPr>
        <w:sdtEndPr/>
        <w:sdtContent>
          <w:r w:rsidR="00765A07" w:rsidRPr="00765A07">
            <w:rPr>
              <w:color w:val="000000"/>
              <w:szCs w:val="20"/>
              <w:vertAlign w:val="superscript"/>
            </w:rPr>
            <w:t>43,45</w:t>
          </w:r>
        </w:sdtContent>
      </w:sdt>
      <w:r w:rsidRPr="00713043">
        <w:rPr>
          <w:szCs w:val="20"/>
        </w:rPr>
        <w:t xml:space="preserve"> (</w:t>
      </w:r>
      <w:del w:id="378" w:author="AXH" w:date="2022-10-25T15:45:00Z">
        <w:r w:rsidR="00CD2C32">
          <w:rPr>
            <w:szCs w:val="20"/>
          </w:rPr>
          <w:delText>Extended Data</w:delText>
        </w:r>
      </w:del>
      <w:ins w:id="379" w:author="AXH" w:date="2022-10-25T15:45:00Z">
        <w:r w:rsidR="00286CA8">
          <w:rPr>
            <w:szCs w:val="20"/>
          </w:rPr>
          <w:t>Supplementary</w:t>
        </w:r>
      </w:ins>
      <w:r w:rsidR="00286CA8">
        <w:rPr>
          <w:szCs w:val="20"/>
        </w:rPr>
        <w:t xml:space="preserve"> Table</w:t>
      </w:r>
      <w:r w:rsidR="00244A56">
        <w:rPr>
          <w:szCs w:val="20"/>
        </w:rPr>
        <w:t xml:space="preserve"> </w:t>
      </w:r>
      <w:del w:id="380" w:author="AXH" w:date="2022-10-25T15:45:00Z">
        <w:r w:rsidRPr="00713043">
          <w:rPr>
            <w:szCs w:val="20"/>
          </w:rPr>
          <w:delText>S1</w:delText>
        </w:r>
      </w:del>
      <w:ins w:id="381" w:author="AXH" w:date="2022-10-25T15:45:00Z">
        <w:r w:rsidRPr="00713043">
          <w:rPr>
            <w:szCs w:val="20"/>
          </w:rPr>
          <w:t>1</w:t>
        </w:r>
      </w:ins>
      <w:r w:rsidRPr="00713043">
        <w:rPr>
          <w:szCs w:val="20"/>
        </w:rPr>
        <w:t xml:space="preserve">). Before simulating the two-variant epidemic, we first calibrated the transmission probability parameter for the extant variant such that it would spread in a completely susceptible population at </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0</m:t>
            </m:r>
          </m:sub>
        </m:sSub>
      </m:oMath>
      <w:r w:rsidRPr="00713043">
        <w:rPr>
          <w:rFonts w:eastAsiaTheme="minorEastAsia"/>
          <w:szCs w:val="20"/>
        </w:rPr>
        <w:t xml:space="preserve"> = 2.5-3.0. We then assumed Alpha and Omicron (BA.1) were more transmissible than the respective extant virus to achieve growth rates of ~0</w:t>
      </w:r>
      <w:r w:rsidRPr="00713043">
        <w:rPr>
          <w:szCs w:val="20"/>
        </w:rPr>
        <w:t>.</w:t>
      </w:r>
      <w:r w:rsidRPr="00713043">
        <w:rPr>
          <w:rFonts w:eastAsiaTheme="minorEastAsia"/>
          <w:szCs w:val="20"/>
        </w:rPr>
        <w:t>15/day and ~0</w:t>
      </w:r>
      <w:r w:rsidRPr="00713043">
        <w:rPr>
          <w:szCs w:val="20"/>
        </w:rPr>
        <w:t>.</w:t>
      </w:r>
      <w:r w:rsidRPr="00713043">
        <w:rPr>
          <w:rFonts w:eastAsiaTheme="minorEastAsia"/>
          <w:szCs w:val="20"/>
        </w:rPr>
        <w:t>35/day respectively</w:t>
      </w:r>
      <w:sdt>
        <w:sdtPr>
          <w:rPr>
            <w:rFonts w:eastAsiaTheme="minorEastAsia"/>
            <w:color w:val="000000"/>
            <w:szCs w:val="20"/>
            <w:vertAlign w:val="superscript"/>
          </w:rPr>
          <w:tag w:val="MENDELEY_CITATION_v3_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"/>
          <w:id w:val="-1819032156"/>
          <w:placeholder>
            <w:docPart w:val="1D4371664F05F948B2C80AB817B23346"/>
          </w:placeholder>
        </w:sdtPr>
        <w:sdtEndPr/>
        <w:sdtContent>
          <w:r w:rsidR="00765A07" w:rsidRPr="00765A07">
            <w:rPr>
              <w:color w:val="000000"/>
              <w:szCs w:val="20"/>
              <w:vertAlign w:val="superscript"/>
            </w:rPr>
            <w:t>2,10</w:t>
          </w:r>
        </w:sdtContent>
      </w:sdt>
      <w:r w:rsidRPr="00713043">
        <w:rPr>
          <w:rFonts w:eastAsiaTheme="minorEastAsia"/>
          <w:szCs w:val="20"/>
        </w:rPr>
        <w:t>.</w:t>
      </w:r>
    </w:p>
    <w:p w14:paraId="2189B8B2" w14:textId="77777777" w:rsidR="00DE6613" w:rsidRPr="00713043" w:rsidRDefault="00DE6613" w:rsidP="00DE6613">
      <w:pPr>
        <w:spacing w:before="0"/>
        <w:rPr>
          <w:rFonts w:eastAsiaTheme="minorEastAsia"/>
          <w:szCs w:val="20"/>
        </w:rPr>
      </w:pPr>
    </w:p>
    <w:p w14:paraId="3B7F5BA8" w14:textId="20C681EB" w:rsidR="00DE6613" w:rsidRPr="00713043" w:rsidRDefault="00DE6613" w:rsidP="00DE6613">
      <w:pPr>
        <w:spacing w:before="0"/>
        <w:rPr>
          <w:szCs w:val="20"/>
        </w:rPr>
      </w:pPr>
      <w:r w:rsidRPr="00713043">
        <w:rPr>
          <w:rFonts w:eastAsiaTheme="minorEastAsia"/>
          <w:szCs w:val="20"/>
        </w:rPr>
        <w:t>For both sets of simulations, we assumed that 10% of the population had infection-acquired immunity against the extant strain initially with some level of protection against infection by the mutant virus (wild-type SARS-CoV-2: 80% protection against Alpha</w:t>
      </w:r>
      <w:sdt>
        <w:sdtPr>
          <w:rPr>
            <w:rFonts w:eastAsiaTheme="minorEastAsia"/>
            <w:color w:val="000000"/>
            <w:szCs w:val="20"/>
            <w:vertAlign w:val="superscript"/>
          </w:rPr>
          <w:tag w:val="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cmVjZWl2ZWQgZXRoaWNhbCBhcHByb3ZhbCBmcm9tIHRoZSBTb3V0aCBDZW50cmFsIEJlcmtzaGlyZSBCIFJlc2VhcmNoIEV0aGljcyBDb21taXR0ZWUgKDIwL1NDLzAxOTUp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"/>
          <w:id w:val="-1997640500"/>
          <w:placeholder>
            <w:docPart w:val="1D4371664F05F948B2C80AB817B23346"/>
          </w:placeholder>
        </w:sdtPr>
        <w:sdtEndPr/>
        <w:sdtContent>
          <w:r w:rsidR="00765A07" w:rsidRPr="00765A07">
            <w:rPr>
              <w:color w:val="000000"/>
              <w:szCs w:val="20"/>
              <w:vertAlign w:val="superscript"/>
            </w:rPr>
            <w:t>46</w:t>
          </w:r>
        </w:sdtContent>
      </w:sdt>
      <w:r w:rsidRPr="00713043">
        <w:rPr>
          <w:rFonts w:eastAsiaTheme="minorEastAsia"/>
          <w:szCs w:val="20"/>
        </w:rPr>
        <w:t>; Delta: 20% protection against Omicron</w:t>
      </w:r>
      <w:sdt>
        <w:sdtPr>
          <w:rPr>
            <w:rFonts w:eastAsiaTheme="minorEastAsia"/>
            <w:color w:val="000000"/>
            <w:szCs w:val="20"/>
            <w:vertAlign w:val="superscript"/>
          </w:rPr>
          <w:tag w:val="MENDELEY_CITATION_v3_eyJjaXRhdGlvbklEIjoiTUVOREVMRVlfQ0lUQVRJT05fYThhNzQzMGQtZTZkOS00NzFmLTg4YjQtZDY3N2U2NDMzMTdkIiwicHJvcGVydGllcyI6eyJub3RlSW5kZXgiOjB9LCJpc0VkaXRlZCI6ZmFsc2UsIm1hbnVhbE92ZXJyaWRlIjp7ImlzTWFudWFsbHlPdmVycmlkZGVuIjpmYWxzZSwiY2l0ZXByb2NUZXh0IjoiPHN1cD4xMDwvc3VwPiIsIm1hbnVhbE92ZXJyaWRlVGV4dCI6IiJ9LCJjaXRhdGlvbkl0ZW1zIjpb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XV0aG9yIjpbeyJmYW1pbHkiOiJJbXBlcmlhbCBDb2xsZWdlIExvbmRvbiIsImdpdmVuIjoiIiwicGFyc2UtbmFtZXMiOmZhbHNlLCJkcm9wcGluZy1wYXJ0aWNsZSI6IiIsIm5vbi1kcm9wcGluZy1wYXJ0aWNsZSI6IiJ9XSwiYWNjZXNzZWQiOnsiZGF0ZS1wYXJ0cyI6W1syMDIyLDIsMjVdXX0sIlVSTCI6Imh0dHBzOi8vd3d3LmltcGVyaWFsLmFjLnVrL21yYy1nbG9iYWwtaW5mZWN0aW91cy1kaXNlYXNlLWFuYWx5c2lzL2NvdmlkLTE5L3JlcG9ydC00OS1PbWljcm9uLyIsImlzc3VlZCI6eyJkYXRlLXBhcnRzIjpbWzIwMjEsMTIsMjBdXX0sImNvbnRhaW5lci10aXRsZS1zaG9ydCI6IiJ9LCJpc1RlbXBvcmFyeSI6ZmFsc2V9XX0="/>
          <w:id w:val="1374190384"/>
          <w:placeholder>
            <w:docPart w:val="1D4371664F05F948B2C80AB817B23346"/>
          </w:placeholder>
        </w:sdtPr>
        <w:sdtEndPr/>
        <w:sdtContent>
          <w:r w:rsidR="00765A07" w:rsidRPr="00765A07">
            <w:rPr>
              <w:color w:val="000000"/>
              <w:szCs w:val="20"/>
              <w:vertAlign w:val="superscript"/>
            </w:rPr>
            <w:t>10</w:t>
          </w:r>
        </w:sdtContent>
      </w:sdt>
      <w:r w:rsidRPr="00713043">
        <w:rPr>
          <w:rFonts w:eastAsiaTheme="minorEastAsia"/>
          <w:szCs w:val="20"/>
        </w:rPr>
        <w:t>). We also investigated the scenario where 40% of the population had infection-acquired immunity as part of sensitivity analyses (see below). We did not investigate scenarios involving vaccine-acquired immunity due to low vaccine uptake in most LMICs</w:t>
      </w:r>
      <w:sdt>
        <w:sdtPr>
          <w:rPr>
            <w:rFonts w:eastAsiaTheme="minorEastAsia"/>
            <w:color w:val="000000"/>
            <w:szCs w:val="20"/>
            <w:vertAlign w:val="superscript"/>
          </w:rPr>
          <w:tag w:val="MENDELEY_CITATION_v3_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"/>
          <w:id w:val="1930226758"/>
          <w:placeholder>
            <w:docPart w:val="1D4371664F05F948B2C80AB817B23346"/>
          </w:placeholder>
        </w:sdtPr>
        <w:sdtEndPr/>
        <w:sdtContent>
          <w:r w:rsidR="00765A07" w:rsidRPr="00765A07">
            <w:rPr>
              <w:color w:val="000000"/>
              <w:szCs w:val="20"/>
              <w:vertAlign w:val="superscript"/>
            </w:rPr>
            <w:t>47</w:t>
          </w:r>
        </w:sdtContent>
      </w:sdt>
      <w:r w:rsidRPr="00713043">
        <w:rPr>
          <w:szCs w:val="20"/>
        </w:rPr>
        <w:t>.</w:t>
      </w:r>
    </w:p>
    <w:p w14:paraId="1FEC1174" w14:textId="77777777" w:rsidR="00DE6613" w:rsidRPr="00713043" w:rsidRDefault="00DE6613" w:rsidP="00DE6613">
      <w:pPr>
        <w:spacing w:before="0"/>
        <w:rPr>
          <w:rFonts w:eastAsiaTheme="minorEastAsia"/>
          <w:szCs w:val="20"/>
        </w:rPr>
      </w:pPr>
    </w:p>
    <w:p w14:paraId="2176C6F3" w14:textId="3C6B371C" w:rsidR="00355252" w:rsidRDefault="00DE6613" w:rsidP="00DE6613">
      <w:pPr>
        <w:spacing w:before="0"/>
        <w:rPr>
          <w:szCs w:val="20"/>
        </w:rPr>
      </w:pPr>
      <w:r w:rsidRPr="00713043">
        <w:rPr>
          <w:szCs w:val="20"/>
        </w:rPr>
        <w:lastRenderedPageBreak/>
        <w:t>PATAT uses the SEIRD (Susceptible-Exposed-Infected-Recovered/Death) epidemic model for disease progression and stratifies infected individuals based on their symptom presentation (asymptomatic, mild, or severe). After an assumed random delay post-symptom onset (mean = 1 day; s.d. = 0.5 day), symptomatic individuals who seek testing would do so at their nearest healthcare facility, where test-positive samples may be reflexively collected for sequencing. We assumed that symptomatic individuals sought testing based on a probability distribution of health services-seeking behaviour that inversely correlates with the distance between the individual’s household and the nearest healthcare facility (</w:t>
      </w:r>
      <w:del w:id="382" w:author="AXH" w:date="2022-10-25T15:45:00Z">
        <w:r w:rsidR="00CD2C32">
          <w:rPr>
            <w:szCs w:val="20"/>
          </w:rPr>
          <w:delText>Extended Data</w:delText>
        </w:r>
      </w:del>
      <w:ins w:id="383" w:author="AXH" w:date="2022-10-25T15:45:00Z">
        <w:r w:rsidR="00286CA8">
          <w:rPr>
            <w:szCs w:val="20"/>
          </w:rPr>
          <w:t>Supplementary</w:t>
        </w:r>
      </w:ins>
      <w:r w:rsidR="00286CA8">
        <w:rPr>
          <w:szCs w:val="20"/>
        </w:rPr>
        <w:t xml:space="preserve"> Table</w:t>
      </w:r>
      <w:r w:rsidR="00244A56">
        <w:rPr>
          <w:szCs w:val="20"/>
        </w:rPr>
        <w:t xml:space="preserve"> </w:t>
      </w:r>
      <w:del w:id="384" w:author="AXH" w:date="2022-10-25T15:45:00Z">
        <w:r w:rsidRPr="00713043">
          <w:rPr>
            <w:szCs w:val="20"/>
          </w:rPr>
          <w:delText>S1</w:delText>
        </w:r>
      </w:del>
      <w:ins w:id="385" w:author="AXH" w:date="2022-10-25T15:45:00Z">
        <w:r w:rsidRPr="00713043">
          <w:rPr>
            <w:szCs w:val="20"/>
          </w:rPr>
          <w:t>1</w:t>
        </w:r>
      </w:ins>
      <w:r w:rsidRPr="00713043">
        <w:rPr>
          <w:szCs w:val="20"/>
        </w:rPr>
        <w:t>)</w:t>
      </w:r>
      <w:sdt>
        <w:sdtPr>
          <w:rPr>
            <w:color w:val="000000"/>
            <w:szCs w:val="20"/>
            <w:vertAlign w:val="superscript"/>
          </w:rPr>
          <w:tag w:val="MENDELEY_CITATION_v3_eyJjaXRhdGlvbklEIjoiTUVOREVMRVlfQ0lUQVRJT05fYWQ3NWY2OGItNzYwOC00ZmQ3LWJlYTktZjhhMzMzNjU4ZDc3IiwicHJvcGVydGllcyI6eyJub3RlSW5kZXgiOjB9LCJpc0VkaXRlZCI6ZmFsc2UsIm1hbnVhbE92ZXJyaWRlIjp7ImlzTWFudWFsbHlPdmVycmlkZGVuIjpmYWxzZSwiY2l0ZXByb2NUZXh0IjoiPHN1cD40ODwvc3VwPiIsIm1hbnVhbE92ZXJyaWRlVGV4dCI6IiJ9LCJjaXRhdGlvbkl0ZW1zIjpbeyJpZCI6ImRmZWE3OWEzLWJiMDUtMzVlYS1iNWZjLTI3ODFiMDg5ODJkNyIsIml0ZW1EYXRhIjp7InR5cGUiOiJhcnRpY2xlLWpvdXJuYWwiLCJpZCI6ImRmZWE3OWEzLWJiMDUtMzVlYS1iNWZjLTI3ODFiMDg5ODJkNy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"/>
          <w:id w:val="567849600"/>
          <w:placeholder>
            <w:docPart w:val="F36118D8760A4D48B5AF8BA0E1363E6E"/>
          </w:placeholder>
        </w:sdtPr>
        <w:sdtEndPr/>
        <w:sdtContent>
          <w:r w:rsidR="00765A07" w:rsidRPr="00765A07">
            <w:rPr>
              <w:color w:val="000000"/>
              <w:szCs w:val="20"/>
              <w:vertAlign w:val="superscript"/>
            </w:rPr>
            <w:t>48</w:t>
          </w:r>
        </w:sdtContent>
      </w:sdt>
      <w:r w:rsidRPr="00713043">
        <w:rPr>
          <w:szCs w:val="20"/>
        </w:rPr>
        <w:t xml:space="preserve">. </w:t>
      </w:r>
    </w:p>
    <w:p w14:paraId="1918A916" w14:textId="77777777" w:rsidR="00355252" w:rsidRDefault="00355252" w:rsidP="00DE6613">
      <w:pPr>
        <w:spacing w:before="0"/>
        <w:rPr>
          <w:szCs w:val="20"/>
        </w:rPr>
      </w:pPr>
    </w:p>
    <w:p w14:paraId="3E664550" w14:textId="07B596D8" w:rsidR="00DE6613" w:rsidRPr="00713043" w:rsidRDefault="00DE6613" w:rsidP="00DE6613">
      <w:pPr>
        <w:spacing w:before="0"/>
        <w:rPr>
          <w:szCs w:val="20"/>
        </w:rPr>
      </w:pPr>
      <w:r w:rsidRPr="00713043">
        <w:rPr>
          <w:szCs w:val="20"/>
        </w:rPr>
        <w:t xml:space="preserve">We varied levels of Ag-RDT stocks per day (i.e., 27, 100, and 200-1,000 (in increments of 200) tests/100k/day), running 10 </w:t>
      </w:r>
      <w:r w:rsidR="003E290A">
        <w:rPr>
          <w:szCs w:val="20"/>
        </w:rPr>
        <w:t>independent</w:t>
      </w:r>
      <w:r w:rsidR="006A0BCF">
        <w:rPr>
          <w:szCs w:val="20"/>
        </w:rPr>
        <w:t xml:space="preserve"> epidemic</w:t>
      </w:r>
      <w:r w:rsidR="003E290A" w:rsidRPr="00713043">
        <w:rPr>
          <w:szCs w:val="20"/>
        </w:rPr>
        <w:t xml:space="preserve"> </w:t>
      </w:r>
      <w:r w:rsidRPr="00713043">
        <w:rPr>
          <w:szCs w:val="20"/>
        </w:rPr>
        <w:t>simulations for each testing rate. Given the start of a week on Monday, we assumed that a week’s worth of tests are delivered to healthcare facilities every Monday and unused Ag-RDTs in the previous week are carried forward into the next week.</w:t>
      </w:r>
      <w:r w:rsidR="009C7569">
        <w:rPr>
          <w:szCs w:val="20"/>
        </w:rPr>
        <w:t xml:space="preserve"> </w:t>
      </w:r>
      <w:r w:rsidR="009C7569">
        <w:t>If test stocks for a particular week were exhausted before the end of the week, testing for the rest of that week ceased.</w:t>
      </w:r>
      <w:r w:rsidRPr="00713043">
        <w:rPr>
          <w:szCs w:val="20"/>
        </w:rPr>
        <w:t xml:space="preserve"> Due to overlapping symptoms between COVID-19 and other respiratory diseases, a proportion of available Ag-RDTs would be used by individuals who are not infected with SARS-CoV-2. Based on test positivity rates reported by various countries in the second half of 2021</w:t>
      </w:r>
      <w:sdt>
        <w:sdtPr>
          <w:rPr>
            <w:color w:val="000000"/>
            <w:szCs w:val="20"/>
            <w:vertAlign w:val="superscript"/>
          </w:rPr>
          <w:tag w:val="MENDELEY_CITATION_v3_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"/>
          <w:id w:val="1312059006"/>
          <w:placeholder>
            <w:docPart w:val="62BB3D35EFF9664B8C6667BEC4E73A46"/>
          </w:placeholder>
        </w:sdtPr>
        <w:sdtEndPr/>
        <w:sdtContent>
          <w:r w:rsidR="00765A07" w:rsidRPr="00765A07">
            <w:rPr>
              <w:color w:val="000000"/>
              <w:szCs w:val="20"/>
              <w:vertAlign w:val="superscript"/>
            </w:rPr>
            <w:t>49</w:t>
          </w:r>
        </w:sdtContent>
      </w:sdt>
      <w:r w:rsidRPr="00713043">
        <w:rPr>
          <w:szCs w:val="20"/>
        </w:rPr>
        <w:t>, we assumed 10% test positivity rate at the start and end of the simulated epidemic, and 20% test positivity at its peak, linearly interpolating the rates between these timepoints. We also assumed that false positive specimens could be sampled based on reported Ag-RDT specificity of 98.9%</w:t>
      </w:r>
      <w:sdt>
        <w:sdtPr>
          <w:rPr>
            <w:color w:val="000000"/>
            <w:szCs w:val="20"/>
            <w:vertAlign w:val="superscript"/>
          </w:rPr>
          <w:tag w:val="MENDELEY_CITATION_v3_eyJjaXRhdGlvbklEIjoiTUVOREVMRVlfQ0lUQVRJT05fMDY1NWY3OGEtODMyMS00NzkwLWE2OTAtMDU5YmQ2OWUxNTUwIiwicHJvcGVydGllcyI6eyJub3RlSW5kZXgiOjB9LCJpc0VkaXRlZCI6ZmFsc2UsIm1hbnVhbE92ZXJyaWRlIjp7ImlzTWFudWFsbHlPdmVycmlkZGVuIjpmYWxzZSwiY2l0ZXByb2NUZXh0IjoiPHN1cD40Mj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NvbnRhaW5lci10aXRsZS1zaG9ydCI6IlBMb1MgTWVkIn0sImlzVGVtcG9yYXJ5IjpmYWxzZX1dfQ=="/>
          <w:id w:val="-525483434"/>
          <w:placeholder>
            <w:docPart w:val="0902B49493064D4CBB5DC666AD732B3F"/>
          </w:placeholder>
        </w:sdtPr>
        <w:sdtEndPr/>
        <w:sdtContent>
          <w:r w:rsidR="00765A07" w:rsidRPr="00765A07">
            <w:rPr>
              <w:color w:val="000000"/>
              <w:szCs w:val="20"/>
              <w:vertAlign w:val="superscript"/>
            </w:rPr>
            <w:t>42</w:t>
          </w:r>
        </w:sdtContent>
      </w:sdt>
      <w:r w:rsidRPr="00713043">
        <w:rPr>
          <w:szCs w:val="20"/>
        </w:rPr>
        <w:t>.</w:t>
      </w:r>
    </w:p>
    <w:p w14:paraId="747DF469" w14:textId="77777777" w:rsidR="00DE6613" w:rsidRPr="00713043" w:rsidRDefault="00DE6613" w:rsidP="00DE6613">
      <w:pPr>
        <w:spacing w:before="0"/>
        <w:rPr>
          <w:szCs w:val="20"/>
        </w:rPr>
      </w:pPr>
    </w:p>
    <w:p w14:paraId="1F1664FF" w14:textId="747D7B9A" w:rsidR="00DE6613" w:rsidRPr="00713043" w:rsidRDefault="00DE6613" w:rsidP="00DE6613">
      <w:pPr>
        <w:spacing w:before="0"/>
        <w:rPr>
          <w:szCs w:val="20"/>
        </w:rPr>
      </w:pPr>
      <w:r w:rsidRPr="00713043">
        <w:rPr>
          <w:szCs w:val="20"/>
        </w:rPr>
        <w:t>We assumed that any specimens collected for genomic surveillance after positive detection through Ag-RDT would be reflexively confirmed with PCR. We also assumed that all symptomatic individuals who have severe symptoms require hospitalization, and are tested separately from mild symptomatic persons who sought testing. Given that likely only ~10-20% of COVID-19 deaths in Zambia were tested for the disease in life</w:t>
      </w:r>
      <w:sdt>
        <w:sdtPr>
          <w:rPr>
            <w:color w:val="000000"/>
            <w:szCs w:val="20"/>
            <w:vertAlign w:val="superscript"/>
          </w:rPr>
          <w:tag w:val="MENDELEY_CITATION_v3_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RXRoaWNzIGNvbW1pdHRlZS9JUkIgb2YgQm9zdG9uIFVuaXZlcnNpdHkgTWVkaWNhbCBDZW50ZXIgZ2F2ZSBldGhpY2FsIGFwcHJvdmFsIGZvciB0aGlzIHdvcmsgRXRoaWNzIGNvbW1pdHRlZS9JUkIgb2YgVW5pdmVyc2l0eSBvZiBaYW1iaWEgZ2F2ZSBldGhpY2FsIGFwcHJvdmFsIGZvciB0aGlzIHdvcmt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BbGwgZGF0YSBwcm9kdWNlZCBpbiB0aGUgcHJlc2VudCBzdHVkeSBhcmUgYXZhaWxhYmxlIHVwb24gcmVhc29uYWJsZSByZXF1ZXN0IHRvIHRoZSBhdXRob3JzIiwicHVibGlzaGVyIjoiQ29sZCBTcHJpbmcgSGFyYm9yIExhYm9yYXRvcnkgUHJlc3MiLCJjb250YWluZXItdGl0bGUtc2hvcnQiOiIifSwiaXNUZW1wb3JhcnkiOmZhbHNlfV19"/>
          <w:id w:val="54133788"/>
          <w:placeholder>
            <w:docPart w:val="1D4371664F05F948B2C80AB817B23346"/>
          </w:placeholder>
        </w:sdtPr>
        <w:sdtEndPr/>
        <w:sdtContent>
          <w:r w:rsidR="00765A07" w:rsidRPr="00765A07">
            <w:rPr>
              <w:color w:val="000000"/>
              <w:szCs w:val="20"/>
              <w:vertAlign w:val="superscript"/>
            </w:rPr>
            <w:t>50,51</w:t>
          </w:r>
        </w:sdtContent>
      </w:sdt>
      <w:r w:rsidRPr="00713043">
        <w:rPr>
          <w:szCs w:val="20"/>
        </w:rPr>
        <w:t>, we assumed that only 20% of individuals with severe disease would be tested by Ag-RDT or PCR upon presenting severe symptoms and have specimens collected for sequencing.</w:t>
      </w:r>
    </w:p>
    <w:p w14:paraId="392D4010" w14:textId="77777777" w:rsidR="00DE6613" w:rsidRPr="00713043" w:rsidRDefault="00DE6613" w:rsidP="00DE6613">
      <w:pPr>
        <w:spacing w:before="0"/>
        <w:rPr>
          <w:szCs w:val="20"/>
        </w:rPr>
      </w:pPr>
    </w:p>
    <w:p w14:paraId="17FF6CD9" w14:textId="782DFF5D" w:rsidR="00DE6613" w:rsidRPr="00713043" w:rsidRDefault="00DE6613" w:rsidP="00DE6613">
      <w:pPr>
        <w:spacing w:before="0"/>
        <w:rPr>
          <w:szCs w:val="20"/>
        </w:rPr>
      </w:pPr>
      <w:r w:rsidRPr="00713043">
        <w:rPr>
          <w:szCs w:val="20"/>
        </w:rPr>
        <w:t xml:space="preserve">Full technical details of PATAT is described in the Supplementary </w:t>
      </w:r>
      <w:del w:id="386" w:author="AXH" w:date="2022-10-25T15:45:00Z">
        <w:r w:rsidR="00D57C89">
          <w:rPr>
            <w:szCs w:val="20"/>
          </w:rPr>
          <w:delText>Notes</w:delText>
        </w:r>
      </w:del>
      <w:ins w:id="387" w:author="AXH" w:date="2022-10-25T15:45:00Z">
        <w:r w:rsidR="00F77312">
          <w:rPr>
            <w:szCs w:val="20"/>
          </w:rPr>
          <w:t>Information</w:t>
        </w:r>
      </w:ins>
      <w:r w:rsidRPr="00713043">
        <w:rPr>
          <w:szCs w:val="20"/>
        </w:rPr>
        <w:t xml:space="preserve">. The full model source code is available at </w:t>
      </w:r>
      <w:hyperlink r:id="rId14" w:history="1">
        <w:r w:rsidRPr="00713043">
          <w:rPr>
            <w:color w:val="0000FF"/>
            <w:szCs w:val="20"/>
            <w:u w:val="single"/>
          </w:rPr>
          <w:t>https://github.com/AMC-LAEB/PATAT-sim</w:t>
        </w:r>
      </w:hyperlink>
      <w:r w:rsidRPr="00713043">
        <w:rPr>
          <w:szCs w:val="20"/>
        </w:rPr>
        <w:t xml:space="preserve">. </w:t>
      </w:r>
    </w:p>
    <w:p w14:paraId="3CFF7BCD" w14:textId="77777777" w:rsidR="00DE6613" w:rsidRPr="00713043" w:rsidRDefault="00DE6613" w:rsidP="00DE6613">
      <w:pPr>
        <w:spacing w:before="0"/>
        <w:rPr>
          <w:szCs w:val="20"/>
        </w:rPr>
      </w:pPr>
    </w:p>
    <w:p w14:paraId="303D3F71" w14:textId="77777777" w:rsidR="00DE6613" w:rsidRPr="00713043" w:rsidRDefault="00DE6613" w:rsidP="00DE6613">
      <w:pPr>
        <w:spacing w:before="0"/>
        <w:rPr>
          <w:szCs w:val="20"/>
          <w:u w:val="single"/>
        </w:rPr>
      </w:pPr>
      <w:r w:rsidRPr="00713043">
        <w:rPr>
          <w:szCs w:val="20"/>
          <w:u w:val="single"/>
        </w:rPr>
        <w:t>Genomic surveillance strategies</w:t>
      </w:r>
    </w:p>
    <w:p w14:paraId="38B78EF8" w14:textId="40DFD2B1" w:rsidR="00DE6613" w:rsidRPr="00713043" w:rsidRDefault="00DE6613" w:rsidP="00DE6613">
      <w:pPr>
        <w:spacing w:before="0"/>
        <w:rPr>
          <w:szCs w:val="20"/>
        </w:rPr>
      </w:pPr>
      <w:r w:rsidRPr="00713043">
        <w:rPr>
          <w:szCs w:val="20"/>
        </w:rPr>
        <w:t>Twenty percent of healthcare facilities were assumed to be tertiary facilities based on empirical data collected from Zambia</w:t>
      </w:r>
      <w:sdt>
        <w:sdtPr>
          <w:rPr>
            <w:color w:val="000000"/>
            <w:szCs w:val="20"/>
            <w:vertAlign w:val="superscript"/>
          </w:rPr>
          <w:tag w:val="MENDELEY_CITATION_v3_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LCJleHBhbmRlZEpvdXJuYWxUaXRsZSI6IlBMT1MgT05FIiwiY29udGFpbmVyLXRpdGxlLXNob3J0IjoiUExvUyBPbmUifSwiaXNUZW1wb3JhcnkiOmZhbHNlfV19"/>
          <w:id w:val="-1518768266"/>
          <w:placeholder>
            <w:docPart w:val="143E5C767039F444AEBD47EC02C306B1"/>
          </w:placeholder>
        </w:sdtPr>
        <w:sdtEndPr/>
        <w:sdtContent>
          <w:r w:rsidR="00765A07" w:rsidRPr="00765A07">
            <w:rPr>
              <w:color w:val="000000"/>
              <w:szCs w:val="20"/>
              <w:vertAlign w:val="superscript"/>
            </w:rPr>
            <w:t>40,41</w:t>
          </w:r>
        </w:sdtContent>
      </w:sdt>
      <w:r w:rsidRPr="00713043">
        <w:rPr>
          <w:szCs w:val="20"/>
        </w:rPr>
        <w:t>. We assumed that tertiary facilities provide testing for mild symptomatic individuals as well as hospitalized patients with severe symptoms.</w:t>
      </w:r>
      <w:r w:rsidR="003E290A">
        <w:rPr>
          <w:szCs w:val="20"/>
        </w:rPr>
        <w:t xml:space="preserve"> Given that healthcare facilities were proximally ordered,</w:t>
      </w:r>
      <w:r w:rsidR="00462B6D">
        <w:rPr>
          <w:szCs w:val="20"/>
        </w:rPr>
        <w:t xml:space="preserve"> we randomly selected tertiary facilities</w:t>
      </w:r>
      <w:r w:rsidR="003E290A">
        <w:rPr>
          <w:szCs w:val="20"/>
        </w:rPr>
        <w:t xml:space="preserve"> in each </w:t>
      </w:r>
      <w:r w:rsidR="006A0BCF">
        <w:rPr>
          <w:szCs w:val="20"/>
        </w:rPr>
        <w:t>independent</w:t>
      </w:r>
      <w:r w:rsidR="004F6C82">
        <w:rPr>
          <w:szCs w:val="20"/>
        </w:rPr>
        <w:t xml:space="preserve"> surveillance</w:t>
      </w:r>
      <w:r w:rsidR="006A0BCF">
        <w:rPr>
          <w:szCs w:val="20"/>
        </w:rPr>
        <w:t xml:space="preserve"> </w:t>
      </w:r>
      <w:r w:rsidR="003E290A">
        <w:rPr>
          <w:szCs w:val="20"/>
        </w:rPr>
        <w:t>simulation</w:t>
      </w:r>
      <w:r w:rsidR="004F6C82">
        <w:rPr>
          <w:szCs w:val="20"/>
        </w:rPr>
        <w:t xml:space="preserve"> (see below)</w:t>
      </w:r>
      <w:r w:rsidR="003E290A">
        <w:rPr>
          <w:szCs w:val="20"/>
        </w:rPr>
        <w:t xml:space="preserve"> but </w:t>
      </w:r>
      <w:r w:rsidR="00462B6D">
        <w:rPr>
          <w:szCs w:val="20"/>
        </w:rPr>
        <w:t xml:space="preserve">ensured that the </w:t>
      </w:r>
      <w:r w:rsidR="003E290A">
        <w:rPr>
          <w:szCs w:val="20"/>
        </w:rPr>
        <w:t xml:space="preserve">selected facilities </w:t>
      </w:r>
      <w:r w:rsidR="008D1607">
        <w:rPr>
          <w:szCs w:val="20"/>
        </w:rPr>
        <w:t>were</w:t>
      </w:r>
      <w:r w:rsidR="003E290A">
        <w:rPr>
          <w:szCs w:val="20"/>
        </w:rPr>
        <w:t xml:space="preserve"> not</w:t>
      </w:r>
      <w:r w:rsidR="00462B6D">
        <w:rPr>
          <w:szCs w:val="20"/>
        </w:rPr>
        <w:t xml:space="preserve"> </w:t>
      </w:r>
      <w:r w:rsidR="003E290A">
        <w:rPr>
          <w:szCs w:val="20"/>
        </w:rPr>
        <w:t>consecutively ordered.</w:t>
      </w:r>
      <w:r w:rsidRPr="00713043">
        <w:rPr>
          <w:szCs w:val="20"/>
        </w:rPr>
        <w:t xml:space="preserve"> </w:t>
      </w:r>
      <w:r w:rsidR="008D1607">
        <w:rPr>
          <w:szCs w:val="20"/>
        </w:rPr>
        <w:t xml:space="preserve">In sum, all tertiary facilities accounted for a median 18.4% (interquartile range = 17.7-19.1%) of total testing volume across all simulations. </w:t>
      </w:r>
      <w:r w:rsidRPr="00713043">
        <w:rPr>
          <w:szCs w:val="20"/>
        </w:rPr>
        <w:t xml:space="preserve">We assumed that a proportion of tertiary facilities serve as sentinel surveillance sites that reflexively collect SARS-CoV-2 </w:t>
      </w:r>
      <w:r w:rsidRPr="00713043">
        <w:rPr>
          <w:szCs w:val="20"/>
        </w:rPr>
        <w:lastRenderedPageBreak/>
        <w:t xml:space="preserve">positive samples for sequencing. We then simulated six strategies with varying degrees of sampling coverage where positive specimens collected from testing sites would be consolidated and sampled for sequencing: (i) all samples from community clinics and tertiary hospitals are sent to a centralized facility and further sampled for sequencing (i.e. </w:t>
      </w:r>
      <w:r w:rsidRPr="00713043">
        <w:rPr>
          <w:i/>
          <w:szCs w:val="20"/>
        </w:rPr>
        <w:t>population-wide</w:t>
      </w:r>
      <w:r w:rsidRPr="00713043">
        <w:rPr>
          <w:szCs w:val="20"/>
        </w:rPr>
        <w:t xml:space="preserve"> strategy); (ii) only </w:t>
      </w:r>
      <w:r w:rsidRPr="00713043">
        <w:rPr>
          <w:i/>
          <w:szCs w:val="20"/>
        </w:rPr>
        <w:t>one</w:t>
      </w:r>
      <w:r w:rsidRPr="00713043">
        <w:rPr>
          <w:szCs w:val="20"/>
        </w:rPr>
        <w:t xml:space="preserve"> tertiary sentinel facility for the population of 1,000,000 simulated people would sequence a portion of positive specimens it has collected, both from mild individuals seeking symptomatic testing and severe patients who sought tertiary care at the facility; or only (iii) 10%, (iv) 25%, (v) 50%, and (vi) 100% of all tertiary sentinel facilities would sample and sequence a proportion of the specimens they have collected. </w:t>
      </w:r>
    </w:p>
    <w:p w14:paraId="74F48D6B" w14:textId="77777777" w:rsidR="00DE6613" w:rsidRPr="00713043" w:rsidRDefault="00DE6613" w:rsidP="00DE6613">
      <w:pPr>
        <w:spacing w:before="0"/>
        <w:rPr>
          <w:szCs w:val="20"/>
        </w:rPr>
      </w:pPr>
    </w:p>
    <w:p w14:paraId="64E22D17" w14:textId="267C9769" w:rsidR="00DE6613" w:rsidRPr="00713043" w:rsidRDefault="00DE6613" w:rsidP="00DE6613">
      <w:pPr>
        <w:spacing w:before="0"/>
        <w:rPr>
          <w:szCs w:val="20"/>
          <w:lang w:val="en"/>
        </w:rPr>
      </w:pPr>
      <w:r w:rsidRPr="00713043">
        <w:rPr>
          <w:szCs w:val="20"/>
        </w:rPr>
        <w:t>For all strategies, we assumed that a proportion (1%-100%; in 2% increments between 1% and 5%, in 5% increments between 5% and 100%) of positive specimens are collected daily for sequencing. We also assumed that positive specimens sampled within each week for sequencing are consolidated into a batch before they are referred for sequencing. Turnaround time refers to the time between collection of each weekly consolidated batch of positive specimens to the acquisition of its corresponding sequencing data. Since the within-host viral loads of infected individuals were simulated, we assumed that only high-quality samples where Ct values &lt; 30 could be sequenced and that sequencing success rate is 80% as assumed in other studies</w:t>
      </w:r>
      <w:sdt>
        <w:sdtPr>
          <w:rPr>
            <w:color w:val="000000"/>
            <w:szCs w:val="20"/>
            <w:vertAlign w:val="superscript"/>
          </w:rPr>
          <w:tag w:val="MENDELEY_CITATION_v3_eyJjaXRhdGlvbklEIjoiTUVOREVMRVlfQ0lUQVRJT05fOGYzMjZiYjUtZjFjNC00NDlhLTlmZDAtMmQzOGM0NDljOTM0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
          <w:id w:val="-516539253"/>
          <w:placeholder>
            <w:docPart w:val="143E5C767039F444AEBD47EC02C306B1"/>
          </w:placeholder>
        </w:sdtPr>
        <w:sdtEndPr/>
        <w:sdtContent>
          <w:r w:rsidR="00765A07" w:rsidRPr="00765A07">
            <w:rPr>
              <w:color w:val="000000"/>
              <w:szCs w:val="20"/>
              <w:vertAlign w:val="superscript"/>
            </w:rPr>
            <w:t>6</w:t>
          </w:r>
        </w:sdtContent>
      </w:sdt>
      <w:r w:rsidRPr="00713043">
        <w:rPr>
          <w:szCs w:val="20"/>
        </w:rPr>
        <w:t>.</w:t>
      </w:r>
    </w:p>
    <w:p w14:paraId="53E8C8DC" w14:textId="77777777" w:rsidR="00DE6613" w:rsidRPr="00713043" w:rsidRDefault="00DE6613" w:rsidP="00DE6613">
      <w:pPr>
        <w:spacing w:before="0"/>
        <w:rPr>
          <w:szCs w:val="20"/>
        </w:rPr>
      </w:pPr>
    </w:p>
    <w:p w14:paraId="770BBC42" w14:textId="74261636" w:rsidR="00DE6613" w:rsidRDefault="00DE6613" w:rsidP="00DE6613">
      <w:pPr>
        <w:spacing w:before="0"/>
        <w:rPr>
          <w:szCs w:val="20"/>
        </w:rPr>
      </w:pPr>
      <w:r w:rsidRPr="00713043">
        <w:rPr>
          <w:szCs w:val="20"/>
        </w:rPr>
        <w:t xml:space="preserve">For each strategy and sequencing proportion, we performed 100 </w:t>
      </w:r>
      <w:r w:rsidR="003E290A">
        <w:rPr>
          <w:szCs w:val="20"/>
        </w:rPr>
        <w:t>independent</w:t>
      </w:r>
      <w:r w:rsidR="004F6C82">
        <w:rPr>
          <w:szCs w:val="20"/>
        </w:rPr>
        <w:t xml:space="preserve"> surveillance</w:t>
      </w:r>
      <w:r w:rsidR="003E290A" w:rsidRPr="00713043">
        <w:rPr>
          <w:szCs w:val="20"/>
        </w:rPr>
        <w:t xml:space="preserve"> </w:t>
      </w:r>
      <w:r w:rsidRPr="00713043">
        <w:rPr>
          <w:szCs w:val="20"/>
        </w:rPr>
        <w:t xml:space="preserve">simulations for each epidemic simulation with a given test stock availability, thus totaling to </w:t>
      </w:r>
      <w:r w:rsidRPr="00713043">
        <w:rPr>
          <w:szCs w:val="20"/>
        </w:rPr>
        <w:lastRenderedPageBreak/>
        <w:t>1,000 random simulations for each set of variables (i.e., testing rate, sequencing proportion, and strategy).</w:t>
      </w:r>
      <w:r w:rsidR="003E290A">
        <w:rPr>
          <w:szCs w:val="20"/>
        </w:rPr>
        <w:t xml:space="preserve"> </w:t>
      </w:r>
    </w:p>
    <w:p w14:paraId="742F1C8F" w14:textId="4DB77657" w:rsidR="00365B3D" w:rsidRDefault="00365B3D" w:rsidP="00DE6613">
      <w:pPr>
        <w:spacing w:before="0"/>
        <w:rPr>
          <w:rPrChange w:id="388" w:author="AXH" w:date="2022-10-25T15:45:00Z">
            <w:rPr>
              <w:b/>
            </w:rPr>
          </w:rPrChange>
        </w:rPr>
        <w:pPrChange w:id="389" w:author="AXH" w:date="2022-10-25T15:45:00Z">
          <w:pPr>
            <w:spacing w:before="0" w:line="240" w:lineRule="auto"/>
          </w:pPr>
        </w:pPrChange>
      </w:pPr>
    </w:p>
    <w:p w14:paraId="07541463" w14:textId="77777777" w:rsidR="00D949B1" w:rsidRPr="009A6B8F" w:rsidRDefault="00D949B1" w:rsidP="00D949B1">
      <w:pPr>
        <w:rPr>
          <w:moveFrom w:id="390" w:author="AXH" w:date="2022-10-25T15:45:00Z"/>
        </w:rPr>
      </w:pPr>
      <w:moveFromRangeStart w:id="391" w:author="AXH" w:date="2022-10-25T15:45:00Z" w:name="move117605151"/>
      <w:moveFrom w:id="392" w:author="AXH" w:date="2022-10-25T15:45:00Z">
        <w:r w:rsidRPr="009A6B8F">
          <w:rPr>
            <w:b/>
          </w:rPr>
          <w:t>Acknowledgments:</w:t>
        </w:r>
        <w:r w:rsidRPr="009A6B8F">
          <w:t xml:space="preserve"> </w:t>
        </w:r>
        <w:bookmarkStart w:id="393" w:name="_Hlk62207734"/>
        <w:r w:rsidRPr="00565715">
          <w:t>The authors are pleased to acknowledge that all computational work reported in this paper was performed on the Shared Computing Cluster which is administered by Boston University’s Research Computing Services (</w:t>
        </w:r>
        <w:r w:rsidR="0037743A">
          <w:fldChar w:fldCharType="begin"/>
        </w:r>
        <w:r w:rsidR="0037743A">
          <w:instrText xml:space="preserve"> HYPER</w:instrText>
        </w:r>
        <w:r w:rsidR="0037743A">
          <w:instrText xml:space="preserve">LINK "http://www.bu.edu/tech/support/research/" </w:instrText>
        </w:r>
        <w:r w:rsidR="0037743A">
          <w:fldChar w:fldCharType="separate"/>
        </w:r>
        <w:r w:rsidRPr="00F85683">
          <w:rPr>
            <w:rStyle w:val="Hyperlink"/>
          </w:rPr>
          <w:t>www.bu.edu/tech/support/research/</w:t>
        </w:r>
        <w:r w:rsidR="0037743A">
          <w:rPr>
            <w:rStyle w:val="Hyperlink"/>
          </w:rPr>
          <w:fldChar w:fldCharType="end"/>
        </w:r>
        <w:r w:rsidRPr="00565715">
          <w:t>).</w:t>
        </w:r>
        <w:bookmarkEnd w:id="393"/>
        <w:r>
          <w:t xml:space="preserve"> This work was supported by the</w:t>
        </w:r>
        <w:r w:rsidRPr="006D7098">
          <w:rPr>
            <w:lang w:val="en-GB"/>
          </w:rPr>
          <w:t xml:space="preserve"> Rockefeller Foundation, and the Governments of Germany, Canada, UK, Australia, Norway, Saudi Arabia, Kuwait, Netherlands and Portugal.</w:t>
        </w:r>
        <w:r>
          <w:rPr>
            <w:lang w:val="en-GB"/>
          </w:rPr>
          <w:t xml:space="preserve"> </w:t>
        </w:r>
        <w:r w:rsidRPr="00565715">
          <w:t>A.X.H. and C.A.R. were supported by ERC NaviFlu (No. 818353). C.A.R. was also supported by NIH R01 (5R01AI132362-04) and an NWO Vici Award (09150182010027).</w:t>
        </w:r>
        <w:r w:rsidR="00E63647">
          <w:t xml:space="preserve"> </w:t>
        </w:r>
        <w:moveFromRangeStart w:id="394" w:author="AXH" w:date="2022-10-25T15:45:00Z" w:name="move117605152"/>
        <w:moveFromRangeEnd w:id="391"/>
      </w:moveFrom>
    </w:p>
    <w:p w14:paraId="3F9EC1FA" w14:textId="77777777" w:rsidR="00D949B1" w:rsidRDefault="00D949B1" w:rsidP="00D949B1">
      <w:pPr>
        <w:rPr>
          <w:moveFrom w:id="395" w:author="AXH" w:date="2022-10-25T15:45:00Z"/>
        </w:rPr>
      </w:pPr>
      <w:moveFrom w:id="396" w:author="AXH" w:date="2022-10-25T15:45:00Z">
        <w:r w:rsidRPr="009A6B8F">
          <w:rPr>
            <w:b/>
          </w:rPr>
          <w:t>Author contributions:</w:t>
        </w:r>
        <w:r w:rsidRPr="009A6B8F">
          <w:t xml:space="preserve"> </w:t>
        </w:r>
        <w:bookmarkStart w:id="397" w:name="_Hlk62207876"/>
        <w:r w:rsidRPr="00565715">
          <w:t xml:space="preserve">Conceptualization: </w:t>
        </w:r>
        <w:r>
          <w:t xml:space="preserve">A.X.H., B.E.N., C.A.R., J.A.S., M.D.P., S.B., M.V.K., </w:t>
        </w:r>
        <w:r w:rsidRPr="00565715">
          <w:t>A.T., E.H., S.C.,</w:t>
        </w:r>
        <w:r>
          <w:t xml:space="preserve"> </w:t>
        </w:r>
        <w:r w:rsidRPr="00565715">
          <w:t>B.R.</w:t>
        </w:r>
        <w:r>
          <w:t xml:space="preserve">; Methodology: A.X.H., B.E.N., C.A.R.; Software: A.X.H.; Validation: A.X.H., E.P., B.E.N., C.A.R.; Formal analysis: A.X.H., B.E.N., C.A.R.; Investigation: A.X.H., B.E.N., C.A.R. J.A.S., M.P., S.B., M.V.K.; Resources: B.E.N., C.A.R., </w:t>
        </w:r>
        <w:r w:rsidRPr="00565715">
          <w:t>A.T., E.H., S.C., B.R</w:t>
        </w:r>
        <w:r>
          <w:t>.; Data curation: A.X.H., B.E.N., C.A.R.; Visualization: A.X.H., E.P., B.E.N., C.A.R.; Supervision: B.E.N., C.A.R.; P</w:t>
        </w:r>
        <w:r w:rsidRPr="00565715">
          <w:t>roject administration</w:t>
        </w:r>
        <w:r>
          <w:t>: B.E.N., C.A.R.; F</w:t>
        </w:r>
        <w:r w:rsidRPr="00565715">
          <w:t>unding acquisition</w:t>
        </w:r>
        <w:r>
          <w:t xml:space="preserve">: B.E.N., C.A.R., </w:t>
        </w:r>
        <w:r w:rsidRPr="00565715">
          <w:t>A.T., E.H., S.C., B.R.</w:t>
        </w:r>
        <w:r>
          <w:t>; Writing – original draft: A.X.H., B.E.N., C.A.R.; Writing – review &amp; editing: All authors.</w:t>
        </w:r>
      </w:moveFrom>
    </w:p>
    <w:bookmarkEnd w:id="397"/>
    <w:moveFromRangeEnd w:id="394"/>
    <w:p w14:paraId="1243CB43" w14:textId="1B69FE54" w:rsidR="00365B3D" w:rsidRPr="00365B3D" w:rsidRDefault="000B23CB" w:rsidP="00365B3D">
      <w:pPr>
        <w:rPr>
          <w:ins w:id="398" w:author="AXH" w:date="2022-10-25T15:45:00Z"/>
          <w:u w:val="single"/>
        </w:rPr>
      </w:pPr>
      <w:del w:id="399" w:author="AXH" w:date="2022-10-25T15:45:00Z">
        <w:r>
          <w:rPr>
            <w:b/>
          </w:rPr>
          <w:delText>Declaration of interests</w:delText>
        </w:r>
        <w:r w:rsidRPr="009A6B8F">
          <w:rPr>
            <w:b/>
          </w:rPr>
          <w:delText>:</w:delText>
        </w:r>
        <w:r w:rsidRPr="009A6B8F">
          <w:delText xml:space="preserve"> </w:delText>
        </w:r>
        <w:bookmarkStart w:id="400" w:name="_Hlk62207935"/>
        <w:r w:rsidRPr="00C12B81">
          <w:delText>A.T., E.H., S.C., B.R. and B.E.N. declare that they are employed by FIND, the global alliance for diagnostics.</w:delText>
        </w:r>
        <w:bookmarkEnd w:id="400"/>
        <w:r>
          <w:delText xml:space="preserve"> </w:delText>
        </w:r>
      </w:del>
      <w:moveFromRangeStart w:id="401" w:author="AXH" w:date="2022-10-25T15:45:00Z" w:name="move117605153"/>
      <w:moveFrom w:id="402" w:author="AXH" w:date="2022-10-25T15:45:00Z">
        <w:r w:rsidR="00D949B1">
          <w:t xml:space="preserve">J.A.S., M.D.P., S.B., M.V.K: </w:t>
        </w:r>
        <w:r w:rsidR="00D949B1" w:rsidRPr="00475313">
          <w:t>The findings and conclusions in this manuscript are those of the authors and do not represent the official position of the World Health Organization</w:t>
        </w:r>
        <w:r w:rsidR="00D949B1">
          <w:t>.</w:t>
        </w:r>
      </w:moveFrom>
      <w:moveFromRangeEnd w:id="401"/>
      <w:ins w:id="403" w:author="AXH" w:date="2022-10-25T15:45:00Z">
        <w:r w:rsidR="00365B3D" w:rsidRPr="00365B3D">
          <w:rPr>
            <w:u w:val="single"/>
          </w:rPr>
          <w:t>Statistics &amp; Reproducibility</w:t>
        </w:r>
      </w:ins>
    </w:p>
    <w:p w14:paraId="306EA2C4" w14:textId="752314B6" w:rsidR="006300B9" w:rsidRDefault="00365B3D" w:rsidP="00D949B1">
      <w:pPr>
        <w:rPr>
          <w:ins w:id="404" w:author="AXH" w:date="2022-10-25T15:45:00Z"/>
        </w:rPr>
      </w:pPr>
      <w:ins w:id="405" w:author="AXH" w:date="2022-10-25T15:45:00Z">
        <w:r w:rsidRPr="00365B3D">
          <w:t xml:space="preserve">No </w:t>
        </w:r>
        <w:r>
          <w:t>statistical method was used to predetermine the population size in our</w:t>
        </w:r>
        <w:r w:rsidRPr="00365B3D">
          <w:t xml:space="preserve"> agent-based modeling study</w:t>
        </w:r>
        <w:r>
          <w:t>.</w:t>
        </w:r>
        <w:r w:rsidRPr="00365B3D">
          <w:t xml:space="preserve"> </w:t>
        </w:r>
        <w:r>
          <w:t>We chose to simulate a</w:t>
        </w:r>
        <w:r w:rsidRPr="00365B3D">
          <w:t xml:space="preserve"> population size</w:t>
        </w:r>
        <w:r>
          <w:t xml:space="preserve"> of 1,000,000 individuals</w:t>
        </w:r>
        <w:r w:rsidRPr="00365B3D">
          <w:t xml:space="preserve"> as it is sufficiently large enough to generate the desired epidemic characteristics and inferences on surveillance outcomes. We validated our simulation results based on this population size against real-life reported case </w:t>
        </w:r>
        <w:r>
          <w:t xml:space="preserve">count </w:t>
        </w:r>
        <w:r w:rsidRPr="00365B3D">
          <w:t xml:space="preserve">data in Zambia (see </w:t>
        </w:r>
        <w:r>
          <w:t>“</w:t>
        </w:r>
        <w:r w:rsidRPr="00365B3D">
          <w:t>Model Validation</w:t>
        </w:r>
        <w:r>
          <w:t>”</w:t>
        </w:r>
        <w:r w:rsidRPr="00365B3D">
          <w:t xml:space="preserve"> in Supplementary </w:t>
        </w:r>
        <w:r>
          <w:t>Notes</w:t>
        </w:r>
        <w:r w:rsidRPr="00365B3D">
          <w:t>).</w:t>
        </w:r>
        <w:r>
          <w:t xml:space="preserve"> All</w:t>
        </w:r>
        <w:r w:rsidRPr="00365B3D">
          <w:t xml:space="preserve"> </w:t>
        </w:r>
        <w:r>
          <w:t xml:space="preserve">simulation </w:t>
        </w:r>
        <w:r w:rsidRPr="00365B3D">
          <w:t>data</w:t>
        </w:r>
        <w:r>
          <w:t xml:space="preserve"> generated</w:t>
        </w:r>
        <w:r w:rsidRPr="00365B3D">
          <w:t xml:space="preserve"> were </w:t>
        </w:r>
        <w:r>
          <w:t>included</w:t>
        </w:r>
        <w:r w:rsidRPr="00365B3D">
          <w:t xml:space="preserve"> </w:t>
        </w:r>
        <w:r>
          <w:t xml:space="preserve">in our </w:t>
        </w:r>
        <w:r w:rsidRPr="00365B3D">
          <w:t>analyses</w:t>
        </w:r>
        <w:r>
          <w:t xml:space="preserve">. </w:t>
        </w:r>
      </w:ins>
    </w:p>
    <w:p w14:paraId="2445C29D" w14:textId="77777777" w:rsidR="00365B3D" w:rsidRDefault="00365B3D" w:rsidP="00D949B1"/>
    <w:p w14:paraId="3D7353F2" w14:textId="218F10BA" w:rsidR="006300B9" w:rsidRDefault="000B23CB" w:rsidP="000B23CB">
      <w:pPr>
        <w:rPr>
          <w:ins w:id="406" w:author="AXH" w:date="2022-10-25T15:45:00Z"/>
        </w:rPr>
      </w:pPr>
      <w:r w:rsidRPr="009A6B8F">
        <w:rPr>
          <w:b/>
        </w:rPr>
        <w:t>Data availability:</w:t>
      </w:r>
      <w:r w:rsidRPr="009A6B8F">
        <w:t xml:space="preserve"> </w:t>
      </w:r>
      <w:bookmarkStart w:id="407" w:name="_Hlk62207948"/>
      <w:ins w:id="408" w:author="AXH" w:date="2022-10-25T15:45:00Z">
        <w:r w:rsidR="00E77C93" w:rsidRPr="00E77C93">
          <w:t xml:space="preserve">Data on global testing rates were downloaded from https://www.finddx.org/covid-19/test-tracker. </w:t>
        </w:r>
      </w:ins>
      <w:r w:rsidR="00E77C93" w:rsidRPr="00E77C93">
        <w:t xml:space="preserve">All data </w:t>
      </w:r>
      <w:del w:id="409" w:author="AXH" w:date="2022-10-25T15:45:00Z">
        <w:r w:rsidRPr="00C12B81">
          <w:delText>relevant</w:delText>
        </w:r>
      </w:del>
      <w:ins w:id="410" w:author="AXH" w:date="2022-10-25T15:45:00Z">
        <w:r w:rsidR="00E77C93" w:rsidRPr="00E77C93">
          <w:t>used</w:t>
        </w:r>
      </w:ins>
      <w:r w:rsidR="00E77C93" w:rsidRPr="00E77C93">
        <w:t xml:space="preserve"> to </w:t>
      </w:r>
      <w:ins w:id="411" w:author="AXH" w:date="2022-10-25T15:45:00Z">
        <w:r w:rsidR="00E77C93" w:rsidRPr="00E77C93">
          <w:t xml:space="preserve">parameterize </w:t>
        </w:r>
      </w:ins>
      <w:r w:rsidR="00E77C93" w:rsidRPr="00E77C93">
        <w:t xml:space="preserve">the </w:t>
      </w:r>
      <w:del w:id="412" w:author="AXH" w:date="2022-10-25T15:45:00Z">
        <w:r w:rsidRPr="00C12B81">
          <w:delText>study are included</w:delText>
        </w:r>
      </w:del>
      <w:ins w:id="413" w:author="AXH" w:date="2022-10-25T15:45:00Z">
        <w:r w:rsidR="00E77C93" w:rsidRPr="00E77C93">
          <w:t>PATAT simulation model can be found</w:t>
        </w:r>
      </w:ins>
      <w:r w:rsidR="00E77C93" w:rsidRPr="00E77C93">
        <w:t xml:space="preserve"> in the Article</w:t>
      </w:r>
      <w:del w:id="414" w:author="AXH" w:date="2022-10-25T15:45:00Z">
        <w:r w:rsidRPr="00C12B81">
          <w:delText>, the</w:delText>
        </w:r>
      </w:del>
      <w:ins w:id="415" w:author="AXH" w:date="2022-10-25T15:45:00Z">
        <w:r w:rsidR="00E77C93" w:rsidRPr="00E77C93">
          <w:t xml:space="preserve"> and</w:t>
        </w:r>
      </w:ins>
      <w:r w:rsidR="00E77C93" w:rsidRPr="00E77C93">
        <w:t xml:space="preserve"> Supplementary Information</w:t>
      </w:r>
      <w:del w:id="416" w:author="AXH" w:date="2022-10-25T15:45:00Z">
        <w:r w:rsidRPr="00C12B81">
          <w:delText xml:space="preserve"> and</w:delText>
        </w:r>
      </w:del>
      <w:ins w:id="417" w:author="AXH" w:date="2022-10-25T15:45:00Z">
        <w:r w:rsidR="00E77C93" w:rsidRPr="00E77C93">
          <w:t>. All simulation data generated for this study can be found in</w:t>
        </w:r>
      </w:ins>
      <w:r w:rsidR="00E77C93" w:rsidRPr="00E77C93">
        <w:t xml:space="preserve"> the GitHub repository (https://github.com/AMC-LAEB/PATAT-sim).</w:t>
      </w:r>
      <w:r w:rsidRPr="00C12B81">
        <w:t xml:space="preserve"> </w:t>
      </w:r>
      <w:bookmarkEnd w:id="407"/>
    </w:p>
    <w:p w14:paraId="52AF47F2" w14:textId="77777777" w:rsidR="00D949B1" w:rsidRDefault="00D949B1" w:rsidP="000B23CB">
      <w:pPr>
        <w:rPr>
          <w:ins w:id="418" w:author="AXH" w:date="2022-10-25T15:45:00Z"/>
        </w:rPr>
      </w:pPr>
    </w:p>
    <w:p w14:paraId="4DEE4FE0" w14:textId="684E432F" w:rsidR="00211092" w:rsidRDefault="00211092" w:rsidP="000B23CB">
      <w:ins w:id="419" w:author="AXH" w:date="2022-10-25T15:45:00Z">
        <w:r>
          <w:rPr>
            <w:b/>
          </w:rPr>
          <w:t>Code</w:t>
        </w:r>
        <w:r w:rsidRPr="009A6B8F">
          <w:rPr>
            <w:b/>
          </w:rPr>
          <w:t xml:space="preserve"> availability:</w:t>
        </w:r>
        <w:r>
          <w:rPr>
            <w:b/>
          </w:rPr>
          <w:t xml:space="preserve"> </w:t>
        </w:r>
      </w:ins>
      <w:r w:rsidRPr="00C12B81">
        <w:t>The PATAT model source code</w:t>
      </w:r>
      <w:r>
        <w:t xml:space="preserve"> </w:t>
      </w:r>
      <w:del w:id="420" w:author="AXH" w:date="2022-10-25T15:45:00Z">
        <w:r w:rsidR="000B23CB" w:rsidRPr="00C12B81">
          <w:delText>is also</w:delText>
        </w:r>
      </w:del>
      <w:ins w:id="421" w:author="AXH" w:date="2022-10-25T15:45:00Z">
        <w:r>
          <w:t xml:space="preserve">and </w:t>
        </w:r>
        <w:r w:rsidRPr="00211092">
          <w:t>custom codes used to analyzed our simulation data are</w:t>
        </w:r>
      </w:ins>
      <w:r w:rsidRPr="00211092">
        <w:t xml:space="preserve"> available </w:t>
      </w:r>
      <w:r w:rsidRPr="00C12B81">
        <w:t xml:space="preserve">at </w:t>
      </w:r>
      <w:hyperlink r:id="rId15" w:history="1">
        <w:r w:rsidRPr="00F85683">
          <w:rPr>
            <w:rStyle w:val="Hyperlink"/>
          </w:rPr>
          <w:t>https://github.com/AMC-LAEB/PATAT-sim</w:t>
        </w:r>
      </w:hyperlink>
      <w:del w:id="422" w:author="AXH" w:date="2022-10-25T15:45:00Z">
        <w:r w:rsidR="000B23CB" w:rsidRPr="00C12B81">
          <w:delText>.</w:delText>
        </w:r>
      </w:del>
      <w:ins w:id="423" w:author="AXH" w:date="2022-10-25T15:45:00Z">
        <w:r w:rsidR="002035B2">
          <w:t xml:space="preserve"> and </w:t>
        </w:r>
        <w:r w:rsidR="0037743A">
          <w:lastRenderedPageBreak/>
          <w:fldChar w:fldCharType="begin"/>
        </w:r>
        <w:r w:rsidR="0037743A">
          <w:instrText xml:space="preserve"> HYPERLINK "https://github.com/AMC-LAEB/PATAT-sim/blob/main/projects/surveillance/han-et-al_genome_surveillance_lmics.ipynb" </w:instrText>
        </w:r>
        <w:r w:rsidR="0037743A">
          <w:fldChar w:fldCharType="separate"/>
        </w:r>
        <w:r w:rsidR="002035B2" w:rsidRPr="0060448F">
          <w:rPr>
            <w:rStyle w:val="Hyperlink"/>
          </w:rPr>
          <w:t>https://github.com/AMC-LAEB/PATAT-sim/blob/main/projects/surveillance/han-et-al_genome_surveillance_lmics.ipynb</w:t>
        </w:r>
        <w:r w:rsidR="0037743A">
          <w:rPr>
            <w:rStyle w:val="Hyperlink"/>
          </w:rPr>
          <w:fldChar w:fldCharType="end"/>
        </w:r>
        <w:r w:rsidR="002035B2">
          <w:t xml:space="preserve"> respectively. </w:t>
        </w:r>
      </w:ins>
    </w:p>
    <w:p w14:paraId="14251B4C" w14:textId="1C6B231A" w:rsidR="00DE6613" w:rsidRDefault="00DE6613" w:rsidP="00F07D54">
      <w:pPr>
        <w:rPr>
          <w:rPrChange w:id="424" w:author="AXH" w:date="2022-10-25T15:45:00Z">
            <w:rPr>
              <w:b/>
            </w:rPr>
          </w:rPrChange>
        </w:rPr>
        <w:pPrChange w:id="425" w:author="AXH" w:date="2022-10-25T15:45:00Z">
          <w:pPr>
            <w:spacing w:before="0" w:line="240" w:lineRule="auto"/>
          </w:pPr>
        </w:pPrChange>
      </w:pPr>
    </w:p>
    <w:p w14:paraId="1D744236" w14:textId="77777777" w:rsidR="006300B9" w:rsidRDefault="00DE6613" w:rsidP="00DE6613">
      <w:pPr>
        <w:spacing w:before="0"/>
        <w:rPr>
          <w:del w:id="426" w:author="AXH" w:date="2022-10-25T15:45:00Z"/>
          <w:b/>
        </w:rPr>
      </w:pPr>
      <w:del w:id="427" w:author="AXH" w:date="2022-10-25T15:45:00Z">
        <w:r>
          <w:rPr>
            <w:b/>
          </w:rPr>
          <w:delText>References</w:delText>
        </w:r>
      </w:del>
    </w:p>
    <w:customXmlDelRangeStart w:id="428" w:author="AXH" w:date="2022-10-25T15:45:00Z"/>
    <w:sdt>
      <w:sdtPr>
        <w:rPr>
          <w:b/>
        </w:rPr>
        <w:tag w:val="MENDELEY_BIBLIOGRAPHY"/>
        <w:id w:val="475729818"/>
        <w:placeholder>
          <w:docPart w:val="656D6067CA1FD545B2DE4AD19258E9BB"/>
        </w:placeholder>
      </w:sdtPr>
      <w:sdtEndPr/>
      <w:sdtContent>
        <w:customXmlDelRangeEnd w:id="428"/>
        <w:moveFromRangeStart w:id="429" w:author="AXH" w:date="2022-10-25T15:45:00Z" w:name="move117605160" w:displacedByCustomXml="prev"/>
        <w:p w14:paraId="3B04186B" w14:textId="77777777" w:rsidR="00D62338" w:rsidRDefault="00D62338" w:rsidP="00D62338">
          <w:pPr>
            <w:autoSpaceDE w:val="0"/>
            <w:autoSpaceDN w:val="0"/>
            <w:ind w:left="567" w:hanging="567"/>
            <w:divId w:val="1799839552"/>
            <w:rPr>
              <w:moveFrom w:id="430" w:author="AXH" w:date="2022-10-25T15:45:00Z"/>
            </w:rPr>
            <w:pPrChange w:id="431" w:author="AXH" w:date="2022-10-25T15:45:00Z">
              <w:pPr>
                <w:autoSpaceDE w:val="0"/>
                <w:autoSpaceDN w:val="0"/>
                <w:ind w:left="640" w:hanging="640"/>
                <w:divId w:val="1799839552"/>
              </w:pPr>
            </w:pPrChange>
          </w:pPr>
          <w:moveFrom w:id="432" w:author="AXH" w:date="2022-10-25T15:45:00Z">
            <w:r>
              <w:t>1.</w:t>
            </w:r>
            <w:r>
              <w:tab/>
              <w:t xml:space="preserve">Robishaw, J. D. </w:t>
            </w:r>
            <w:r>
              <w:rPr>
                <w:i/>
                <w:iCs/>
              </w:rPr>
              <w:t>et al.</w:t>
            </w:r>
            <w:r>
              <w:t xml:space="preserve"> Genomic surveillance to combat COVID-19: challenges and opportunities. </w:t>
            </w:r>
            <w:r>
              <w:rPr>
                <w:i/>
                <w:iCs/>
              </w:rPr>
              <w:t>Lancet Microbe</w:t>
            </w:r>
            <w:r>
              <w:t xml:space="preserve"> </w:t>
            </w:r>
            <w:r>
              <w:rPr>
                <w:b/>
                <w:bCs/>
              </w:rPr>
              <w:t>2</w:t>
            </w:r>
            <w:r>
              <w:t>, e481–e484 (2021).</w:t>
            </w:r>
          </w:moveFrom>
        </w:p>
        <w:p w14:paraId="629138C7" w14:textId="77777777" w:rsidR="00D62338" w:rsidRDefault="00D62338" w:rsidP="00D62338">
          <w:pPr>
            <w:autoSpaceDE w:val="0"/>
            <w:autoSpaceDN w:val="0"/>
            <w:ind w:left="567" w:hanging="567"/>
            <w:divId w:val="1102452158"/>
            <w:rPr>
              <w:moveFrom w:id="433" w:author="AXH" w:date="2022-10-25T15:45:00Z"/>
            </w:rPr>
            <w:pPrChange w:id="434" w:author="AXH" w:date="2022-10-25T15:45:00Z">
              <w:pPr>
                <w:autoSpaceDE w:val="0"/>
                <w:autoSpaceDN w:val="0"/>
                <w:ind w:left="640" w:hanging="640"/>
                <w:divId w:val="1102452158"/>
              </w:pPr>
            </w:pPrChange>
          </w:pPr>
          <w:moveFrom w:id="435" w:author="AXH" w:date="2022-10-25T15:45:00Z">
            <w:r w:rsidRPr="00254BB5">
              <w:rPr>
                <w:lang w:val="en-GB"/>
                <w:rPrChange w:id="436" w:author="AXH" w:date="2022-10-25T15:45:00Z">
                  <w:rPr/>
                </w:rPrChange>
              </w:rPr>
              <w:t>2.</w:t>
            </w:r>
            <w:r w:rsidRPr="00254BB5">
              <w:rPr>
                <w:lang w:val="en-GB"/>
                <w:rPrChange w:id="437" w:author="AXH" w:date="2022-10-25T15:45:00Z">
                  <w:rPr/>
                </w:rPrChange>
              </w:rPr>
              <w:tab/>
              <w:t xml:space="preserve">Davies, N. G. </w:t>
            </w:r>
            <w:r w:rsidRPr="00254BB5">
              <w:rPr>
                <w:i/>
                <w:lang w:val="en-GB"/>
                <w:rPrChange w:id="438" w:author="AXH" w:date="2022-10-25T15:45:00Z">
                  <w:rPr>
                    <w:i/>
                  </w:rPr>
                </w:rPrChange>
              </w:rPr>
              <w:t>et al.</w:t>
            </w:r>
            <w:r w:rsidRPr="00254BB5">
              <w:rPr>
                <w:lang w:val="en-GB"/>
                <w:rPrChange w:id="439" w:author="AXH" w:date="2022-10-25T15:45:00Z">
                  <w:rPr/>
                </w:rPrChange>
              </w:rPr>
              <w:t xml:space="preserve"> </w:t>
            </w:r>
            <w:r>
              <w:t xml:space="preserve">Estimated transmissibility and impact of SARS-CoV-2 lineage B.1.1.7 in England. </w:t>
            </w:r>
          </w:moveFrom>
          <w:moveFromRangeEnd w:id="429"/>
          <w:del w:id="440" w:author="AXH" w:date="2022-10-25T15:45:00Z">
            <w:r w:rsidR="00765A07">
              <w:rPr>
                <w:i/>
                <w:iCs/>
              </w:rPr>
              <w:delText>Science (1979)</w:delText>
            </w:r>
          </w:del>
          <w:moveFromRangeStart w:id="441" w:author="AXH" w:date="2022-10-25T15:45:00Z" w:name="move117605161"/>
          <w:moveFrom w:id="442" w:author="AXH" w:date="2022-10-25T15:45:00Z">
            <w:r>
              <w:t xml:space="preserve"> </w:t>
            </w:r>
            <w:r>
              <w:rPr>
                <w:b/>
                <w:bCs/>
              </w:rPr>
              <w:t>372</w:t>
            </w:r>
            <w:r>
              <w:t>, eabg3055 (2021).</w:t>
            </w:r>
          </w:moveFrom>
        </w:p>
        <w:p w14:paraId="0C141D8A" w14:textId="77777777" w:rsidR="00D62338" w:rsidRDefault="00D62338" w:rsidP="00D62338">
          <w:pPr>
            <w:autoSpaceDE w:val="0"/>
            <w:autoSpaceDN w:val="0"/>
            <w:ind w:left="567" w:hanging="567"/>
            <w:divId w:val="610555349"/>
            <w:rPr>
              <w:moveFrom w:id="443" w:author="AXH" w:date="2022-10-25T15:45:00Z"/>
            </w:rPr>
            <w:pPrChange w:id="444" w:author="AXH" w:date="2022-10-25T15:45:00Z">
              <w:pPr>
                <w:autoSpaceDE w:val="0"/>
                <w:autoSpaceDN w:val="0"/>
                <w:ind w:left="640" w:hanging="640"/>
                <w:divId w:val="610555349"/>
              </w:pPr>
            </w:pPrChange>
          </w:pPr>
          <w:moveFrom w:id="445" w:author="AXH" w:date="2022-10-25T15:45:00Z">
            <w:r>
              <w:t>3.</w:t>
            </w:r>
            <w:r>
              <w:tab/>
              <w:t xml:space="preserve">Cherian, S. </w:t>
            </w:r>
            <w:r>
              <w:rPr>
                <w:i/>
                <w:iCs/>
              </w:rPr>
              <w:t>et al.</w:t>
            </w:r>
            <w:r>
              <w:t xml:space="preserve"> SARS-CoV-2 Spike Mutations, L452R, T478K, E484Q and P681R, in the Second Wave of COVID-19 in Maharashtra, India. </w:t>
            </w:r>
            <w:r>
              <w:rPr>
                <w:i/>
                <w:iCs/>
              </w:rPr>
              <w:t xml:space="preserve">Microorganisms </w:t>
            </w:r>
          </w:moveFrom>
          <w:moveFromRangeEnd w:id="441"/>
          <w:del w:id="446" w:author="AXH" w:date="2022-10-25T15:45:00Z">
            <w:r w:rsidR="00765A07">
              <w:rPr>
                <w:i/>
                <w:iCs/>
              </w:rPr>
              <w:delText>2021, Vol. 9, Page 1542</w:delText>
            </w:r>
            <w:r w:rsidR="00765A07">
              <w:delText xml:space="preserve"> </w:delText>
            </w:r>
          </w:del>
          <w:moveFromRangeStart w:id="447" w:author="AXH" w:date="2022-10-25T15:45:00Z" w:name="move117605162"/>
          <w:moveFrom w:id="448" w:author="AXH" w:date="2022-10-25T15:45:00Z">
            <w:r>
              <w:rPr>
                <w:b/>
                <w:bCs/>
              </w:rPr>
              <w:t>9</w:t>
            </w:r>
            <w:r>
              <w:t>, 1542 (2021).</w:t>
            </w:r>
          </w:moveFrom>
        </w:p>
        <w:p w14:paraId="65C6B2D9" w14:textId="77777777" w:rsidR="00765A07" w:rsidRDefault="00D62338">
          <w:pPr>
            <w:autoSpaceDE w:val="0"/>
            <w:autoSpaceDN w:val="0"/>
            <w:ind w:hanging="640"/>
            <w:divId w:val="1528594356"/>
            <w:rPr>
              <w:del w:id="449" w:author="AXH" w:date="2022-10-25T15:45:00Z"/>
            </w:rPr>
          </w:pPr>
          <w:moveFrom w:id="450" w:author="AXH" w:date="2022-10-25T15:45:00Z">
            <w:r>
              <w:t>4.</w:t>
            </w:r>
            <w:r>
              <w:tab/>
              <w:t xml:space="preserve">Viana, R. </w:t>
            </w:r>
            <w:r>
              <w:rPr>
                <w:i/>
                <w:iCs/>
              </w:rPr>
              <w:t>et al.</w:t>
            </w:r>
            <w:r>
              <w:t xml:space="preserve"> Rapid epidemic expansion of the SARS-CoV-2 Omicron variant in southern Africa. </w:t>
            </w:r>
          </w:moveFrom>
          <w:moveFromRangeEnd w:id="447"/>
          <w:del w:id="451" w:author="AXH" w:date="2022-10-25T15:45:00Z">
            <w:r w:rsidR="00765A07">
              <w:rPr>
                <w:i/>
                <w:iCs/>
              </w:rPr>
              <w:delText>Nature 2022</w:delText>
            </w:r>
            <w:r w:rsidR="00765A07">
              <w:delText xml:space="preserve"> 1–10 (2022) doi:10.1038/s41586-022-04411-y.</w:delText>
            </w:r>
          </w:del>
        </w:p>
        <w:p w14:paraId="1FF8B509" w14:textId="77777777" w:rsidR="00765A07" w:rsidRDefault="00D62338">
          <w:pPr>
            <w:autoSpaceDE w:val="0"/>
            <w:autoSpaceDN w:val="0"/>
            <w:ind w:hanging="640"/>
            <w:divId w:val="1448626079"/>
            <w:rPr>
              <w:del w:id="452" w:author="AXH" w:date="2022-10-25T15:45:00Z"/>
            </w:rPr>
          </w:pPr>
          <w:moveFromRangeStart w:id="453" w:author="AXH" w:date="2022-10-25T15:45:00Z" w:name="move117605163"/>
          <w:moveFrom w:id="454" w:author="AXH" w:date="2022-10-25T15:45:00Z">
            <w:r w:rsidRPr="00254BB5">
              <w:rPr>
                <w:lang w:val="en-GB"/>
                <w:rPrChange w:id="455" w:author="AXH" w:date="2022-10-25T15:45:00Z">
                  <w:rPr/>
                </w:rPrChange>
              </w:rPr>
              <w:t>5.</w:t>
            </w:r>
            <w:r w:rsidRPr="00254BB5">
              <w:rPr>
                <w:lang w:val="en-GB"/>
                <w:rPrChange w:id="456" w:author="AXH" w:date="2022-10-25T15:45:00Z">
                  <w:rPr/>
                </w:rPrChange>
              </w:rPr>
              <w:tab/>
              <w:t xml:space="preserve">Brito, A. F. </w:t>
            </w:r>
            <w:r w:rsidRPr="00254BB5">
              <w:rPr>
                <w:i/>
                <w:lang w:val="en-GB"/>
                <w:rPrChange w:id="457" w:author="AXH" w:date="2022-10-25T15:45:00Z">
                  <w:rPr>
                    <w:i/>
                  </w:rPr>
                </w:rPrChange>
              </w:rPr>
              <w:t>et al.</w:t>
            </w:r>
            <w:r w:rsidRPr="00254BB5">
              <w:rPr>
                <w:lang w:val="en-GB"/>
                <w:rPrChange w:id="458" w:author="AXH" w:date="2022-10-25T15:45:00Z">
                  <w:rPr/>
                </w:rPrChange>
              </w:rPr>
              <w:t xml:space="preserve"> </w:t>
            </w:r>
            <w:r>
              <w:t xml:space="preserve">Global disparities in SARS-CoV-2 genomic surveillance. </w:t>
            </w:r>
          </w:moveFrom>
          <w:moveFromRangeEnd w:id="453"/>
          <w:del w:id="459" w:author="AXH" w:date="2022-10-25T15:45:00Z">
            <w:r w:rsidR="00765A07">
              <w:rPr>
                <w:i/>
                <w:iCs/>
              </w:rPr>
              <w:delText>medRxiv</w:delText>
            </w:r>
            <w:r w:rsidR="00765A07">
              <w:delText xml:space="preserve"> 2021.08.21.21262393 (2021) doi:10.1101/2021.08.21.21262393.</w:delText>
            </w:r>
          </w:del>
        </w:p>
        <w:p w14:paraId="4C42B866" w14:textId="77777777" w:rsidR="00765A07" w:rsidRDefault="00D62338">
          <w:pPr>
            <w:autoSpaceDE w:val="0"/>
            <w:autoSpaceDN w:val="0"/>
            <w:ind w:hanging="640"/>
            <w:divId w:val="1097168484"/>
            <w:rPr>
              <w:del w:id="460" w:author="AXH" w:date="2022-10-25T15:45:00Z"/>
            </w:rPr>
          </w:pPr>
          <w:moveFromRangeStart w:id="461" w:author="AXH" w:date="2022-10-25T15:45:00Z" w:name="move117605164"/>
          <w:moveFrom w:id="462" w:author="AXH" w:date="2022-10-25T15:45:00Z">
            <w:r>
              <w:t>6.</w:t>
            </w:r>
            <w:r>
              <w:tab/>
              <w:t xml:space="preserve">Wohl, S., Lee, E. C., DiPrete, B. L. &amp; Lessler, J. Sample Size Calculations for Variant Surveillance in the Presence of Biological and Systematic Biases. </w:t>
            </w:r>
          </w:moveFrom>
          <w:moveFromRangeEnd w:id="461"/>
          <w:del w:id="463" w:author="AXH" w:date="2022-10-25T15:45:00Z">
            <w:r w:rsidR="00765A07">
              <w:rPr>
                <w:i/>
                <w:iCs/>
              </w:rPr>
              <w:delText>medRxiv</w:delText>
            </w:r>
            <w:r w:rsidR="00765A07">
              <w:delText xml:space="preserve"> 2021.12.30.21268453 (2022) doi:10.1101/2021.12.30.21268453.</w:delText>
            </w:r>
          </w:del>
        </w:p>
        <w:p w14:paraId="36A8F0DB" w14:textId="77777777" w:rsidR="00D62338" w:rsidRDefault="00D62338" w:rsidP="00D62338">
          <w:pPr>
            <w:autoSpaceDE w:val="0"/>
            <w:autoSpaceDN w:val="0"/>
            <w:ind w:left="567" w:hanging="567"/>
            <w:divId w:val="2025210067"/>
            <w:rPr>
              <w:moveFrom w:id="464" w:author="AXH" w:date="2022-10-25T15:45:00Z"/>
            </w:rPr>
            <w:pPrChange w:id="465" w:author="AXH" w:date="2022-10-25T15:45:00Z">
              <w:pPr>
                <w:autoSpaceDE w:val="0"/>
                <w:autoSpaceDN w:val="0"/>
                <w:ind w:left="640" w:hanging="640"/>
                <w:divId w:val="2025210067"/>
              </w:pPr>
            </w:pPrChange>
          </w:pPr>
          <w:moveFromRangeStart w:id="466" w:author="AXH" w:date="2022-10-25T15:45:00Z" w:name="move117605165"/>
          <w:moveFrom w:id="467" w:author="AXH" w:date="2022-10-25T15:45:00Z">
            <w:r>
              <w:t>7.</w:t>
            </w:r>
            <w:r>
              <w:tab/>
              <w:t>European Centre for Disease Prevention and Control. Sequencing of SARS-CoV-2 - first update. https://www.ecdc.europa.eu/en/publications-data/sequencing-sars-cov-2 (2022).</w:t>
            </w:r>
          </w:moveFrom>
        </w:p>
        <w:p w14:paraId="0A2CC632" w14:textId="77777777" w:rsidR="00D62338" w:rsidRDefault="00D62338" w:rsidP="00D62338">
          <w:pPr>
            <w:autoSpaceDE w:val="0"/>
            <w:autoSpaceDN w:val="0"/>
            <w:ind w:left="567" w:hanging="567"/>
            <w:divId w:val="1874876015"/>
            <w:rPr>
              <w:moveFrom w:id="468" w:author="AXH" w:date="2022-10-25T15:45:00Z"/>
            </w:rPr>
            <w:pPrChange w:id="469" w:author="AXH" w:date="2022-10-25T15:45:00Z">
              <w:pPr>
                <w:autoSpaceDE w:val="0"/>
                <w:autoSpaceDN w:val="0"/>
                <w:ind w:left="640" w:hanging="640"/>
                <w:divId w:val="1874876015"/>
              </w:pPr>
            </w:pPrChange>
          </w:pPr>
          <w:moveFrom w:id="470" w:author="AXH" w:date="2022-10-25T15:45:00Z">
            <w:r>
              <w:t>8.</w:t>
            </w:r>
            <w:r>
              <w:tab/>
              <w:t>World Health Organization. Guidance for surveillance of SARS-CoV-2 variants: interim guidance, 9 August 2021. https://apps.who.int/iris/handle/10665/343775 (2021).</w:t>
            </w:r>
          </w:moveFrom>
        </w:p>
        <w:p w14:paraId="72BC2E53" w14:textId="77777777" w:rsidR="00D62338" w:rsidRDefault="00D62338" w:rsidP="00D62338">
          <w:pPr>
            <w:autoSpaceDE w:val="0"/>
            <w:autoSpaceDN w:val="0"/>
            <w:ind w:left="567" w:hanging="567"/>
            <w:divId w:val="1999535613"/>
            <w:rPr>
              <w:moveFrom w:id="471" w:author="AXH" w:date="2022-10-25T15:45:00Z"/>
            </w:rPr>
            <w:pPrChange w:id="472" w:author="AXH" w:date="2022-10-25T15:45:00Z">
              <w:pPr>
                <w:autoSpaceDE w:val="0"/>
                <w:autoSpaceDN w:val="0"/>
                <w:ind w:left="640" w:hanging="640"/>
                <w:divId w:val="1999535613"/>
              </w:pPr>
            </w:pPrChange>
          </w:pPr>
          <w:moveFrom w:id="473" w:author="AXH" w:date="2022-10-25T15:45:00Z">
            <w:r>
              <w:t>9.</w:t>
            </w:r>
            <w:r>
              <w:tab/>
              <w:t>FIND. Test tracker - FIND. https://www.finddx.org/covid-19/test-tracker/ (2022).</w:t>
            </w:r>
          </w:moveFrom>
        </w:p>
        <w:p w14:paraId="57312149" w14:textId="77777777" w:rsidR="00D62338" w:rsidRDefault="00D62338" w:rsidP="00D62338">
          <w:pPr>
            <w:autoSpaceDE w:val="0"/>
            <w:autoSpaceDN w:val="0"/>
            <w:ind w:left="567" w:hanging="567"/>
            <w:divId w:val="216824279"/>
            <w:rPr>
              <w:moveFrom w:id="474" w:author="AXH" w:date="2022-10-25T15:45:00Z"/>
            </w:rPr>
            <w:pPrChange w:id="475" w:author="AXH" w:date="2022-10-25T15:45:00Z">
              <w:pPr>
                <w:autoSpaceDE w:val="0"/>
                <w:autoSpaceDN w:val="0"/>
                <w:ind w:left="640" w:hanging="640"/>
                <w:divId w:val="216824279"/>
              </w:pPr>
            </w:pPrChange>
          </w:pPr>
          <w:moveFrom w:id="476" w:author="AXH" w:date="2022-10-25T15:45:00Z">
            <w:r>
              <w:t>10.</w:t>
            </w:r>
            <w:r>
              <w:tab/>
              <w:t>Imperial College London. Report 49 - Growth, population distribution and immune escape of Omicron in England</w:t>
            </w:r>
          </w:moveFrom>
          <w:moveFromRangeEnd w:id="466"/>
          <w:del w:id="477" w:author="AXH" w:date="2022-10-25T15:45:00Z">
            <w:r w:rsidR="00765A07">
              <w:delText xml:space="preserve"> | Faculty of Medicine | Imperial College London.</w:delText>
            </w:r>
          </w:del>
          <w:moveFromRangeStart w:id="478" w:author="AXH" w:date="2022-10-25T15:45:00Z" w:name="move117605166"/>
          <w:moveFrom w:id="479" w:author="AXH" w:date="2022-10-25T15:45:00Z">
            <w:r>
              <w:t xml:space="preserve"> https://www.imperial.ac.uk/mrc-global-infectious-disease-analysis/covid-19/report-49-Omicron/ (2021).</w:t>
            </w:r>
          </w:moveFrom>
        </w:p>
        <w:p w14:paraId="12D6D7B2" w14:textId="77777777" w:rsidR="00D62338" w:rsidRDefault="00D62338" w:rsidP="00D62338">
          <w:pPr>
            <w:autoSpaceDE w:val="0"/>
            <w:autoSpaceDN w:val="0"/>
            <w:ind w:left="567" w:hanging="567"/>
            <w:divId w:val="1665622036"/>
            <w:rPr>
              <w:moveFrom w:id="480" w:author="AXH" w:date="2022-10-25T15:45:00Z"/>
            </w:rPr>
            <w:pPrChange w:id="481" w:author="AXH" w:date="2022-10-25T15:45:00Z">
              <w:pPr>
                <w:autoSpaceDE w:val="0"/>
                <w:autoSpaceDN w:val="0"/>
                <w:ind w:left="640" w:hanging="640"/>
                <w:divId w:val="1665622036"/>
              </w:pPr>
            </w:pPrChange>
          </w:pPr>
          <w:moveFrom w:id="482" w:author="AXH" w:date="2022-10-25T15:45:00Z">
            <w:r>
              <w:t>11.</w:t>
            </w:r>
            <w:r>
              <w:tab/>
              <w:t xml:space="preserve">Inzaule, S. C., Tessema, S. K., Kebede, Y., Ogwell Ouma, A. E. &amp; Nkengasong, J. N. Genomic-informed pathogen surveillance in Africa: opportunities and challenges. </w:t>
            </w:r>
            <w:r>
              <w:rPr>
                <w:i/>
                <w:iCs/>
              </w:rPr>
              <w:t>Lancet Infect Dis</w:t>
            </w:r>
            <w:r>
              <w:t xml:space="preserve"> </w:t>
            </w:r>
            <w:r>
              <w:rPr>
                <w:b/>
                <w:bCs/>
              </w:rPr>
              <w:t>21</w:t>
            </w:r>
            <w:r>
              <w:t>, e281–e289 (2021).</w:t>
            </w:r>
          </w:moveFrom>
        </w:p>
        <w:p w14:paraId="571D89E6" w14:textId="77777777" w:rsidR="00D62338" w:rsidRDefault="00D62338" w:rsidP="00D62338">
          <w:pPr>
            <w:autoSpaceDE w:val="0"/>
            <w:autoSpaceDN w:val="0"/>
            <w:ind w:left="567" w:hanging="567"/>
            <w:divId w:val="67313044"/>
            <w:rPr>
              <w:moveFrom w:id="483" w:author="AXH" w:date="2022-10-25T15:45:00Z"/>
            </w:rPr>
            <w:pPrChange w:id="484" w:author="AXH" w:date="2022-10-25T15:45:00Z">
              <w:pPr>
                <w:autoSpaceDE w:val="0"/>
                <w:autoSpaceDN w:val="0"/>
                <w:ind w:left="640" w:hanging="640"/>
                <w:divId w:val="67313044"/>
              </w:pPr>
            </w:pPrChange>
          </w:pPr>
          <w:moveFrom w:id="485" w:author="AXH" w:date="2022-10-25T15:45:00Z">
            <w:r>
              <w:t>12.</w:t>
            </w:r>
            <w:r>
              <w:tab/>
              <w:t xml:space="preserve">Mallapaty, S. Omicron-variant border bans ignore the evidence, say scientists. </w:t>
            </w:r>
            <w:r>
              <w:rPr>
                <w:i/>
                <w:iCs/>
              </w:rPr>
              <w:t>Nature</w:t>
            </w:r>
            <w:r>
              <w:t xml:space="preserve"> </w:t>
            </w:r>
            <w:r>
              <w:rPr>
                <w:b/>
                <w:bCs/>
              </w:rPr>
              <w:t>600</w:t>
            </w:r>
            <w:r>
              <w:t>, 199 (2021).</w:t>
            </w:r>
          </w:moveFrom>
        </w:p>
        <w:p w14:paraId="23402C46" w14:textId="77777777" w:rsidR="00D62338" w:rsidRDefault="00D62338" w:rsidP="00D62338">
          <w:pPr>
            <w:autoSpaceDE w:val="0"/>
            <w:autoSpaceDN w:val="0"/>
            <w:ind w:left="567" w:hanging="567"/>
            <w:divId w:val="1426070485"/>
            <w:rPr>
              <w:moveFrom w:id="486" w:author="AXH" w:date="2022-10-25T15:45:00Z"/>
            </w:rPr>
            <w:pPrChange w:id="487" w:author="AXH" w:date="2022-10-25T15:45:00Z">
              <w:pPr>
                <w:autoSpaceDE w:val="0"/>
                <w:autoSpaceDN w:val="0"/>
                <w:ind w:left="640" w:hanging="640"/>
                <w:divId w:val="1426070485"/>
              </w:pPr>
            </w:pPrChange>
          </w:pPr>
          <w:moveFrom w:id="488" w:author="AXH" w:date="2022-10-25T15:45:00Z">
            <w:r>
              <w:t>13.</w:t>
            </w:r>
            <w:r>
              <w:tab/>
              <w:t xml:space="preserve">Merhi, G. </w:t>
            </w:r>
            <w:r>
              <w:rPr>
                <w:i/>
                <w:iCs/>
              </w:rPr>
              <w:t>et al.</w:t>
            </w:r>
            <w:r>
              <w:t xml:space="preserve"> SARS-CoV-2 genomic epidemiology: data and sequencing infrastructure. </w:t>
            </w:r>
            <w:r>
              <w:rPr>
                <w:i/>
                <w:iCs/>
              </w:rPr>
              <w:t>Future Microbiol</w:t>
            </w:r>
            <w:r>
              <w:t xml:space="preserve"> </w:t>
            </w:r>
            <w:r>
              <w:rPr>
                <w:b/>
                <w:bCs/>
              </w:rPr>
              <w:t>17</w:t>
            </w:r>
            <w:r>
              <w:t>, 1001–1007 (2022).</w:t>
            </w:r>
          </w:moveFrom>
        </w:p>
        <w:p w14:paraId="6FEF4C99" w14:textId="77777777" w:rsidR="00D62338" w:rsidRDefault="00D62338" w:rsidP="00D62338">
          <w:pPr>
            <w:autoSpaceDE w:val="0"/>
            <w:autoSpaceDN w:val="0"/>
            <w:ind w:left="567" w:hanging="567"/>
            <w:divId w:val="1350788363"/>
            <w:rPr>
              <w:moveFrom w:id="489" w:author="AXH" w:date="2022-10-25T15:45:00Z"/>
            </w:rPr>
            <w:pPrChange w:id="490" w:author="AXH" w:date="2022-10-25T15:45:00Z">
              <w:pPr>
                <w:autoSpaceDE w:val="0"/>
                <w:autoSpaceDN w:val="0"/>
                <w:ind w:left="640" w:hanging="640"/>
                <w:divId w:val="1350788363"/>
              </w:pPr>
            </w:pPrChange>
          </w:pPr>
          <w:moveFrom w:id="491" w:author="AXH" w:date="2022-10-25T15:45:00Z">
            <w:r>
              <w:t>14.</w:t>
            </w:r>
            <w:r>
              <w:tab/>
              <w:t xml:space="preserve">Gu, H. </w:t>
            </w:r>
            <w:r>
              <w:rPr>
                <w:i/>
                <w:iCs/>
              </w:rPr>
              <w:t>et al.</w:t>
            </w:r>
            <w:r>
              <w:t xml:space="preserve"> Probable Transmission of SARS-CoV-2 Omicron Variant in Quarantine Hotel, Hong Kong, China, November 2021. </w:t>
            </w:r>
            <w:r>
              <w:rPr>
                <w:i/>
                <w:iCs/>
              </w:rPr>
              <w:t>Emerg Infect Dis</w:t>
            </w:r>
            <w:r>
              <w:t xml:space="preserve"> </w:t>
            </w:r>
            <w:r>
              <w:rPr>
                <w:b/>
                <w:bCs/>
              </w:rPr>
              <w:t>28</w:t>
            </w:r>
            <w:r>
              <w:t>, 460 (2022).</w:t>
            </w:r>
          </w:moveFrom>
        </w:p>
        <w:p w14:paraId="4A5A7B3F" w14:textId="77777777" w:rsidR="00D62338" w:rsidRPr="00254BB5" w:rsidRDefault="00D62338" w:rsidP="00D62338">
          <w:pPr>
            <w:autoSpaceDE w:val="0"/>
            <w:autoSpaceDN w:val="0"/>
            <w:ind w:left="567" w:hanging="567"/>
            <w:divId w:val="195850378"/>
            <w:rPr>
              <w:moveFrom w:id="492" w:author="AXH" w:date="2022-10-25T15:45:00Z"/>
              <w:lang w:val="nl-NL"/>
              <w:rPrChange w:id="493" w:author="AXH" w:date="2022-10-25T15:45:00Z">
                <w:rPr>
                  <w:moveFrom w:id="494" w:author="AXH" w:date="2022-10-25T15:45:00Z"/>
                </w:rPr>
              </w:rPrChange>
            </w:rPr>
            <w:pPrChange w:id="495" w:author="AXH" w:date="2022-10-25T15:45:00Z">
              <w:pPr>
                <w:autoSpaceDE w:val="0"/>
                <w:autoSpaceDN w:val="0"/>
                <w:ind w:left="640" w:hanging="640"/>
                <w:divId w:val="195850378"/>
              </w:pPr>
            </w:pPrChange>
          </w:pPr>
          <w:moveFrom w:id="496" w:author="AXH" w:date="2022-10-25T15:45:00Z">
            <w:r>
              <w:t>15.</w:t>
            </w:r>
            <w:r>
              <w:tab/>
              <w:t xml:space="preserve">Espenhain, L. </w:t>
            </w:r>
            <w:r>
              <w:rPr>
                <w:i/>
                <w:iCs/>
              </w:rPr>
              <w:t>et al.</w:t>
            </w:r>
            <w:r>
              <w:t xml:space="preserve"> Epidemiological characterisation of the first 785 SARS-CoV-2 Omicron variant cases in Denmark, December 2021. </w:t>
            </w:r>
            <w:r w:rsidRPr="00254BB5">
              <w:rPr>
                <w:i/>
                <w:lang w:val="nl-NL"/>
                <w:rPrChange w:id="497" w:author="AXH" w:date="2022-10-25T15:45:00Z">
                  <w:rPr>
                    <w:i/>
                  </w:rPr>
                </w:rPrChange>
              </w:rPr>
              <w:t>Eurosurveillance</w:t>
            </w:r>
            <w:r w:rsidRPr="00254BB5">
              <w:rPr>
                <w:lang w:val="nl-NL"/>
                <w:rPrChange w:id="498" w:author="AXH" w:date="2022-10-25T15:45:00Z">
                  <w:rPr/>
                </w:rPrChange>
              </w:rPr>
              <w:t xml:space="preserve"> </w:t>
            </w:r>
            <w:r w:rsidRPr="00254BB5">
              <w:rPr>
                <w:b/>
                <w:lang w:val="nl-NL"/>
                <w:rPrChange w:id="499" w:author="AXH" w:date="2022-10-25T15:45:00Z">
                  <w:rPr>
                    <w:b/>
                  </w:rPr>
                </w:rPrChange>
              </w:rPr>
              <w:t>26</w:t>
            </w:r>
            <w:r w:rsidRPr="00254BB5">
              <w:rPr>
                <w:lang w:val="nl-NL"/>
                <w:rPrChange w:id="500" w:author="AXH" w:date="2022-10-25T15:45:00Z">
                  <w:rPr/>
                </w:rPrChange>
              </w:rPr>
              <w:t>, 2101146 (2021).</w:t>
            </w:r>
          </w:moveFrom>
        </w:p>
        <w:p w14:paraId="70B39714" w14:textId="77777777" w:rsidR="00D62338" w:rsidRPr="00254BB5" w:rsidRDefault="00D62338" w:rsidP="00D62338">
          <w:pPr>
            <w:autoSpaceDE w:val="0"/>
            <w:autoSpaceDN w:val="0"/>
            <w:ind w:left="567" w:hanging="567"/>
            <w:divId w:val="39137423"/>
            <w:rPr>
              <w:moveFrom w:id="501" w:author="AXH" w:date="2022-10-25T15:45:00Z"/>
              <w:lang w:val="nl-NL"/>
              <w:rPrChange w:id="502" w:author="AXH" w:date="2022-10-25T15:45:00Z">
                <w:rPr>
                  <w:moveFrom w:id="503" w:author="AXH" w:date="2022-10-25T15:45:00Z"/>
                </w:rPr>
              </w:rPrChange>
            </w:rPr>
            <w:pPrChange w:id="504" w:author="AXH" w:date="2022-10-25T15:45:00Z">
              <w:pPr>
                <w:autoSpaceDE w:val="0"/>
                <w:autoSpaceDN w:val="0"/>
                <w:ind w:left="640" w:hanging="640"/>
                <w:divId w:val="39137423"/>
              </w:pPr>
            </w:pPrChange>
          </w:pPr>
          <w:moveFrom w:id="505" w:author="AXH" w:date="2022-10-25T15:45:00Z">
            <w:r w:rsidRPr="00D62338">
              <w:rPr>
                <w:lang w:val="nl-NL"/>
                <w:rPrChange w:id="506" w:author="AXH" w:date="2022-10-25T15:45:00Z">
                  <w:rPr/>
                </w:rPrChange>
              </w:rPr>
              <w:t>16.</w:t>
            </w:r>
            <w:r w:rsidRPr="00D62338">
              <w:rPr>
                <w:lang w:val="nl-NL"/>
                <w:rPrChange w:id="507" w:author="AXH" w:date="2022-10-25T15:45:00Z">
                  <w:rPr/>
                </w:rPrChange>
              </w:rPr>
              <w:tab/>
              <w:t xml:space="preserve">Rijksinstituut voor Volksgezondheid en Milieu. </w:t>
            </w:r>
            <w:r w:rsidRPr="00254BB5">
              <w:rPr>
                <w:lang w:val="nl-NL"/>
                <w:rPrChange w:id="508" w:author="AXH" w:date="2022-10-25T15:45:00Z">
                  <w:rPr/>
                </w:rPrChange>
              </w:rPr>
              <w:t>Omicron variant found in two previous test samples</w:t>
            </w:r>
          </w:moveFrom>
          <w:moveFromRangeEnd w:id="478"/>
          <w:del w:id="509" w:author="AXH" w:date="2022-10-25T15:45:00Z">
            <w:r w:rsidR="00765A07">
              <w:delText xml:space="preserve"> | RIVM.</w:delText>
            </w:r>
          </w:del>
          <w:moveFromRangeStart w:id="510" w:author="AXH" w:date="2022-10-25T15:45:00Z" w:name="move117605167"/>
          <w:moveFrom w:id="511" w:author="AXH" w:date="2022-10-25T15:45:00Z">
            <w:r w:rsidRPr="00254BB5">
              <w:rPr>
                <w:lang w:val="nl-NL"/>
                <w:rPrChange w:id="512" w:author="AXH" w:date="2022-10-25T15:45:00Z">
                  <w:rPr/>
                </w:rPrChange>
              </w:rPr>
              <w:t xml:space="preserve"> https://www.rivm.nl/en/news/omicron-variant-found-in-two-previous-test-samples (2021).</w:t>
            </w:r>
          </w:moveFrom>
        </w:p>
        <w:p w14:paraId="091D43C2" w14:textId="77777777" w:rsidR="00765A07" w:rsidRDefault="00D62338">
          <w:pPr>
            <w:autoSpaceDE w:val="0"/>
            <w:autoSpaceDN w:val="0"/>
            <w:ind w:hanging="640"/>
            <w:divId w:val="1759327122"/>
            <w:rPr>
              <w:del w:id="513" w:author="AXH" w:date="2022-10-25T15:45:00Z"/>
            </w:rPr>
          </w:pPr>
          <w:moveFrom w:id="514" w:author="AXH" w:date="2022-10-25T15:45:00Z">
            <w:r>
              <w:t>17.</w:t>
            </w:r>
            <w:r>
              <w:tab/>
              <w:t xml:space="preserve">Oh, D. Y. </w:t>
            </w:r>
            <w:r>
              <w:rPr>
                <w:i/>
                <w:iCs/>
              </w:rPr>
              <w:t>et al.</w:t>
            </w:r>
            <w:r>
              <w:t xml:space="preserve"> Advancing Precision Vaccinology by Molecular and Genomic Surveillance of Severe Acute Respiratory Syndrome Coronavirus 2 in Germany, 2021. </w:t>
            </w:r>
          </w:moveFrom>
          <w:moveFromRangeEnd w:id="510"/>
          <w:del w:id="515" w:author="AXH" w:date="2022-10-25T15:45:00Z">
            <w:r w:rsidR="00765A07">
              <w:rPr>
                <w:i/>
                <w:iCs/>
              </w:rPr>
              <w:delText>Clinical Infectious Diseases</w:delText>
            </w:r>
            <w:r w:rsidR="00765A07">
              <w:delText xml:space="preserve"> </w:delText>
            </w:r>
            <w:r w:rsidR="00765A07">
              <w:rPr>
                <w:b/>
                <w:bCs/>
              </w:rPr>
              <w:delText>75</w:delText>
            </w:r>
            <w:r w:rsidR="00765A07">
              <w:delText>, S110–S120 (2022).</w:delText>
            </w:r>
          </w:del>
        </w:p>
        <w:p w14:paraId="6F230ABF" w14:textId="77777777" w:rsidR="00765A07" w:rsidRDefault="00D62338">
          <w:pPr>
            <w:autoSpaceDE w:val="0"/>
            <w:autoSpaceDN w:val="0"/>
            <w:ind w:hanging="640"/>
            <w:divId w:val="1976794923"/>
            <w:rPr>
              <w:del w:id="516" w:author="AXH" w:date="2022-10-25T15:45:00Z"/>
            </w:rPr>
          </w:pPr>
          <w:moveFromRangeStart w:id="517" w:author="AXH" w:date="2022-10-25T15:45:00Z" w:name="move117605168"/>
          <w:moveFrom w:id="518" w:author="AXH" w:date="2022-10-25T15:45:00Z">
            <w:r>
              <w:t>18.</w:t>
            </w:r>
            <w:r>
              <w:tab/>
              <w:t xml:space="preserve">Hill, V. </w:t>
            </w:r>
            <w:r>
              <w:rPr>
                <w:i/>
                <w:iCs/>
              </w:rPr>
              <w:t>et al.</w:t>
            </w:r>
            <w:r>
              <w:t xml:space="preserve"> The Origins and Molecular Evolution of SARS-CoV-2 Lineage B.1.1.7 in the UK. </w:t>
            </w:r>
          </w:moveFrom>
          <w:moveFromRangeEnd w:id="517"/>
          <w:del w:id="519" w:author="AXH" w:date="2022-10-25T15:45:00Z">
            <w:r w:rsidR="00765A07">
              <w:rPr>
                <w:i/>
                <w:iCs/>
              </w:rPr>
              <w:delText>Virus Evol</w:delText>
            </w:r>
            <w:r w:rsidR="00765A07">
              <w:delText xml:space="preserve"> (2022) doi:10.1093/VE/VEAC080.</w:delText>
            </w:r>
          </w:del>
        </w:p>
        <w:p w14:paraId="3A939421" w14:textId="77777777" w:rsidR="00765A07" w:rsidRDefault="00D62338">
          <w:pPr>
            <w:autoSpaceDE w:val="0"/>
            <w:autoSpaceDN w:val="0"/>
            <w:ind w:hanging="640"/>
            <w:divId w:val="807937103"/>
            <w:rPr>
              <w:del w:id="520" w:author="AXH" w:date="2022-10-25T15:45:00Z"/>
            </w:rPr>
          </w:pPr>
          <w:moveFromRangeStart w:id="521" w:author="AXH" w:date="2022-10-25T15:45:00Z" w:name="move117605169"/>
          <w:moveFrom w:id="522" w:author="AXH" w:date="2022-10-25T15:45:00Z">
            <w:r>
              <w:t>19.</w:t>
            </w:r>
            <w:r>
              <w:tab/>
              <w:t xml:space="preserve">Volz, E. </w:t>
            </w:r>
            <w:r>
              <w:rPr>
                <w:i/>
                <w:iCs/>
              </w:rPr>
              <w:t>et al.</w:t>
            </w:r>
            <w:r>
              <w:t xml:space="preserve"> Assessing transmissibility of SARS-CoV-2 lineage B.1.1.7 in England. </w:t>
            </w:r>
          </w:moveFrom>
          <w:moveFromRangeEnd w:id="521"/>
          <w:del w:id="523" w:author="AXH" w:date="2022-10-25T15:45:00Z">
            <w:r w:rsidR="00765A07">
              <w:rPr>
                <w:i/>
                <w:iCs/>
              </w:rPr>
              <w:delText>Nature</w:delText>
            </w:r>
            <w:r w:rsidR="00765A07">
              <w:delText xml:space="preserve"> (2021) doi:10.1038/s41586-021-03470-x.</w:delText>
            </w:r>
          </w:del>
        </w:p>
        <w:p w14:paraId="6F64D22A" w14:textId="77777777" w:rsidR="00765A07" w:rsidRDefault="00D62338">
          <w:pPr>
            <w:autoSpaceDE w:val="0"/>
            <w:autoSpaceDN w:val="0"/>
            <w:ind w:hanging="640"/>
            <w:divId w:val="23945894"/>
            <w:rPr>
              <w:del w:id="524" w:author="AXH" w:date="2022-10-25T15:45:00Z"/>
            </w:rPr>
          </w:pPr>
          <w:moveFromRangeStart w:id="525" w:author="AXH" w:date="2022-10-25T15:45:00Z" w:name="move117605170"/>
          <w:moveFrom w:id="526" w:author="AXH" w:date="2022-10-25T15:45:00Z">
            <w:r>
              <w:t>20.</w:t>
            </w:r>
            <w:r>
              <w:tab/>
              <w:t xml:space="preserve">Han, A. X. </w:t>
            </w:r>
            <w:r>
              <w:rPr>
                <w:i/>
                <w:iCs/>
              </w:rPr>
              <w:t>et al.</w:t>
            </w:r>
            <w:r>
              <w:t xml:space="preserve"> Regional importation and asymmetric within-country spread of SARS-CoV-2 variants of concern in the Netherlands. </w:t>
            </w:r>
          </w:moveFrom>
          <w:moveFromRangeEnd w:id="525"/>
          <w:del w:id="527" w:author="AXH" w:date="2022-10-25T15:45:00Z">
            <w:r w:rsidR="00765A07">
              <w:rPr>
                <w:i/>
                <w:iCs/>
              </w:rPr>
              <w:delText>medRxiv</w:delText>
            </w:r>
            <w:r w:rsidR="00765A07">
              <w:delText xml:space="preserve"> 2022.03.21.22272611 (2022) doi:10.1101/2022.03.21.22272611.</w:delText>
            </w:r>
          </w:del>
        </w:p>
        <w:p w14:paraId="09DF868E" w14:textId="77777777" w:rsidR="00D62338" w:rsidRPr="00765A07" w:rsidRDefault="00D62338" w:rsidP="00D62338">
          <w:pPr>
            <w:autoSpaceDE w:val="0"/>
            <w:autoSpaceDN w:val="0"/>
            <w:ind w:left="567" w:hanging="567"/>
            <w:divId w:val="338892129"/>
            <w:rPr>
              <w:moveFrom w:id="528" w:author="AXH" w:date="2022-10-25T15:45:00Z"/>
              <w:lang w:val="nl-NL"/>
            </w:rPr>
            <w:pPrChange w:id="529" w:author="AXH" w:date="2022-10-25T15:45:00Z">
              <w:pPr>
                <w:autoSpaceDE w:val="0"/>
                <w:autoSpaceDN w:val="0"/>
                <w:ind w:left="640" w:hanging="640"/>
                <w:divId w:val="338892129"/>
              </w:pPr>
            </w:pPrChange>
          </w:pPr>
          <w:moveFromRangeStart w:id="530" w:author="AXH" w:date="2022-10-25T15:45:00Z" w:name="move117605171"/>
          <w:moveFrom w:id="531" w:author="AXH" w:date="2022-10-25T15:45:00Z">
            <w:r w:rsidRPr="00765A07">
              <w:rPr>
                <w:lang w:val="nl-NL"/>
              </w:rPr>
              <w:t>21.</w:t>
            </w:r>
            <w:r w:rsidRPr="00765A07">
              <w:rPr>
                <w:lang w:val="nl-NL"/>
              </w:rPr>
              <w:tab/>
              <w:t xml:space="preserve">Moghadas, S. M. </w:t>
            </w:r>
            <w:r w:rsidRPr="00765A07">
              <w:rPr>
                <w:i/>
                <w:iCs/>
                <w:lang w:val="nl-NL"/>
              </w:rPr>
              <w:t>et al.</w:t>
            </w:r>
            <w:r w:rsidRPr="00765A07">
              <w:rPr>
                <w:lang w:val="nl-NL"/>
              </w:rPr>
              <w:t xml:space="preserve"> </w:t>
            </w:r>
            <w:r>
              <w:t xml:space="preserve">The implications of silent transmission for the control of COVID-19 outbreaks. </w:t>
            </w:r>
            <w:r w:rsidRPr="00765A07">
              <w:rPr>
                <w:i/>
                <w:iCs/>
                <w:lang w:val="nl-NL"/>
              </w:rPr>
              <w:t>Proc Natl Acad Sci U S A</w:t>
            </w:r>
            <w:r w:rsidRPr="00765A07">
              <w:rPr>
                <w:lang w:val="nl-NL"/>
              </w:rPr>
              <w:t xml:space="preserve"> </w:t>
            </w:r>
            <w:r w:rsidRPr="00765A07">
              <w:rPr>
                <w:b/>
                <w:bCs/>
                <w:lang w:val="nl-NL"/>
              </w:rPr>
              <w:t>117</w:t>
            </w:r>
            <w:r w:rsidRPr="00765A07">
              <w:rPr>
                <w:lang w:val="nl-NL"/>
              </w:rPr>
              <w:t>, 17513–17515 (2020).</w:t>
            </w:r>
          </w:moveFrom>
        </w:p>
        <w:p w14:paraId="4006B448" w14:textId="77777777" w:rsidR="00765A07" w:rsidRPr="00765A07" w:rsidRDefault="00D62338">
          <w:pPr>
            <w:autoSpaceDE w:val="0"/>
            <w:autoSpaceDN w:val="0"/>
            <w:ind w:hanging="640"/>
            <w:divId w:val="1243761525"/>
            <w:rPr>
              <w:del w:id="532" w:author="AXH" w:date="2022-10-25T15:45:00Z"/>
              <w:lang w:val="nl-NL"/>
            </w:rPr>
          </w:pPr>
          <w:moveFrom w:id="533" w:author="AXH" w:date="2022-10-25T15:45:00Z">
            <w:r w:rsidRPr="00765A07">
              <w:rPr>
                <w:lang w:val="nl-NL"/>
              </w:rPr>
              <w:t>22.</w:t>
            </w:r>
            <w:r w:rsidRPr="00765A07">
              <w:rPr>
                <w:lang w:val="nl-NL"/>
              </w:rPr>
              <w:tab/>
              <w:t xml:space="preserve">Kerr, C. C. </w:t>
            </w:r>
            <w:r w:rsidRPr="00765A07">
              <w:rPr>
                <w:i/>
                <w:iCs/>
                <w:lang w:val="nl-NL"/>
              </w:rPr>
              <w:t>et al.</w:t>
            </w:r>
            <w:r w:rsidRPr="00765A07">
              <w:rPr>
                <w:lang w:val="nl-NL"/>
              </w:rPr>
              <w:t xml:space="preserve"> </w:t>
            </w:r>
            <w:r>
              <w:t xml:space="preserve">Covasim: An agent-based model of COVID-19 dynamics and interventions. </w:t>
            </w:r>
            <w:r w:rsidRPr="00765A07">
              <w:rPr>
                <w:i/>
                <w:iCs/>
                <w:lang w:val="nl-NL"/>
              </w:rPr>
              <w:t>PLoS Comput Biol</w:t>
            </w:r>
            <w:r w:rsidRPr="00765A07">
              <w:rPr>
                <w:lang w:val="nl-NL"/>
              </w:rPr>
              <w:t xml:space="preserve"> </w:t>
            </w:r>
            <w:r w:rsidRPr="00765A07">
              <w:rPr>
                <w:b/>
                <w:bCs/>
                <w:lang w:val="nl-NL"/>
              </w:rPr>
              <w:t>17</w:t>
            </w:r>
            <w:r w:rsidRPr="00765A07">
              <w:rPr>
                <w:lang w:val="nl-NL"/>
              </w:rPr>
              <w:t>, e1009149</w:t>
            </w:r>
          </w:moveFrom>
          <w:moveFromRangeEnd w:id="530"/>
          <w:del w:id="534" w:author="AXH" w:date="2022-10-25T15:45:00Z">
            <w:r w:rsidR="00765A07" w:rsidRPr="00765A07">
              <w:rPr>
                <w:lang w:val="nl-NL"/>
              </w:rPr>
              <w:delText>- (2021).</w:delText>
            </w:r>
          </w:del>
        </w:p>
        <w:p w14:paraId="77B8639A" w14:textId="77777777" w:rsidR="00765A07" w:rsidRDefault="00D62338">
          <w:pPr>
            <w:autoSpaceDE w:val="0"/>
            <w:autoSpaceDN w:val="0"/>
            <w:ind w:hanging="640"/>
            <w:divId w:val="1940871855"/>
            <w:rPr>
              <w:del w:id="535" w:author="AXH" w:date="2022-10-25T15:45:00Z"/>
            </w:rPr>
          </w:pPr>
          <w:moveFromRangeStart w:id="536" w:author="AXH" w:date="2022-10-25T15:45:00Z" w:name="move117605172"/>
          <w:moveFrom w:id="537" w:author="AXH" w:date="2022-10-25T15:45:00Z">
            <w:r w:rsidRPr="00765A07">
              <w:rPr>
                <w:lang w:val="nl-NL"/>
              </w:rPr>
              <w:t>23.</w:t>
            </w:r>
            <w:r w:rsidRPr="00765A07">
              <w:rPr>
                <w:lang w:val="nl-NL"/>
              </w:rPr>
              <w:tab/>
              <w:t xml:space="preserve">López, J. A. M. </w:t>
            </w:r>
            <w:r w:rsidRPr="00765A07">
              <w:rPr>
                <w:i/>
                <w:iCs/>
                <w:lang w:val="nl-NL"/>
              </w:rPr>
              <w:t>et al.</w:t>
            </w:r>
            <w:r w:rsidRPr="00765A07">
              <w:rPr>
                <w:lang w:val="nl-NL"/>
              </w:rPr>
              <w:t xml:space="preserve"> </w:t>
            </w:r>
            <w:r>
              <w:t xml:space="preserve">Anatomy of digital contact tracing: Role of age, transmission setting, adoption, and case detection. </w:t>
            </w:r>
          </w:moveFrom>
          <w:moveFromRangeEnd w:id="536"/>
          <w:del w:id="538" w:author="AXH" w:date="2022-10-25T15:45:00Z">
            <w:r w:rsidR="00765A07">
              <w:rPr>
                <w:i/>
                <w:iCs/>
              </w:rPr>
              <w:delText>Sci Adv</w:delText>
            </w:r>
            <w:r w:rsidR="00765A07">
              <w:delText xml:space="preserve"> </w:delText>
            </w:r>
            <w:r w:rsidR="00765A07">
              <w:rPr>
                <w:b/>
                <w:bCs/>
              </w:rPr>
              <w:delText>7</w:delText>
            </w:r>
            <w:r w:rsidR="00765A07">
              <w:delText>, (2021).</w:delText>
            </w:r>
          </w:del>
        </w:p>
        <w:p w14:paraId="703A4E55" w14:textId="77777777" w:rsidR="00D62338" w:rsidRDefault="00D62338" w:rsidP="00D62338">
          <w:pPr>
            <w:autoSpaceDE w:val="0"/>
            <w:autoSpaceDN w:val="0"/>
            <w:ind w:left="567" w:hanging="567"/>
            <w:divId w:val="456263596"/>
            <w:rPr>
              <w:moveFrom w:id="539" w:author="AXH" w:date="2022-10-25T15:45:00Z"/>
            </w:rPr>
            <w:pPrChange w:id="540" w:author="AXH" w:date="2022-10-25T15:45:00Z">
              <w:pPr>
                <w:autoSpaceDE w:val="0"/>
                <w:autoSpaceDN w:val="0"/>
                <w:ind w:left="640" w:hanging="640"/>
                <w:divId w:val="456263596"/>
              </w:pPr>
            </w:pPrChange>
          </w:pPr>
          <w:moveFromRangeStart w:id="541" w:author="AXH" w:date="2022-10-25T15:45:00Z" w:name="move117605173"/>
          <w:moveFrom w:id="542" w:author="AXH" w:date="2022-10-25T15:45:00Z">
            <w:r>
              <w:t>24.</w:t>
            </w:r>
            <w:r>
              <w:tab/>
              <w:t xml:space="preserve">Knyazev, S. </w:t>
            </w:r>
            <w:r>
              <w:rPr>
                <w:i/>
                <w:iCs/>
              </w:rPr>
              <w:t>et al.</w:t>
            </w:r>
            <w:r>
              <w:t xml:space="preserve"> Unlocking capacities of genomics for the COVID-19 response and future pandemics. </w:t>
            </w:r>
          </w:moveFrom>
          <w:moveFromRangeEnd w:id="541"/>
          <w:del w:id="543" w:author="AXH" w:date="2022-10-25T15:45:00Z">
            <w:r w:rsidR="00765A07">
              <w:rPr>
                <w:i/>
                <w:iCs/>
              </w:rPr>
              <w:delText>Nature</w:delText>
            </w:r>
          </w:del>
          <w:moveFromRangeStart w:id="544" w:author="AXH" w:date="2022-10-25T15:45:00Z" w:name="move117605174"/>
          <w:moveFrom w:id="545" w:author="AXH" w:date="2022-10-25T15:45:00Z">
            <w:r>
              <w:rPr>
                <w:i/>
                <w:iCs/>
              </w:rPr>
              <w:t xml:space="preserve"> Methods 2022 19:4</w:t>
            </w:r>
            <w:r>
              <w:t xml:space="preserve"> </w:t>
            </w:r>
            <w:r>
              <w:rPr>
                <w:b/>
                <w:bCs/>
              </w:rPr>
              <w:t>19</w:t>
            </w:r>
            <w:r>
              <w:t>, 374–380 (2022).</w:t>
            </w:r>
          </w:moveFrom>
        </w:p>
        <w:p w14:paraId="1D5126EF" w14:textId="77777777" w:rsidR="00765A07" w:rsidRDefault="00D62338">
          <w:pPr>
            <w:autoSpaceDE w:val="0"/>
            <w:autoSpaceDN w:val="0"/>
            <w:ind w:hanging="640"/>
            <w:divId w:val="1245726644"/>
            <w:rPr>
              <w:del w:id="546" w:author="AXH" w:date="2022-10-25T15:45:00Z"/>
            </w:rPr>
          </w:pPr>
          <w:moveFrom w:id="547" w:author="AXH" w:date="2022-10-25T15:45:00Z">
            <w:r>
              <w:t>25.</w:t>
            </w:r>
            <w:r>
              <w:tab/>
              <w:t xml:space="preserve">Karthikeyan, S. </w:t>
            </w:r>
            <w:r>
              <w:rPr>
                <w:i/>
                <w:iCs/>
              </w:rPr>
              <w:t>et al.</w:t>
            </w:r>
            <w:r>
              <w:t xml:space="preserve"> Wastewater sequencing reveals early cryptic SARS-CoV-2 variant transmission. </w:t>
            </w:r>
          </w:moveFrom>
          <w:moveFromRangeEnd w:id="544"/>
          <w:del w:id="548" w:author="AXH" w:date="2022-10-25T15:45:00Z">
            <w:r w:rsidR="00765A07">
              <w:rPr>
                <w:i/>
                <w:iCs/>
              </w:rPr>
              <w:delText>Nature 2022</w:delText>
            </w:r>
            <w:r w:rsidR="00765A07">
              <w:delText xml:space="preserve"> 1–4 (2022) doi:10.1038/s41586-022-05049-6.</w:delText>
            </w:r>
          </w:del>
        </w:p>
        <w:p w14:paraId="76EFC753" w14:textId="77777777" w:rsidR="00765A07" w:rsidRDefault="00D62338">
          <w:pPr>
            <w:autoSpaceDE w:val="0"/>
            <w:autoSpaceDN w:val="0"/>
            <w:ind w:hanging="640"/>
            <w:divId w:val="1672682419"/>
            <w:rPr>
              <w:del w:id="549" w:author="AXH" w:date="2022-10-25T15:45:00Z"/>
            </w:rPr>
          </w:pPr>
          <w:moveFromRangeStart w:id="550" w:author="AXH" w:date="2022-10-25T15:45:00Z" w:name="move117605175"/>
          <w:moveFrom w:id="551" w:author="AXH" w:date="2022-10-25T15:45:00Z">
            <w:r w:rsidRPr="00254BB5">
              <w:rPr>
                <w:lang w:val="en-GB"/>
                <w:rPrChange w:id="552" w:author="AXH" w:date="2022-10-25T15:45:00Z">
                  <w:rPr/>
                </w:rPrChange>
              </w:rPr>
              <w:t>26.</w:t>
            </w:r>
            <w:r w:rsidRPr="00254BB5">
              <w:rPr>
                <w:lang w:val="en-GB"/>
                <w:rPrChange w:id="553" w:author="AXH" w:date="2022-10-25T15:45:00Z">
                  <w:rPr/>
                </w:rPrChange>
              </w:rPr>
              <w:tab/>
              <w:t xml:space="preserve">Baaijens, J. A. </w:t>
            </w:r>
            <w:r w:rsidRPr="00254BB5">
              <w:rPr>
                <w:i/>
                <w:lang w:val="en-GB"/>
                <w:rPrChange w:id="554" w:author="AXH" w:date="2022-10-25T15:45:00Z">
                  <w:rPr>
                    <w:i/>
                  </w:rPr>
                </w:rPrChange>
              </w:rPr>
              <w:t>et al.</w:t>
            </w:r>
            <w:r w:rsidRPr="00254BB5">
              <w:rPr>
                <w:lang w:val="en-GB"/>
                <w:rPrChange w:id="555" w:author="AXH" w:date="2022-10-25T15:45:00Z">
                  <w:rPr/>
                </w:rPrChange>
              </w:rPr>
              <w:t xml:space="preserve"> </w:t>
            </w:r>
            <w:r>
              <w:t xml:space="preserve">Variant abundance estimation for SARS-CoV-2 in wastewater using RNA-Seq quantification. </w:t>
            </w:r>
          </w:moveFrom>
          <w:moveFromRangeEnd w:id="550"/>
          <w:del w:id="556" w:author="AXH" w:date="2022-10-25T15:45:00Z">
            <w:r w:rsidR="00765A07">
              <w:rPr>
                <w:i/>
                <w:iCs/>
              </w:rPr>
              <w:delText>medRxiv</w:delText>
            </w:r>
            <w:r w:rsidR="00765A07">
              <w:delText xml:space="preserve"> 2021.08.31.21262938 (2021) doi:10.1101/2021.08.31.21262938.</w:delText>
            </w:r>
          </w:del>
        </w:p>
        <w:p w14:paraId="179CEC79" w14:textId="77777777" w:rsidR="00765A07" w:rsidRDefault="00D62338">
          <w:pPr>
            <w:autoSpaceDE w:val="0"/>
            <w:autoSpaceDN w:val="0"/>
            <w:ind w:hanging="640"/>
            <w:divId w:val="587495347"/>
            <w:rPr>
              <w:del w:id="557" w:author="AXH" w:date="2022-10-25T15:45:00Z"/>
            </w:rPr>
          </w:pPr>
          <w:moveFromRangeStart w:id="558" w:author="AXH" w:date="2022-10-25T15:45:00Z" w:name="move117605176"/>
          <w:moveFrom w:id="559" w:author="AXH" w:date="2022-10-25T15:45:00Z">
            <w:r>
              <w:t>27.</w:t>
            </w:r>
            <w:r>
              <w:tab/>
              <w:t xml:space="preserve">Jahn, K. </w:t>
            </w:r>
            <w:r>
              <w:rPr>
                <w:i/>
                <w:iCs/>
              </w:rPr>
              <w:t>et al.</w:t>
            </w:r>
            <w:r>
              <w:t xml:space="preserve"> Early detection and surveillance of SARS-CoV-2 genomic variants in wastewater using COJAC. </w:t>
            </w:r>
          </w:moveFrom>
          <w:moveFromRangeEnd w:id="558"/>
          <w:del w:id="560" w:author="AXH" w:date="2022-10-25T15:45:00Z">
            <w:r w:rsidR="00765A07">
              <w:rPr>
                <w:i/>
                <w:iCs/>
              </w:rPr>
              <w:delText>Nature Microbiology 2022 7:8</w:delText>
            </w:r>
            <w:r w:rsidR="00765A07">
              <w:delText xml:space="preserve"> </w:delText>
            </w:r>
            <w:r w:rsidR="00765A07">
              <w:rPr>
                <w:b/>
                <w:bCs/>
              </w:rPr>
              <w:delText>7</w:delText>
            </w:r>
            <w:r w:rsidR="00765A07">
              <w:delText>, 1151–1160 (2022).</w:delText>
            </w:r>
          </w:del>
        </w:p>
        <w:p w14:paraId="0963DFD6" w14:textId="77777777" w:rsidR="00D62338" w:rsidRDefault="00D62338" w:rsidP="00D62338">
          <w:pPr>
            <w:autoSpaceDE w:val="0"/>
            <w:autoSpaceDN w:val="0"/>
            <w:ind w:left="567" w:hanging="567"/>
            <w:divId w:val="788858703"/>
            <w:rPr>
              <w:moveFrom w:id="561" w:author="AXH" w:date="2022-10-25T15:45:00Z"/>
            </w:rPr>
            <w:pPrChange w:id="562" w:author="AXH" w:date="2022-10-25T15:45:00Z">
              <w:pPr>
                <w:autoSpaceDE w:val="0"/>
                <w:autoSpaceDN w:val="0"/>
                <w:ind w:left="640" w:hanging="640"/>
                <w:divId w:val="788858703"/>
              </w:pPr>
            </w:pPrChange>
          </w:pPr>
          <w:moveFromRangeStart w:id="563" w:author="AXH" w:date="2022-10-25T15:45:00Z" w:name="move117605177"/>
          <w:moveFrom w:id="564" w:author="AXH" w:date="2022-10-25T15:45:00Z">
            <w:r>
              <w:t>28.</w:t>
            </w:r>
            <w:r>
              <w:tab/>
              <w:t xml:space="preserve">Shrestha, S. </w:t>
            </w:r>
            <w:r>
              <w:rPr>
                <w:i/>
                <w:iCs/>
              </w:rPr>
              <w:t>et al.</w:t>
            </w:r>
            <w:r>
              <w:t xml:space="preserve"> Wastewater-Based Epidemiology for Cost-Effective Mass Surveillance of COVID-19 in Low- and Middle-Income Countries: Challenges and Opportunities. </w:t>
            </w:r>
          </w:moveFrom>
          <w:moveFromRangeEnd w:id="563"/>
          <w:del w:id="565" w:author="AXH" w:date="2022-10-25T15:45:00Z">
            <w:r w:rsidR="00765A07">
              <w:rPr>
                <w:i/>
                <w:iCs/>
              </w:rPr>
              <w:delText>Water 2021, Vol. 13, Page 2897</w:delText>
            </w:r>
          </w:del>
          <w:moveFromRangeStart w:id="566" w:author="AXH" w:date="2022-10-25T15:45:00Z" w:name="move117605178"/>
          <w:moveFrom w:id="567" w:author="AXH" w:date="2022-10-25T15:45:00Z">
            <w:r>
              <w:rPr>
                <w:i/>
                <w:rPrChange w:id="568" w:author="AXH" w:date="2022-10-25T15:45:00Z">
                  <w:rPr/>
                </w:rPrChange>
              </w:rPr>
              <w:t xml:space="preserve"> </w:t>
            </w:r>
            <w:r>
              <w:rPr>
                <w:b/>
                <w:bCs/>
              </w:rPr>
              <w:t>13</w:t>
            </w:r>
            <w:r>
              <w:t>, 2897 (2021).</w:t>
            </w:r>
          </w:moveFrom>
        </w:p>
        <w:p w14:paraId="1BB24BC0" w14:textId="77777777" w:rsidR="00765A07" w:rsidRDefault="00D62338">
          <w:pPr>
            <w:autoSpaceDE w:val="0"/>
            <w:autoSpaceDN w:val="0"/>
            <w:ind w:hanging="640"/>
            <w:divId w:val="1597205062"/>
            <w:rPr>
              <w:del w:id="569" w:author="AXH" w:date="2022-10-25T15:45:00Z"/>
            </w:rPr>
          </w:pPr>
          <w:moveFrom w:id="570" w:author="AXH" w:date="2022-10-25T15:45:00Z">
            <w:r>
              <w:t>29.</w:t>
            </w:r>
            <w:r>
              <w:tab/>
              <w:t xml:space="preserve">Butera, Y. </w:t>
            </w:r>
            <w:r>
              <w:rPr>
                <w:i/>
                <w:iCs/>
              </w:rPr>
              <w:t>et al.</w:t>
            </w:r>
            <w:r>
              <w:t xml:space="preserve"> Genomic sequencing of SARS-CoV-2 in Rwanda reveals the importance of incoming travelers on lineage diversity. </w:t>
            </w:r>
          </w:moveFrom>
          <w:moveFromRangeEnd w:id="566"/>
          <w:del w:id="571" w:author="AXH" w:date="2022-10-25T15:45:00Z">
            <w:r w:rsidR="00765A07">
              <w:rPr>
                <w:i/>
                <w:iCs/>
              </w:rPr>
              <w:delText>Nature Communications 2021 12:1</w:delText>
            </w:r>
            <w:r w:rsidR="00765A07">
              <w:delText xml:space="preserve"> </w:delText>
            </w:r>
            <w:r w:rsidR="00765A07">
              <w:rPr>
                <w:b/>
                <w:bCs/>
              </w:rPr>
              <w:delText>12</w:delText>
            </w:r>
            <w:r w:rsidR="00765A07">
              <w:delText>, 1–11 (2021).</w:delText>
            </w:r>
          </w:del>
        </w:p>
        <w:p w14:paraId="2210B575" w14:textId="77777777" w:rsidR="00D62338" w:rsidRDefault="00D62338" w:rsidP="00D62338">
          <w:pPr>
            <w:autoSpaceDE w:val="0"/>
            <w:autoSpaceDN w:val="0"/>
            <w:ind w:left="567" w:hanging="567"/>
            <w:divId w:val="512770080"/>
            <w:rPr>
              <w:moveFrom w:id="572" w:author="AXH" w:date="2022-10-25T15:45:00Z"/>
            </w:rPr>
            <w:pPrChange w:id="573" w:author="AXH" w:date="2022-10-25T15:45:00Z">
              <w:pPr>
                <w:autoSpaceDE w:val="0"/>
                <w:autoSpaceDN w:val="0"/>
                <w:ind w:left="640" w:hanging="640"/>
                <w:divId w:val="512770080"/>
              </w:pPr>
            </w:pPrChange>
          </w:pPr>
          <w:moveFromRangeStart w:id="574" w:author="AXH" w:date="2022-10-25T15:45:00Z" w:name="move117605179"/>
          <w:moveFrom w:id="575" w:author="AXH" w:date="2022-10-25T15:45:00Z">
            <w:r>
              <w:t>30.</w:t>
            </w:r>
            <w:r>
              <w:tab/>
              <w:t xml:space="preserve">Salyer, S. J. </w:t>
            </w:r>
            <w:r>
              <w:rPr>
                <w:i/>
                <w:iCs/>
              </w:rPr>
              <w:t>et al.</w:t>
            </w:r>
            <w:r>
              <w:t xml:space="preserve"> The first and second waves of the COVID-19 pandemic in Africa: a cross-sectional study. </w:t>
            </w:r>
            <w:r>
              <w:rPr>
                <w:i/>
                <w:iCs/>
              </w:rPr>
              <w:t>The Lancet</w:t>
            </w:r>
            <w:r>
              <w:t xml:space="preserve"> </w:t>
            </w:r>
            <w:r>
              <w:rPr>
                <w:b/>
                <w:bCs/>
              </w:rPr>
              <w:t>397</w:t>
            </w:r>
            <w:r>
              <w:t>, 1265–1275 (2021).</w:t>
            </w:r>
          </w:moveFrom>
        </w:p>
        <w:p w14:paraId="1210B676" w14:textId="77777777" w:rsidR="00765A07" w:rsidRDefault="00D62338">
          <w:pPr>
            <w:autoSpaceDE w:val="0"/>
            <w:autoSpaceDN w:val="0"/>
            <w:ind w:hanging="640"/>
            <w:divId w:val="583799631"/>
            <w:rPr>
              <w:del w:id="576" w:author="AXH" w:date="2022-10-25T15:45:00Z"/>
            </w:rPr>
          </w:pPr>
          <w:moveFrom w:id="577" w:author="AXH" w:date="2022-10-25T15:45:00Z">
            <w:r>
              <w:t>31.</w:t>
            </w:r>
            <w:r>
              <w:tab/>
              <w:t xml:space="preserve">Morang’a, C. M. </w:t>
            </w:r>
            <w:r>
              <w:rPr>
                <w:i/>
                <w:iCs/>
              </w:rPr>
              <w:t>et al.</w:t>
            </w:r>
            <w:r>
              <w:t xml:space="preserve"> Genetic diversity of SARS-CoV-2 infections in Ghana from 2020-2021. </w:t>
            </w:r>
          </w:moveFrom>
          <w:moveFromRangeEnd w:id="574"/>
          <w:del w:id="578" w:author="AXH" w:date="2022-10-25T15:45:00Z">
            <w:r w:rsidR="00765A07">
              <w:rPr>
                <w:i/>
                <w:iCs/>
              </w:rPr>
              <w:delText>Nature Communications 2022 13:1</w:delText>
            </w:r>
            <w:r w:rsidR="00765A07">
              <w:delText xml:space="preserve"> </w:delText>
            </w:r>
            <w:r w:rsidR="00765A07">
              <w:rPr>
                <w:b/>
                <w:bCs/>
              </w:rPr>
              <w:delText>13</w:delText>
            </w:r>
            <w:r w:rsidR="00765A07">
              <w:delText>, 1–11 (2022).</w:delText>
            </w:r>
          </w:del>
        </w:p>
        <w:p w14:paraId="491AEB65" w14:textId="77777777" w:rsidR="00765A07" w:rsidRDefault="00D62338">
          <w:pPr>
            <w:autoSpaceDE w:val="0"/>
            <w:autoSpaceDN w:val="0"/>
            <w:ind w:hanging="640"/>
            <w:divId w:val="1234510388"/>
            <w:rPr>
              <w:del w:id="579" w:author="AXH" w:date="2022-10-25T15:45:00Z"/>
            </w:rPr>
          </w:pPr>
          <w:moveFromRangeStart w:id="580" w:author="AXH" w:date="2022-10-25T15:45:00Z" w:name="move117605180"/>
          <w:moveFrom w:id="581" w:author="AXH" w:date="2022-10-25T15:45:00Z">
            <w:r w:rsidRPr="00D62338">
              <w:rPr>
                <w:lang w:val="en-GB"/>
                <w:rPrChange w:id="582" w:author="AXH" w:date="2022-10-25T15:45:00Z">
                  <w:rPr/>
                </w:rPrChange>
              </w:rPr>
              <w:t>32.</w:t>
            </w:r>
            <w:r w:rsidRPr="00D62338">
              <w:rPr>
                <w:lang w:val="en-GB"/>
                <w:rPrChange w:id="583" w:author="AXH" w:date="2022-10-25T15:45:00Z">
                  <w:rPr/>
                </w:rPrChange>
              </w:rPr>
              <w:tab/>
              <w:t xml:space="preserve">Cowley, L. A. </w:t>
            </w:r>
            <w:r w:rsidRPr="00D62338">
              <w:rPr>
                <w:i/>
                <w:lang w:val="en-GB"/>
                <w:rPrChange w:id="584" w:author="AXH" w:date="2022-10-25T15:45:00Z">
                  <w:rPr>
                    <w:i/>
                  </w:rPr>
                </w:rPrChange>
              </w:rPr>
              <w:t>et al.</w:t>
            </w:r>
            <w:r w:rsidRPr="00D62338">
              <w:rPr>
                <w:lang w:val="en-GB"/>
                <w:rPrChange w:id="585" w:author="AXH" w:date="2022-10-25T15:45:00Z">
                  <w:rPr/>
                </w:rPrChange>
              </w:rPr>
              <w:t xml:space="preserve"> </w:t>
            </w:r>
            <w:r>
              <w:t xml:space="preserve">Genomics, social media and mobile phone data enable mapping of SARS-CoV-2 lineages to inform health policy in Bangladesh. </w:t>
            </w:r>
          </w:moveFrom>
          <w:moveFromRangeEnd w:id="580"/>
          <w:del w:id="586" w:author="AXH" w:date="2022-10-25T15:45:00Z">
            <w:r w:rsidR="00765A07">
              <w:rPr>
                <w:i/>
                <w:iCs/>
              </w:rPr>
              <w:delText>Nature Microbiology 2021 6:10</w:delText>
            </w:r>
            <w:r w:rsidR="00765A07">
              <w:delText xml:space="preserve"> </w:delText>
            </w:r>
            <w:r w:rsidR="00765A07">
              <w:rPr>
                <w:b/>
                <w:bCs/>
              </w:rPr>
              <w:delText>6</w:delText>
            </w:r>
            <w:r w:rsidR="00765A07">
              <w:delText>, 1271–1278 (2021).</w:delText>
            </w:r>
          </w:del>
        </w:p>
        <w:p w14:paraId="39466032" w14:textId="77777777" w:rsidR="00765A07" w:rsidRDefault="00D62338">
          <w:pPr>
            <w:autoSpaceDE w:val="0"/>
            <w:autoSpaceDN w:val="0"/>
            <w:ind w:hanging="640"/>
            <w:divId w:val="1045131742"/>
            <w:rPr>
              <w:del w:id="587" w:author="AXH" w:date="2022-10-25T15:45:00Z"/>
            </w:rPr>
          </w:pPr>
          <w:moveFromRangeStart w:id="588" w:author="AXH" w:date="2022-10-25T15:45:00Z" w:name="move117605181"/>
          <w:moveFrom w:id="589" w:author="AXH" w:date="2022-10-25T15:45:00Z">
            <w:r>
              <w:t>33.</w:t>
            </w:r>
            <w:r>
              <w:tab/>
              <w:t xml:space="preserve">Tegally, H. </w:t>
            </w:r>
            <w:r>
              <w:rPr>
                <w:i/>
                <w:iCs/>
              </w:rPr>
              <w:t>et al.</w:t>
            </w:r>
            <w:r>
              <w:t xml:space="preserve"> The evolving SARS-CoV-2 epidemic in Africa: Insights from rapidly expanding genomic surveillance. </w:t>
            </w:r>
          </w:moveFrom>
          <w:moveFromRangeEnd w:id="588"/>
          <w:del w:id="590" w:author="AXH" w:date="2022-10-25T15:45:00Z">
            <w:r w:rsidR="00765A07">
              <w:rPr>
                <w:i/>
                <w:iCs/>
              </w:rPr>
              <w:delText>medRxiv</w:delText>
            </w:r>
            <w:r w:rsidR="00765A07">
              <w:delText xml:space="preserve"> (2022) doi:https://doi.org/10.1101/2022.04.17.22273906.</w:delText>
            </w:r>
          </w:del>
        </w:p>
        <w:p w14:paraId="5BE53202" w14:textId="77777777" w:rsidR="00D62338" w:rsidRDefault="00D62338" w:rsidP="00D62338">
          <w:pPr>
            <w:autoSpaceDE w:val="0"/>
            <w:autoSpaceDN w:val="0"/>
            <w:ind w:left="567" w:hanging="567"/>
            <w:divId w:val="1969968194"/>
            <w:rPr>
              <w:moveFrom w:id="591" w:author="AXH" w:date="2022-10-25T15:45:00Z"/>
            </w:rPr>
            <w:pPrChange w:id="592" w:author="AXH" w:date="2022-10-25T15:45:00Z">
              <w:pPr>
                <w:autoSpaceDE w:val="0"/>
                <w:autoSpaceDN w:val="0"/>
                <w:ind w:left="640" w:hanging="640"/>
                <w:divId w:val="1969968194"/>
              </w:pPr>
            </w:pPrChange>
          </w:pPr>
          <w:moveFromRangeStart w:id="593" w:author="AXH" w:date="2022-10-25T15:45:00Z" w:name="move117605182"/>
          <w:moveFrom w:id="594" w:author="AXH" w:date="2022-10-25T15:45:00Z">
            <w:r w:rsidRPr="00D62338">
              <w:rPr>
                <w:lang w:val="en-GB"/>
                <w:rPrChange w:id="595" w:author="AXH" w:date="2022-10-25T15:45:00Z">
                  <w:rPr>
                    <w:lang w:val="nl-NL"/>
                  </w:rPr>
                </w:rPrChange>
              </w:rPr>
              <w:t>34.</w:t>
            </w:r>
            <w:r w:rsidRPr="00D62338">
              <w:rPr>
                <w:lang w:val="en-GB"/>
                <w:rPrChange w:id="596" w:author="AXH" w:date="2022-10-25T15:45:00Z">
                  <w:rPr>
                    <w:lang w:val="nl-NL"/>
                  </w:rPr>
                </w:rPrChange>
              </w:rPr>
              <w:tab/>
              <w:t xml:space="preserve">Leite, J. A. </w:t>
            </w:r>
            <w:r w:rsidRPr="00D62338">
              <w:rPr>
                <w:i/>
                <w:lang w:val="en-GB"/>
                <w:rPrChange w:id="597" w:author="AXH" w:date="2022-10-25T15:45:00Z">
                  <w:rPr>
                    <w:i/>
                    <w:lang w:val="nl-NL"/>
                  </w:rPr>
                </w:rPrChange>
              </w:rPr>
              <w:t>et al.</w:t>
            </w:r>
            <w:r w:rsidRPr="00D62338">
              <w:rPr>
                <w:lang w:val="en-GB"/>
                <w:rPrChange w:id="598" w:author="AXH" w:date="2022-10-25T15:45:00Z">
                  <w:rPr>
                    <w:lang w:val="nl-NL"/>
                  </w:rPr>
                </w:rPrChange>
              </w:rPr>
              <w:t xml:space="preserve"> </w:t>
            </w:r>
            <w:r>
              <w:t xml:space="preserve">Implementation of a COVID-19 Genomic Surveillance Regional Network for Latin America and Caribbean region. </w:t>
            </w:r>
            <w:r>
              <w:rPr>
                <w:i/>
                <w:iCs/>
              </w:rPr>
              <w:t>PLoS One</w:t>
            </w:r>
            <w:r>
              <w:t xml:space="preserve"> </w:t>
            </w:r>
            <w:r>
              <w:rPr>
                <w:b/>
                <w:bCs/>
              </w:rPr>
              <w:t>17</w:t>
            </w:r>
            <w:r>
              <w:t>, e0252526 (2022).</w:t>
            </w:r>
          </w:moveFrom>
        </w:p>
        <w:p w14:paraId="62620B66" w14:textId="77777777" w:rsidR="00D62338" w:rsidRDefault="00D62338" w:rsidP="00D62338">
          <w:pPr>
            <w:autoSpaceDE w:val="0"/>
            <w:autoSpaceDN w:val="0"/>
            <w:ind w:left="567" w:hanging="567"/>
            <w:divId w:val="10030311"/>
            <w:rPr>
              <w:moveFrom w:id="599" w:author="AXH" w:date="2022-10-25T15:45:00Z"/>
            </w:rPr>
            <w:pPrChange w:id="600" w:author="AXH" w:date="2022-10-25T15:45:00Z">
              <w:pPr>
                <w:autoSpaceDE w:val="0"/>
                <w:autoSpaceDN w:val="0"/>
                <w:ind w:left="640" w:hanging="640"/>
                <w:divId w:val="10030311"/>
              </w:pPr>
            </w:pPrChange>
          </w:pPr>
          <w:moveFrom w:id="601" w:author="AXH" w:date="2022-10-25T15:45:00Z">
            <w:r>
              <w:t>35.</w:t>
            </w:r>
            <w:r>
              <w:tab/>
              <w:t xml:space="preserve">Dhar, M. S. </w:t>
            </w:r>
            <w:r>
              <w:rPr>
                <w:i/>
                <w:iCs/>
              </w:rPr>
              <w:t>et al.</w:t>
            </w:r>
            <w:r>
              <w:t xml:space="preserve"> Genomic characterization and epidemiology of an emerging SARS-CoV-2 variant in Delhi, India. </w:t>
            </w:r>
          </w:moveFrom>
          <w:moveFromRangeEnd w:id="593"/>
          <w:del w:id="602" w:author="AXH" w:date="2022-10-25T15:45:00Z">
            <w:r w:rsidR="00765A07">
              <w:rPr>
                <w:i/>
                <w:iCs/>
              </w:rPr>
              <w:delText>Science (1979)</w:delText>
            </w:r>
          </w:del>
          <w:moveFromRangeStart w:id="603" w:author="AXH" w:date="2022-10-25T15:45:00Z" w:name="move117605183"/>
          <w:moveFrom w:id="604" w:author="AXH" w:date="2022-10-25T15:45:00Z">
            <w:r>
              <w:rPr>
                <w:i/>
                <w:rPrChange w:id="605" w:author="AXH" w:date="2022-10-25T15:45:00Z">
                  <w:rPr/>
                </w:rPrChange>
              </w:rPr>
              <w:t xml:space="preserve"> </w:t>
            </w:r>
            <w:r>
              <w:rPr>
                <w:b/>
                <w:bCs/>
              </w:rPr>
              <w:t>374</w:t>
            </w:r>
            <w:r>
              <w:t>, 995–999 (2021).</w:t>
            </w:r>
          </w:moveFrom>
        </w:p>
        <w:p w14:paraId="7ADD19B5" w14:textId="77777777" w:rsidR="00765A07" w:rsidRDefault="00D62338">
          <w:pPr>
            <w:autoSpaceDE w:val="0"/>
            <w:autoSpaceDN w:val="0"/>
            <w:ind w:hanging="640"/>
            <w:divId w:val="23554946"/>
            <w:rPr>
              <w:del w:id="606" w:author="AXH" w:date="2022-10-25T15:45:00Z"/>
            </w:rPr>
          </w:pPr>
          <w:moveFrom w:id="607" w:author="AXH" w:date="2022-10-25T15:45:00Z">
            <w:r>
              <w:t>36.</w:t>
            </w:r>
            <w:r>
              <w:tab/>
              <w:t xml:space="preserve">Martin, G. E. </w:t>
            </w:r>
            <w:r>
              <w:rPr>
                <w:i/>
                <w:iCs/>
              </w:rPr>
              <w:t>et al.</w:t>
            </w:r>
            <w:r>
              <w:t xml:space="preserve"> Maintaining genomic surveillance using whole-genome sequencing of SARS-CoV-2 from rapid antigen test devices. </w:t>
            </w:r>
          </w:moveFrom>
          <w:moveFromRangeEnd w:id="603"/>
          <w:del w:id="608" w:author="AXH" w:date="2022-10-25T15:45:00Z">
            <w:r w:rsidR="00765A07">
              <w:rPr>
                <w:i/>
                <w:iCs/>
              </w:rPr>
              <w:delText>Lancet Infect Dis</w:delText>
            </w:r>
            <w:r w:rsidR="00765A07">
              <w:delText xml:space="preserve"> </w:delText>
            </w:r>
            <w:r w:rsidR="00765A07">
              <w:rPr>
                <w:b/>
                <w:bCs/>
              </w:rPr>
              <w:delText>0</w:delText>
            </w:r>
            <w:r w:rsidR="00765A07">
              <w:delText>, (2022).</w:delText>
            </w:r>
          </w:del>
        </w:p>
        <w:p w14:paraId="0F30406C" w14:textId="77777777" w:rsidR="00D62338" w:rsidRDefault="00D62338" w:rsidP="00D62338">
          <w:pPr>
            <w:autoSpaceDE w:val="0"/>
            <w:autoSpaceDN w:val="0"/>
            <w:ind w:left="567" w:hanging="567"/>
            <w:divId w:val="2119792920"/>
            <w:rPr>
              <w:moveFrom w:id="609" w:author="AXH" w:date="2022-10-25T15:45:00Z"/>
            </w:rPr>
            <w:pPrChange w:id="610" w:author="AXH" w:date="2022-10-25T15:45:00Z">
              <w:pPr>
                <w:autoSpaceDE w:val="0"/>
                <w:autoSpaceDN w:val="0"/>
                <w:ind w:left="640" w:hanging="640"/>
                <w:divId w:val="2119792920"/>
              </w:pPr>
            </w:pPrChange>
          </w:pPr>
          <w:moveFromRangeStart w:id="611" w:author="AXH" w:date="2022-10-25T15:45:00Z" w:name="move117605184"/>
          <w:moveFrom w:id="612" w:author="AXH" w:date="2022-10-25T15:45:00Z">
            <w:r>
              <w:t>37.</w:t>
            </w:r>
            <w:r>
              <w:tab/>
              <w:t xml:space="preserve">Nazario-Toole, A. </w:t>
            </w:r>
            <w:r>
              <w:rPr>
                <w:i/>
                <w:iCs/>
              </w:rPr>
              <w:t>et al.</w:t>
            </w:r>
            <w:r>
              <w:t xml:space="preserve"> Sequencing SARS-CoV-2 from antigen tests. </w:t>
            </w:r>
            <w:r>
              <w:rPr>
                <w:i/>
                <w:iCs/>
              </w:rPr>
              <w:t>PLoS One</w:t>
            </w:r>
            <w:r>
              <w:t xml:space="preserve"> </w:t>
            </w:r>
            <w:r>
              <w:rPr>
                <w:b/>
                <w:bCs/>
              </w:rPr>
              <w:t>17</w:t>
            </w:r>
            <w:r>
              <w:t>, e0263794 (2022).</w:t>
            </w:r>
          </w:moveFrom>
        </w:p>
        <w:p w14:paraId="492438E3" w14:textId="77777777" w:rsidR="00D62338" w:rsidRDefault="00D62338" w:rsidP="00D62338">
          <w:pPr>
            <w:autoSpaceDE w:val="0"/>
            <w:autoSpaceDN w:val="0"/>
            <w:ind w:left="567" w:hanging="567"/>
            <w:divId w:val="685788657"/>
            <w:rPr>
              <w:moveFrom w:id="613" w:author="AXH" w:date="2022-10-25T15:45:00Z"/>
            </w:rPr>
            <w:pPrChange w:id="614" w:author="AXH" w:date="2022-10-25T15:45:00Z">
              <w:pPr>
                <w:autoSpaceDE w:val="0"/>
                <w:autoSpaceDN w:val="0"/>
                <w:ind w:left="640" w:hanging="640"/>
                <w:divId w:val="685788657"/>
              </w:pPr>
            </w:pPrChange>
          </w:pPr>
          <w:moveFrom w:id="615" w:author="AXH" w:date="2022-10-25T15:45:00Z">
            <w:r>
              <w:t>38.</w:t>
            </w:r>
            <w:r>
              <w:tab/>
              <w:t xml:space="preserve">Macori, G. </w:t>
            </w:r>
            <w:r>
              <w:rPr>
                <w:i/>
                <w:iCs/>
              </w:rPr>
              <w:t>et al.</w:t>
            </w:r>
            <w:r>
              <w:t xml:space="preserve"> Inactivation and Recovery of High Quality RNA From Positive SARS-CoV-2 Rapid Antigen Tests Suitable for Whole Virus Genome Sequencing. </w:t>
            </w:r>
            <w:r>
              <w:rPr>
                <w:i/>
                <w:iCs/>
              </w:rPr>
              <w:t>Front Public Health</w:t>
            </w:r>
            <w:r>
              <w:t xml:space="preserve"> </w:t>
            </w:r>
            <w:r>
              <w:rPr>
                <w:b/>
                <w:bCs/>
              </w:rPr>
              <w:t>10</w:t>
            </w:r>
            <w:r>
              <w:t>, 1135 (2022).</w:t>
            </w:r>
          </w:moveFrom>
        </w:p>
        <w:p w14:paraId="0DA74B83" w14:textId="77777777" w:rsidR="00D62338" w:rsidRDefault="00D62338" w:rsidP="00D62338">
          <w:pPr>
            <w:autoSpaceDE w:val="0"/>
            <w:autoSpaceDN w:val="0"/>
            <w:ind w:left="567" w:hanging="567"/>
            <w:divId w:val="905069829"/>
            <w:rPr>
              <w:moveFrom w:id="616" w:author="AXH" w:date="2022-10-25T15:45:00Z"/>
            </w:rPr>
            <w:pPrChange w:id="617" w:author="AXH" w:date="2022-10-25T15:45:00Z">
              <w:pPr>
                <w:autoSpaceDE w:val="0"/>
                <w:autoSpaceDN w:val="0"/>
                <w:ind w:left="640" w:hanging="640"/>
                <w:divId w:val="905069829"/>
              </w:pPr>
            </w:pPrChange>
          </w:pPr>
          <w:moveFrom w:id="618" w:author="AXH" w:date="2022-10-25T15:45:00Z">
            <w:r>
              <w:t>39.</w:t>
            </w:r>
            <w:r>
              <w:tab/>
              <w:t xml:space="preserve">Adepoju, P. Challenges of SARS-CoV-2 genomic surveillance in Africa. </w:t>
            </w:r>
            <w:r>
              <w:rPr>
                <w:i/>
                <w:iCs/>
              </w:rPr>
              <w:t>Lancet Microbe</w:t>
            </w:r>
            <w:r>
              <w:t xml:space="preserve"> </w:t>
            </w:r>
            <w:r>
              <w:rPr>
                <w:b/>
                <w:bCs/>
              </w:rPr>
              <w:t>2</w:t>
            </w:r>
            <w:r>
              <w:t>, e139 (2021).</w:t>
            </w:r>
          </w:moveFrom>
        </w:p>
        <w:moveFromRangeEnd w:id="611"/>
        <w:p w14:paraId="6B215AAC" w14:textId="665C37FF" w:rsidR="006300B9" w:rsidRDefault="00903DD9" w:rsidP="00DE6613">
          <w:pPr>
            <w:spacing w:before="0"/>
            <w:rPr>
              <w:ins w:id="619" w:author="AXH" w:date="2022-10-25T15:45:00Z"/>
              <w:b/>
            </w:rPr>
          </w:pPr>
          <w:ins w:id="620" w:author="AXH" w:date="2022-10-25T15:45:00Z">
            <w:r>
              <w:rPr>
                <w:b/>
              </w:rPr>
              <w:t>Methods-only r</w:t>
            </w:r>
            <w:r w:rsidR="00DE6613">
              <w:rPr>
                <w:b/>
              </w:rPr>
              <w:t>eferences</w:t>
            </w:r>
          </w:ins>
        </w:p>
        <w:p w14:paraId="430BA8AA" w14:textId="77777777" w:rsidR="005D3CC9" w:rsidRDefault="005D3CC9" w:rsidP="005D3CC9">
          <w:pPr>
            <w:autoSpaceDE w:val="0"/>
            <w:autoSpaceDN w:val="0"/>
            <w:ind w:left="567" w:hanging="567"/>
            <w:divId w:val="1818644959"/>
            <w:pPrChange w:id="621" w:author="AXH" w:date="2022-10-25T15:45:00Z">
              <w:pPr>
                <w:autoSpaceDE w:val="0"/>
                <w:autoSpaceDN w:val="0"/>
                <w:ind w:left="640" w:hanging="640"/>
                <w:divId w:val="1818644959"/>
              </w:pPr>
            </w:pPrChange>
          </w:pPr>
          <w:bookmarkStart w:id="622" w:name="_dg8d18tnuvuw" w:colFirst="0" w:colLast="0"/>
          <w:bookmarkEnd w:id="622"/>
          <w:r w:rsidRPr="00254BB5">
            <w:rPr>
              <w:lang w:val="en-GB"/>
              <w:rPrChange w:id="623" w:author="AXH" w:date="2022-10-25T15:45:00Z">
                <w:rPr/>
              </w:rPrChange>
            </w:rPr>
            <w:t>40.</w:t>
          </w:r>
          <w:r w:rsidRPr="00254BB5">
            <w:rPr>
              <w:lang w:val="en-GB"/>
              <w:rPrChange w:id="624" w:author="AXH" w:date="2022-10-25T15:45:00Z">
                <w:rPr/>
              </w:rPrChange>
            </w:rPr>
            <w:tab/>
            <w:t xml:space="preserve">Girdwood, S. J. </w:t>
          </w:r>
          <w:r w:rsidRPr="00254BB5">
            <w:rPr>
              <w:i/>
              <w:lang w:val="en-GB"/>
              <w:rPrChange w:id="625" w:author="AXH" w:date="2022-10-25T15:45:00Z">
                <w:rPr>
                  <w:i/>
                </w:rPr>
              </w:rPrChange>
            </w:rPr>
            <w:t>et al.</w:t>
          </w:r>
          <w:r w:rsidRPr="00254BB5">
            <w:rPr>
              <w:lang w:val="en-GB"/>
              <w:rPrChange w:id="626" w:author="AXH" w:date="2022-10-25T15:45:00Z">
                <w:rPr/>
              </w:rPrChange>
            </w:rPr>
            <w:t xml:space="preserve"> </w:t>
          </w:r>
          <w:r>
            <w:t xml:space="preserve">Optimizing viral load testing access for the last mile: Geospatial cost model for point of care instrument placement. </w:t>
          </w:r>
          <w:r>
            <w:rPr>
              <w:i/>
              <w:iCs/>
            </w:rPr>
            <w:t>PLoS One</w:t>
          </w:r>
          <w:r>
            <w:t xml:space="preserve"> </w:t>
          </w:r>
          <w:r>
            <w:rPr>
              <w:b/>
              <w:bCs/>
            </w:rPr>
            <w:t>14</w:t>
          </w:r>
          <w:r>
            <w:t>, e0221586 (2019).</w:t>
          </w:r>
        </w:p>
        <w:p w14:paraId="31525E98" w14:textId="77777777" w:rsidR="005D3CC9" w:rsidRPr="00765A07" w:rsidRDefault="005D3CC9" w:rsidP="005D3CC9">
          <w:pPr>
            <w:autoSpaceDE w:val="0"/>
            <w:autoSpaceDN w:val="0"/>
            <w:ind w:left="567" w:hanging="567"/>
            <w:divId w:val="1778209744"/>
            <w:rPr>
              <w:lang w:val="nl-NL"/>
            </w:rPr>
            <w:pPrChange w:id="627" w:author="AXH" w:date="2022-10-25T15:45:00Z">
              <w:pPr>
                <w:autoSpaceDE w:val="0"/>
                <w:autoSpaceDN w:val="0"/>
                <w:ind w:left="640" w:hanging="640"/>
                <w:divId w:val="1778209744"/>
              </w:pPr>
            </w:pPrChange>
          </w:pPr>
          <w:r>
            <w:t>41.</w:t>
          </w:r>
          <w:r>
            <w:tab/>
            <w:t xml:space="preserve">Nichols, B. E. </w:t>
          </w:r>
          <w:r>
            <w:rPr>
              <w:i/>
              <w:iCs/>
            </w:rPr>
            <w:t>et al.</w:t>
          </w:r>
          <w:r>
            <w:t xml:space="preserve"> Monitoring viral load for the last mile: what will it cost? </w:t>
          </w:r>
          <w:r w:rsidRPr="00765A07">
            <w:rPr>
              <w:i/>
              <w:iCs/>
              <w:lang w:val="nl-NL"/>
            </w:rPr>
            <w:t>J Int AIDS Soc</w:t>
          </w:r>
          <w:r w:rsidRPr="00765A07">
            <w:rPr>
              <w:lang w:val="nl-NL"/>
            </w:rPr>
            <w:t xml:space="preserve"> </w:t>
          </w:r>
          <w:r w:rsidRPr="00765A07">
            <w:rPr>
              <w:b/>
              <w:bCs/>
              <w:lang w:val="nl-NL"/>
            </w:rPr>
            <w:t>22</w:t>
          </w:r>
          <w:r w:rsidRPr="00765A07">
            <w:rPr>
              <w:lang w:val="nl-NL"/>
            </w:rPr>
            <w:t>, e25337 (2019).</w:t>
          </w:r>
        </w:p>
        <w:p w14:paraId="4003C915" w14:textId="66089B68" w:rsidR="005D3CC9" w:rsidRDefault="005D3CC9" w:rsidP="005D3CC9">
          <w:pPr>
            <w:autoSpaceDE w:val="0"/>
            <w:autoSpaceDN w:val="0"/>
            <w:ind w:left="567" w:hanging="567"/>
            <w:divId w:val="1817725292"/>
            <w:pPrChange w:id="628" w:author="AXH" w:date="2022-10-25T15:45:00Z">
              <w:pPr>
                <w:autoSpaceDE w:val="0"/>
                <w:autoSpaceDN w:val="0"/>
                <w:ind w:left="640" w:hanging="640"/>
                <w:divId w:val="1817725292"/>
              </w:pPr>
            </w:pPrChange>
          </w:pPr>
          <w:r w:rsidRPr="00765A07">
            <w:rPr>
              <w:lang w:val="nl-NL"/>
            </w:rPr>
            <w:t>42.</w:t>
          </w:r>
          <w:r w:rsidRPr="00765A07">
            <w:rPr>
              <w:lang w:val="nl-NL"/>
            </w:rPr>
            <w:tab/>
            <w:t xml:space="preserve">Brümmer, L. E. </w:t>
          </w:r>
          <w:r w:rsidRPr="00765A07">
            <w:rPr>
              <w:i/>
              <w:iCs/>
              <w:lang w:val="nl-NL"/>
            </w:rPr>
            <w:t>et al.</w:t>
          </w:r>
          <w:r w:rsidRPr="00765A07">
            <w:rPr>
              <w:lang w:val="nl-NL"/>
            </w:rPr>
            <w:t xml:space="preserve"> </w:t>
          </w:r>
          <w:r>
            <w:t xml:space="preserve">Accuracy of novel antigen rapid diagnostics for SARS-CoV-2: A living systematic review and meta-analysis. </w:t>
          </w:r>
          <w:r>
            <w:rPr>
              <w:i/>
              <w:iCs/>
            </w:rPr>
            <w:t>PLoS Med</w:t>
          </w:r>
          <w:r>
            <w:t xml:space="preserve"> </w:t>
          </w:r>
          <w:r>
            <w:rPr>
              <w:b/>
              <w:bCs/>
            </w:rPr>
            <w:t>18</w:t>
          </w:r>
          <w:r>
            <w:t>, e1003735</w:t>
          </w:r>
          <w:del w:id="629" w:author="AXH" w:date="2022-10-25T15:45:00Z">
            <w:r w:rsidR="00765A07">
              <w:delText>-</w:delText>
            </w:r>
          </w:del>
          <w:r>
            <w:t xml:space="preserve"> (2021).</w:t>
          </w:r>
        </w:p>
        <w:p w14:paraId="6C45F8A0" w14:textId="733ED52C" w:rsidR="005D3CC9" w:rsidRDefault="005D3CC9" w:rsidP="005D3CC9">
          <w:pPr>
            <w:autoSpaceDE w:val="0"/>
            <w:autoSpaceDN w:val="0"/>
            <w:ind w:left="567" w:hanging="567"/>
            <w:divId w:val="1377661934"/>
            <w:pPrChange w:id="630" w:author="AXH" w:date="2022-10-25T15:45:00Z">
              <w:pPr>
                <w:autoSpaceDE w:val="0"/>
                <w:autoSpaceDN w:val="0"/>
                <w:ind w:left="640" w:hanging="640"/>
                <w:divId w:val="1377661934"/>
              </w:pPr>
            </w:pPrChange>
          </w:pPr>
          <w:r>
            <w:t>43.</w:t>
          </w:r>
          <w:r>
            <w:tab/>
            <w:t xml:space="preserve">Linton, N. M. </w:t>
          </w:r>
          <w:r>
            <w:rPr>
              <w:i/>
              <w:iCs/>
            </w:rPr>
            <w:t>et al.</w:t>
          </w:r>
          <w:r>
            <w:t xml:space="preserve"> Incubation Period and Other Epidemiological Characteristics of 2019 Novel Coronavirus Infections with Right Truncation: A Statistical Analysis of Publicly Available Case Data. </w:t>
          </w:r>
          <w:r>
            <w:rPr>
              <w:i/>
              <w:iCs/>
            </w:rPr>
            <w:t>Journal of Clinical Medicine</w:t>
          </w:r>
          <w:r>
            <w:rPr>
              <w:rPrChange w:id="631" w:author="AXH" w:date="2022-10-25T15:45:00Z">
                <w:rPr>
                  <w:i/>
                </w:rPr>
              </w:rPrChange>
            </w:rPr>
            <w:t xml:space="preserve"> </w:t>
          </w:r>
          <w:del w:id="632" w:author="AXH" w:date="2022-10-25T15:45:00Z">
            <w:r w:rsidR="00765A07">
              <w:rPr>
                <w:i/>
                <w:iCs/>
              </w:rPr>
              <w:delText>2020, Vol. 9, Page 538</w:delText>
            </w:r>
            <w:r w:rsidR="00765A07">
              <w:delText xml:space="preserve"> </w:delText>
            </w:r>
          </w:del>
          <w:r>
            <w:rPr>
              <w:b/>
              <w:bCs/>
            </w:rPr>
            <w:t>9</w:t>
          </w:r>
          <w:r>
            <w:t>, 538 (2020).</w:t>
          </w:r>
        </w:p>
        <w:p w14:paraId="536015B3" w14:textId="4C84E482" w:rsidR="005D3CC9" w:rsidRDefault="005D3CC9" w:rsidP="005D3CC9">
          <w:pPr>
            <w:autoSpaceDE w:val="0"/>
            <w:autoSpaceDN w:val="0"/>
            <w:ind w:left="567" w:hanging="567"/>
            <w:divId w:val="562067039"/>
            <w:pPrChange w:id="633" w:author="AXH" w:date="2022-10-25T15:45:00Z">
              <w:pPr>
                <w:autoSpaceDE w:val="0"/>
                <w:autoSpaceDN w:val="0"/>
                <w:ind w:left="640" w:hanging="640"/>
                <w:divId w:val="562067039"/>
              </w:pPr>
            </w:pPrChange>
          </w:pPr>
          <w:r>
            <w:t>44.</w:t>
          </w:r>
          <w:r>
            <w:tab/>
            <w:t xml:space="preserve">Kissler, S. M. </w:t>
          </w:r>
          <w:r>
            <w:rPr>
              <w:i/>
              <w:iCs/>
            </w:rPr>
            <w:t>et al.</w:t>
          </w:r>
          <w:r>
            <w:t xml:space="preserve"> Viral dynamics of acute SARS-CoV-2 infection and applications to diagnostic and public health strategies. </w:t>
          </w:r>
          <w:r>
            <w:rPr>
              <w:i/>
              <w:iCs/>
            </w:rPr>
            <w:t>PLoS Biol</w:t>
          </w:r>
          <w:r>
            <w:t xml:space="preserve"> </w:t>
          </w:r>
          <w:r>
            <w:rPr>
              <w:b/>
              <w:bCs/>
            </w:rPr>
            <w:t>19</w:t>
          </w:r>
          <w:r>
            <w:t>, e3001333</w:t>
          </w:r>
          <w:del w:id="634" w:author="AXH" w:date="2022-10-25T15:45:00Z">
            <w:r w:rsidR="00765A07">
              <w:delText>-</w:delText>
            </w:r>
          </w:del>
          <w:r>
            <w:t xml:space="preserve"> (2021).</w:t>
          </w:r>
        </w:p>
        <w:p w14:paraId="282D4C5F" w14:textId="213F1BE1" w:rsidR="005D3CC9" w:rsidRPr="005D3CC9" w:rsidRDefault="005D3CC9" w:rsidP="005D3CC9">
          <w:pPr>
            <w:autoSpaceDE w:val="0"/>
            <w:autoSpaceDN w:val="0"/>
            <w:ind w:left="567" w:hanging="567"/>
            <w:divId w:val="1180974542"/>
            <w:rPr>
              <w:lang w:val="nl-NL"/>
              <w:rPrChange w:id="635" w:author="AXH" w:date="2022-10-25T15:45:00Z">
                <w:rPr/>
              </w:rPrChange>
            </w:rPr>
            <w:pPrChange w:id="636" w:author="AXH" w:date="2022-10-25T15:45:00Z">
              <w:pPr>
                <w:autoSpaceDE w:val="0"/>
                <w:autoSpaceDN w:val="0"/>
                <w:ind w:left="640" w:hanging="640"/>
                <w:divId w:val="1180974542"/>
              </w:pPr>
            </w:pPrChange>
          </w:pPr>
          <w:r>
            <w:t>45.</w:t>
          </w:r>
          <w:r>
            <w:tab/>
            <w:t xml:space="preserve">Hay, J. A. </w:t>
          </w:r>
          <w:r>
            <w:rPr>
              <w:i/>
              <w:iCs/>
            </w:rPr>
            <w:t>et al.</w:t>
          </w:r>
          <w:r>
            <w:t xml:space="preserve"> Viral dynamics and duration of PCR positivity of the SARS-CoV-2 Omicron variant. </w:t>
          </w:r>
          <w:del w:id="637" w:author="AXH" w:date="2022-10-25T15:45:00Z">
            <w:r w:rsidR="00765A07">
              <w:rPr>
                <w:i/>
                <w:iCs/>
              </w:rPr>
              <w:delText>medRxiv</w:delText>
            </w:r>
            <w:r w:rsidR="00765A07">
              <w:delText xml:space="preserve"> 2022.01.13.22269257 (2022) doi:10.1101/2022.01.13.22269257.</w:delText>
            </w:r>
          </w:del>
          <w:ins w:id="638" w:author="AXH" w:date="2022-10-25T15:45:00Z">
            <w:r w:rsidRPr="005D3CC9">
              <w:rPr>
                <w:lang w:val="nl-NL"/>
              </w:rPr>
              <w:t xml:space="preserve">Preprint at </w:t>
            </w:r>
            <w:r w:rsidRPr="005D3CC9">
              <w:rPr>
                <w:i/>
                <w:iCs/>
                <w:lang w:val="nl-NL"/>
              </w:rPr>
              <w:t>medRxiv</w:t>
            </w:r>
            <w:r w:rsidRPr="005D3CC9">
              <w:rPr>
                <w:lang w:val="nl-NL"/>
              </w:rPr>
              <w:t xml:space="preserve"> </w:t>
            </w:r>
            <w:r w:rsidR="0037743A">
              <w:fldChar w:fldCharType="begin"/>
            </w:r>
            <w:r w:rsidR="0037743A" w:rsidRPr="00254BB5">
              <w:rPr>
                <w:lang w:val="nl-NL"/>
              </w:rPr>
              <w:instrText xml:space="preserve"> HYPERLINK "https://doi.org/10.1101/2022.01.13.22269257" </w:instrText>
            </w:r>
            <w:r w:rsidR="0037743A">
              <w:fldChar w:fldCharType="separate"/>
            </w:r>
            <w:r w:rsidRPr="005D3CC9">
              <w:rPr>
                <w:rStyle w:val="Hyperlink"/>
                <w:lang w:val="nl-NL"/>
              </w:rPr>
              <w:t>https://doi.org/10.1101/2022.01.13.22269257</w:t>
            </w:r>
            <w:r w:rsidR="0037743A">
              <w:rPr>
                <w:rStyle w:val="Hyperlink"/>
                <w:lang w:val="nl-NL"/>
              </w:rPr>
              <w:fldChar w:fldCharType="end"/>
            </w:r>
            <w:r w:rsidRPr="005D3CC9">
              <w:rPr>
                <w:lang w:val="nl-NL"/>
              </w:rPr>
              <w:t xml:space="preserve"> (2022).</w:t>
            </w:r>
          </w:ins>
        </w:p>
        <w:p w14:paraId="6CD791E8" w14:textId="350A2D3F" w:rsidR="005D3CC9" w:rsidRDefault="005D3CC9" w:rsidP="005D3CC9">
          <w:pPr>
            <w:autoSpaceDE w:val="0"/>
            <w:autoSpaceDN w:val="0"/>
            <w:ind w:left="567" w:hanging="567"/>
            <w:divId w:val="817844300"/>
            <w:pPrChange w:id="639" w:author="AXH" w:date="2022-10-25T15:45:00Z">
              <w:pPr>
                <w:autoSpaceDE w:val="0"/>
                <w:autoSpaceDN w:val="0"/>
                <w:ind w:left="640" w:hanging="640"/>
                <w:divId w:val="817844300"/>
              </w:pPr>
            </w:pPrChange>
          </w:pPr>
          <w:r w:rsidRPr="00765A07">
            <w:rPr>
              <w:lang w:val="nl-NL"/>
            </w:rPr>
            <w:lastRenderedPageBreak/>
            <w:t>46.</w:t>
          </w:r>
          <w:r w:rsidRPr="00765A07">
            <w:rPr>
              <w:lang w:val="nl-NL"/>
            </w:rPr>
            <w:tab/>
            <w:t xml:space="preserve">Pouwels, K. B. </w:t>
          </w:r>
          <w:r w:rsidRPr="00765A07">
            <w:rPr>
              <w:i/>
              <w:iCs/>
              <w:lang w:val="nl-NL"/>
            </w:rPr>
            <w:t>et al.</w:t>
          </w:r>
          <w:r w:rsidRPr="00765A07">
            <w:rPr>
              <w:lang w:val="nl-NL"/>
            </w:rPr>
            <w:t xml:space="preserve"> </w:t>
          </w:r>
          <w:del w:id="640" w:author="AXH" w:date="2022-10-25T15:45:00Z">
            <w:r w:rsidR="00765A07">
              <w:delText>Impact</w:delText>
            </w:r>
          </w:del>
          <w:ins w:id="641" w:author="AXH" w:date="2022-10-25T15:45:00Z">
            <w:r>
              <w:t>Effect</w:t>
            </w:r>
          </w:ins>
          <w:r>
            <w:t xml:space="preserve"> of Delta on viral burden and vaccine effectiveness against new SARS-CoV-2 infections in the UK. </w:t>
          </w:r>
          <w:del w:id="642" w:author="AXH" w:date="2022-10-25T15:45:00Z">
            <w:r w:rsidR="00765A07">
              <w:rPr>
                <w:i/>
                <w:iCs/>
              </w:rPr>
              <w:delText>medRxiv</w:delText>
            </w:r>
            <w:r w:rsidR="00765A07">
              <w:delText xml:space="preserve"> </w:delText>
            </w:r>
          </w:del>
          <w:ins w:id="643" w:author="AXH" w:date="2022-10-25T15:45:00Z">
            <w:r>
              <w:rPr>
                <w:i/>
                <w:iCs/>
              </w:rPr>
              <w:t>Nat Med</w:t>
            </w:r>
            <w:r>
              <w:t xml:space="preserve"> </w:t>
            </w:r>
            <w:r w:rsidRPr="001C5E17">
              <w:rPr>
                <w:b/>
              </w:rPr>
              <w:t>27</w:t>
            </w:r>
            <w:r>
              <w:t>, 2127-2135 (</w:t>
            </w:r>
          </w:ins>
          <w:r>
            <w:t>2021</w:t>
          </w:r>
          <w:del w:id="644" w:author="AXH" w:date="2022-10-25T15:45:00Z">
            <w:r w:rsidR="00765A07">
              <w:delText>.08.18.21262237 (2021) doi:10.1101/2021.08.18.21262237.</w:delText>
            </w:r>
          </w:del>
          <w:ins w:id="645" w:author="AXH" w:date="2022-10-25T15:45:00Z">
            <w:r>
              <w:t>).</w:t>
            </w:r>
          </w:ins>
        </w:p>
        <w:p w14:paraId="2505505E" w14:textId="62769BA2" w:rsidR="005D3CC9" w:rsidRDefault="005D3CC9" w:rsidP="005D3CC9">
          <w:pPr>
            <w:autoSpaceDE w:val="0"/>
            <w:autoSpaceDN w:val="0"/>
            <w:ind w:left="567" w:hanging="567"/>
            <w:divId w:val="54936513"/>
            <w:pPrChange w:id="646" w:author="AXH" w:date="2022-10-25T15:45:00Z">
              <w:pPr>
                <w:autoSpaceDE w:val="0"/>
                <w:autoSpaceDN w:val="0"/>
                <w:ind w:left="640" w:hanging="640"/>
                <w:divId w:val="54936513"/>
              </w:pPr>
            </w:pPrChange>
          </w:pPr>
          <w:r>
            <w:t>47.</w:t>
          </w:r>
          <w:r>
            <w:tab/>
            <w:t xml:space="preserve">Mathieu, E. </w:t>
          </w:r>
          <w:r>
            <w:rPr>
              <w:i/>
              <w:iCs/>
            </w:rPr>
            <w:t>et al.</w:t>
          </w:r>
          <w:r>
            <w:t xml:space="preserve"> A global database of COVID-19 vaccinations. </w:t>
          </w:r>
          <w:del w:id="647" w:author="AXH" w:date="2022-10-25T15:45:00Z">
            <w:r w:rsidR="00765A07">
              <w:rPr>
                <w:i/>
                <w:iCs/>
              </w:rPr>
              <w:delText>Nature Human Behaviour 2021 5:7</w:delText>
            </w:r>
          </w:del>
          <w:ins w:id="648" w:author="AXH" w:date="2022-10-25T15:45:00Z">
            <w:r>
              <w:rPr>
                <w:i/>
                <w:iCs/>
              </w:rPr>
              <w:t>Nat Hum Behav</w:t>
            </w:r>
          </w:ins>
          <w:r>
            <w:rPr>
              <w:i/>
              <w:rPrChange w:id="649" w:author="AXH" w:date="2022-10-25T15:45:00Z">
                <w:rPr/>
              </w:rPrChange>
            </w:rPr>
            <w:t xml:space="preserve"> </w:t>
          </w:r>
          <w:r>
            <w:rPr>
              <w:b/>
              <w:bCs/>
            </w:rPr>
            <w:t>5</w:t>
          </w:r>
          <w:r>
            <w:t>, 947–953 (2021).</w:t>
          </w:r>
        </w:p>
        <w:p w14:paraId="57E8ECF4" w14:textId="77777777" w:rsidR="005D3CC9" w:rsidRDefault="005D3CC9" w:rsidP="005D3CC9">
          <w:pPr>
            <w:autoSpaceDE w:val="0"/>
            <w:autoSpaceDN w:val="0"/>
            <w:ind w:left="567" w:hanging="567"/>
            <w:divId w:val="1806315722"/>
            <w:pPrChange w:id="650" w:author="AXH" w:date="2022-10-25T15:45:00Z">
              <w:pPr>
                <w:autoSpaceDE w:val="0"/>
                <w:autoSpaceDN w:val="0"/>
                <w:ind w:left="640" w:hanging="640"/>
                <w:divId w:val="1806315722"/>
              </w:pPr>
            </w:pPrChange>
          </w:pPr>
          <w:r>
            <w:t>48.</w:t>
          </w:r>
          <w:r>
            <w:tab/>
            <w:t xml:space="preserve">Dovel, K. </w:t>
          </w:r>
          <w:r>
            <w:rPr>
              <w:i/>
              <w:iCs/>
            </w:rPr>
            <w:t>et al.</w:t>
          </w:r>
          <w:r>
            <w:t xml:space="preserve"> Frequency of visits to health facilities and HIV services offered to men, Malawi. </w:t>
          </w:r>
          <w:r>
            <w:rPr>
              <w:i/>
              <w:iCs/>
            </w:rPr>
            <w:t>Bull World Health Organ</w:t>
          </w:r>
          <w:r>
            <w:t xml:space="preserve"> </w:t>
          </w:r>
          <w:r>
            <w:rPr>
              <w:b/>
              <w:bCs/>
            </w:rPr>
            <w:t>99</w:t>
          </w:r>
          <w:r>
            <w:t>, 618–626 (2021).</w:t>
          </w:r>
        </w:p>
        <w:p w14:paraId="1DD73F6F" w14:textId="3883E869" w:rsidR="005D3CC9" w:rsidRDefault="005D3CC9" w:rsidP="005D3CC9">
          <w:pPr>
            <w:autoSpaceDE w:val="0"/>
            <w:autoSpaceDN w:val="0"/>
            <w:ind w:left="567" w:hanging="567"/>
            <w:divId w:val="1377968095"/>
            <w:pPrChange w:id="651" w:author="AXH" w:date="2022-10-25T15:45:00Z">
              <w:pPr>
                <w:autoSpaceDE w:val="0"/>
                <w:autoSpaceDN w:val="0"/>
                <w:ind w:left="640" w:hanging="640"/>
                <w:divId w:val="1377968095"/>
              </w:pPr>
            </w:pPrChange>
          </w:pPr>
          <w:r>
            <w:t>49.</w:t>
          </w:r>
          <w:r>
            <w:tab/>
            <w:t xml:space="preserve">Hasell, J. </w:t>
          </w:r>
          <w:r>
            <w:rPr>
              <w:i/>
              <w:iCs/>
            </w:rPr>
            <w:t>et al.</w:t>
          </w:r>
          <w:r>
            <w:t xml:space="preserve"> A cross-country database of COVID-19 testing. </w:t>
          </w:r>
          <w:del w:id="652" w:author="AXH" w:date="2022-10-25T15:45:00Z">
            <w:r w:rsidR="00765A07">
              <w:rPr>
                <w:i/>
                <w:iCs/>
              </w:rPr>
              <w:delText>Scientific</w:delText>
            </w:r>
          </w:del>
          <w:ins w:id="653" w:author="AXH" w:date="2022-10-25T15:45:00Z">
            <w:r>
              <w:rPr>
                <w:i/>
                <w:iCs/>
              </w:rPr>
              <w:t>Sci</w:t>
            </w:r>
          </w:ins>
          <w:r>
            <w:rPr>
              <w:i/>
              <w:iCs/>
            </w:rPr>
            <w:t xml:space="preserve"> Data </w:t>
          </w:r>
          <w:del w:id="654" w:author="AXH" w:date="2022-10-25T15:45:00Z">
            <w:r w:rsidR="00765A07">
              <w:rPr>
                <w:i/>
                <w:iCs/>
              </w:rPr>
              <w:delText xml:space="preserve">2020 </w:delText>
            </w:r>
          </w:del>
          <w:r>
            <w:rPr>
              <w:b/>
              <w:rPrChange w:id="655" w:author="AXH" w:date="2022-10-25T15:45:00Z">
                <w:rPr>
                  <w:i/>
                </w:rPr>
              </w:rPrChange>
            </w:rPr>
            <w:t>7</w:t>
          </w:r>
          <w:del w:id="656" w:author="AXH" w:date="2022-10-25T15:45:00Z">
            <w:r w:rsidR="00765A07">
              <w:rPr>
                <w:i/>
                <w:iCs/>
              </w:rPr>
              <w:delText>:1</w:delText>
            </w:r>
            <w:r w:rsidR="00765A07">
              <w:delText xml:space="preserve"> </w:delText>
            </w:r>
            <w:r w:rsidR="00765A07">
              <w:rPr>
                <w:b/>
                <w:bCs/>
              </w:rPr>
              <w:delText>7</w:delText>
            </w:r>
            <w:r w:rsidR="00765A07">
              <w:delText>, 1–7</w:delText>
            </w:r>
          </w:del>
          <w:ins w:id="657" w:author="AXH" w:date="2022-10-25T15:45:00Z">
            <w:r>
              <w:t>, 345</w:t>
            </w:r>
          </w:ins>
          <w:r>
            <w:t xml:space="preserve"> (2020).</w:t>
          </w:r>
        </w:p>
        <w:p w14:paraId="65A9434A" w14:textId="77777777" w:rsidR="005D3CC9" w:rsidRDefault="005D3CC9" w:rsidP="005D3CC9">
          <w:pPr>
            <w:autoSpaceDE w:val="0"/>
            <w:autoSpaceDN w:val="0"/>
            <w:ind w:left="567" w:hanging="567"/>
            <w:divId w:val="745735763"/>
            <w:pPrChange w:id="658" w:author="AXH" w:date="2022-10-25T15:45:00Z">
              <w:pPr>
                <w:autoSpaceDE w:val="0"/>
                <w:autoSpaceDN w:val="0"/>
                <w:ind w:left="640" w:hanging="640"/>
                <w:divId w:val="745735763"/>
              </w:pPr>
            </w:pPrChange>
          </w:pPr>
          <w:r>
            <w:t>50.</w:t>
          </w:r>
          <w:r>
            <w:tab/>
            <w:t xml:space="preserve">Mwananyanda, L. </w:t>
          </w:r>
          <w:r>
            <w:rPr>
              <w:i/>
              <w:iCs/>
            </w:rPr>
            <w:t>et al.</w:t>
          </w:r>
          <w:r>
            <w:t xml:space="preserve"> Covid-19 deaths in Africa: prospective systematic postmortem surveillance study. </w:t>
          </w:r>
          <w:r>
            <w:rPr>
              <w:i/>
              <w:iCs/>
            </w:rPr>
            <w:t>BMJ</w:t>
          </w:r>
          <w:r>
            <w:t xml:space="preserve"> </w:t>
          </w:r>
          <w:r>
            <w:rPr>
              <w:b/>
              <w:bCs/>
            </w:rPr>
            <w:t>372</w:t>
          </w:r>
          <w:r>
            <w:t>,</w:t>
          </w:r>
          <w:ins w:id="659" w:author="AXH" w:date="2022-10-25T15:45:00Z">
            <w:r>
              <w:t xml:space="preserve"> n334</w:t>
            </w:r>
          </w:ins>
          <w:r>
            <w:t xml:space="preserve"> (2021).</w:t>
          </w:r>
        </w:p>
        <w:p w14:paraId="2987500A" w14:textId="3777D3A5" w:rsidR="005D3CC9" w:rsidRDefault="005D3CC9" w:rsidP="005D3CC9">
          <w:pPr>
            <w:autoSpaceDE w:val="0"/>
            <w:autoSpaceDN w:val="0"/>
            <w:ind w:left="567" w:hanging="567"/>
            <w:divId w:val="935021628"/>
            <w:pPrChange w:id="660" w:author="AXH" w:date="2022-10-25T15:45:00Z">
              <w:pPr>
                <w:autoSpaceDE w:val="0"/>
                <w:autoSpaceDN w:val="0"/>
                <w:ind w:left="640" w:hanging="640"/>
                <w:divId w:val="935021628"/>
              </w:pPr>
            </w:pPrChange>
          </w:pPr>
          <w:r w:rsidRPr="005B7EE1">
            <w:rPr>
              <w:lang w:val="en-GB"/>
            </w:rPr>
            <w:t>51.</w:t>
          </w:r>
          <w:r w:rsidRPr="005B7EE1">
            <w:rPr>
              <w:lang w:val="en-GB"/>
            </w:rPr>
            <w:tab/>
            <w:t xml:space="preserve">Gill, C. J. </w:t>
          </w:r>
          <w:r w:rsidRPr="005B7EE1">
            <w:rPr>
              <w:i/>
              <w:iCs/>
              <w:lang w:val="en-GB"/>
            </w:rPr>
            <w:t>et al.</w:t>
          </w:r>
          <w:r w:rsidRPr="005B7EE1">
            <w:rPr>
              <w:lang w:val="en-GB"/>
            </w:rPr>
            <w:t xml:space="preserve"> </w:t>
          </w:r>
          <w:r>
            <w:t xml:space="preserve">Sustained high prevalence of COVID-19 deaths from a systematic post-mortem study in Lusaka, Zambia: one year later. </w:t>
          </w:r>
          <w:del w:id="661" w:author="AXH" w:date="2022-10-25T15:45:00Z">
            <w:r w:rsidR="00765A07">
              <w:rPr>
                <w:i/>
                <w:iCs/>
              </w:rPr>
              <w:delText>medRxiv</w:delText>
            </w:r>
            <w:r w:rsidR="00765A07">
              <w:delText xml:space="preserve"> 2022.03.08.22272087 (2022) doi:10.1101/2022.03.08.22272087.</w:delText>
            </w:r>
          </w:del>
          <w:ins w:id="662" w:author="AXH" w:date="2022-10-25T15:45:00Z">
            <w:r>
              <w:t xml:space="preserve">Preprint at </w:t>
            </w:r>
            <w:r>
              <w:rPr>
                <w:i/>
                <w:iCs/>
              </w:rPr>
              <w:t>medRxiv</w:t>
            </w:r>
            <w:r>
              <w:t xml:space="preserve"> </w:t>
            </w:r>
            <w:r w:rsidR="0037743A">
              <w:fldChar w:fldCharType="begin"/>
            </w:r>
            <w:r w:rsidR="0037743A">
              <w:instrText xml:space="preserve"> HYPERLINK "https://doi.org/10.1101/2022.03.08.22272087" </w:instrText>
            </w:r>
            <w:r w:rsidR="0037743A">
              <w:fldChar w:fldCharType="separate"/>
            </w:r>
            <w:r w:rsidRPr="0060448F">
              <w:rPr>
                <w:rStyle w:val="Hyperlink"/>
              </w:rPr>
              <w:t>https://doi.org/10.1101/2022.03.08.22272087</w:t>
            </w:r>
            <w:r w:rsidR="0037743A">
              <w:rPr>
                <w:rStyle w:val="Hyperlink"/>
              </w:rPr>
              <w:fldChar w:fldCharType="end"/>
            </w:r>
            <w:r>
              <w:t xml:space="preserve"> (2022).</w:t>
            </w:r>
          </w:ins>
        </w:p>
        <w:p w14:paraId="1082358B" w14:textId="77777777" w:rsidR="00DE6613" w:rsidRDefault="00765A07" w:rsidP="00DE6613">
          <w:pPr>
            <w:spacing w:before="0"/>
            <w:rPr>
              <w:del w:id="663" w:author="AXH" w:date="2022-10-25T15:45:00Z"/>
              <w:b/>
            </w:rPr>
          </w:pPr>
          <w:del w:id="664" w:author="AXH" w:date="2022-10-25T15:45:00Z">
            <w:r>
              <w:delText> </w:delText>
            </w:r>
          </w:del>
        </w:p>
        <w:customXmlDelRangeStart w:id="665" w:author="AXH" w:date="2022-10-25T15:45:00Z"/>
      </w:sdtContent>
    </w:sdt>
    <w:customXmlDelRangeEnd w:id="665"/>
    <w:p w14:paraId="6E4CD4A8" w14:textId="77777777" w:rsidR="00DE6613" w:rsidRDefault="00DE6613">
      <w:pPr>
        <w:spacing w:before="0" w:line="240" w:lineRule="auto"/>
        <w:rPr>
          <w:del w:id="666" w:author="AXH" w:date="2022-10-25T15:45:00Z"/>
          <w:b/>
        </w:rPr>
      </w:pPr>
      <w:del w:id="667" w:author="AXH" w:date="2022-10-25T15:45:00Z">
        <w:r>
          <w:rPr>
            <w:b/>
          </w:rPr>
          <w:br w:type="page"/>
        </w:r>
      </w:del>
    </w:p>
    <w:p w14:paraId="148735F5" w14:textId="77777777" w:rsidR="00FE5703" w:rsidRPr="009C0856" w:rsidRDefault="006300B9" w:rsidP="00FE5703">
      <w:pPr>
        <w:rPr>
          <w:del w:id="668" w:author="AXH" w:date="2022-10-25T15:45:00Z"/>
          <w:b/>
        </w:rPr>
      </w:pPr>
      <w:del w:id="669" w:author="AXH" w:date="2022-10-25T15:45:00Z">
        <w:r w:rsidRPr="006300B9">
          <w:rPr>
            <w:b/>
          </w:rPr>
          <w:delText>Figure</w:delText>
        </w:r>
        <w:r w:rsidR="00FE5703">
          <w:rPr>
            <w:b/>
          </w:rPr>
          <w:delText>s</w:delText>
        </w:r>
      </w:del>
    </w:p>
    <w:p w14:paraId="222DB479" w14:textId="77777777" w:rsidR="00FE5703" w:rsidRDefault="00FE5703" w:rsidP="00FE5703">
      <w:pPr>
        <w:spacing w:line="360" w:lineRule="auto"/>
        <w:rPr>
          <w:del w:id="670" w:author="AXH" w:date="2022-10-25T15:45:00Z"/>
        </w:rPr>
      </w:pPr>
      <w:del w:id="671" w:author="AXH" w:date="2022-10-25T15:45:00Z">
        <w:r w:rsidRPr="005E4B26">
          <w:rPr>
            <w:noProof/>
          </w:rPr>
          <w:drawing>
            <wp:inline distT="0" distB="0" distL="0" distR="0" wp14:anchorId="6C10A253" wp14:editId="55304555">
              <wp:extent cx="5727700" cy="4055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4055519"/>
                      </a:xfrm>
                      <a:prstGeom prst="rect">
                        <a:avLst/>
                      </a:prstGeom>
                    </pic:spPr>
                  </pic:pic>
                </a:graphicData>
              </a:graphic>
            </wp:inline>
          </w:drawing>
        </w:r>
      </w:del>
    </w:p>
    <w:p w14:paraId="5F734244" w14:textId="77777777" w:rsidR="00FE5703" w:rsidRPr="005E4B26" w:rsidRDefault="00CD2C32" w:rsidP="00BE21AA">
      <w:pPr>
        <w:pStyle w:val="Legend"/>
        <w:spacing w:line="276" w:lineRule="auto"/>
        <w:rPr>
          <w:del w:id="672" w:author="AXH" w:date="2022-10-25T15:45:00Z"/>
        </w:rPr>
      </w:pPr>
      <w:del w:id="673" w:author="AXH" w:date="2022-10-25T15:45:00Z">
        <w:r>
          <w:rPr>
            <w:b/>
          </w:rPr>
          <w:delText>Fig.</w:delText>
        </w:r>
        <w:r w:rsidR="00FE5703" w:rsidRPr="005E4B26">
          <w:rPr>
            <w:b/>
          </w:rPr>
          <w:delText xml:space="preserve"> 1</w:delText>
        </w:r>
        <w:r w:rsidR="00FE5703" w:rsidRPr="004C5953">
          <w:rPr>
            <w:b/>
          </w:rPr>
          <w:delText>.</w:delText>
        </w:r>
        <w:r w:rsidR="00FE5703" w:rsidRPr="005E4B26">
          <w:delText xml:space="preserve"> </w:delText>
        </w:r>
        <w:r w:rsidR="00FE5703" w:rsidRPr="005E4B26">
          <w:rPr>
            <w:b/>
          </w:rPr>
          <w:delText>Global disparities in SARS-CoV-2 testing rates</w:delText>
        </w:r>
        <w:r w:rsidR="00FE5703" w:rsidRPr="005E4B26">
          <w:delText>. Each country is colored by the average total number of SARS-CoV-2 tests performed per 100,000 persons per day (/100K/day) (</w:delText>
        </w:r>
        <w:r w:rsidR="00FE5703" w:rsidRPr="005E4B26">
          <w:rPr>
            <w:b/>
          </w:rPr>
          <w:delText>A</w:delText>
        </w:r>
        <w:r w:rsidR="00FE5703" w:rsidRPr="005E4B26">
          <w:delText>) between 1 December 2021 and 31 March 2022 when the Omicron variant-of-concern spread around the world; (</w:delText>
        </w:r>
        <w:r w:rsidR="00FE5703" w:rsidRPr="005E4B26">
          <w:rPr>
            <w:b/>
          </w:rPr>
          <w:delText>B</w:delText>
        </w:r>
        <w:r w:rsidR="00FE5703" w:rsidRPr="005E4B26">
          <w:delText>) between 1 April 2022 and 6 May 2022 when most countries were past peak Omicron wave of infections</w:delText>
        </w:r>
      </w:del>
      <w:customXmlDelRangeStart w:id="674" w:author="AXH" w:date="2022-10-25T15:45:00Z"/>
      <w:sdt>
        <w:sdtPr>
          <w:rPr>
            <w:color w:val="000000"/>
            <w:vertAlign w:val="superscript"/>
          </w:rPr>
          <w:tag w:val="MENDELEY_CITATION_v3_eyJjaXRhdGlvbklEIjoiTUVOREVMRVlfQ0lUQVRJT05fNDU3OGNjMDUtOWZhYS00NmE0LWFlZmEtMGQwYjM4NTMyYmYw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
          <w:id w:val="1919055170"/>
          <w:placeholder>
            <w:docPart w:val="656D6067CA1FD545B2DE4AD19258E9BB"/>
          </w:placeholder>
        </w:sdtPr>
        <w:sdtEndPr/>
        <w:sdtContent>
          <w:customXmlDelRangeEnd w:id="674"/>
          <w:del w:id="675" w:author="AXH" w:date="2022-10-25T15:45:00Z">
            <w:r w:rsidR="00765A07" w:rsidRPr="00765A07">
              <w:rPr>
                <w:color w:val="000000"/>
                <w:vertAlign w:val="superscript"/>
              </w:rPr>
              <w:delText>9</w:delText>
            </w:r>
          </w:del>
          <w:customXmlDelRangeStart w:id="676" w:author="AXH" w:date="2022-10-25T15:45:00Z"/>
        </w:sdtContent>
      </w:sdt>
      <w:customXmlDelRangeEnd w:id="676"/>
      <w:del w:id="677" w:author="AXH" w:date="2022-10-25T15:45:00Z">
        <w:r w:rsidR="00FE5703" w:rsidRPr="005E4B26">
          <w:delText xml:space="preserve">.   </w:delText>
        </w:r>
      </w:del>
    </w:p>
    <w:p w14:paraId="63C21C84" w14:textId="77777777" w:rsidR="00FE5703" w:rsidRDefault="00FE5703" w:rsidP="00FE5703">
      <w:pPr>
        <w:spacing w:line="360" w:lineRule="auto"/>
        <w:rPr>
          <w:del w:id="678" w:author="AXH" w:date="2022-10-25T15:45:00Z"/>
        </w:rPr>
      </w:pPr>
      <w:del w:id="679" w:author="AXH" w:date="2022-10-25T15:45:00Z">
        <w:r>
          <w:br w:type="page"/>
        </w:r>
      </w:del>
    </w:p>
    <w:p w14:paraId="28CCF0C9" w14:textId="77777777" w:rsidR="00FE5703" w:rsidRDefault="00FE5703" w:rsidP="00FE5703">
      <w:pPr>
        <w:spacing w:line="360" w:lineRule="auto"/>
        <w:rPr>
          <w:del w:id="680" w:author="AXH" w:date="2022-10-25T15:45:00Z"/>
        </w:rPr>
      </w:pPr>
      <w:del w:id="681" w:author="AXH" w:date="2022-10-25T15:45:00Z">
        <w:r w:rsidRPr="005E4B26">
          <w:rPr>
            <w:noProof/>
          </w:rPr>
          <w:drawing>
            <wp:inline distT="0" distB="0" distL="0" distR="0" wp14:anchorId="3E792B33" wp14:editId="497B2742">
              <wp:extent cx="5298203" cy="266300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her_recc_results_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8203" cy="2663008"/>
                      </a:xfrm>
                      <a:prstGeom prst="rect">
                        <a:avLst/>
                      </a:prstGeom>
                    </pic:spPr>
                  </pic:pic>
                </a:graphicData>
              </a:graphic>
            </wp:inline>
          </w:drawing>
        </w:r>
      </w:del>
    </w:p>
    <w:p w14:paraId="57A26F19" w14:textId="77777777" w:rsidR="00FE5703" w:rsidRPr="005E4B26" w:rsidRDefault="00CD2C32" w:rsidP="00BE21AA">
      <w:pPr>
        <w:pStyle w:val="Legend"/>
        <w:spacing w:line="276" w:lineRule="auto"/>
        <w:rPr>
          <w:del w:id="682" w:author="AXH" w:date="2022-10-25T15:45:00Z"/>
        </w:rPr>
      </w:pPr>
      <w:del w:id="683" w:author="AXH" w:date="2022-10-25T15:45:00Z">
        <w:r>
          <w:rPr>
            <w:b/>
          </w:rPr>
          <w:delText>Fig.</w:delText>
        </w:r>
        <w:r w:rsidR="00FE5703" w:rsidRPr="005155CF">
          <w:rPr>
            <w:b/>
          </w:rPr>
          <w:delText xml:space="preserve"> 2</w:delText>
        </w:r>
        <w:r w:rsidR="00FE5703">
          <w:rPr>
            <w:b/>
          </w:rPr>
          <w:delText>.</w:delText>
        </w:r>
        <w:r w:rsidR="00FE5703" w:rsidRPr="005155CF">
          <w:rPr>
            <w:b/>
          </w:rPr>
          <w:delText xml:space="preserve"> Performance of current guidance on number of positive specimens to sequence for variant detection with testing rate at 27 tests per 100,000 persons per day</w:delText>
        </w:r>
        <w:r w:rsidR="00FE5703" w:rsidRPr="005E4B26">
          <w:delText>. First day of detection since variant introduction at 95% confidence and the corresponding circulating variant proportion using guidance from the World Health Organization (WHO)/European Centre for Disease Prevention and Control (ECDC)</w:delText>
        </w:r>
        <w:r w:rsidR="00FE5703">
          <w:delText xml:space="preserve"> </w:delText>
        </w:r>
      </w:del>
      <w:customXmlDelRangeStart w:id="684" w:author="AXH" w:date="2022-10-25T15:45:00Z"/>
      <w:sdt>
        <w:sdtPr>
          <w:rPr>
            <w:color w:val="000000"/>
            <w:vertAlign w:val="superscript"/>
          </w:rPr>
          <w:tag w:val="MENDELEY_CITATION_v3_eyJjaXRhdGlvbklEIjoiTUVOREVMRVlfQ0lUQVRJT05fZTUxYzdkMmYtMjNjZS00ZmM0LWJlZjMtY2Y5MjcwNjYzNmFi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
          <w:id w:val="-42147121"/>
          <w:placeholder>
            <w:docPart w:val="309109441B5A0642A8E627DE7A63E8DA"/>
          </w:placeholder>
        </w:sdtPr>
        <w:sdtEndPr/>
        <w:sdtContent>
          <w:customXmlDelRangeEnd w:id="684"/>
          <w:del w:id="685" w:author="AXH" w:date="2022-10-25T15:45:00Z">
            <w:r w:rsidR="00765A07" w:rsidRPr="00765A07">
              <w:rPr>
                <w:color w:val="000000"/>
                <w:vertAlign w:val="superscript"/>
              </w:rPr>
              <w:delText>7,8</w:delText>
            </w:r>
          </w:del>
          <w:customXmlDelRangeStart w:id="686" w:author="AXH" w:date="2022-10-25T15:45:00Z"/>
        </w:sdtContent>
      </w:sdt>
      <w:customXmlDelRangeEnd w:id="686"/>
      <w:del w:id="687" w:author="AXH" w:date="2022-10-25T15:45:00Z">
        <w:r w:rsidR="00FE5703" w:rsidRPr="005E4B26">
          <w:delText>, Brito et al.</w:delText>
        </w:r>
        <w:r w:rsidR="00FE5703">
          <w:delText xml:space="preserve"> </w:delText>
        </w:r>
      </w:del>
      <w:customXmlDelRangeStart w:id="688" w:author="AXH" w:date="2022-10-25T15:45:00Z"/>
      <w:sdt>
        <w:sdtPr>
          <w:rPr>
            <w:color w:val="000000"/>
            <w:vertAlign w:val="superscript"/>
          </w:rPr>
          <w:tag w:val="MENDELEY_CITATION_v3_eyJjaXRhdGlvbklEIjoiTUVOREVMRVlfQ0lUQVRJT05fNTg2YWY3NjctYWFlMS00M2VmLWIyZmQtZTQ4MTc4ZGNjNmVi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
          <w:id w:val="-8144351"/>
          <w:placeholder>
            <w:docPart w:val="309109441B5A0642A8E627DE7A63E8DA"/>
          </w:placeholder>
        </w:sdtPr>
        <w:sdtEndPr/>
        <w:sdtContent>
          <w:customXmlDelRangeEnd w:id="688"/>
          <w:del w:id="689" w:author="AXH" w:date="2022-10-25T15:45:00Z">
            <w:r w:rsidR="00765A07" w:rsidRPr="00765A07">
              <w:rPr>
                <w:color w:val="000000"/>
                <w:vertAlign w:val="superscript"/>
              </w:rPr>
              <w:delText>5</w:delText>
            </w:r>
          </w:del>
          <w:customXmlDelRangeStart w:id="690" w:author="AXH" w:date="2022-10-25T15:45:00Z"/>
        </w:sdtContent>
      </w:sdt>
      <w:customXmlDelRangeEnd w:id="690"/>
      <w:del w:id="691" w:author="AXH" w:date="2022-10-25T15:45:00Z">
        <w:r w:rsidR="00FE5703" w:rsidRPr="005E4B26">
          <w:delText>, and Wohl et al.</w:delText>
        </w:r>
        <w:r w:rsidR="00FE5703">
          <w:delText xml:space="preserve"> </w:delText>
        </w:r>
      </w:del>
      <w:customXmlDelRangeStart w:id="692" w:author="AXH" w:date="2022-10-25T15:45:00Z"/>
      <w:sdt>
        <w:sdtPr>
          <w:rPr>
            <w:color w:val="000000"/>
            <w:vertAlign w:val="superscript"/>
          </w:rPr>
          <w:tag w:val="MENDELEY_CITATION_v3_eyJjaXRhdGlvbklEIjoiTUVOREVMRVlfQ0lUQVRJT05fMzY0YzcwN2ItNDRjMy00YjJhLTk2Y2ItOTkxZWQ2MDc3Yjhh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
          <w:id w:val="-754969981"/>
          <w:placeholder>
            <w:docPart w:val="309109441B5A0642A8E627DE7A63E8DA"/>
          </w:placeholder>
        </w:sdtPr>
        <w:sdtEndPr/>
        <w:sdtContent>
          <w:customXmlDelRangeEnd w:id="692"/>
          <w:del w:id="693" w:author="AXH" w:date="2022-10-25T15:45:00Z">
            <w:r w:rsidR="00765A07" w:rsidRPr="00765A07">
              <w:rPr>
                <w:color w:val="000000"/>
                <w:vertAlign w:val="superscript"/>
              </w:rPr>
              <w:delText>6</w:delText>
            </w:r>
          </w:del>
          <w:customXmlDelRangeStart w:id="694" w:author="AXH" w:date="2022-10-25T15:45:00Z"/>
        </w:sdtContent>
      </w:sdt>
      <w:customXmlDelRangeEnd w:id="694"/>
      <w:del w:id="695" w:author="AXH" w:date="2022-10-25T15:45:00Z">
        <w:r w:rsidR="00FE5703" w:rsidRPr="005E4B26">
          <w:delText xml:space="preserve"> (Table 1) under different genomic surveillance strategies with varying sampling coverage (i.e. all collected specimens from all healthcare facilities are sent to one</w:delText>
        </w:r>
        <w:r w:rsidR="00FE5703" w:rsidRPr="005E4B26">
          <w:rPr>
            <w:i/>
          </w:rPr>
          <w:delText xml:space="preserve"> </w:delText>
        </w:r>
        <w:r w:rsidR="00FE5703" w:rsidRPr="005E4B26">
          <w:delText>facility to be sampled for sequencing (</w:delText>
        </w:r>
        <w:r w:rsidR="00FE5703" w:rsidRPr="005E4B26">
          <w:rPr>
            <w:i/>
          </w:rPr>
          <w:delText>population-wide</w:delText>
        </w:r>
        <w:r w:rsidR="00FE5703" w:rsidRPr="005E4B26">
          <w:delText xml:space="preserve"> strategy); only </w:delText>
        </w:r>
        <w:r w:rsidR="00FE5703" w:rsidRPr="005E4B26">
          <w:rPr>
            <w:i/>
          </w:rPr>
          <w:delText>one</w:delText>
        </w:r>
        <w:r w:rsidR="00FE5703" w:rsidRPr="005E4B26">
          <w:delText xml:space="preserve">, 10%, 25%, 50%, or 100% of tertiary sentinel facilities would sample the specimens they collected for sequencing). Turnaround time (i.e. time from specimen collection to acquisition of sequencing data) was assumed to be negligible. 1,000 random </w:delText>
        </w:r>
        <w:r w:rsidR="003E290A">
          <w:delText>independent</w:delText>
        </w:r>
        <w:r w:rsidR="003E290A" w:rsidRPr="005E4B26">
          <w:delText xml:space="preserve"> </w:delText>
        </w:r>
        <w:r w:rsidR="00FE5703" w:rsidRPr="005E4B26">
          <w:delText>simulations were performed for each guidance/surveillance strategy. We simulated epidemics for (</w:delText>
        </w:r>
        <w:r w:rsidR="00FE5703" w:rsidRPr="004C5953">
          <w:rPr>
            <w:b/>
          </w:rPr>
          <w:delText>A</w:delText>
        </w:r>
        <w:r w:rsidR="00FE5703" w:rsidRPr="005E4B26">
          <w:delText xml:space="preserve">) </w:delText>
        </w:r>
        <w:r w:rsidR="00FE5703">
          <w:delText>Wild-type</w:delText>
        </w:r>
        <w:r w:rsidR="00FE5703" w:rsidRPr="005E4B26">
          <w:delText xml:space="preserve"> SARS-CoV-2/Alpha. (</w:delText>
        </w:r>
        <w:r w:rsidR="00FE5703" w:rsidRPr="004C5953">
          <w:rPr>
            <w:b/>
          </w:rPr>
          <w:delText>B</w:delText>
        </w:r>
        <w:r w:rsidR="00FE5703" w:rsidRPr="005E4B26">
          <w:delText xml:space="preserve">) Delta/Omicron. Grey regions denote that we could not reliably detect the variant virus with 95% confidence using the guidance in question under the assumed genomic surveillance strategy. </w:delText>
        </w:r>
      </w:del>
    </w:p>
    <w:p w14:paraId="0D8CEEB2" w14:textId="77777777" w:rsidR="00FE5703" w:rsidRDefault="00FE5703" w:rsidP="00FE5703">
      <w:pPr>
        <w:spacing w:line="360" w:lineRule="auto"/>
        <w:rPr>
          <w:del w:id="696" w:author="AXH" w:date="2022-10-25T15:45:00Z"/>
          <w:kern w:val="28"/>
          <w:vertAlign w:val="superscript"/>
        </w:rPr>
      </w:pPr>
      <w:del w:id="697" w:author="AXH" w:date="2022-10-25T15:45:00Z">
        <w:r>
          <w:rPr>
            <w:vertAlign w:val="superscript"/>
          </w:rPr>
          <w:br w:type="page"/>
        </w:r>
      </w:del>
    </w:p>
    <w:p w14:paraId="6C11BEC3" w14:textId="77777777" w:rsidR="00F919E2" w:rsidRDefault="00462B6D" w:rsidP="00D949B1">
      <w:pPr>
        <w:rPr>
          <w:moveFrom w:id="698" w:author="AXH" w:date="2022-10-25T15:45:00Z"/>
          <w:b/>
          <w:rPrChange w:id="699" w:author="AXH" w:date="2022-10-25T15:45:00Z">
            <w:rPr>
              <w:moveFrom w:id="700" w:author="AXH" w:date="2022-10-25T15:45:00Z"/>
            </w:rPr>
          </w:rPrChange>
        </w:rPr>
        <w:pPrChange w:id="701" w:author="AXH" w:date="2022-10-25T15:45:00Z">
          <w:pPr>
            <w:pStyle w:val="Teaser"/>
            <w:spacing w:line="360" w:lineRule="auto"/>
          </w:pPr>
        </w:pPrChange>
      </w:pPr>
      <w:del w:id="702" w:author="AXH" w:date="2022-10-25T15:45:00Z">
        <w:r>
          <w:rPr>
            <w:noProof/>
          </w:rPr>
          <w:drawing>
            <wp:inline distT="0" distB="0" distL="0" distR="0" wp14:anchorId="14E85321" wp14:editId="2FC9CEDD">
              <wp:extent cx="5943600" cy="330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3.png"/>
                      <pic:cNvPicPr/>
                    </pic:nvPicPr>
                    <pic:blipFill>
                      <a:blip r:embed="rId18"/>
                      <a:stretch>
                        <a:fillRect/>
                      </a:stretch>
                    </pic:blipFill>
                    <pic:spPr>
                      <a:xfrm>
                        <a:off x="0" y="0"/>
                        <a:ext cx="5943600" cy="3308350"/>
                      </a:xfrm>
                      <a:prstGeom prst="rect">
                        <a:avLst/>
                      </a:prstGeom>
                    </pic:spPr>
                  </pic:pic>
                </a:graphicData>
              </a:graphic>
            </wp:inline>
          </w:drawing>
        </w:r>
      </w:del>
      <w:moveFromRangeStart w:id="703" w:author="AXH" w:date="2022-10-25T15:45:00Z" w:name="move117605155"/>
    </w:p>
    <w:p w14:paraId="78494A03" w14:textId="77777777" w:rsidR="00FE5703" w:rsidRPr="006300B9" w:rsidRDefault="00D949B1" w:rsidP="00BE21AA">
      <w:pPr>
        <w:pStyle w:val="Legend"/>
        <w:spacing w:line="276" w:lineRule="auto"/>
        <w:rPr>
          <w:del w:id="704" w:author="AXH" w:date="2022-10-25T15:45:00Z"/>
        </w:rPr>
      </w:pPr>
      <w:moveFrom w:id="705" w:author="AXH" w:date="2022-10-25T15:45:00Z">
        <w:r>
          <w:rPr>
            <w:b/>
          </w:rPr>
          <w:t>Fig.</w:t>
        </w:r>
        <w:r w:rsidRPr="005155CF">
          <w:rPr>
            <w:b/>
          </w:rPr>
          <w:t xml:space="preserve"> 3</w:t>
        </w:r>
        <w:r>
          <w:rPr>
            <w:b/>
          </w:rPr>
          <w:t>.</w:t>
        </w:r>
        <w:r w:rsidRPr="005155CF">
          <w:rPr>
            <w:b/>
          </w:rPr>
          <w:t xml:space="preserve"> Impact of SARS-CoV-2 testing rates and proportion of positive specimens to sequence on variant detection</w:t>
        </w:r>
        <w:r w:rsidRPr="005155CF">
          <w:t xml:space="preserve">. </w:t>
        </w:r>
      </w:moveFrom>
      <w:moveFromRangeEnd w:id="703"/>
      <w:del w:id="706" w:author="AXH" w:date="2022-10-25T15:45:00Z">
        <w:r w:rsidR="00FE5703" w:rsidRPr="005155CF">
          <w:delText xml:space="preserve">For each </w:delText>
        </w:r>
        <w:r w:rsidR="00C34C25">
          <w:delText>mean</w:delText>
        </w:r>
        <w:r w:rsidR="00C34C25" w:rsidRPr="005155CF">
          <w:delText xml:space="preserve"> </w:delText>
        </w:r>
        <w:r w:rsidR="00FE5703" w:rsidRPr="005155CF">
          <w:delText>daily test availability</w:delText>
        </w:r>
        <w:r w:rsidR="008E50DF">
          <w:delText xml:space="preserve"> (line and shading color)</w:delText>
        </w:r>
        <w:r w:rsidR="00FE5703" w:rsidRPr="005155CF">
          <w:delText>, the expected day</w:delText>
        </w:r>
      </w:del>
      <w:moveFromRangeStart w:id="707" w:author="AXH" w:date="2022-10-25T15:45:00Z" w:name="move117605156"/>
      <w:moveFrom w:id="708" w:author="AXH" w:date="2022-10-25T15:45:00Z">
        <w:r w:rsidRPr="005155CF">
          <w:t xml:space="preserve"> when the first variant specimen</w:t>
        </w:r>
        <w:r>
          <w:t xml:space="preserve"> to be sequenced</w:t>
        </w:r>
        <w:r w:rsidRPr="005155CF">
          <w:t xml:space="preserve"> is sampled since its introduction is plotted against the proportion of positive specimens to be sampled for sequencing daily. Different genomic surveillance strategies with varying sampling coverage (i.e. all specimens collected from all healthcare facilities sent to one facility to be sampled for sequencing (population-wide strategy); only one, 10%, 25%, 50%, or 100% of tertiary sentinel facilities would sample the specimens they collected for sequencing) were simulated. (</w:t>
        </w:r>
        <w:r w:rsidRPr="00DA63B5">
          <w:rPr>
            <w:b/>
          </w:rPr>
          <w:t>A</w:t>
        </w:r>
        <w:r w:rsidRPr="005155CF">
          <w:t>) Wild-type SARS-CoV-2/Alpha. (</w:t>
        </w:r>
        <w:r w:rsidRPr="00AA5690">
          <w:rPr>
            <w:b/>
          </w:rPr>
          <w:t>B</w:t>
        </w:r>
        <w:r w:rsidRPr="005155CF">
          <w:t>) Delta/Omicron.</w:t>
        </w:r>
        <w:r>
          <w:t xml:space="preserve"> </w:t>
        </w:r>
      </w:moveFrom>
      <w:moveFromRangeEnd w:id="707"/>
      <w:del w:id="709" w:author="AXH" w:date="2022-10-25T15:45:00Z">
        <w:r w:rsidR="00BE21AA">
          <w:delText xml:space="preserve">The expected day when the first variant specimen is sampled was computed from </w:delText>
        </w:r>
        <w:r w:rsidR="00BE21AA" w:rsidRPr="005E4B26">
          <w:delText xml:space="preserve">1,000 random </w:delText>
        </w:r>
        <w:r w:rsidR="00BE21AA">
          <w:delText>independent</w:delText>
        </w:r>
        <w:r w:rsidR="00BE21AA" w:rsidRPr="005E4B26">
          <w:delText xml:space="preserve"> simulations for each surveillance strategy.</w:delText>
        </w:r>
        <w:r w:rsidR="00BE21AA">
          <w:delText xml:space="preserve"> The shaded region depicts the standard deviation across simulations.</w:delText>
        </w:r>
      </w:del>
    </w:p>
    <w:p w14:paraId="2EA94EC6" w14:textId="77777777" w:rsidR="00FE5703" w:rsidRPr="005155CF" w:rsidRDefault="00FE5703" w:rsidP="00FE5703">
      <w:pPr>
        <w:pStyle w:val="Teaser"/>
        <w:spacing w:line="360" w:lineRule="auto"/>
        <w:rPr>
          <w:del w:id="710" w:author="AXH" w:date="2022-10-25T15:45:00Z"/>
        </w:rPr>
      </w:pPr>
    </w:p>
    <w:p w14:paraId="303FDB2C" w14:textId="77777777" w:rsidR="00FE5703" w:rsidRDefault="00FE5703" w:rsidP="00FE5703">
      <w:pPr>
        <w:spacing w:before="0" w:line="360" w:lineRule="auto"/>
        <w:rPr>
          <w:del w:id="711" w:author="AXH" w:date="2022-10-25T15:45:00Z"/>
          <w:b/>
        </w:rPr>
      </w:pPr>
      <w:del w:id="712" w:author="AXH" w:date="2022-10-25T15:45:00Z">
        <w:r>
          <w:rPr>
            <w:b/>
          </w:rPr>
          <w:br w:type="page"/>
        </w:r>
      </w:del>
    </w:p>
    <w:p w14:paraId="53FC4294" w14:textId="77777777" w:rsidR="00294E0F" w:rsidRPr="006300B9" w:rsidRDefault="00FE5703" w:rsidP="00D949B1">
      <w:pPr>
        <w:rPr>
          <w:moveFrom w:id="713" w:author="AXH" w:date="2022-10-25T15:45:00Z"/>
        </w:rPr>
        <w:pPrChange w:id="714" w:author="AXH" w:date="2022-10-25T15:45:00Z">
          <w:pPr>
            <w:pStyle w:val="Teaser"/>
            <w:spacing w:line="360" w:lineRule="auto"/>
          </w:pPr>
        </w:pPrChange>
      </w:pPr>
      <w:del w:id="715" w:author="AXH" w:date="2022-10-25T15:45:00Z">
        <w:r w:rsidRPr="005155CF">
          <w:rPr>
            <w:noProof/>
          </w:rPr>
          <w:drawing>
            <wp:inline distT="0" distB="0" distL="0" distR="0" wp14:anchorId="3C003C6D" wp14:editId="701AECD3">
              <wp:extent cx="5727637" cy="3580764"/>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637" cy="3580764"/>
                      </a:xfrm>
                      <a:prstGeom prst="rect">
                        <a:avLst/>
                      </a:prstGeom>
                    </pic:spPr>
                  </pic:pic>
                </a:graphicData>
              </a:graphic>
            </wp:inline>
          </w:drawing>
        </w:r>
      </w:del>
      <w:moveFromRangeStart w:id="716" w:author="AXH" w:date="2022-10-25T15:45:00Z" w:name="move117605157"/>
    </w:p>
    <w:p w14:paraId="15556D1F" w14:textId="77777777" w:rsidR="00FE5703" w:rsidRDefault="00D949B1" w:rsidP="00BE21AA">
      <w:pPr>
        <w:pStyle w:val="Legend"/>
        <w:rPr>
          <w:del w:id="717" w:author="AXH" w:date="2022-10-25T15:45:00Z"/>
        </w:rPr>
      </w:pPr>
      <w:moveFrom w:id="718" w:author="AXH" w:date="2022-10-25T15:45:00Z">
        <w:r>
          <w:rPr>
            <w:b/>
          </w:rPr>
          <w:t>Fig.</w:t>
        </w:r>
        <w:r w:rsidRPr="005155CF">
          <w:rPr>
            <w:b/>
          </w:rPr>
          <w:t xml:space="preserve"> 4</w:t>
        </w:r>
        <w:r>
          <w:rPr>
            <w:b/>
          </w:rPr>
          <w:t>.</w:t>
        </w:r>
        <w:r w:rsidRPr="005155CF">
          <w:rPr>
            <w:b/>
          </w:rPr>
          <w:t xml:space="preserve"> Impact of SARS-CoV-2 testing rates on the capacity to monitor changes in variant prevalence based on diagnostic test availability and proportion of test-positive samples sequenced</w:t>
        </w:r>
        <w:r w:rsidRPr="005155CF">
          <w:t>. Different genomic surveillance strategies (i.e. all specimens collected from all healthcare facilities sent to one</w:t>
        </w:r>
        <w:r w:rsidRPr="005155CF">
          <w:rPr>
            <w:i/>
          </w:rPr>
          <w:t xml:space="preserve"> </w:t>
        </w:r>
        <w:r w:rsidRPr="005155CF">
          <w:t>facility to be sampled for sequencing (</w:t>
        </w:r>
        <w:r w:rsidRPr="005155CF">
          <w:rPr>
            <w:i/>
          </w:rPr>
          <w:t>population-wide</w:t>
        </w:r>
        <w:r w:rsidRPr="005155CF">
          <w:t xml:space="preserve"> strategy); only </w:t>
        </w:r>
        <w:r w:rsidRPr="005155CF">
          <w:rPr>
            <w:i/>
          </w:rPr>
          <w:t>one</w:t>
        </w:r>
        <w:r w:rsidRPr="005155CF">
          <w:t>, 10%, 25%, 50%, or 100% of tertiary sentinel facilities would sample the specimens they collected for sequencing) were simulated. (</w:t>
        </w:r>
        <w:r w:rsidRPr="005155CF">
          <w:rPr>
            <w:b/>
          </w:rPr>
          <w:t>A</w:t>
        </w:r>
        <w:r w:rsidRPr="005155CF">
          <w:t>) Maximum absolute difference between observed and circulating variant proportions. (</w:t>
        </w:r>
        <w:r w:rsidRPr="005155CF">
          <w:rPr>
            <w:b/>
          </w:rPr>
          <w:t>B</w:t>
        </w:r>
        <w:r w:rsidRPr="005155CF">
          <w:t>) Proportion of timepoints when sequencing was performed that the absolute difference between observed and circulating variant proportions is greater than 20%.</w:t>
        </w:r>
        <w:r>
          <w:t xml:space="preserve"> All results were </w:t>
        </w:r>
        <w:r w:rsidRPr="00BE21AA">
          <w:t>computed from 1,000 random independent simulations for each surveillance strategy.</w:t>
        </w:r>
      </w:moveFrom>
      <w:moveFromRangeEnd w:id="716"/>
      <w:del w:id="719" w:author="AXH" w:date="2022-10-25T15:45:00Z">
        <w:r w:rsidR="00FE5703">
          <w:br w:type="page"/>
        </w:r>
      </w:del>
    </w:p>
    <w:p w14:paraId="2333E87F" w14:textId="77777777" w:rsidR="00294E0F" w:rsidRPr="005155CF" w:rsidRDefault="00FE5703" w:rsidP="00D949B1">
      <w:pPr>
        <w:rPr>
          <w:moveFrom w:id="720" w:author="AXH" w:date="2022-10-25T15:45:00Z"/>
        </w:rPr>
        <w:pPrChange w:id="721" w:author="AXH" w:date="2022-10-25T15:45:00Z">
          <w:pPr>
            <w:pStyle w:val="Teaser"/>
            <w:spacing w:line="360" w:lineRule="auto"/>
          </w:pPr>
        </w:pPrChange>
      </w:pPr>
      <w:del w:id="722" w:author="AXH" w:date="2022-10-25T15:45:00Z">
        <w:r w:rsidRPr="005155CF">
          <w:rPr>
            <w:noProof/>
          </w:rPr>
          <w:drawing>
            <wp:inline distT="0" distB="0" distL="0" distR="0" wp14:anchorId="2A845524" wp14:editId="31C30F6F">
              <wp:extent cx="5727425" cy="211709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5.png"/>
                      <pic:cNvPicPr/>
                    </pic:nvPicPr>
                    <pic:blipFill>
                      <a:blip r:embed="rId20"/>
                      <a:stretch>
                        <a:fillRect/>
                      </a:stretch>
                    </pic:blipFill>
                    <pic:spPr>
                      <a:xfrm>
                        <a:off x="0" y="0"/>
                        <a:ext cx="5727425" cy="2117090"/>
                      </a:xfrm>
                      <a:prstGeom prst="rect">
                        <a:avLst/>
                      </a:prstGeom>
                    </pic:spPr>
                  </pic:pic>
                </a:graphicData>
              </a:graphic>
            </wp:inline>
          </w:drawing>
        </w:r>
      </w:del>
      <w:moveFromRangeStart w:id="723" w:author="AXH" w:date="2022-10-25T15:45:00Z" w:name="move117605158"/>
    </w:p>
    <w:p w14:paraId="0B1FD561" w14:textId="77777777" w:rsidR="00D62338" w:rsidRDefault="00D949B1" w:rsidP="00294E0F">
      <w:pPr>
        <w:rPr>
          <w:moveFrom w:id="724" w:author="AXH" w:date="2022-10-25T15:45:00Z"/>
        </w:rPr>
        <w:pPrChange w:id="725" w:author="AXH" w:date="2022-10-25T15:45:00Z">
          <w:pPr>
            <w:pStyle w:val="Legend"/>
            <w:spacing w:line="276" w:lineRule="auto"/>
          </w:pPr>
        </w:pPrChange>
      </w:pPr>
      <w:moveFrom w:id="726" w:author="AXH" w:date="2022-10-25T15:45:00Z">
        <w:r>
          <w:rPr>
            <w:b/>
          </w:rPr>
          <w:t>Fig.</w:t>
        </w:r>
        <w:r w:rsidRPr="005155CF">
          <w:rPr>
            <w:b/>
          </w:rPr>
          <w:t xml:space="preserve"> </w:t>
        </w:r>
        <w:r>
          <w:rPr>
            <w:b/>
          </w:rPr>
          <w:t>5</w:t>
        </w:r>
        <w:r>
          <w:t>.</w:t>
        </w:r>
        <w:r w:rsidRPr="005155CF">
          <w:t xml:space="preserve"> </w:t>
        </w:r>
        <w:r w:rsidRPr="005155CF">
          <w:rPr>
            <w:b/>
          </w:rPr>
          <w:t>Recommended approach to enhance genomic surveillance robustness</w:t>
        </w:r>
        <w:r w:rsidRPr="005155CF">
          <w:t xml:space="preserve">. In each plot, the operating curves of the expected day </w:t>
        </w:r>
        <w:r>
          <w:t>when</w:t>
        </w:r>
        <w:r w:rsidRPr="005155CF">
          <w:t xml:space="preserve"> the</w:t>
        </w:r>
        <w:r>
          <w:t xml:space="preserve"> first</w:t>
        </w:r>
        <w:r w:rsidRPr="005155CF">
          <w:t xml:space="preserve"> Alpha variant</w:t>
        </w:r>
        <w:r>
          <w:t xml:space="preserve"> sequence is generated </w:t>
        </w:r>
        <w:r w:rsidRPr="005155CF">
          <w:t>are plotted for different proportion of specimens to sample for sequencing per day and turnaround times.</w:t>
        </w:r>
        <w:r>
          <w:t xml:space="preserve"> We assumed that the Alpha variant was </w:t>
        </w:r>
        <w:r w:rsidRPr="005155CF">
          <w:t xml:space="preserve">circulating at 1% </w:t>
        </w:r>
        <w:r>
          <w:t xml:space="preserve">initially </w:t>
        </w:r>
        <w:r w:rsidRPr="005155CF">
          <w:t>with wild-type SARS-CoV-2 in the background</w:t>
        </w:r>
        <w:r>
          <w:t xml:space="preserve">. </w:t>
        </w:r>
        <w:r w:rsidRPr="00713043">
          <w:rPr>
            <w:szCs w:val="20"/>
          </w:rPr>
          <w:t>We also assumed that positive specimens sampled within each week for sequencing are consolidated into a batch before they are referred for sequencing. Turnaround time refers to the time between collection of each weekly consolidated batch of positive specimens to the acquisition of its corresponding sequencing data</w:t>
        </w:r>
        <w:r>
          <w:rPr>
            <w:szCs w:val="20"/>
          </w:rPr>
          <w:t>.</w:t>
        </w:r>
        <w:r w:rsidRPr="005155CF">
          <w:t xml:space="preserve"> The vertical axes denote the number of days passed since the introduction of the Alpha variant (left) and its corresponding circulating proportion (right). The horizontal axes denote the proportion of positive specimens to sample for sequencing per day (bottom) and the corresponding mean number of sequences to be generated per week per 1,000,000 people over a 90-day epidemic period. (</w:t>
        </w:r>
        <w:r w:rsidRPr="005155CF">
          <w:rPr>
            <w:b/>
          </w:rPr>
          <w:t>A</w:t>
        </w:r>
        <w:r w:rsidRPr="005155CF">
          <w:t xml:space="preserve">) Specimen pools for sequencing from </w:t>
        </w:r>
        <w:r w:rsidRPr="005155CF">
          <w:rPr>
            <w:i/>
          </w:rPr>
          <w:t>one</w:t>
        </w:r>
        <w:r w:rsidRPr="005155CF">
          <w:t xml:space="preserve"> tertiary sentinel facility with testing rate at 27 tests per 100,000 persons per day (tests/100k/day). (</w:t>
        </w:r>
        <w:r w:rsidRPr="005155CF">
          <w:rPr>
            <w:b/>
          </w:rPr>
          <w:t>B</w:t>
        </w:r>
        <w:r w:rsidRPr="005155CF">
          <w:t xml:space="preserve">) Specimen pools for sequencing from </w:t>
        </w:r>
        <w:r w:rsidRPr="005155CF">
          <w:rPr>
            <w:i/>
          </w:rPr>
          <w:t>one</w:t>
        </w:r>
        <w:r w:rsidRPr="005155CF">
          <w:t xml:space="preserve"> tertiary sentinel facility with testing rate at 100 tests/100k/day. (</w:t>
        </w:r>
        <w:r w:rsidRPr="005155CF">
          <w:rPr>
            <w:b/>
          </w:rPr>
          <w:t>C</w:t>
        </w:r>
        <w:r w:rsidRPr="005155CF">
          <w:t>) Specimen pools for sequencing from 25% of all tertiary sentinel facilities with testing rate at 100 tests/100k/day. (</w:t>
        </w:r>
        <w:r w:rsidRPr="005155CF">
          <w:rPr>
            <w:b/>
          </w:rPr>
          <w:t>D</w:t>
        </w:r>
        <w:r w:rsidRPr="005155CF">
          <w:t>) Zoomed-in plot of (C) to highlight sequencing proportions varying between 1-25%. Sequencing 5-10% of positive specimens (blue</w:t>
        </w:r>
        <w:r>
          <w:t xml:space="preserve"> </w:t>
        </w:r>
        <w:r w:rsidRPr="005155CF">
          <w:t>shaded region) would ensure that we would expectedly detect Alpha in 30 days</w:t>
        </w:r>
        <w:r w:rsidR="00646F78">
          <w:t xml:space="preserve"> </w:t>
        </w:r>
      </w:moveFrom>
      <w:moveFromRangeEnd w:id="723"/>
      <w:del w:id="727" w:author="AXH" w:date="2022-10-25T15:45:00Z">
        <w:r w:rsidR="006300B9" w:rsidRPr="005155CF">
          <w:delText xml:space="preserve">if turnaround time is kept within one week. </w:delText>
        </w:r>
      </w:del>
      <w:moveFromRangeStart w:id="728" w:author="AXH" w:date="2022-10-25T15:45:00Z" w:name="move117605159"/>
      <w:moveFrom w:id="729" w:author="AXH" w:date="2022-10-25T15:45:00Z">
        <w:r>
          <w:t xml:space="preserve">All results were </w:t>
        </w:r>
        <w:r w:rsidRPr="00BE21AA">
          <w:t>computed from 1,000 random independent simulations for each surveillance strategy.</w:t>
        </w:r>
        <w:r>
          <w:t xml:space="preserve"> The shaded region depicts the standard deviation across simulations.</w:t>
        </w:r>
      </w:moveFrom>
    </w:p>
    <w:p w14:paraId="5F499625" w14:textId="77777777" w:rsidR="00D949B1" w:rsidRDefault="00D949B1">
      <w:pPr>
        <w:spacing w:before="0" w:line="240" w:lineRule="auto"/>
        <w:rPr>
          <w:moveFrom w:id="730" w:author="AXH" w:date="2022-10-25T15:45:00Z"/>
          <w:b/>
          <w:kern w:val="32"/>
          <w:rPrChange w:id="731" w:author="AXH" w:date="2022-10-25T15:45:00Z">
            <w:rPr>
              <w:moveFrom w:id="732" w:author="AXH" w:date="2022-10-25T15:45:00Z"/>
              <w:b/>
              <w:kern w:val="28"/>
            </w:rPr>
          </w:rPrChange>
        </w:rPr>
      </w:pPr>
      <w:moveFromRangeStart w:id="733" w:author="AXH" w:date="2022-10-25T15:45:00Z" w:name="move117605154"/>
      <w:moveFromRangeEnd w:id="728"/>
      <w:moveFrom w:id="734" w:author="AXH" w:date="2022-10-25T15:45:00Z">
        <w:r>
          <w:rPr>
            <w:b/>
            <w:kern w:val="32"/>
            <w:rPrChange w:id="735" w:author="AXH" w:date="2022-10-25T15:45:00Z">
              <w:rPr>
                <w:b/>
              </w:rPr>
            </w:rPrChange>
          </w:rPr>
          <w:br w:type="page"/>
        </w:r>
      </w:moveFrom>
    </w:p>
    <w:p w14:paraId="2511F437" w14:textId="77777777" w:rsidR="00D949B1" w:rsidRDefault="00D949B1" w:rsidP="00D949B1">
      <w:pPr>
        <w:pStyle w:val="Legend"/>
        <w:spacing w:line="360" w:lineRule="auto"/>
        <w:rPr>
          <w:moveFrom w:id="736" w:author="AXH" w:date="2022-10-25T15:45:00Z"/>
          <w:b/>
        </w:rPr>
      </w:pPr>
      <w:moveFrom w:id="737" w:author="AXH" w:date="2022-10-25T15:45:00Z">
        <w:r w:rsidRPr="006300B9">
          <w:rPr>
            <w:b/>
          </w:rPr>
          <w:t>Tables</w:t>
        </w:r>
      </w:moveFrom>
    </w:p>
    <w:p w14:paraId="3CD2B59A" w14:textId="77777777" w:rsidR="00D949B1" w:rsidRPr="006300B9" w:rsidRDefault="00D949B1" w:rsidP="00D949B1">
      <w:pPr>
        <w:pStyle w:val="Legend"/>
        <w:spacing w:line="276" w:lineRule="auto"/>
        <w:rPr>
          <w:moveFrom w:id="738" w:author="AXH" w:date="2022-10-25T15:45:00Z"/>
          <w:b/>
        </w:rPr>
      </w:pPr>
      <w:moveFrom w:id="739" w:author="AXH" w:date="2022-10-25T15:45:00Z">
        <w:r w:rsidRPr="00273EA8">
          <w:rPr>
            <w:b/>
          </w:rPr>
          <w:t>Table 1</w:t>
        </w:r>
        <w:r>
          <w:rPr>
            <w:b/>
          </w:rPr>
          <w:t>.</w:t>
        </w:r>
        <w:r w:rsidRPr="00273EA8">
          <w:rPr>
            <w:b/>
          </w:rPr>
          <w:t xml:space="preserve"> Current guidance by various stakeholder and academic groups on the number of specimens to sequence for detection of novel variants at low prevalence</w:t>
        </w:r>
        <w:r w:rsidRPr="005E4B26">
          <w:t>.</w:t>
        </w:r>
      </w:moveFrom>
    </w:p>
    <w:tbl>
      <w:tblPr>
        <w:tblStyle w:val="TableGrid"/>
        <w:tblW w:w="5000" w:type="pct"/>
        <w:tblLayout w:type="fixed"/>
        <w:tblCellMar>
          <w:bottom w:w="57" w:type="dxa"/>
        </w:tblCellMar>
        <w:tblLook w:val="04A0" w:firstRow="1" w:lastRow="0" w:firstColumn="1" w:lastColumn="0" w:noHBand="0" w:noVBand="1"/>
        <w:tblPrChange w:id="740" w:author="AXH" w:date="2022-10-25T15:45:00Z">
          <w:tblPr>
            <w:tblStyle w:val="TableGrid"/>
            <w:tblW w:w="5000" w:type="pct"/>
            <w:tblCellMar>
              <w:bottom w:w="57" w:type="dxa"/>
            </w:tblCellMar>
            <w:tblLook w:val="04A0" w:firstRow="1" w:lastRow="0" w:firstColumn="1" w:lastColumn="0" w:noHBand="0" w:noVBand="1"/>
          </w:tblPr>
        </w:tblPrChange>
      </w:tblPr>
      <w:tblGrid>
        <w:gridCol w:w="1649"/>
        <w:gridCol w:w="190"/>
        <w:gridCol w:w="1938"/>
        <w:gridCol w:w="2127"/>
        <w:gridCol w:w="1"/>
        <w:gridCol w:w="3445"/>
        <w:tblGridChange w:id="741">
          <w:tblGrid>
            <w:gridCol w:w="1649"/>
            <w:gridCol w:w="2128"/>
            <w:gridCol w:w="2128"/>
            <w:gridCol w:w="3445"/>
          </w:tblGrid>
        </w:tblGridChange>
      </w:tblGrid>
      <w:tr w:rsidR="00D80A6F" w:rsidRPr="005640FD" w14:paraId="7F110F41" w14:textId="77777777" w:rsidTr="00D80A6F">
        <w:trPr>
          <w:trHeight w:val="20"/>
          <w:trPrChange w:id="742" w:author="AXH" w:date="2022-10-25T15:45:00Z">
            <w:trPr>
              <w:trHeight w:val="20"/>
            </w:trPr>
          </w:trPrChange>
        </w:trPr>
        <w:tc>
          <w:tcPr>
            <w:tcW w:w="983" w:type="pct"/>
            <w:gridSpan w:val="2"/>
            <w:tcPrChange w:id="743" w:author="AXH" w:date="2022-10-25T15:45:00Z">
              <w:tcPr>
                <w:tcW w:w="882" w:type="pct"/>
              </w:tcPr>
            </w:tcPrChange>
          </w:tcPr>
          <w:p w14:paraId="7A8DA3B1" w14:textId="77777777" w:rsidR="00D949B1" w:rsidRPr="005640FD" w:rsidRDefault="00D949B1" w:rsidP="005167DE">
            <w:pPr>
              <w:spacing w:line="240" w:lineRule="auto"/>
              <w:rPr>
                <w:moveFrom w:id="744" w:author="AXH" w:date="2022-10-25T15:45:00Z"/>
                <w:b/>
                <w:sz w:val="20"/>
                <w:szCs w:val="20"/>
                <w:lang w:val="en-US"/>
              </w:rPr>
            </w:pPr>
          </w:p>
        </w:tc>
        <w:tc>
          <w:tcPr>
            <w:tcW w:w="2174" w:type="pct"/>
            <w:gridSpan w:val="2"/>
            <w:tcPrChange w:id="745" w:author="AXH" w:date="2022-10-25T15:45:00Z">
              <w:tcPr>
                <w:tcW w:w="2276" w:type="pct"/>
                <w:gridSpan w:val="2"/>
              </w:tcPr>
            </w:tcPrChange>
          </w:tcPr>
          <w:p w14:paraId="26CDB9D5" w14:textId="77777777" w:rsidR="00D949B1" w:rsidRPr="005640FD" w:rsidRDefault="00D949B1" w:rsidP="005167DE">
            <w:pPr>
              <w:spacing w:line="240" w:lineRule="auto"/>
              <w:rPr>
                <w:moveFrom w:id="746" w:author="AXH" w:date="2022-10-25T15:45:00Z"/>
                <w:b/>
                <w:sz w:val="20"/>
                <w:szCs w:val="20"/>
                <w:lang w:val="en-US"/>
              </w:rPr>
            </w:pPr>
            <w:moveFrom w:id="747" w:author="AXH" w:date="2022-10-25T15:45:00Z">
              <w:r w:rsidRPr="005640FD">
                <w:rPr>
                  <w:b/>
                  <w:sz w:val="20"/>
                  <w:szCs w:val="20"/>
                  <w:lang w:val="en-US"/>
                </w:rPr>
                <w:t>Recommendation on number/proportion of positive cases to sequence</w:t>
              </w:r>
            </w:moveFrom>
          </w:p>
        </w:tc>
        <w:tc>
          <w:tcPr>
            <w:tcW w:w="1843" w:type="pct"/>
            <w:gridSpan w:val="2"/>
            <w:tcPrChange w:id="748" w:author="AXH" w:date="2022-10-25T15:45:00Z">
              <w:tcPr>
                <w:tcW w:w="1842" w:type="pct"/>
              </w:tcPr>
            </w:tcPrChange>
          </w:tcPr>
          <w:p w14:paraId="3D5EF606" w14:textId="77777777" w:rsidR="00D949B1" w:rsidRPr="005640FD" w:rsidRDefault="00D949B1" w:rsidP="005167DE">
            <w:pPr>
              <w:spacing w:line="240" w:lineRule="auto"/>
              <w:rPr>
                <w:moveFrom w:id="749" w:author="AXH" w:date="2022-10-25T15:45:00Z"/>
                <w:b/>
                <w:sz w:val="20"/>
                <w:szCs w:val="20"/>
                <w:lang w:val="en-US"/>
              </w:rPr>
            </w:pPr>
            <w:moveFrom w:id="750" w:author="AXH" w:date="2022-10-25T15:45:00Z">
              <w:r w:rsidRPr="005640FD">
                <w:rPr>
                  <w:b/>
                  <w:sz w:val="20"/>
                  <w:szCs w:val="20"/>
                  <w:lang w:val="en-US"/>
                </w:rPr>
                <w:t>Critical considerations</w:t>
              </w:r>
            </w:moveFrom>
          </w:p>
        </w:tc>
      </w:tr>
      <w:moveFromRangeEnd w:id="733"/>
      <w:tr w:rsidR="006300B9" w:rsidRPr="005640FD" w14:paraId="0F77C78E" w14:textId="77777777" w:rsidTr="006300B9">
        <w:tblPrEx>
          <w:tblLayout w:type="fixed"/>
        </w:tblPrEx>
        <w:trPr>
          <w:trHeight w:val="20"/>
          <w:del w:id="751" w:author="AXH" w:date="2022-10-25T15:45:00Z"/>
        </w:trPr>
        <w:tc>
          <w:tcPr>
            <w:tcW w:w="882" w:type="pct"/>
            <w:vMerge w:val="restart"/>
          </w:tcPr>
          <w:p w14:paraId="4C8330F7" w14:textId="77777777" w:rsidR="006300B9" w:rsidRPr="005640FD" w:rsidRDefault="006300B9" w:rsidP="00DE7668">
            <w:pPr>
              <w:spacing w:line="240" w:lineRule="auto"/>
              <w:rPr>
                <w:del w:id="752" w:author="AXH" w:date="2022-10-25T15:45:00Z"/>
                <w:color w:val="000000"/>
                <w:sz w:val="20"/>
                <w:szCs w:val="20"/>
                <w:vertAlign w:val="superscript"/>
                <w:lang w:val="en-US"/>
              </w:rPr>
            </w:pPr>
            <w:del w:id="753" w:author="AXH" w:date="2022-10-25T15:45:00Z">
              <w:r w:rsidRPr="005640FD">
                <w:rPr>
                  <w:sz w:val="20"/>
                  <w:szCs w:val="20"/>
                  <w:lang w:val="en-US"/>
                </w:rPr>
                <w:delText>World Health Organization (WHO)/European Centre for Disease Prevention and Control (ECDC)</w:delText>
              </w:r>
            </w:del>
            <w:customXmlDelRangeStart w:id="754" w:author="AXH" w:date="2022-10-25T15:45:00Z"/>
            <w:sdt>
              <w:sdtPr>
                <w:rPr>
                  <w:color w:val="000000"/>
                  <w:sz w:val="20"/>
                  <w:szCs w:val="20"/>
                  <w:vertAlign w:val="superscript"/>
                </w:rPr>
                <w:tag w:val="MENDELEY_CITATION_v3_eyJjaXRhdGlvbklEIjoiTUVOREVMRVlfQ0lUQVRJT05fNmQ2NWI0ZTUtMTNkNi00ZjkzLTlmNzktOGM0YmEzY2E5YThj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
                <w:id w:val="1414746083"/>
                <w:placeholder>
                  <w:docPart w:val="B3DD45B8EA930140BC4265708037DA30"/>
                </w:placeholder>
              </w:sdtPr>
              <w:sdtEndPr/>
              <w:sdtContent>
                <w:customXmlDelRangeEnd w:id="754"/>
                <w:del w:id="755" w:author="AXH" w:date="2022-10-25T15:45:00Z">
                  <w:r w:rsidR="00765A07" w:rsidRPr="00765A07">
                    <w:rPr>
                      <w:color w:val="000000"/>
                      <w:sz w:val="20"/>
                      <w:szCs w:val="20"/>
                      <w:vertAlign w:val="superscript"/>
                      <w:lang w:val="en-US"/>
                    </w:rPr>
                    <w:delText>7,8</w:delText>
                  </w:r>
                </w:del>
                <w:customXmlDelRangeStart w:id="756" w:author="AXH" w:date="2022-10-25T15:45:00Z"/>
              </w:sdtContent>
            </w:sdt>
            <w:customXmlDelRangeEnd w:id="756"/>
            <w:del w:id="757" w:author="AXH" w:date="2022-10-25T15:45:00Z">
              <w:r w:rsidRPr="005640FD">
                <w:rPr>
                  <w:sz w:val="20"/>
                  <w:szCs w:val="20"/>
                  <w:lang w:val="en-US"/>
                </w:rPr>
                <w:delText xml:space="preserve"> </w:delText>
              </w:r>
            </w:del>
          </w:p>
          <w:p w14:paraId="5FFA536A" w14:textId="77777777" w:rsidR="006300B9" w:rsidRPr="005640FD" w:rsidRDefault="006300B9" w:rsidP="00DE7668">
            <w:pPr>
              <w:spacing w:line="240" w:lineRule="auto"/>
              <w:rPr>
                <w:del w:id="758" w:author="AXH" w:date="2022-10-25T15:45:00Z"/>
                <w:sz w:val="20"/>
                <w:szCs w:val="20"/>
                <w:lang w:val="en-US"/>
              </w:rPr>
            </w:pPr>
          </w:p>
        </w:tc>
        <w:tc>
          <w:tcPr>
            <w:tcW w:w="1138" w:type="pct"/>
            <w:gridSpan w:val="2"/>
          </w:tcPr>
          <w:p w14:paraId="215EE1A0" w14:textId="77777777" w:rsidR="006300B9" w:rsidRPr="005640FD" w:rsidRDefault="006300B9" w:rsidP="00DE7668">
            <w:pPr>
              <w:spacing w:line="240" w:lineRule="auto"/>
              <w:rPr>
                <w:del w:id="759" w:author="AXH" w:date="2022-10-25T15:45:00Z"/>
                <w:i/>
                <w:sz w:val="20"/>
                <w:szCs w:val="20"/>
                <w:lang w:val="en-US"/>
              </w:rPr>
            </w:pPr>
            <w:del w:id="760" w:author="AXH" w:date="2022-10-25T15:45:00Z">
              <w:r w:rsidRPr="005640FD">
                <w:rPr>
                  <w:i/>
                  <w:sz w:val="20"/>
                  <w:szCs w:val="20"/>
                  <w:lang w:val="en-US"/>
                </w:rPr>
                <w:delText>No. of positive cases</w:delText>
              </w:r>
            </w:del>
          </w:p>
        </w:tc>
        <w:tc>
          <w:tcPr>
            <w:tcW w:w="1138" w:type="pct"/>
            <w:gridSpan w:val="2"/>
          </w:tcPr>
          <w:p w14:paraId="500281FA" w14:textId="77777777" w:rsidR="006300B9" w:rsidRPr="005640FD" w:rsidRDefault="006300B9" w:rsidP="00DE7668">
            <w:pPr>
              <w:spacing w:line="240" w:lineRule="auto"/>
              <w:rPr>
                <w:del w:id="761" w:author="AXH" w:date="2022-10-25T15:45:00Z"/>
                <w:i/>
                <w:sz w:val="20"/>
                <w:szCs w:val="20"/>
                <w:lang w:val="en-US"/>
              </w:rPr>
            </w:pPr>
            <w:del w:id="762" w:author="AXH" w:date="2022-10-25T15:45:00Z">
              <w:r w:rsidRPr="005640FD">
                <w:rPr>
                  <w:i/>
                  <w:sz w:val="20"/>
                  <w:szCs w:val="20"/>
                  <w:lang w:val="en-US"/>
                </w:rPr>
                <w:delText>No. of sequences to detect at 1% with 95% confidence</w:delText>
              </w:r>
            </w:del>
          </w:p>
        </w:tc>
        <w:tc>
          <w:tcPr>
            <w:tcW w:w="1842" w:type="pct"/>
            <w:vMerge w:val="restart"/>
          </w:tcPr>
          <w:p w14:paraId="0B413F45" w14:textId="77777777" w:rsidR="006300B9" w:rsidRPr="005640FD" w:rsidRDefault="006300B9" w:rsidP="00DE7668">
            <w:pPr>
              <w:pStyle w:val="ListParagraph"/>
              <w:numPr>
                <w:ilvl w:val="0"/>
                <w:numId w:val="16"/>
              </w:numPr>
              <w:spacing w:line="240" w:lineRule="auto"/>
              <w:rPr>
                <w:del w:id="763" w:author="AXH" w:date="2022-10-25T15:45:00Z"/>
                <w:sz w:val="20"/>
                <w:szCs w:val="20"/>
              </w:rPr>
            </w:pPr>
            <w:del w:id="764" w:author="AXH" w:date="2022-10-25T15:45:00Z">
              <w:r w:rsidRPr="005640FD">
                <w:rPr>
                  <w:sz w:val="20"/>
                  <w:szCs w:val="20"/>
                </w:rPr>
                <w:delText>Agnostic to variant properties</w:delText>
              </w:r>
            </w:del>
          </w:p>
          <w:p w14:paraId="6124FFAC" w14:textId="77777777" w:rsidR="006300B9" w:rsidRPr="005640FD" w:rsidRDefault="006300B9" w:rsidP="00DE7668">
            <w:pPr>
              <w:pStyle w:val="ListParagraph"/>
              <w:numPr>
                <w:ilvl w:val="0"/>
                <w:numId w:val="16"/>
              </w:numPr>
              <w:spacing w:line="240" w:lineRule="auto"/>
              <w:rPr>
                <w:del w:id="765" w:author="AXH" w:date="2022-10-25T15:45:00Z"/>
                <w:sz w:val="20"/>
                <w:szCs w:val="20"/>
              </w:rPr>
            </w:pPr>
            <w:del w:id="766" w:author="AXH" w:date="2022-10-25T15:45:00Z">
              <w:r w:rsidRPr="005640FD">
                <w:rPr>
                  <w:sz w:val="20"/>
                  <w:szCs w:val="20"/>
                </w:rPr>
                <w:delText>Assumes specimen pool to be sampled for sequencing is representative of circulating diversity but acknowledges that unless testing coverage is evenly distributed this will be a biased sample</w:delText>
              </w:r>
            </w:del>
          </w:p>
          <w:p w14:paraId="63715FDF" w14:textId="77777777" w:rsidR="006300B9" w:rsidRPr="005640FD" w:rsidRDefault="006300B9" w:rsidP="00DE7668">
            <w:pPr>
              <w:pStyle w:val="ListParagraph"/>
              <w:numPr>
                <w:ilvl w:val="0"/>
                <w:numId w:val="16"/>
              </w:numPr>
              <w:spacing w:line="240" w:lineRule="auto"/>
              <w:rPr>
                <w:del w:id="767" w:author="AXH" w:date="2022-10-25T15:45:00Z"/>
                <w:sz w:val="20"/>
                <w:szCs w:val="20"/>
              </w:rPr>
            </w:pPr>
            <w:del w:id="768" w:author="AXH" w:date="2022-10-25T15:45:00Z">
              <w:r w:rsidRPr="005640FD">
                <w:rPr>
                  <w:sz w:val="20"/>
                  <w:szCs w:val="20"/>
                </w:rPr>
                <w:delText>Notes that in countries with limited sequencing capacity monitoring relative prevalence of variants should be prioritized</w:delText>
              </w:r>
            </w:del>
          </w:p>
        </w:tc>
      </w:tr>
      <w:tr w:rsidR="006300B9" w:rsidRPr="005640FD" w14:paraId="36504259" w14:textId="77777777" w:rsidTr="006300B9">
        <w:tblPrEx>
          <w:tblLayout w:type="fixed"/>
        </w:tblPrEx>
        <w:trPr>
          <w:trHeight w:val="20"/>
          <w:del w:id="769" w:author="AXH" w:date="2022-10-25T15:45:00Z"/>
        </w:trPr>
        <w:tc>
          <w:tcPr>
            <w:tcW w:w="882" w:type="pct"/>
            <w:vMerge/>
          </w:tcPr>
          <w:p w14:paraId="012F4863" w14:textId="77777777" w:rsidR="006300B9" w:rsidRPr="005640FD" w:rsidRDefault="006300B9" w:rsidP="00DE7668">
            <w:pPr>
              <w:spacing w:line="240" w:lineRule="auto"/>
              <w:rPr>
                <w:del w:id="770" w:author="AXH" w:date="2022-10-25T15:45:00Z"/>
                <w:sz w:val="20"/>
                <w:szCs w:val="20"/>
                <w:lang w:val="en-US"/>
              </w:rPr>
            </w:pPr>
          </w:p>
        </w:tc>
        <w:tc>
          <w:tcPr>
            <w:tcW w:w="1138" w:type="pct"/>
            <w:gridSpan w:val="2"/>
          </w:tcPr>
          <w:p w14:paraId="0DF8C17B" w14:textId="77777777" w:rsidR="006300B9" w:rsidRPr="005640FD" w:rsidRDefault="006300B9" w:rsidP="00DE7668">
            <w:pPr>
              <w:spacing w:line="240" w:lineRule="auto"/>
              <w:rPr>
                <w:del w:id="771" w:author="AXH" w:date="2022-10-25T15:45:00Z"/>
                <w:sz w:val="20"/>
                <w:szCs w:val="20"/>
                <w:lang w:val="en-US"/>
              </w:rPr>
            </w:pPr>
            <w:del w:id="772" w:author="AXH" w:date="2022-10-25T15:45:00Z">
              <w:r w:rsidRPr="005640FD">
                <w:rPr>
                  <w:sz w:val="20"/>
                  <w:szCs w:val="20"/>
                  <w:lang w:val="en-US"/>
                </w:rPr>
                <w:delText>&lt;1000 cases</w:delText>
              </w:r>
            </w:del>
          </w:p>
        </w:tc>
        <w:tc>
          <w:tcPr>
            <w:tcW w:w="1138" w:type="pct"/>
            <w:gridSpan w:val="2"/>
          </w:tcPr>
          <w:p w14:paraId="1B23320D" w14:textId="77777777" w:rsidR="006300B9" w:rsidRPr="005640FD" w:rsidRDefault="006300B9" w:rsidP="00DE7668">
            <w:pPr>
              <w:spacing w:line="240" w:lineRule="auto"/>
              <w:rPr>
                <w:del w:id="773" w:author="AXH" w:date="2022-10-25T15:45:00Z"/>
                <w:sz w:val="20"/>
                <w:szCs w:val="20"/>
                <w:lang w:val="en-US"/>
              </w:rPr>
            </w:pPr>
            <w:del w:id="774" w:author="AXH" w:date="2022-10-25T15:45:00Z">
              <w:r w:rsidRPr="005640FD">
                <w:rPr>
                  <w:sz w:val="20"/>
                  <w:szCs w:val="20"/>
                  <w:lang w:val="en-US"/>
                </w:rPr>
                <w:delText>141</w:delText>
              </w:r>
            </w:del>
          </w:p>
        </w:tc>
        <w:tc>
          <w:tcPr>
            <w:tcW w:w="1842" w:type="pct"/>
            <w:vMerge/>
          </w:tcPr>
          <w:p w14:paraId="3043DBB4" w14:textId="77777777" w:rsidR="006300B9" w:rsidRPr="005640FD" w:rsidRDefault="006300B9" w:rsidP="00DE7668">
            <w:pPr>
              <w:spacing w:line="240" w:lineRule="auto"/>
              <w:rPr>
                <w:del w:id="775" w:author="AXH" w:date="2022-10-25T15:45:00Z"/>
                <w:sz w:val="20"/>
                <w:szCs w:val="20"/>
                <w:lang w:val="en-US"/>
              </w:rPr>
            </w:pPr>
          </w:p>
        </w:tc>
      </w:tr>
      <w:tr w:rsidR="006300B9" w:rsidRPr="005640FD" w14:paraId="58B50CE8" w14:textId="77777777" w:rsidTr="006300B9">
        <w:tblPrEx>
          <w:tblLayout w:type="fixed"/>
        </w:tblPrEx>
        <w:trPr>
          <w:trHeight w:val="20"/>
          <w:del w:id="776" w:author="AXH" w:date="2022-10-25T15:45:00Z"/>
        </w:trPr>
        <w:tc>
          <w:tcPr>
            <w:tcW w:w="882" w:type="pct"/>
            <w:vMerge/>
          </w:tcPr>
          <w:p w14:paraId="400E2A22" w14:textId="77777777" w:rsidR="006300B9" w:rsidRPr="005640FD" w:rsidRDefault="006300B9" w:rsidP="00DE7668">
            <w:pPr>
              <w:spacing w:line="240" w:lineRule="auto"/>
              <w:rPr>
                <w:del w:id="777" w:author="AXH" w:date="2022-10-25T15:45:00Z"/>
                <w:sz w:val="20"/>
                <w:szCs w:val="20"/>
                <w:lang w:val="en-US"/>
              </w:rPr>
            </w:pPr>
          </w:p>
        </w:tc>
        <w:tc>
          <w:tcPr>
            <w:tcW w:w="1138" w:type="pct"/>
            <w:gridSpan w:val="2"/>
          </w:tcPr>
          <w:p w14:paraId="7A733BC1" w14:textId="77777777" w:rsidR="006300B9" w:rsidRPr="005640FD" w:rsidRDefault="006300B9" w:rsidP="00DE7668">
            <w:pPr>
              <w:spacing w:line="240" w:lineRule="auto"/>
              <w:rPr>
                <w:del w:id="778" w:author="AXH" w:date="2022-10-25T15:45:00Z"/>
                <w:sz w:val="20"/>
                <w:szCs w:val="20"/>
                <w:lang w:val="en-US"/>
              </w:rPr>
            </w:pPr>
            <w:del w:id="779" w:author="AXH" w:date="2022-10-25T15:45:00Z">
              <w:r w:rsidRPr="005640FD">
                <w:rPr>
                  <w:sz w:val="20"/>
                  <w:szCs w:val="20"/>
                  <w:lang w:val="en-US"/>
                </w:rPr>
                <w:delText>1001 – 2,500</w:delText>
              </w:r>
            </w:del>
          </w:p>
        </w:tc>
        <w:tc>
          <w:tcPr>
            <w:tcW w:w="1138" w:type="pct"/>
            <w:gridSpan w:val="2"/>
          </w:tcPr>
          <w:p w14:paraId="31C86069" w14:textId="77777777" w:rsidR="006300B9" w:rsidRPr="005640FD" w:rsidRDefault="006300B9" w:rsidP="00DE7668">
            <w:pPr>
              <w:spacing w:line="240" w:lineRule="auto"/>
              <w:rPr>
                <w:del w:id="780" w:author="AXH" w:date="2022-10-25T15:45:00Z"/>
                <w:sz w:val="20"/>
                <w:szCs w:val="20"/>
                <w:lang w:val="en-US"/>
              </w:rPr>
            </w:pPr>
            <w:del w:id="781" w:author="AXH" w:date="2022-10-25T15:45:00Z">
              <w:r w:rsidRPr="005640FD">
                <w:rPr>
                  <w:sz w:val="20"/>
                  <w:szCs w:val="20"/>
                  <w:lang w:val="en-US"/>
                </w:rPr>
                <w:delText>196</w:delText>
              </w:r>
            </w:del>
          </w:p>
        </w:tc>
        <w:tc>
          <w:tcPr>
            <w:tcW w:w="1842" w:type="pct"/>
            <w:vMerge/>
          </w:tcPr>
          <w:p w14:paraId="6F277B60" w14:textId="77777777" w:rsidR="006300B9" w:rsidRPr="005640FD" w:rsidRDefault="006300B9" w:rsidP="00DE7668">
            <w:pPr>
              <w:spacing w:line="240" w:lineRule="auto"/>
              <w:rPr>
                <w:del w:id="782" w:author="AXH" w:date="2022-10-25T15:45:00Z"/>
                <w:sz w:val="20"/>
                <w:szCs w:val="20"/>
                <w:lang w:val="en-US"/>
              </w:rPr>
            </w:pPr>
          </w:p>
        </w:tc>
      </w:tr>
      <w:tr w:rsidR="006300B9" w:rsidRPr="005640FD" w14:paraId="5D8E07B6" w14:textId="77777777" w:rsidTr="006300B9">
        <w:tblPrEx>
          <w:tblLayout w:type="fixed"/>
        </w:tblPrEx>
        <w:trPr>
          <w:trHeight w:val="20"/>
          <w:del w:id="783" w:author="AXH" w:date="2022-10-25T15:45:00Z"/>
        </w:trPr>
        <w:tc>
          <w:tcPr>
            <w:tcW w:w="882" w:type="pct"/>
            <w:vMerge/>
          </w:tcPr>
          <w:p w14:paraId="34BD0403" w14:textId="77777777" w:rsidR="006300B9" w:rsidRPr="005640FD" w:rsidRDefault="006300B9" w:rsidP="00DE7668">
            <w:pPr>
              <w:spacing w:line="240" w:lineRule="auto"/>
              <w:rPr>
                <w:del w:id="784" w:author="AXH" w:date="2022-10-25T15:45:00Z"/>
                <w:sz w:val="20"/>
                <w:szCs w:val="20"/>
                <w:lang w:val="en-US"/>
              </w:rPr>
            </w:pPr>
          </w:p>
        </w:tc>
        <w:tc>
          <w:tcPr>
            <w:tcW w:w="1138" w:type="pct"/>
            <w:gridSpan w:val="2"/>
          </w:tcPr>
          <w:p w14:paraId="524FB7DD" w14:textId="77777777" w:rsidR="006300B9" w:rsidRPr="005640FD" w:rsidRDefault="006300B9" w:rsidP="00DE7668">
            <w:pPr>
              <w:spacing w:line="240" w:lineRule="auto"/>
              <w:rPr>
                <w:del w:id="785" w:author="AXH" w:date="2022-10-25T15:45:00Z"/>
                <w:sz w:val="20"/>
                <w:szCs w:val="20"/>
                <w:lang w:val="en-US"/>
              </w:rPr>
            </w:pPr>
            <w:del w:id="786" w:author="AXH" w:date="2022-10-25T15:45:00Z">
              <w:r w:rsidRPr="005640FD">
                <w:rPr>
                  <w:sz w:val="20"/>
                  <w:szCs w:val="20"/>
                  <w:lang w:val="en-US"/>
                </w:rPr>
                <w:delText>2,500 – 5,000</w:delText>
              </w:r>
            </w:del>
          </w:p>
        </w:tc>
        <w:tc>
          <w:tcPr>
            <w:tcW w:w="1138" w:type="pct"/>
            <w:gridSpan w:val="2"/>
          </w:tcPr>
          <w:p w14:paraId="574D6BC8" w14:textId="77777777" w:rsidR="006300B9" w:rsidRPr="005640FD" w:rsidRDefault="006300B9" w:rsidP="00DE7668">
            <w:pPr>
              <w:spacing w:line="240" w:lineRule="auto"/>
              <w:rPr>
                <w:del w:id="787" w:author="AXH" w:date="2022-10-25T15:45:00Z"/>
                <w:sz w:val="20"/>
                <w:szCs w:val="20"/>
                <w:lang w:val="en-US"/>
              </w:rPr>
            </w:pPr>
            <w:del w:id="788" w:author="AXH" w:date="2022-10-25T15:45:00Z">
              <w:r w:rsidRPr="005640FD">
                <w:rPr>
                  <w:sz w:val="20"/>
                  <w:szCs w:val="20"/>
                  <w:lang w:val="en-US"/>
                </w:rPr>
                <w:delText>243</w:delText>
              </w:r>
            </w:del>
          </w:p>
        </w:tc>
        <w:tc>
          <w:tcPr>
            <w:tcW w:w="1842" w:type="pct"/>
            <w:vMerge/>
          </w:tcPr>
          <w:p w14:paraId="502CB0F8" w14:textId="77777777" w:rsidR="006300B9" w:rsidRPr="005640FD" w:rsidRDefault="006300B9" w:rsidP="00DE7668">
            <w:pPr>
              <w:spacing w:line="240" w:lineRule="auto"/>
              <w:rPr>
                <w:del w:id="789" w:author="AXH" w:date="2022-10-25T15:45:00Z"/>
                <w:sz w:val="20"/>
                <w:szCs w:val="20"/>
                <w:lang w:val="en-US"/>
              </w:rPr>
            </w:pPr>
          </w:p>
        </w:tc>
      </w:tr>
      <w:tr w:rsidR="006300B9" w:rsidRPr="005640FD" w14:paraId="5DD14C91" w14:textId="77777777" w:rsidTr="006300B9">
        <w:tblPrEx>
          <w:tblLayout w:type="fixed"/>
        </w:tblPrEx>
        <w:trPr>
          <w:trHeight w:val="20"/>
          <w:del w:id="790" w:author="AXH" w:date="2022-10-25T15:45:00Z"/>
        </w:trPr>
        <w:tc>
          <w:tcPr>
            <w:tcW w:w="882" w:type="pct"/>
            <w:vMerge/>
          </w:tcPr>
          <w:p w14:paraId="2CCAC75B" w14:textId="77777777" w:rsidR="006300B9" w:rsidRPr="005640FD" w:rsidRDefault="006300B9" w:rsidP="00DE7668">
            <w:pPr>
              <w:spacing w:line="240" w:lineRule="auto"/>
              <w:rPr>
                <w:del w:id="791" w:author="AXH" w:date="2022-10-25T15:45:00Z"/>
                <w:sz w:val="20"/>
                <w:szCs w:val="20"/>
                <w:lang w:val="en-US"/>
              </w:rPr>
            </w:pPr>
          </w:p>
        </w:tc>
        <w:tc>
          <w:tcPr>
            <w:tcW w:w="1138" w:type="pct"/>
            <w:gridSpan w:val="2"/>
          </w:tcPr>
          <w:p w14:paraId="7A4EB9A8" w14:textId="77777777" w:rsidR="006300B9" w:rsidRPr="005640FD" w:rsidRDefault="006300B9" w:rsidP="00DE7668">
            <w:pPr>
              <w:spacing w:line="240" w:lineRule="auto"/>
              <w:rPr>
                <w:del w:id="792" w:author="AXH" w:date="2022-10-25T15:45:00Z"/>
                <w:sz w:val="20"/>
                <w:szCs w:val="20"/>
                <w:lang w:val="en-US"/>
              </w:rPr>
            </w:pPr>
            <w:del w:id="793" w:author="AXH" w:date="2022-10-25T15:45:00Z">
              <w:r w:rsidRPr="005640FD">
                <w:rPr>
                  <w:sz w:val="20"/>
                  <w:szCs w:val="20"/>
                  <w:lang w:val="en-US"/>
                </w:rPr>
                <w:delText>5,001 – 10,000</w:delText>
              </w:r>
            </w:del>
          </w:p>
        </w:tc>
        <w:tc>
          <w:tcPr>
            <w:tcW w:w="1138" w:type="pct"/>
            <w:gridSpan w:val="2"/>
          </w:tcPr>
          <w:p w14:paraId="39356CCD" w14:textId="77777777" w:rsidR="006300B9" w:rsidRPr="005640FD" w:rsidRDefault="006300B9" w:rsidP="00DE7668">
            <w:pPr>
              <w:spacing w:line="240" w:lineRule="auto"/>
              <w:rPr>
                <w:del w:id="794" w:author="AXH" w:date="2022-10-25T15:45:00Z"/>
                <w:sz w:val="20"/>
                <w:szCs w:val="20"/>
                <w:lang w:val="en-US"/>
              </w:rPr>
            </w:pPr>
            <w:del w:id="795" w:author="AXH" w:date="2022-10-25T15:45:00Z">
              <w:r w:rsidRPr="005640FD">
                <w:rPr>
                  <w:sz w:val="20"/>
                  <w:szCs w:val="20"/>
                  <w:lang w:val="en-US"/>
                </w:rPr>
                <w:delText>270</w:delText>
              </w:r>
            </w:del>
          </w:p>
        </w:tc>
        <w:tc>
          <w:tcPr>
            <w:tcW w:w="1842" w:type="pct"/>
            <w:vMerge/>
          </w:tcPr>
          <w:p w14:paraId="519BB73C" w14:textId="77777777" w:rsidR="006300B9" w:rsidRPr="005640FD" w:rsidRDefault="006300B9" w:rsidP="00DE7668">
            <w:pPr>
              <w:spacing w:line="240" w:lineRule="auto"/>
              <w:rPr>
                <w:del w:id="796" w:author="AXH" w:date="2022-10-25T15:45:00Z"/>
                <w:sz w:val="20"/>
                <w:szCs w:val="20"/>
                <w:lang w:val="en-US"/>
              </w:rPr>
            </w:pPr>
          </w:p>
        </w:tc>
      </w:tr>
      <w:tr w:rsidR="006300B9" w:rsidRPr="005640FD" w14:paraId="1646DE5C" w14:textId="77777777" w:rsidTr="006300B9">
        <w:tblPrEx>
          <w:tblLayout w:type="fixed"/>
        </w:tblPrEx>
        <w:trPr>
          <w:trHeight w:val="20"/>
          <w:del w:id="797" w:author="AXH" w:date="2022-10-25T15:45:00Z"/>
        </w:trPr>
        <w:tc>
          <w:tcPr>
            <w:tcW w:w="882" w:type="pct"/>
            <w:vMerge/>
          </w:tcPr>
          <w:p w14:paraId="4173335D" w14:textId="77777777" w:rsidR="006300B9" w:rsidRPr="005640FD" w:rsidRDefault="006300B9" w:rsidP="00DE7668">
            <w:pPr>
              <w:spacing w:line="240" w:lineRule="auto"/>
              <w:rPr>
                <w:del w:id="798" w:author="AXH" w:date="2022-10-25T15:45:00Z"/>
                <w:sz w:val="20"/>
                <w:szCs w:val="20"/>
                <w:lang w:val="en-US"/>
              </w:rPr>
            </w:pPr>
          </w:p>
        </w:tc>
        <w:tc>
          <w:tcPr>
            <w:tcW w:w="1138" w:type="pct"/>
            <w:gridSpan w:val="2"/>
          </w:tcPr>
          <w:p w14:paraId="7B8644B5" w14:textId="77777777" w:rsidR="006300B9" w:rsidRPr="005640FD" w:rsidRDefault="006300B9" w:rsidP="00DE7668">
            <w:pPr>
              <w:spacing w:line="240" w:lineRule="auto"/>
              <w:rPr>
                <w:del w:id="799" w:author="AXH" w:date="2022-10-25T15:45:00Z"/>
                <w:sz w:val="20"/>
                <w:szCs w:val="20"/>
                <w:lang w:val="en-US"/>
              </w:rPr>
            </w:pPr>
            <w:del w:id="800" w:author="AXH" w:date="2022-10-25T15:45:00Z">
              <w:r w:rsidRPr="005640FD">
                <w:rPr>
                  <w:sz w:val="20"/>
                  <w:szCs w:val="20"/>
                  <w:lang w:val="en-US"/>
                </w:rPr>
                <w:delText>&gt;10,000</w:delText>
              </w:r>
            </w:del>
          </w:p>
        </w:tc>
        <w:tc>
          <w:tcPr>
            <w:tcW w:w="1138" w:type="pct"/>
            <w:gridSpan w:val="2"/>
          </w:tcPr>
          <w:p w14:paraId="6906D05C" w14:textId="77777777" w:rsidR="006300B9" w:rsidRPr="005640FD" w:rsidRDefault="006300B9" w:rsidP="00DE7668">
            <w:pPr>
              <w:spacing w:line="240" w:lineRule="auto"/>
              <w:rPr>
                <w:del w:id="801" w:author="AXH" w:date="2022-10-25T15:45:00Z"/>
                <w:sz w:val="20"/>
                <w:szCs w:val="20"/>
                <w:lang w:val="en-US"/>
              </w:rPr>
            </w:pPr>
            <w:del w:id="802" w:author="AXH" w:date="2022-10-25T15:45:00Z">
              <w:r w:rsidRPr="005640FD">
                <w:rPr>
                  <w:sz w:val="20"/>
                  <w:szCs w:val="20"/>
                  <w:lang w:val="en-US"/>
                </w:rPr>
                <w:delText>285</w:delText>
              </w:r>
            </w:del>
          </w:p>
        </w:tc>
        <w:tc>
          <w:tcPr>
            <w:tcW w:w="1842" w:type="pct"/>
            <w:vMerge/>
          </w:tcPr>
          <w:p w14:paraId="457435F5" w14:textId="77777777" w:rsidR="006300B9" w:rsidRPr="005640FD" w:rsidRDefault="006300B9" w:rsidP="00DE7668">
            <w:pPr>
              <w:spacing w:line="240" w:lineRule="auto"/>
              <w:rPr>
                <w:del w:id="803" w:author="AXH" w:date="2022-10-25T15:45:00Z"/>
                <w:sz w:val="20"/>
                <w:szCs w:val="20"/>
                <w:lang w:val="en-US"/>
              </w:rPr>
            </w:pPr>
          </w:p>
        </w:tc>
      </w:tr>
      <w:tr w:rsidR="006300B9" w:rsidRPr="005640FD" w14:paraId="088006AB" w14:textId="77777777" w:rsidTr="006300B9">
        <w:tblPrEx>
          <w:tblLayout w:type="fixed"/>
        </w:tblPrEx>
        <w:trPr>
          <w:trHeight w:val="20"/>
          <w:del w:id="804" w:author="AXH" w:date="2022-10-25T15:45:00Z"/>
        </w:trPr>
        <w:tc>
          <w:tcPr>
            <w:tcW w:w="882" w:type="pct"/>
          </w:tcPr>
          <w:p w14:paraId="37CD278B" w14:textId="77777777" w:rsidR="006300B9" w:rsidRPr="0042341C" w:rsidRDefault="0042341C" w:rsidP="00DE7668">
            <w:pPr>
              <w:spacing w:line="240" w:lineRule="auto"/>
              <w:rPr>
                <w:del w:id="805" w:author="AXH" w:date="2022-10-25T15:45:00Z"/>
                <w:sz w:val="20"/>
                <w:szCs w:val="20"/>
                <w:lang w:val="en-GB"/>
              </w:rPr>
            </w:pPr>
            <w:del w:id="806" w:author="AXH" w:date="2022-10-25T15:45:00Z">
              <w:r>
                <w:rPr>
                  <w:sz w:val="20"/>
                  <w:szCs w:val="20"/>
                  <w:lang w:val="en-GB"/>
                </w:rPr>
                <w:delText>Brito et al., 2021</w:delText>
              </w:r>
            </w:del>
            <w:customXmlDelRangeStart w:id="807" w:author="AXH" w:date="2022-10-25T15:45:00Z"/>
            <w:sdt>
              <w:sdtPr>
                <w:rPr>
                  <w:color w:val="000000"/>
                  <w:sz w:val="20"/>
                  <w:szCs w:val="20"/>
                  <w:vertAlign w:val="superscript"/>
                  <w:lang w:val="en-GB"/>
                </w:rPr>
                <w:tag w:val="MENDELEY_CITATION_v3_eyJjaXRhdGlvbklEIjoiTUVOREVMRVlfQ0lUQVRJT05fOGZjNDAzN2QtYWJkYi00YzBmLTkzZDMtNTJmZmM0NzNkODEx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
                <w:id w:val="1331260830"/>
                <w:placeholder>
                  <w:docPart w:val="B3DD45B8EA930140BC4265708037DA30"/>
                </w:placeholder>
              </w:sdtPr>
              <w:sdtEndPr/>
              <w:sdtContent>
                <w:customXmlDelRangeEnd w:id="807"/>
                <w:del w:id="808" w:author="AXH" w:date="2022-10-25T15:45:00Z">
                  <w:r w:rsidR="00765A07" w:rsidRPr="00765A07">
                    <w:rPr>
                      <w:color w:val="000000"/>
                      <w:sz w:val="20"/>
                      <w:szCs w:val="20"/>
                      <w:vertAlign w:val="superscript"/>
                      <w:lang w:val="en-GB"/>
                    </w:rPr>
                    <w:delText>5</w:delText>
                  </w:r>
                </w:del>
                <w:customXmlDelRangeStart w:id="809" w:author="AXH" w:date="2022-10-25T15:45:00Z"/>
              </w:sdtContent>
            </w:sdt>
            <w:customXmlDelRangeEnd w:id="809"/>
          </w:p>
        </w:tc>
        <w:tc>
          <w:tcPr>
            <w:tcW w:w="2276" w:type="pct"/>
            <w:gridSpan w:val="4"/>
          </w:tcPr>
          <w:p w14:paraId="5472DB35" w14:textId="77777777" w:rsidR="006300B9" w:rsidRPr="005640FD" w:rsidRDefault="006300B9" w:rsidP="00DE7668">
            <w:pPr>
              <w:spacing w:line="240" w:lineRule="auto"/>
              <w:rPr>
                <w:del w:id="810" w:author="AXH" w:date="2022-10-25T15:45:00Z"/>
                <w:sz w:val="20"/>
                <w:szCs w:val="20"/>
                <w:lang w:val="en-US"/>
              </w:rPr>
            </w:pPr>
            <w:del w:id="811" w:author="AXH" w:date="2022-10-25T15:45:00Z">
              <w:r w:rsidRPr="005640FD">
                <w:rPr>
                  <w:sz w:val="20"/>
                  <w:szCs w:val="20"/>
                  <w:lang w:val="en-US"/>
                </w:rPr>
                <w:delText xml:space="preserve">At least 0.5% of all cases with a turnaround time of 21 days to detect novel lineage before it reaches 100 cases at 20% probability </w:delText>
              </w:r>
            </w:del>
          </w:p>
        </w:tc>
        <w:tc>
          <w:tcPr>
            <w:tcW w:w="1842" w:type="pct"/>
          </w:tcPr>
          <w:p w14:paraId="555066AE" w14:textId="77777777" w:rsidR="006300B9" w:rsidRPr="005640FD" w:rsidRDefault="006300B9" w:rsidP="00DE7668">
            <w:pPr>
              <w:pStyle w:val="ListParagraph"/>
              <w:numPr>
                <w:ilvl w:val="0"/>
                <w:numId w:val="17"/>
              </w:numPr>
              <w:spacing w:line="240" w:lineRule="auto"/>
              <w:rPr>
                <w:del w:id="812" w:author="AXH" w:date="2022-10-25T15:45:00Z"/>
                <w:sz w:val="20"/>
                <w:szCs w:val="20"/>
                <w:lang w:val="en-US"/>
              </w:rPr>
            </w:pPr>
            <w:del w:id="813" w:author="AXH" w:date="2022-10-25T15:45:00Z">
              <w:r w:rsidRPr="005640FD">
                <w:rPr>
                  <w:sz w:val="20"/>
                  <w:szCs w:val="20"/>
                  <w:lang w:val="en-US"/>
                </w:rPr>
                <w:delText>Based on sequencing data from Denmark which is testing at</w:delText>
              </w:r>
              <w:r w:rsidR="00A0083F">
                <w:rPr>
                  <w:sz w:val="20"/>
                  <w:szCs w:val="20"/>
                  <w:lang w:val="en-US"/>
                </w:rPr>
                <w:delText xml:space="preserve"> an average of</w:delText>
              </w:r>
              <w:r w:rsidRPr="005640FD">
                <w:rPr>
                  <w:sz w:val="20"/>
                  <w:szCs w:val="20"/>
                  <w:lang w:val="en-US"/>
                </w:rPr>
                <w:delText xml:space="preserve"> &gt;2,000 tests per 100,000 persons per day</w:delText>
              </w:r>
            </w:del>
            <w:customXmlDelRangeStart w:id="814" w:author="AXH" w:date="2022-10-25T15:45:00Z"/>
            <w:sdt>
              <w:sdtPr>
                <w:rPr>
                  <w:color w:val="000000"/>
                  <w:sz w:val="20"/>
                  <w:szCs w:val="20"/>
                  <w:vertAlign w:val="superscript"/>
                  <w:lang w:val="en-US"/>
                </w:rPr>
                <w:tag w:val="MENDELEY_CITATION_v3_eyJjaXRhdGlvbklEIjoiTUVOREVMRVlfQ0lUQVRJT05fZGEwM2E3OGEtNjNkZS00MTU0LTk0YzctNjkyZWUwMGFhMzc5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
                <w:id w:val="808973479"/>
                <w:placeholder>
                  <w:docPart w:val="B3DD45B8EA930140BC4265708037DA30"/>
                </w:placeholder>
              </w:sdtPr>
              <w:sdtEndPr/>
              <w:sdtContent>
                <w:customXmlDelRangeEnd w:id="814"/>
                <w:del w:id="815" w:author="AXH" w:date="2022-10-25T15:45:00Z">
                  <w:r w:rsidR="00765A07" w:rsidRPr="00765A07">
                    <w:rPr>
                      <w:color w:val="000000"/>
                      <w:sz w:val="20"/>
                      <w:szCs w:val="20"/>
                      <w:vertAlign w:val="superscript"/>
                      <w:lang w:val="en-US"/>
                    </w:rPr>
                    <w:delText>9</w:delText>
                  </w:r>
                </w:del>
                <w:customXmlDelRangeStart w:id="816" w:author="AXH" w:date="2022-10-25T15:45:00Z"/>
              </w:sdtContent>
            </w:sdt>
            <w:customXmlDelRangeEnd w:id="816"/>
          </w:p>
        </w:tc>
      </w:tr>
      <w:tr w:rsidR="006300B9" w:rsidRPr="005640FD" w14:paraId="4B9E7475" w14:textId="77777777" w:rsidTr="006300B9">
        <w:tblPrEx>
          <w:tblLayout w:type="fixed"/>
        </w:tblPrEx>
        <w:trPr>
          <w:trHeight w:val="20"/>
          <w:del w:id="817" w:author="AXH" w:date="2022-10-25T15:45:00Z"/>
        </w:trPr>
        <w:tc>
          <w:tcPr>
            <w:tcW w:w="882" w:type="pct"/>
          </w:tcPr>
          <w:p w14:paraId="328C7F5A" w14:textId="77777777" w:rsidR="006300B9" w:rsidRPr="005640FD" w:rsidRDefault="0042341C" w:rsidP="00DE7668">
            <w:pPr>
              <w:spacing w:line="240" w:lineRule="auto"/>
              <w:rPr>
                <w:del w:id="818" w:author="AXH" w:date="2022-10-25T15:45:00Z"/>
                <w:sz w:val="20"/>
                <w:szCs w:val="20"/>
                <w:lang w:val="nl-NL"/>
              </w:rPr>
            </w:pPr>
            <w:del w:id="819" w:author="AXH" w:date="2022-10-25T15:45:00Z">
              <w:r>
                <w:rPr>
                  <w:color w:val="000000"/>
                  <w:sz w:val="20"/>
                  <w:szCs w:val="20"/>
                  <w:lang w:val="nl-NL"/>
                </w:rPr>
                <w:delText>Wohl et al., 2022</w:delText>
              </w:r>
            </w:del>
            <w:customXmlDelRangeStart w:id="820" w:author="AXH" w:date="2022-10-25T15:45:00Z"/>
            <w:sdt>
              <w:sdtPr>
                <w:rPr>
                  <w:color w:val="000000"/>
                  <w:sz w:val="20"/>
                  <w:szCs w:val="20"/>
                  <w:vertAlign w:val="superscript"/>
                  <w:lang w:val="nl-NL"/>
                </w:rPr>
                <w:tag w:val="MENDELEY_CITATION_v3_eyJjaXRhdGlvbklEIjoiTUVOREVMRVlfQ0lUQVRJT05fZDQxNTM4YzAtMzMzZC00NDk4LWI5YzUtNGJiN2UyOGNlNjY0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
                <w:id w:val="-1500734051"/>
                <w:placeholder>
                  <w:docPart w:val="B3DD45B8EA930140BC4265708037DA30"/>
                </w:placeholder>
              </w:sdtPr>
              <w:sdtEndPr/>
              <w:sdtContent>
                <w:customXmlDelRangeEnd w:id="820"/>
                <w:del w:id="821" w:author="AXH" w:date="2022-10-25T15:45:00Z">
                  <w:r w:rsidR="00765A07" w:rsidRPr="00765A07">
                    <w:rPr>
                      <w:color w:val="000000"/>
                      <w:sz w:val="20"/>
                      <w:szCs w:val="20"/>
                      <w:vertAlign w:val="superscript"/>
                      <w:lang w:val="nl-NL"/>
                    </w:rPr>
                    <w:delText>6</w:delText>
                  </w:r>
                </w:del>
                <w:customXmlDelRangeStart w:id="822" w:author="AXH" w:date="2022-10-25T15:45:00Z"/>
              </w:sdtContent>
            </w:sdt>
            <w:customXmlDelRangeEnd w:id="822"/>
          </w:p>
        </w:tc>
        <w:tc>
          <w:tcPr>
            <w:tcW w:w="2276" w:type="pct"/>
            <w:gridSpan w:val="4"/>
          </w:tcPr>
          <w:p w14:paraId="52FE6022" w14:textId="77777777" w:rsidR="006300B9" w:rsidRPr="005640FD" w:rsidRDefault="006300B9" w:rsidP="00DE7668">
            <w:pPr>
              <w:spacing w:line="240" w:lineRule="auto"/>
              <w:rPr>
                <w:del w:id="823" w:author="AXH" w:date="2022-10-25T15:45:00Z"/>
                <w:sz w:val="20"/>
                <w:szCs w:val="20"/>
                <w:lang w:val="en-US"/>
              </w:rPr>
            </w:pPr>
            <w:del w:id="824" w:author="AXH" w:date="2022-10-25T15:45:00Z">
              <w:r w:rsidRPr="005640FD">
                <w:rPr>
                  <w:sz w:val="20"/>
                  <w:szCs w:val="20"/>
                  <w:lang w:val="en-US"/>
                </w:rPr>
                <w:delText xml:space="preserve">1-29 sequences per day to detect an Alpha-like variant based on 0.03% initial introduction for a population of 10,000 (assuming growth rate of 0.1/day) at 1% with 95% confidence. </w:delText>
              </w:r>
            </w:del>
          </w:p>
          <w:p w14:paraId="03BADA49" w14:textId="77777777" w:rsidR="006300B9" w:rsidRPr="005640FD" w:rsidRDefault="006300B9" w:rsidP="00DE7668">
            <w:pPr>
              <w:spacing w:line="240" w:lineRule="auto"/>
              <w:rPr>
                <w:del w:id="825" w:author="AXH" w:date="2022-10-25T15:45:00Z"/>
                <w:sz w:val="20"/>
                <w:szCs w:val="20"/>
                <w:lang w:val="en-US"/>
              </w:rPr>
            </w:pPr>
            <w:del w:id="826" w:author="AXH" w:date="2022-10-25T15:45:00Z">
              <w:r w:rsidRPr="005640FD">
                <w:rPr>
                  <w:sz w:val="20"/>
                  <w:szCs w:val="20"/>
                  <w:lang w:val="en-US"/>
                </w:rPr>
                <w:delText>We used the spreadsheet (</w:delText>
              </w:r>
              <w:r w:rsidR="0037743A">
                <w:fldChar w:fldCharType="begin"/>
              </w:r>
              <w:r w:rsidR="0037743A">
                <w:delInstrText xml:space="preserve"> HYPERLINK "https://github.com/HopkinsIDD/VOCsamp</w:delInstrText>
              </w:r>
              <w:r w:rsidR="0037743A">
                <w:delInstrText xml:space="preserve">lesize" </w:delInstrText>
              </w:r>
              <w:r w:rsidR="0037743A">
                <w:fldChar w:fldCharType="separate"/>
              </w:r>
              <w:r w:rsidRPr="005640FD">
                <w:rPr>
                  <w:rStyle w:val="Hyperlink"/>
                  <w:sz w:val="20"/>
                  <w:szCs w:val="20"/>
                  <w:lang w:val="en-US"/>
                </w:rPr>
                <w:delText>https://github.com/HopkinsIDD/VOCsamplesize</w:delText>
              </w:r>
              <w:r w:rsidR="0037743A">
                <w:rPr>
                  <w:rStyle w:val="Hyperlink"/>
                  <w:sz w:val="20"/>
                  <w:szCs w:val="20"/>
                </w:rPr>
                <w:fldChar w:fldCharType="end"/>
              </w:r>
              <w:r w:rsidRPr="005640FD">
                <w:rPr>
                  <w:sz w:val="20"/>
                  <w:szCs w:val="20"/>
                  <w:lang w:val="en-US"/>
                </w:rPr>
                <w:delText>) provided and input appropriate parameters to obtain the recommendation relevant to the simulated epidemics.</w:delText>
              </w:r>
            </w:del>
          </w:p>
        </w:tc>
        <w:tc>
          <w:tcPr>
            <w:tcW w:w="1842" w:type="pct"/>
          </w:tcPr>
          <w:p w14:paraId="3254E582" w14:textId="77777777" w:rsidR="006300B9" w:rsidRPr="005640FD" w:rsidRDefault="006300B9" w:rsidP="00DE7668">
            <w:pPr>
              <w:pStyle w:val="ListParagraph"/>
              <w:numPr>
                <w:ilvl w:val="0"/>
                <w:numId w:val="17"/>
              </w:numPr>
              <w:spacing w:line="240" w:lineRule="auto"/>
              <w:rPr>
                <w:del w:id="827" w:author="AXH" w:date="2022-10-25T15:45:00Z"/>
                <w:sz w:val="20"/>
                <w:szCs w:val="20"/>
              </w:rPr>
            </w:pPr>
            <w:del w:id="828" w:author="AXH" w:date="2022-10-25T15:45:00Z">
              <w:r w:rsidRPr="005640FD">
                <w:rPr>
                  <w:sz w:val="20"/>
                  <w:szCs w:val="20"/>
                </w:rPr>
                <w:delText xml:space="preserve">Assumes that the </w:delText>
              </w:r>
              <w:r w:rsidRPr="005640FD">
                <w:rPr>
                  <w:i/>
                  <w:sz w:val="20"/>
                  <w:szCs w:val="20"/>
                </w:rPr>
                <w:delText>observed</w:delText>
              </w:r>
              <w:r w:rsidRPr="005640FD">
                <w:rPr>
                  <w:sz w:val="20"/>
                  <w:szCs w:val="20"/>
                </w:rPr>
                <w:delText xml:space="preserve"> variant proportion in the positive specimens collected is representative of the </w:delText>
              </w:r>
              <w:r w:rsidRPr="005640FD">
                <w:rPr>
                  <w:i/>
                  <w:sz w:val="20"/>
                  <w:szCs w:val="20"/>
                </w:rPr>
                <w:delText>circulating</w:delText>
              </w:r>
              <w:r w:rsidRPr="005640FD">
                <w:rPr>
                  <w:sz w:val="20"/>
                  <w:szCs w:val="20"/>
                </w:rPr>
                <w:delText xml:space="preserve"> variant proportions among the infected population</w:delText>
              </w:r>
              <w:r w:rsidR="00EC7AEB">
                <w:rPr>
                  <w:sz w:val="20"/>
                  <w:szCs w:val="20"/>
                </w:rPr>
                <w:delText>.</w:delText>
              </w:r>
              <w:r w:rsidR="00976BE8">
                <w:rPr>
                  <w:sz w:val="20"/>
                  <w:szCs w:val="20"/>
                </w:rPr>
                <w:delText xml:space="preserve"> This r</w:delText>
              </w:r>
              <w:r w:rsidR="00976BE8" w:rsidRPr="005640FD">
                <w:rPr>
                  <w:sz w:val="20"/>
                  <w:szCs w:val="20"/>
                </w:rPr>
                <w:delText>equires a large number of specimens that are randomly collected for assumption to hold true at low circulating variant proportions</w:delText>
              </w:r>
            </w:del>
          </w:p>
          <w:p w14:paraId="7DF56E89" w14:textId="77777777" w:rsidR="00976BE8" w:rsidRPr="005640FD" w:rsidRDefault="00AE65E9" w:rsidP="00AE65E9">
            <w:pPr>
              <w:pStyle w:val="ListParagraph"/>
              <w:numPr>
                <w:ilvl w:val="0"/>
                <w:numId w:val="17"/>
              </w:numPr>
              <w:spacing w:line="240" w:lineRule="auto"/>
              <w:rPr>
                <w:del w:id="829" w:author="AXH" w:date="2022-10-25T15:45:00Z"/>
                <w:sz w:val="20"/>
                <w:szCs w:val="20"/>
              </w:rPr>
            </w:pPr>
            <w:del w:id="830" w:author="AXH" w:date="2022-10-25T15:45:00Z">
              <w:r>
                <w:rPr>
                  <w:sz w:val="20"/>
                  <w:szCs w:val="20"/>
                </w:rPr>
                <w:delText>A c</w:delText>
              </w:r>
              <w:r w:rsidR="00976BE8">
                <w:rPr>
                  <w:sz w:val="20"/>
                  <w:szCs w:val="20"/>
                </w:rPr>
                <w:delText xml:space="preserve">orrection factor </w:delText>
              </w:r>
              <w:r w:rsidR="00EC7AEB">
                <w:rPr>
                  <w:sz w:val="20"/>
                  <w:szCs w:val="20"/>
                </w:rPr>
                <w:delText xml:space="preserve">is included to </w:delText>
              </w:r>
              <w:r w:rsidR="00EC7AEB" w:rsidRPr="00EC7AEB">
                <w:rPr>
                  <w:sz w:val="20"/>
                  <w:szCs w:val="20"/>
                </w:rPr>
                <w:delText xml:space="preserve">correct for biases in the </w:delText>
              </w:r>
              <w:r w:rsidR="00EC7AEB" w:rsidRPr="00EC7AEB">
                <w:rPr>
                  <w:i/>
                  <w:sz w:val="20"/>
                  <w:szCs w:val="20"/>
                </w:rPr>
                <w:delText>observed</w:delText>
              </w:r>
              <w:r w:rsidR="00EC7AEB" w:rsidRPr="00EC7AEB">
                <w:rPr>
                  <w:sz w:val="20"/>
                  <w:szCs w:val="20"/>
                </w:rPr>
                <w:delText xml:space="preserve"> variant proportion</w:delText>
              </w:r>
              <w:r w:rsidR="00DF3CE1">
                <w:rPr>
                  <w:sz w:val="20"/>
                  <w:szCs w:val="20"/>
                </w:rPr>
                <w:delText xml:space="preserve"> but </w:delText>
              </w:r>
              <w:r>
                <w:rPr>
                  <w:sz w:val="20"/>
                  <w:szCs w:val="20"/>
                </w:rPr>
                <w:delText>only pertaining to those arising from</w:delText>
              </w:r>
              <w:r w:rsidR="00DF3CE1">
                <w:rPr>
                  <w:sz w:val="20"/>
                  <w:szCs w:val="20"/>
                </w:rPr>
                <w:delText xml:space="preserve"> </w:delText>
              </w:r>
              <w:r>
                <w:rPr>
                  <w:sz w:val="20"/>
                  <w:szCs w:val="20"/>
                </w:rPr>
                <w:delText>the</w:delText>
              </w:r>
              <w:r w:rsidR="00EC7AEB" w:rsidRPr="00EC7AEB">
                <w:rPr>
                  <w:sz w:val="20"/>
                  <w:szCs w:val="20"/>
                </w:rPr>
                <w:delText xml:space="preserve"> relative differences in diagnostic sensitivity, sample qualities and conditional asymptomatic and symptomatic testing probabilities between </w:delText>
              </w:r>
              <w:r>
                <w:rPr>
                  <w:sz w:val="20"/>
                  <w:szCs w:val="20"/>
                </w:rPr>
                <w:delText xml:space="preserve">the </w:delText>
              </w:r>
              <w:r w:rsidR="00EC7AEB" w:rsidRPr="00EC7AEB">
                <w:rPr>
                  <w:sz w:val="20"/>
                  <w:szCs w:val="20"/>
                </w:rPr>
                <w:delText xml:space="preserve">two </w:delText>
              </w:r>
              <w:r>
                <w:rPr>
                  <w:sz w:val="20"/>
                  <w:szCs w:val="20"/>
                </w:rPr>
                <w:delText xml:space="preserve">circulating </w:delText>
              </w:r>
              <w:r w:rsidR="00EC7AEB" w:rsidRPr="00EC7AEB">
                <w:rPr>
                  <w:sz w:val="20"/>
                  <w:szCs w:val="20"/>
                </w:rPr>
                <w:delText xml:space="preserve">variants. </w:delText>
              </w:r>
            </w:del>
          </w:p>
        </w:tc>
      </w:tr>
    </w:tbl>
    <w:p w14:paraId="431006F4" w14:textId="3D088695" w:rsidR="006300B9" w:rsidRPr="00DE6613" w:rsidRDefault="006300B9" w:rsidP="00D949B1">
      <w:pPr>
        <w:spacing w:before="0" w:line="240" w:lineRule="auto"/>
        <w:rPr>
          <w:b/>
        </w:rPr>
      </w:pPr>
    </w:p>
    <w:sectPr w:rsidR="006300B9" w:rsidRPr="00DE6613" w:rsidSect="006300B9">
      <w:headerReference w:type="default" r:id="rId21"/>
      <w:footerReference w:type="even" r:id="rId22"/>
      <w:footerReference w:type="default" r:id="rId23"/>
      <w:headerReference w:type="first" r:id="rId24"/>
      <w:footerReference w:type="first" r:id="rId25"/>
      <w:pgSz w:w="12240" w:h="15840" w:code="1"/>
      <w:pgMar w:top="1418" w:right="1440" w:bottom="1440" w:left="1440" w:header="431"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5B1CB" w14:textId="77777777" w:rsidR="0037743A" w:rsidRDefault="0037743A" w:rsidP="00006566">
      <w:r>
        <w:separator/>
      </w:r>
    </w:p>
    <w:p w14:paraId="71527955" w14:textId="77777777" w:rsidR="0037743A" w:rsidRDefault="0037743A" w:rsidP="00006566"/>
  </w:endnote>
  <w:endnote w:type="continuationSeparator" w:id="0">
    <w:p w14:paraId="671AFD91" w14:textId="77777777" w:rsidR="0037743A" w:rsidRDefault="0037743A" w:rsidP="00006566">
      <w:r>
        <w:continuationSeparator/>
      </w:r>
    </w:p>
    <w:p w14:paraId="117E9412" w14:textId="77777777" w:rsidR="0037743A" w:rsidRDefault="0037743A" w:rsidP="00006566"/>
  </w:endnote>
  <w:endnote w:type="continuationNotice" w:id="1">
    <w:p w14:paraId="57160E9A" w14:textId="77777777" w:rsidR="0037743A" w:rsidRDefault="0037743A" w:rsidP="00006566"/>
    <w:p w14:paraId="043B1C37" w14:textId="77777777" w:rsidR="0037743A" w:rsidRDefault="0037743A" w:rsidP="000065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Lucida Grande">
    <w:altName w:val="Segoe UI"/>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6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8111970"/>
      <w:docPartObj>
        <w:docPartGallery w:val="Page Numbers (Bottom of Page)"/>
        <w:docPartUnique/>
      </w:docPartObj>
    </w:sdtPr>
    <w:sdtEndPr>
      <w:rPr>
        <w:rStyle w:val="PageNumber"/>
      </w:rPr>
    </w:sdtEndPr>
    <w:sdtContent>
      <w:p w14:paraId="59AFA914" w14:textId="7C1DFEF3" w:rsidR="004B7C51" w:rsidRDefault="004B7C51" w:rsidP="00DE76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EC84CE" w14:textId="77777777" w:rsidR="004B7C51" w:rsidRDefault="004B7C51" w:rsidP="000065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4592228"/>
      <w:docPartObj>
        <w:docPartGallery w:val="Page Numbers (Bottom of Page)"/>
        <w:docPartUnique/>
      </w:docPartObj>
    </w:sdtPr>
    <w:sdtEndPr>
      <w:rPr>
        <w:rStyle w:val="PageNumber"/>
      </w:rPr>
    </w:sdtEndPr>
    <w:sdtContent>
      <w:p w14:paraId="28446DE1" w14:textId="29067CAB" w:rsidR="004B7C51" w:rsidRDefault="004B7C51" w:rsidP="00DE76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56242896" w14:textId="1F3751A8" w:rsidR="004B7C51" w:rsidRDefault="004B7C51" w:rsidP="00006566">
    <w:pPr>
      <w:pStyle w:val="Footer"/>
      <w:ind w:right="360"/>
      <w:rPr>
        <w:noProof/>
      </w:rPr>
    </w:pPr>
  </w:p>
  <w:p w14:paraId="4435F476" w14:textId="77777777" w:rsidR="004B7C51" w:rsidRDefault="004B7C51" w:rsidP="00006566">
    <w:pPr>
      <w:pStyle w:val="Footer"/>
    </w:pPr>
  </w:p>
  <w:p w14:paraId="2F9A4677" w14:textId="77777777" w:rsidR="004B7C51" w:rsidRDefault="004B7C51" w:rsidP="0000656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4B7C51" w:rsidRDefault="004B7C51" w:rsidP="00006566">
    <w:pPr>
      <w:pStyle w:val="Footer"/>
      <w:rPr>
        <w:noProof/>
      </w:rPr>
    </w:pPr>
    <w:r>
      <w:fldChar w:fldCharType="begin"/>
    </w:r>
    <w:r>
      <w:instrText xml:space="preserve"> PAGE   \* MERGEFORMAT </w:instrText>
    </w:r>
    <w:r>
      <w:fldChar w:fldCharType="separate"/>
    </w:r>
    <w:r>
      <w:rPr>
        <w:noProof/>
      </w:rPr>
      <w:t>1</w:t>
    </w:r>
    <w:r>
      <w:rPr>
        <w:noProof/>
      </w:rPr>
      <w:fldChar w:fldCharType="end"/>
    </w:r>
  </w:p>
  <w:p w14:paraId="5D45F473" w14:textId="77777777" w:rsidR="004B7C51" w:rsidRDefault="004B7C51" w:rsidP="00006566">
    <w:pPr>
      <w:pStyle w:val="Footer"/>
    </w:pPr>
  </w:p>
  <w:p w14:paraId="34B687AA" w14:textId="77777777" w:rsidR="004B7C51" w:rsidRDefault="004B7C51" w:rsidP="000065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19579" w14:textId="77777777" w:rsidR="0037743A" w:rsidRDefault="0037743A" w:rsidP="00006566">
      <w:r>
        <w:separator/>
      </w:r>
    </w:p>
    <w:p w14:paraId="05C01382" w14:textId="77777777" w:rsidR="0037743A" w:rsidRDefault="0037743A" w:rsidP="00006566"/>
  </w:footnote>
  <w:footnote w:type="continuationSeparator" w:id="0">
    <w:p w14:paraId="3D067A9B" w14:textId="77777777" w:rsidR="0037743A" w:rsidRDefault="0037743A" w:rsidP="00006566">
      <w:r>
        <w:continuationSeparator/>
      </w:r>
    </w:p>
    <w:p w14:paraId="3C9A5271" w14:textId="77777777" w:rsidR="0037743A" w:rsidRDefault="0037743A" w:rsidP="00006566"/>
  </w:footnote>
  <w:footnote w:type="continuationNotice" w:id="1">
    <w:p w14:paraId="127C0578" w14:textId="77777777" w:rsidR="0037743A" w:rsidRDefault="0037743A" w:rsidP="00006566"/>
    <w:p w14:paraId="3AEA8504" w14:textId="77777777" w:rsidR="0037743A" w:rsidRDefault="0037743A" w:rsidP="000065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DAFED" w14:textId="77777777" w:rsidR="005421D0" w:rsidRDefault="005421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4B7C51" w:rsidRPr="00204015" w:rsidRDefault="004B7C51" w:rsidP="00006566">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4B7C51" w:rsidRDefault="004B7C51" w:rsidP="00006566">
    <w:pPr>
      <w:pStyle w:val="Header"/>
    </w:pPr>
  </w:p>
  <w:p w14:paraId="7B970041" w14:textId="77777777" w:rsidR="004B7C51" w:rsidRDefault="004B7C51" w:rsidP="000065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1D4B0F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8FE4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898528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AA35B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F701CA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5C0AA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A10465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1266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528BE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B6CA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68165A"/>
    <w:multiLevelType w:val="hybridMultilevel"/>
    <w:tmpl w:val="913AC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E52138C"/>
    <w:multiLevelType w:val="hybridMultilevel"/>
    <w:tmpl w:val="0F0CA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87C70DD"/>
    <w:multiLevelType w:val="hybridMultilevel"/>
    <w:tmpl w:val="B066A8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462416D0"/>
    <w:multiLevelType w:val="hybridMultilevel"/>
    <w:tmpl w:val="A8240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267BC2"/>
    <w:multiLevelType w:val="hybridMultilevel"/>
    <w:tmpl w:val="3B5207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D8633E1"/>
    <w:multiLevelType w:val="hybridMultilevel"/>
    <w:tmpl w:val="DB249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DA76EA0"/>
    <w:multiLevelType w:val="hybridMultilevel"/>
    <w:tmpl w:val="A38E2A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5"/>
  </w:num>
  <w:num w:numId="14">
    <w:abstractNumId w:val="19"/>
  </w:num>
  <w:num w:numId="15">
    <w:abstractNumId w:val="14"/>
  </w:num>
  <w:num w:numId="16">
    <w:abstractNumId w:val="17"/>
  </w:num>
  <w:num w:numId="17">
    <w:abstractNumId w:val="11"/>
  </w:num>
  <w:num w:numId="18">
    <w:abstractNumId w:val="16"/>
  </w:num>
  <w:num w:numId="19">
    <w:abstractNumId w:val="1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6566"/>
    <w:rsid w:val="00010A90"/>
    <w:rsid w:val="00015358"/>
    <w:rsid w:val="00017543"/>
    <w:rsid w:val="00022F72"/>
    <w:rsid w:val="0002678D"/>
    <w:rsid w:val="00026FDD"/>
    <w:rsid w:val="00033193"/>
    <w:rsid w:val="000372E0"/>
    <w:rsid w:val="000464E0"/>
    <w:rsid w:val="000534EC"/>
    <w:rsid w:val="000562CC"/>
    <w:rsid w:val="00056B61"/>
    <w:rsid w:val="00063761"/>
    <w:rsid w:val="00063FED"/>
    <w:rsid w:val="00065E6A"/>
    <w:rsid w:val="00071B2F"/>
    <w:rsid w:val="00077272"/>
    <w:rsid w:val="0008233A"/>
    <w:rsid w:val="00083152"/>
    <w:rsid w:val="0009235B"/>
    <w:rsid w:val="00095099"/>
    <w:rsid w:val="000A064C"/>
    <w:rsid w:val="000A438B"/>
    <w:rsid w:val="000A6718"/>
    <w:rsid w:val="000A75C3"/>
    <w:rsid w:val="000B23CB"/>
    <w:rsid w:val="000B6B32"/>
    <w:rsid w:val="000B7E4F"/>
    <w:rsid w:val="000C460C"/>
    <w:rsid w:val="000C7F0C"/>
    <w:rsid w:val="000E5F8E"/>
    <w:rsid w:val="000F0553"/>
    <w:rsid w:val="000F123C"/>
    <w:rsid w:val="000F1B28"/>
    <w:rsid w:val="000F3520"/>
    <w:rsid w:val="000F4686"/>
    <w:rsid w:val="001004BA"/>
    <w:rsid w:val="00101767"/>
    <w:rsid w:val="00101FDE"/>
    <w:rsid w:val="001074DD"/>
    <w:rsid w:val="00110323"/>
    <w:rsid w:val="00110652"/>
    <w:rsid w:val="001110F9"/>
    <w:rsid w:val="00111899"/>
    <w:rsid w:val="00114808"/>
    <w:rsid w:val="00114C47"/>
    <w:rsid w:val="00122855"/>
    <w:rsid w:val="00124ABC"/>
    <w:rsid w:val="00127EE6"/>
    <w:rsid w:val="001331D7"/>
    <w:rsid w:val="001413BF"/>
    <w:rsid w:val="001447DE"/>
    <w:rsid w:val="00150FDC"/>
    <w:rsid w:val="00151A4A"/>
    <w:rsid w:val="0015549E"/>
    <w:rsid w:val="001617C0"/>
    <w:rsid w:val="00165CD6"/>
    <w:rsid w:val="00172DEA"/>
    <w:rsid w:val="00174D19"/>
    <w:rsid w:val="00176720"/>
    <w:rsid w:val="001775FA"/>
    <w:rsid w:val="001811F1"/>
    <w:rsid w:val="00183339"/>
    <w:rsid w:val="0019094B"/>
    <w:rsid w:val="0019613E"/>
    <w:rsid w:val="001A2FD4"/>
    <w:rsid w:val="001B0733"/>
    <w:rsid w:val="001B17DE"/>
    <w:rsid w:val="001B2E30"/>
    <w:rsid w:val="001C1D06"/>
    <w:rsid w:val="001C33A7"/>
    <w:rsid w:val="001C5E17"/>
    <w:rsid w:val="001D3DE1"/>
    <w:rsid w:val="001D4C6A"/>
    <w:rsid w:val="001D665C"/>
    <w:rsid w:val="001E20EF"/>
    <w:rsid w:val="001F1CAD"/>
    <w:rsid w:val="001F7B2A"/>
    <w:rsid w:val="002015DE"/>
    <w:rsid w:val="002035B2"/>
    <w:rsid w:val="00204E47"/>
    <w:rsid w:val="002053AF"/>
    <w:rsid w:val="002102B2"/>
    <w:rsid w:val="0021079F"/>
    <w:rsid w:val="00211092"/>
    <w:rsid w:val="00212C76"/>
    <w:rsid w:val="0021500C"/>
    <w:rsid w:val="00227AE4"/>
    <w:rsid w:val="00230D22"/>
    <w:rsid w:val="00236F8D"/>
    <w:rsid w:val="00240B21"/>
    <w:rsid w:val="00244A56"/>
    <w:rsid w:val="00245742"/>
    <w:rsid w:val="002475FA"/>
    <w:rsid w:val="002500D8"/>
    <w:rsid w:val="00253EEA"/>
    <w:rsid w:val="00254BB5"/>
    <w:rsid w:val="00255F0E"/>
    <w:rsid w:val="002572E2"/>
    <w:rsid w:val="0026541E"/>
    <w:rsid w:val="00266F14"/>
    <w:rsid w:val="00270F47"/>
    <w:rsid w:val="00273EA8"/>
    <w:rsid w:val="0028100C"/>
    <w:rsid w:val="00286CA8"/>
    <w:rsid w:val="00287096"/>
    <w:rsid w:val="0029404C"/>
    <w:rsid w:val="00294E0F"/>
    <w:rsid w:val="00295A32"/>
    <w:rsid w:val="002A192C"/>
    <w:rsid w:val="002C07E9"/>
    <w:rsid w:val="002C33B8"/>
    <w:rsid w:val="002C4DCA"/>
    <w:rsid w:val="002D6A52"/>
    <w:rsid w:val="002E13DD"/>
    <w:rsid w:val="002E1577"/>
    <w:rsid w:val="002E45EB"/>
    <w:rsid w:val="002E5C7C"/>
    <w:rsid w:val="002E60B9"/>
    <w:rsid w:val="002E7402"/>
    <w:rsid w:val="002E7A3C"/>
    <w:rsid w:val="002F7740"/>
    <w:rsid w:val="00307F53"/>
    <w:rsid w:val="00310501"/>
    <w:rsid w:val="00315627"/>
    <w:rsid w:val="0033246F"/>
    <w:rsid w:val="003331FA"/>
    <w:rsid w:val="00336554"/>
    <w:rsid w:val="003404CB"/>
    <w:rsid w:val="0034066B"/>
    <w:rsid w:val="00345066"/>
    <w:rsid w:val="003450AA"/>
    <w:rsid w:val="00347CE9"/>
    <w:rsid w:val="00352D87"/>
    <w:rsid w:val="00355252"/>
    <w:rsid w:val="00357455"/>
    <w:rsid w:val="00363BF8"/>
    <w:rsid w:val="003658DF"/>
    <w:rsid w:val="00365B3D"/>
    <w:rsid w:val="00370FED"/>
    <w:rsid w:val="003720BA"/>
    <w:rsid w:val="003737C6"/>
    <w:rsid w:val="0037743A"/>
    <w:rsid w:val="00381E32"/>
    <w:rsid w:val="00382C0E"/>
    <w:rsid w:val="0038427C"/>
    <w:rsid w:val="003849D7"/>
    <w:rsid w:val="003851C5"/>
    <w:rsid w:val="00391FA5"/>
    <w:rsid w:val="003953F5"/>
    <w:rsid w:val="003A14A8"/>
    <w:rsid w:val="003A2118"/>
    <w:rsid w:val="003A77E5"/>
    <w:rsid w:val="003A7E63"/>
    <w:rsid w:val="003B0531"/>
    <w:rsid w:val="003C0293"/>
    <w:rsid w:val="003C12A7"/>
    <w:rsid w:val="003C1C49"/>
    <w:rsid w:val="003C2547"/>
    <w:rsid w:val="003C3DBA"/>
    <w:rsid w:val="003C58F0"/>
    <w:rsid w:val="003D2366"/>
    <w:rsid w:val="003D39E6"/>
    <w:rsid w:val="003D6392"/>
    <w:rsid w:val="003E290A"/>
    <w:rsid w:val="003E2BE6"/>
    <w:rsid w:val="003E47D5"/>
    <w:rsid w:val="003F19B9"/>
    <w:rsid w:val="003F761E"/>
    <w:rsid w:val="004012B9"/>
    <w:rsid w:val="004057E5"/>
    <w:rsid w:val="00406BBB"/>
    <w:rsid w:val="004137E4"/>
    <w:rsid w:val="00416D4A"/>
    <w:rsid w:val="00422C78"/>
    <w:rsid w:val="0042341C"/>
    <w:rsid w:val="00431C6A"/>
    <w:rsid w:val="00432A92"/>
    <w:rsid w:val="00435E80"/>
    <w:rsid w:val="00447EB3"/>
    <w:rsid w:val="0045477F"/>
    <w:rsid w:val="00457127"/>
    <w:rsid w:val="00460F06"/>
    <w:rsid w:val="00462B6D"/>
    <w:rsid w:val="00464261"/>
    <w:rsid w:val="004645F2"/>
    <w:rsid w:val="00464ABD"/>
    <w:rsid w:val="00465638"/>
    <w:rsid w:val="00465F7D"/>
    <w:rsid w:val="00471DA2"/>
    <w:rsid w:val="00474E0C"/>
    <w:rsid w:val="00475313"/>
    <w:rsid w:val="00475539"/>
    <w:rsid w:val="004805D4"/>
    <w:rsid w:val="00482684"/>
    <w:rsid w:val="00486E9E"/>
    <w:rsid w:val="004876B9"/>
    <w:rsid w:val="00490DD4"/>
    <w:rsid w:val="004969D6"/>
    <w:rsid w:val="00497D49"/>
    <w:rsid w:val="004A4ABB"/>
    <w:rsid w:val="004A5DD4"/>
    <w:rsid w:val="004A7780"/>
    <w:rsid w:val="004B0005"/>
    <w:rsid w:val="004B2330"/>
    <w:rsid w:val="004B26C8"/>
    <w:rsid w:val="004B2C03"/>
    <w:rsid w:val="004B4F4B"/>
    <w:rsid w:val="004B5028"/>
    <w:rsid w:val="004B6AD4"/>
    <w:rsid w:val="004B7C51"/>
    <w:rsid w:val="004C0CBE"/>
    <w:rsid w:val="004C1336"/>
    <w:rsid w:val="004C5953"/>
    <w:rsid w:val="004D10EA"/>
    <w:rsid w:val="004D19A5"/>
    <w:rsid w:val="004D2EF6"/>
    <w:rsid w:val="004D61D7"/>
    <w:rsid w:val="004D6781"/>
    <w:rsid w:val="004D6829"/>
    <w:rsid w:val="004D7258"/>
    <w:rsid w:val="004D7A53"/>
    <w:rsid w:val="004E1EB3"/>
    <w:rsid w:val="004E5123"/>
    <w:rsid w:val="004E7B49"/>
    <w:rsid w:val="004F6C82"/>
    <w:rsid w:val="00513814"/>
    <w:rsid w:val="005155CF"/>
    <w:rsid w:val="005167DE"/>
    <w:rsid w:val="005173A8"/>
    <w:rsid w:val="00517675"/>
    <w:rsid w:val="005202B7"/>
    <w:rsid w:val="00520D23"/>
    <w:rsid w:val="00531F38"/>
    <w:rsid w:val="005421D0"/>
    <w:rsid w:val="0054284E"/>
    <w:rsid w:val="00545DD8"/>
    <w:rsid w:val="00547B03"/>
    <w:rsid w:val="00560621"/>
    <w:rsid w:val="00560CF5"/>
    <w:rsid w:val="005640FD"/>
    <w:rsid w:val="00565715"/>
    <w:rsid w:val="005659B1"/>
    <w:rsid w:val="00565D96"/>
    <w:rsid w:val="00567935"/>
    <w:rsid w:val="005723BA"/>
    <w:rsid w:val="00572498"/>
    <w:rsid w:val="00575375"/>
    <w:rsid w:val="00575C5A"/>
    <w:rsid w:val="00576E95"/>
    <w:rsid w:val="00583CCA"/>
    <w:rsid w:val="005862F3"/>
    <w:rsid w:val="00590183"/>
    <w:rsid w:val="005923A5"/>
    <w:rsid w:val="00594E2E"/>
    <w:rsid w:val="00595120"/>
    <w:rsid w:val="00597883"/>
    <w:rsid w:val="005A3E20"/>
    <w:rsid w:val="005A54A8"/>
    <w:rsid w:val="005B35AD"/>
    <w:rsid w:val="005B50D5"/>
    <w:rsid w:val="005B7EE1"/>
    <w:rsid w:val="005C0474"/>
    <w:rsid w:val="005C7511"/>
    <w:rsid w:val="005C7805"/>
    <w:rsid w:val="005D117B"/>
    <w:rsid w:val="005D1D87"/>
    <w:rsid w:val="005D1F27"/>
    <w:rsid w:val="005D3CC9"/>
    <w:rsid w:val="005E04D4"/>
    <w:rsid w:val="005E2DF9"/>
    <w:rsid w:val="005E3B6A"/>
    <w:rsid w:val="005E5483"/>
    <w:rsid w:val="005F412A"/>
    <w:rsid w:val="00606EBD"/>
    <w:rsid w:val="006161C9"/>
    <w:rsid w:val="006255A0"/>
    <w:rsid w:val="00627266"/>
    <w:rsid w:val="006300B9"/>
    <w:rsid w:val="006328C9"/>
    <w:rsid w:val="00632F22"/>
    <w:rsid w:val="006347D1"/>
    <w:rsid w:val="00635782"/>
    <w:rsid w:val="0064261D"/>
    <w:rsid w:val="006455DA"/>
    <w:rsid w:val="00645FF7"/>
    <w:rsid w:val="00646F78"/>
    <w:rsid w:val="0064740B"/>
    <w:rsid w:val="00647C47"/>
    <w:rsid w:val="00650033"/>
    <w:rsid w:val="0065435C"/>
    <w:rsid w:val="00666D8D"/>
    <w:rsid w:val="00666EF1"/>
    <w:rsid w:val="006674C0"/>
    <w:rsid w:val="006757DB"/>
    <w:rsid w:val="0068368E"/>
    <w:rsid w:val="00690FDE"/>
    <w:rsid w:val="006952C3"/>
    <w:rsid w:val="00696636"/>
    <w:rsid w:val="00697862"/>
    <w:rsid w:val="00697B3E"/>
    <w:rsid w:val="006A0478"/>
    <w:rsid w:val="006A0BCF"/>
    <w:rsid w:val="006A0DD2"/>
    <w:rsid w:val="006A2645"/>
    <w:rsid w:val="006A38F0"/>
    <w:rsid w:val="006A4F0B"/>
    <w:rsid w:val="006A5E93"/>
    <w:rsid w:val="006A62B2"/>
    <w:rsid w:val="006A7883"/>
    <w:rsid w:val="006A7FF3"/>
    <w:rsid w:val="006B0A1D"/>
    <w:rsid w:val="006B1D49"/>
    <w:rsid w:val="006B3D1A"/>
    <w:rsid w:val="006B6781"/>
    <w:rsid w:val="006C117B"/>
    <w:rsid w:val="006C3E33"/>
    <w:rsid w:val="006C6348"/>
    <w:rsid w:val="006D092F"/>
    <w:rsid w:val="006D0C3E"/>
    <w:rsid w:val="006D108B"/>
    <w:rsid w:val="006D15EE"/>
    <w:rsid w:val="006D40FF"/>
    <w:rsid w:val="006D7098"/>
    <w:rsid w:val="006D718F"/>
    <w:rsid w:val="006E0D0B"/>
    <w:rsid w:val="006E1871"/>
    <w:rsid w:val="006E2D52"/>
    <w:rsid w:val="006E48F0"/>
    <w:rsid w:val="006E5832"/>
    <w:rsid w:val="006E590E"/>
    <w:rsid w:val="006F10E2"/>
    <w:rsid w:val="006F1AC9"/>
    <w:rsid w:val="006F3851"/>
    <w:rsid w:val="006F7AD9"/>
    <w:rsid w:val="00701FDB"/>
    <w:rsid w:val="007037A3"/>
    <w:rsid w:val="007066F9"/>
    <w:rsid w:val="007113A9"/>
    <w:rsid w:val="007121BE"/>
    <w:rsid w:val="00713043"/>
    <w:rsid w:val="007161A3"/>
    <w:rsid w:val="007200EB"/>
    <w:rsid w:val="007357BC"/>
    <w:rsid w:val="0073631A"/>
    <w:rsid w:val="00741D39"/>
    <w:rsid w:val="00742782"/>
    <w:rsid w:val="007440FE"/>
    <w:rsid w:val="00745BC8"/>
    <w:rsid w:val="007475EC"/>
    <w:rsid w:val="007525F0"/>
    <w:rsid w:val="00754C8C"/>
    <w:rsid w:val="00755125"/>
    <w:rsid w:val="0076048F"/>
    <w:rsid w:val="00762BA8"/>
    <w:rsid w:val="0076468F"/>
    <w:rsid w:val="00765A07"/>
    <w:rsid w:val="00767CC4"/>
    <w:rsid w:val="0077592F"/>
    <w:rsid w:val="00786886"/>
    <w:rsid w:val="00791CCD"/>
    <w:rsid w:val="0079369E"/>
    <w:rsid w:val="007940C7"/>
    <w:rsid w:val="007968AF"/>
    <w:rsid w:val="00797C65"/>
    <w:rsid w:val="007A2FA5"/>
    <w:rsid w:val="007A5002"/>
    <w:rsid w:val="007B0741"/>
    <w:rsid w:val="007B3DCE"/>
    <w:rsid w:val="007B463E"/>
    <w:rsid w:val="007B726B"/>
    <w:rsid w:val="007B76E9"/>
    <w:rsid w:val="007B7E30"/>
    <w:rsid w:val="007C05D6"/>
    <w:rsid w:val="007C6679"/>
    <w:rsid w:val="007D0608"/>
    <w:rsid w:val="007D14F3"/>
    <w:rsid w:val="007D733F"/>
    <w:rsid w:val="007E1108"/>
    <w:rsid w:val="007E37C1"/>
    <w:rsid w:val="007F20A8"/>
    <w:rsid w:val="007F4CA8"/>
    <w:rsid w:val="008004B7"/>
    <w:rsid w:val="00804FF8"/>
    <w:rsid w:val="00813CAF"/>
    <w:rsid w:val="00821BBC"/>
    <w:rsid w:val="00822C35"/>
    <w:rsid w:val="0082636F"/>
    <w:rsid w:val="008355F1"/>
    <w:rsid w:val="0084642A"/>
    <w:rsid w:val="00846D14"/>
    <w:rsid w:val="00850595"/>
    <w:rsid w:val="00855B72"/>
    <w:rsid w:val="00863CAE"/>
    <w:rsid w:val="0086656C"/>
    <w:rsid w:val="00866759"/>
    <w:rsid w:val="00872F24"/>
    <w:rsid w:val="00876299"/>
    <w:rsid w:val="00880271"/>
    <w:rsid w:val="00881666"/>
    <w:rsid w:val="008906E0"/>
    <w:rsid w:val="00891871"/>
    <w:rsid w:val="00895826"/>
    <w:rsid w:val="008A0F23"/>
    <w:rsid w:val="008A5C6E"/>
    <w:rsid w:val="008B018C"/>
    <w:rsid w:val="008B420E"/>
    <w:rsid w:val="008B5123"/>
    <w:rsid w:val="008B6BAD"/>
    <w:rsid w:val="008C361F"/>
    <w:rsid w:val="008C5772"/>
    <w:rsid w:val="008C5F47"/>
    <w:rsid w:val="008D066F"/>
    <w:rsid w:val="008D09BD"/>
    <w:rsid w:val="008D1607"/>
    <w:rsid w:val="008D2BA4"/>
    <w:rsid w:val="008D3943"/>
    <w:rsid w:val="008D5663"/>
    <w:rsid w:val="008E142B"/>
    <w:rsid w:val="008E1811"/>
    <w:rsid w:val="008E50DF"/>
    <w:rsid w:val="008E51AB"/>
    <w:rsid w:val="008F2233"/>
    <w:rsid w:val="008F5A53"/>
    <w:rsid w:val="0090050B"/>
    <w:rsid w:val="00903DD9"/>
    <w:rsid w:val="0091145D"/>
    <w:rsid w:val="00914A33"/>
    <w:rsid w:val="00916856"/>
    <w:rsid w:val="009220E8"/>
    <w:rsid w:val="0092338E"/>
    <w:rsid w:val="0093047F"/>
    <w:rsid w:val="009312F5"/>
    <w:rsid w:val="00942EB0"/>
    <w:rsid w:val="0095646E"/>
    <w:rsid w:val="00956B05"/>
    <w:rsid w:val="00963C74"/>
    <w:rsid w:val="00965927"/>
    <w:rsid w:val="00966C46"/>
    <w:rsid w:val="0096731E"/>
    <w:rsid w:val="009719B2"/>
    <w:rsid w:val="0097571B"/>
    <w:rsid w:val="009763BC"/>
    <w:rsid w:val="00976BE8"/>
    <w:rsid w:val="00980B9F"/>
    <w:rsid w:val="009915FB"/>
    <w:rsid w:val="00994084"/>
    <w:rsid w:val="009966F9"/>
    <w:rsid w:val="00997FB1"/>
    <w:rsid w:val="009A2233"/>
    <w:rsid w:val="009A51BB"/>
    <w:rsid w:val="009A5F3D"/>
    <w:rsid w:val="009A6742"/>
    <w:rsid w:val="009A6B8F"/>
    <w:rsid w:val="009B07EA"/>
    <w:rsid w:val="009B23BC"/>
    <w:rsid w:val="009B72CB"/>
    <w:rsid w:val="009C4534"/>
    <w:rsid w:val="009C719E"/>
    <w:rsid w:val="009C7569"/>
    <w:rsid w:val="009C7921"/>
    <w:rsid w:val="009D672F"/>
    <w:rsid w:val="009E6C61"/>
    <w:rsid w:val="009E78A6"/>
    <w:rsid w:val="009F2B56"/>
    <w:rsid w:val="009F70E2"/>
    <w:rsid w:val="00A0083F"/>
    <w:rsid w:val="00A07C12"/>
    <w:rsid w:val="00A11BD1"/>
    <w:rsid w:val="00A12005"/>
    <w:rsid w:val="00A127AE"/>
    <w:rsid w:val="00A16681"/>
    <w:rsid w:val="00A1748D"/>
    <w:rsid w:val="00A17C1D"/>
    <w:rsid w:val="00A20E38"/>
    <w:rsid w:val="00A228F6"/>
    <w:rsid w:val="00A23CD5"/>
    <w:rsid w:val="00A24A61"/>
    <w:rsid w:val="00A25E52"/>
    <w:rsid w:val="00A45368"/>
    <w:rsid w:val="00A51678"/>
    <w:rsid w:val="00A53647"/>
    <w:rsid w:val="00A56752"/>
    <w:rsid w:val="00A61641"/>
    <w:rsid w:val="00A633E3"/>
    <w:rsid w:val="00A644A5"/>
    <w:rsid w:val="00A72D17"/>
    <w:rsid w:val="00A752D3"/>
    <w:rsid w:val="00A75D15"/>
    <w:rsid w:val="00A77038"/>
    <w:rsid w:val="00A80658"/>
    <w:rsid w:val="00A8404B"/>
    <w:rsid w:val="00A861BA"/>
    <w:rsid w:val="00A954C5"/>
    <w:rsid w:val="00A96BCD"/>
    <w:rsid w:val="00AA14AF"/>
    <w:rsid w:val="00AA446F"/>
    <w:rsid w:val="00AA5690"/>
    <w:rsid w:val="00AA6656"/>
    <w:rsid w:val="00AB0504"/>
    <w:rsid w:val="00AB28FD"/>
    <w:rsid w:val="00AB417D"/>
    <w:rsid w:val="00AC4045"/>
    <w:rsid w:val="00AC749C"/>
    <w:rsid w:val="00AD471D"/>
    <w:rsid w:val="00AD4D72"/>
    <w:rsid w:val="00AD4EB3"/>
    <w:rsid w:val="00AE174C"/>
    <w:rsid w:val="00AE65E9"/>
    <w:rsid w:val="00AF6AFC"/>
    <w:rsid w:val="00B01CB1"/>
    <w:rsid w:val="00B04786"/>
    <w:rsid w:val="00B052C9"/>
    <w:rsid w:val="00B0541D"/>
    <w:rsid w:val="00B06888"/>
    <w:rsid w:val="00B0747B"/>
    <w:rsid w:val="00B119F5"/>
    <w:rsid w:val="00B22171"/>
    <w:rsid w:val="00B40F6D"/>
    <w:rsid w:val="00B422F9"/>
    <w:rsid w:val="00B444B2"/>
    <w:rsid w:val="00B47B29"/>
    <w:rsid w:val="00B504DA"/>
    <w:rsid w:val="00B51F7A"/>
    <w:rsid w:val="00B52557"/>
    <w:rsid w:val="00B56D37"/>
    <w:rsid w:val="00B64D8F"/>
    <w:rsid w:val="00B6529C"/>
    <w:rsid w:val="00B716D1"/>
    <w:rsid w:val="00B77CBA"/>
    <w:rsid w:val="00B84598"/>
    <w:rsid w:val="00B9331C"/>
    <w:rsid w:val="00B93AA7"/>
    <w:rsid w:val="00B94681"/>
    <w:rsid w:val="00B95CEA"/>
    <w:rsid w:val="00B972DE"/>
    <w:rsid w:val="00BA40DB"/>
    <w:rsid w:val="00BA64AE"/>
    <w:rsid w:val="00BB64F9"/>
    <w:rsid w:val="00BB7527"/>
    <w:rsid w:val="00BC1BD7"/>
    <w:rsid w:val="00BD127C"/>
    <w:rsid w:val="00BD1667"/>
    <w:rsid w:val="00BD3B33"/>
    <w:rsid w:val="00BD4669"/>
    <w:rsid w:val="00BD576C"/>
    <w:rsid w:val="00BE1EA8"/>
    <w:rsid w:val="00BE21AA"/>
    <w:rsid w:val="00BE3F0C"/>
    <w:rsid w:val="00BE5D15"/>
    <w:rsid w:val="00BE7123"/>
    <w:rsid w:val="00BF61D8"/>
    <w:rsid w:val="00BF6C48"/>
    <w:rsid w:val="00C00F46"/>
    <w:rsid w:val="00C07264"/>
    <w:rsid w:val="00C12B81"/>
    <w:rsid w:val="00C13940"/>
    <w:rsid w:val="00C177F9"/>
    <w:rsid w:val="00C17F1B"/>
    <w:rsid w:val="00C22A04"/>
    <w:rsid w:val="00C27844"/>
    <w:rsid w:val="00C33662"/>
    <w:rsid w:val="00C34C25"/>
    <w:rsid w:val="00C3528D"/>
    <w:rsid w:val="00C3677D"/>
    <w:rsid w:val="00C36E1A"/>
    <w:rsid w:val="00C40F40"/>
    <w:rsid w:val="00C426A5"/>
    <w:rsid w:val="00C52C8E"/>
    <w:rsid w:val="00C533C9"/>
    <w:rsid w:val="00C54AC8"/>
    <w:rsid w:val="00C54FF6"/>
    <w:rsid w:val="00C61E91"/>
    <w:rsid w:val="00C62125"/>
    <w:rsid w:val="00C621C7"/>
    <w:rsid w:val="00C628B6"/>
    <w:rsid w:val="00C66624"/>
    <w:rsid w:val="00C67645"/>
    <w:rsid w:val="00C76ED1"/>
    <w:rsid w:val="00C81D31"/>
    <w:rsid w:val="00C84FE0"/>
    <w:rsid w:val="00C86950"/>
    <w:rsid w:val="00C86E03"/>
    <w:rsid w:val="00C905C5"/>
    <w:rsid w:val="00CA771B"/>
    <w:rsid w:val="00CB03F9"/>
    <w:rsid w:val="00CB4FE4"/>
    <w:rsid w:val="00CB5B4C"/>
    <w:rsid w:val="00CB7741"/>
    <w:rsid w:val="00CC2657"/>
    <w:rsid w:val="00CC2A60"/>
    <w:rsid w:val="00CC6B9D"/>
    <w:rsid w:val="00CD2C32"/>
    <w:rsid w:val="00CD3BCF"/>
    <w:rsid w:val="00CE0A7C"/>
    <w:rsid w:val="00CE6F3A"/>
    <w:rsid w:val="00CF33DA"/>
    <w:rsid w:val="00D01145"/>
    <w:rsid w:val="00D02E89"/>
    <w:rsid w:val="00D057A8"/>
    <w:rsid w:val="00D26544"/>
    <w:rsid w:val="00D271BC"/>
    <w:rsid w:val="00D32E4A"/>
    <w:rsid w:val="00D37DD2"/>
    <w:rsid w:val="00D41C06"/>
    <w:rsid w:val="00D44516"/>
    <w:rsid w:val="00D47412"/>
    <w:rsid w:val="00D55571"/>
    <w:rsid w:val="00D57C89"/>
    <w:rsid w:val="00D61494"/>
    <w:rsid w:val="00D61F5A"/>
    <w:rsid w:val="00D62338"/>
    <w:rsid w:val="00D63963"/>
    <w:rsid w:val="00D66054"/>
    <w:rsid w:val="00D73714"/>
    <w:rsid w:val="00D76538"/>
    <w:rsid w:val="00D768B9"/>
    <w:rsid w:val="00D805A6"/>
    <w:rsid w:val="00D80A6F"/>
    <w:rsid w:val="00D80B3E"/>
    <w:rsid w:val="00D820FF"/>
    <w:rsid w:val="00D8312C"/>
    <w:rsid w:val="00D9388E"/>
    <w:rsid w:val="00D93D41"/>
    <w:rsid w:val="00D943E5"/>
    <w:rsid w:val="00D949B1"/>
    <w:rsid w:val="00D95BA4"/>
    <w:rsid w:val="00D9718B"/>
    <w:rsid w:val="00DA1FA7"/>
    <w:rsid w:val="00DA3E00"/>
    <w:rsid w:val="00DA63B5"/>
    <w:rsid w:val="00DA7E8E"/>
    <w:rsid w:val="00DB2A12"/>
    <w:rsid w:val="00DB3104"/>
    <w:rsid w:val="00DB6BC1"/>
    <w:rsid w:val="00DB72E6"/>
    <w:rsid w:val="00DC51CA"/>
    <w:rsid w:val="00DD0D48"/>
    <w:rsid w:val="00DD225C"/>
    <w:rsid w:val="00DD321E"/>
    <w:rsid w:val="00DE0E63"/>
    <w:rsid w:val="00DE28BD"/>
    <w:rsid w:val="00DE6613"/>
    <w:rsid w:val="00DE6D23"/>
    <w:rsid w:val="00DE7047"/>
    <w:rsid w:val="00DE7668"/>
    <w:rsid w:val="00DF00EC"/>
    <w:rsid w:val="00DF251D"/>
    <w:rsid w:val="00DF3CE1"/>
    <w:rsid w:val="00E0133A"/>
    <w:rsid w:val="00E0440F"/>
    <w:rsid w:val="00E04C04"/>
    <w:rsid w:val="00E055B0"/>
    <w:rsid w:val="00E05FE2"/>
    <w:rsid w:val="00E07D9D"/>
    <w:rsid w:val="00E1026A"/>
    <w:rsid w:val="00E14E33"/>
    <w:rsid w:val="00E21063"/>
    <w:rsid w:val="00E21175"/>
    <w:rsid w:val="00E2313A"/>
    <w:rsid w:val="00E27ADB"/>
    <w:rsid w:val="00E30323"/>
    <w:rsid w:val="00E31AE0"/>
    <w:rsid w:val="00E35047"/>
    <w:rsid w:val="00E351C0"/>
    <w:rsid w:val="00E37647"/>
    <w:rsid w:val="00E37C62"/>
    <w:rsid w:val="00E462D5"/>
    <w:rsid w:val="00E50188"/>
    <w:rsid w:val="00E51ACA"/>
    <w:rsid w:val="00E56D3D"/>
    <w:rsid w:val="00E63647"/>
    <w:rsid w:val="00E72365"/>
    <w:rsid w:val="00E737F7"/>
    <w:rsid w:val="00E73DCA"/>
    <w:rsid w:val="00E75FA3"/>
    <w:rsid w:val="00E76B37"/>
    <w:rsid w:val="00E77C93"/>
    <w:rsid w:val="00E80F13"/>
    <w:rsid w:val="00E84C1D"/>
    <w:rsid w:val="00E9479A"/>
    <w:rsid w:val="00E96A52"/>
    <w:rsid w:val="00EA458F"/>
    <w:rsid w:val="00EA5590"/>
    <w:rsid w:val="00EC5012"/>
    <w:rsid w:val="00EC685E"/>
    <w:rsid w:val="00EC7189"/>
    <w:rsid w:val="00EC7AEB"/>
    <w:rsid w:val="00ED3C7E"/>
    <w:rsid w:val="00ED4D2D"/>
    <w:rsid w:val="00ED6E0F"/>
    <w:rsid w:val="00ED709B"/>
    <w:rsid w:val="00ED7B28"/>
    <w:rsid w:val="00EE1D99"/>
    <w:rsid w:val="00EE4A16"/>
    <w:rsid w:val="00EE5EA7"/>
    <w:rsid w:val="00EE6929"/>
    <w:rsid w:val="00EF69D9"/>
    <w:rsid w:val="00F07D54"/>
    <w:rsid w:val="00F14EAF"/>
    <w:rsid w:val="00F15459"/>
    <w:rsid w:val="00F155AF"/>
    <w:rsid w:val="00F15B30"/>
    <w:rsid w:val="00F25DF7"/>
    <w:rsid w:val="00F26AF7"/>
    <w:rsid w:val="00F279E2"/>
    <w:rsid w:val="00F41796"/>
    <w:rsid w:val="00F41D79"/>
    <w:rsid w:val="00F44B6F"/>
    <w:rsid w:val="00F50951"/>
    <w:rsid w:val="00F56356"/>
    <w:rsid w:val="00F5789C"/>
    <w:rsid w:val="00F64F41"/>
    <w:rsid w:val="00F66D82"/>
    <w:rsid w:val="00F67DE5"/>
    <w:rsid w:val="00F716A3"/>
    <w:rsid w:val="00F72442"/>
    <w:rsid w:val="00F739FD"/>
    <w:rsid w:val="00F772E7"/>
    <w:rsid w:val="00F77312"/>
    <w:rsid w:val="00F85F62"/>
    <w:rsid w:val="00F919E2"/>
    <w:rsid w:val="00F91E63"/>
    <w:rsid w:val="00F93A61"/>
    <w:rsid w:val="00F94F1F"/>
    <w:rsid w:val="00FA1A86"/>
    <w:rsid w:val="00FA2F5D"/>
    <w:rsid w:val="00FA3881"/>
    <w:rsid w:val="00FA44FF"/>
    <w:rsid w:val="00FA5BA7"/>
    <w:rsid w:val="00FB21CB"/>
    <w:rsid w:val="00FB6F0C"/>
    <w:rsid w:val="00FB789B"/>
    <w:rsid w:val="00FC3E35"/>
    <w:rsid w:val="00FC522A"/>
    <w:rsid w:val="00FD2F76"/>
    <w:rsid w:val="00FD477C"/>
    <w:rsid w:val="00FD48F1"/>
    <w:rsid w:val="00FD4EBE"/>
    <w:rsid w:val="00FD4F0A"/>
    <w:rsid w:val="00FD546E"/>
    <w:rsid w:val="00FD5ADF"/>
    <w:rsid w:val="00FE135C"/>
    <w:rsid w:val="00FE5703"/>
    <w:rsid w:val="00FE734D"/>
    <w:rsid w:val="00FF157A"/>
    <w:rsid w:val="00FF1E85"/>
    <w:rsid w:val="00FF43F6"/>
    <w:rsid w:val="00FF660B"/>
    <w:rsid w:val="00FF6ADF"/>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06566"/>
    <w:pPr>
      <w:spacing w:before="120" w:line="480" w:lineRule="auto"/>
    </w:pPr>
    <w:rPr>
      <w:rFonts w:eastAsia="Times New Roman"/>
      <w:sz w:val="24"/>
      <w:szCs w:val="24"/>
    </w:rPr>
  </w:style>
  <w:style w:type="paragraph" w:styleId="Heading1">
    <w:name w:val="heading 1"/>
    <w:basedOn w:val="Normal"/>
    <w:next w:val="Normal"/>
    <w:link w:val="Heading1Char"/>
    <w:qFormat/>
    <w:rsid w:val="008E51A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5155CF"/>
    <w:pPr>
      <w:keepNext/>
      <w:keepLines/>
      <w:spacing w:before="40" w:line="360" w:lineRule="auto"/>
      <w:outlineLvl w:val="1"/>
    </w:pPr>
    <w:rPr>
      <w:rFonts w:eastAsiaTheme="majorEastAsia"/>
      <w:b/>
      <w:color w:val="000000" w:themeColor="text1"/>
      <w:sz w:val="26"/>
      <w:szCs w:val="26"/>
    </w:rPr>
  </w:style>
  <w:style w:type="paragraph" w:styleId="Heading3">
    <w:name w:val="heading 3"/>
    <w:basedOn w:val="Normal"/>
    <w:next w:val="Normal"/>
    <w:link w:val="Heading3Char"/>
    <w:unhideWhenUsed/>
    <w:qFormat/>
    <w:rsid w:val="005155CF"/>
    <w:pPr>
      <w:keepNext/>
      <w:keepLines/>
      <w:spacing w:before="40" w:line="360" w:lineRule="auto"/>
      <w:outlineLvl w:val="2"/>
    </w:pPr>
    <w:rPr>
      <w:rFonts w:eastAsiaTheme="majorEastAsia"/>
      <w:i/>
      <w:color w:val="000000" w:themeColor="text1"/>
    </w:rPr>
  </w:style>
  <w:style w:type="paragraph" w:styleId="Heading4">
    <w:name w:val="heading 4"/>
    <w:basedOn w:val="Normal"/>
    <w:next w:val="Normal"/>
    <w:link w:val="Heading4Char"/>
    <w:semiHidden/>
    <w:qFormat/>
    <w:rsid w:val="00713043"/>
    <w:pPr>
      <w:keepNext/>
      <w:spacing w:before="0"/>
      <w:outlineLvl w:val="3"/>
    </w:pPr>
    <w:rPr>
      <w:rFonts w:ascii="Times" w:hAnsi="Times"/>
      <w:b/>
      <w:color w:val="0000FF"/>
      <w:sz w:val="44"/>
      <w:szCs w:val="20"/>
    </w:rPr>
  </w:style>
  <w:style w:type="paragraph" w:styleId="Heading5">
    <w:name w:val="heading 5"/>
    <w:basedOn w:val="Normal"/>
    <w:next w:val="Normal"/>
    <w:link w:val="Heading5Char"/>
    <w:semiHidden/>
    <w:qFormat/>
    <w:rsid w:val="00713043"/>
    <w:pPr>
      <w:spacing w:before="240" w:after="60" w:line="240" w:lineRule="auto"/>
      <w:outlineLvl w:val="4"/>
    </w:pPr>
    <w:rPr>
      <w:rFonts w:ascii="Calibri" w:hAnsi="Calibri"/>
      <w:b/>
      <w:bCs/>
      <w:i/>
      <w:iCs/>
      <w:sz w:val="26"/>
      <w:szCs w:val="26"/>
    </w:rPr>
  </w:style>
  <w:style w:type="paragraph" w:styleId="Heading6">
    <w:name w:val="heading 6"/>
    <w:basedOn w:val="Normal"/>
    <w:next w:val="Normal"/>
    <w:link w:val="Heading6Char"/>
    <w:semiHidden/>
    <w:qFormat/>
    <w:rsid w:val="00713043"/>
    <w:pPr>
      <w:spacing w:before="240" w:after="60" w:line="240" w:lineRule="auto"/>
      <w:outlineLvl w:val="5"/>
    </w:pPr>
    <w:rPr>
      <w:rFonts w:ascii="Calibri" w:hAnsi="Calibri"/>
      <w:b/>
      <w:bCs/>
      <w:sz w:val="22"/>
      <w:szCs w:val="22"/>
    </w:rPr>
  </w:style>
  <w:style w:type="paragraph" w:styleId="Heading7">
    <w:name w:val="heading 7"/>
    <w:basedOn w:val="Normal"/>
    <w:next w:val="Normal"/>
    <w:link w:val="Heading7Char"/>
    <w:semiHidden/>
    <w:qFormat/>
    <w:rsid w:val="00713043"/>
    <w:pPr>
      <w:spacing w:before="240" w:after="60" w:line="240" w:lineRule="auto"/>
      <w:outlineLvl w:val="6"/>
    </w:pPr>
    <w:rPr>
      <w:rFonts w:ascii="Calibri" w:hAnsi="Calibri"/>
    </w:rPr>
  </w:style>
  <w:style w:type="paragraph" w:styleId="Heading8">
    <w:name w:val="heading 8"/>
    <w:basedOn w:val="Normal"/>
    <w:next w:val="Normal"/>
    <w:link w:val="Heading8Char"/>
    <w:semiHidden/>
    <w:qFormat/>
    <w:rsid w:val="00713043"/>
    <w:pPr>
      <w:spacing w:before="240" w:after="60" w:line="240" w:lineRule="auto"/>
      <w:outlineLvl w:val="7"/>
    </w:pPr>
    <w:rPr>
      <w:rFonts w:ascii="Calibri" w:hAnsi="Calibri"/>
      <w:i/>
      <w:iCs/>
    </w:rPr>
  </w:style>
  <w:style w:type="paragraph" w:styleId="Heading9">
    <w:name w:val="heading 9"/>
    <w:basedOn w:val="Normal"/>
    <w:next w:val="Normal"/>
    <w:link w:val="Heading9Char"/>
    <w:semiHidden/>
    <w:qFormat/>
    <w:rsid w:val="00713043"/>
    <w:pPr>
      <w:spacing w:before="240" w:after="60" w:line="240" w:lineRule="auto"/>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006566"/>
    <w:pPr>
      <w:spacing w:line="360" w:lineRule="auto"/>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006566"/>
    <w:pPr>
      <w:spacing w:line="480" w:lineRule="auto"/>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rsid w:val="009A3899"/>
  </w:style>
  <w:style w:type="character" w:customStyle="1" w:styleId="CommentTextChar">
    <w:name w:val="Comment Text Char"/>
    <w:basedOn w:val="DefaultParagraphFont"/>
    <w:link w:val="CommentText"/>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semiHidden/>
    <w:unhideWhenUsed/>
    <w:rsid w:val="009A3899"/>
    <w:rPr>
      <w:b/>
      <w:bCs/>
    </w:rPr>
  </w:style>
  <w:style w:type="character" w:customStyle="1" w:styleId="CommentSubjectChar">
    <w:name w:val="Comment Subject Char"/>
    <w:basedOn w:val="CommentTextChar"/>
    <w:link w:val="CommentSubject"/>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rsid w:val="009A3899"/>
    <w:pPr>
      <w:tabs>
        <w:tab w:val="center" w:pos="4320"/>
        <w:tab w:val="right" w:pos="8640"/>
      </w:tabs>
    </w:pPr>
  </w:style>
  <w:style w:type="character" w:customStyle="1" w:styleId="FooterChar">
    <w:name w:val="Footer Char"/>
    <w:basedOn w:val="DefaultParagraphFont"/>
    <w:link w:val="Footer"/>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paragraph" w:customStyle="1" w:styleId="Caption1">
    <w:name w:val="Caption1"/>
    <w:basedOn w:val="Normal"/>
    <w:qFormat/>
    <w:rsid w:val="007475EC"/>
    <w:pPr>
      <w:spacing w:line="276" w:lineRule="auto"/>
    </w:pPr>
    <w:rPr>
      <w:rFonts w:eastAsiaTheme="minorHAnsi"/>
      <w:sz w:val="22"/>
      <w:szCs w:val="22"/>
    </w:rPr>
  </w:style>
  <w:style w:type="character" w:customStyle="1" w:styleId="Heading2Char">
    <w:name w:val="Heading 2 Char"/>
    <w:basedOn w:val="DefaultParagraphFont"/>
    <w:link w:val="Heading2"/>
    <w:rsid w:val="005155CF"/>
    <w:rPr>
      <w:rFonts w:eastAsiaTheme="majorEastAsia"/>
      <w:b/>
      <w:color w:val="000000" w:themeColor="text1"/>
      <w:sz w:val="26"/>
      <w:szCs w:val="26"/>
    </w:rPr>
  </w:style>
  <w:style w:type="character" w:customStyle="1" w:styleId="Heading3Char">
    <w:name w:val="Heading 3 Char"/>
    <w:basedOn w:val="DefaultParagraphFont"/>
    <w:link w:val="Heading3"/>
    <w:uiPriority w:val="9"/>
    <w:rsid w:val="005155CF"/>
    <w:rPr>
      <w:rFonts w:eastAsiaTheme="majorEastAsia"/>
      <w:i/>
      <w:color w:val="000000" w:themeColor="text1"/>
      <w:sz w:val="24"/>
      <w:szCs w:val="24"/>
    </w:rPr>
  </w:style>
  <w:style w:type="table" w:styleId="TableGrid">
    <w:name w:val="Table Grid"/>
    <w:basedOn w:val="TableNormal"/>
    <w:uiPriority w:val="39"/>
    <w:rsid w:val="005155CF"/>
    <w:rPr>
      <w:rFonts w:eastAsia="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55CF"/>
    <w:pPr>
      <w:spacing w:line="392" w:lineRule="auto"/>
      <w:ind w:left="720"/>
      <w:contextualSpacing/>
    </w:pPr>
    <w:rPr>
      <w:lang w:val="en"/>
    </w:rPr>
  </w:style>
  <w:style w:type="character" w:styleId="PlaceholderText">
    <w:name w:val="Placeholder Text"/>
    <w:basedOn w:val="DefaultParagraphFont"/>
    <w:uiPriority w:val="99"/>
    <w:unhideWhenUsed/>
    <w:rsid w:val="006C3E33"/>
    <w:rPr>
      <w:color w:val="808080"/>
    </w:rPr>
  </w:style>
  <w:style w:type="character" w:customStyle="1" w:styleId="Heading1Char">
    <w:name w:val="Heading 1 Char"/>
    <w:basedOn w:val="DefaultParagraphFont"/>
    <w:link w:val="Heading1"/>
    <w:rsid w:val="008E51AB"/>
    <w:rPr>
      <w:rFonts w:asciiTheme="majorHAnsi" w:eastAsiaTheme="majorEastAsia" w:hAnsiTheme="majorHAnsi" w:cstheme="majorBidi"/>
      <w:color w:val="365F91" w:themeColor="accent1" w:themeShade="BF"/>
      <w:sz w:val="32"/>
      <w:szCs w:val="32"/>
    </w:rPr>
  </w:style>
  <w:style w:type="table" w:styleId="TableGridLight">
    <w:name w:val="Grid Table Light"/>
    <w:basedOn w:val="TableNormal"/>
    <w:uiPriority w:val="40"/>
    <w:rsid w:val="00127EE6"/>
    <w:rPr>
      <w:rFonts w:eastAsia="Times New Roman"/>
      <w:sz w:val="24"/>
      <w:szCs w:val="24"/>
      <w:lang w:val="e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Text0">
    <w:name w:val="Table_Text"/>
    <w:basedOn w:val="Normal"/>
    <w:qFormat/>
    <w:rsid w:val="00127EE6"/>
    <w:pPr>
      <w:spacing w:after="120"/>
    </w:pPr>
    <w:rPr>
      <w:rFonts w:ascii="Arial" w:hAnsi="Arial" w:cs="Arial"/>
      <w:lang w:val="en"/>
    </w:rPr>
  </w:style>
  <w:style w:type="paragraph" w:styleId="Revision">
    <w:name w:val="Revision"/>
    <w:hidden/>
    <w:uiPriority w:val="71"/>
    <w:rsid w:val="006A4F0B"/>
    <w:rPr>
      <w:rFonts w:eastAsia="Times New Roman"/>
      <w:sz w:val="24"/>
      <w:szCs w:val="24"/>
    </w:rPr>
  </w:style>
  <w:style w:type="character" w:customStyle="1" w:styleId="Heading4Char">
    <w:name w:val="Heading 4 Char"/>
    <w:basedOn w:val="DefaultParagraphFont"/>
    <w:link w:val="Heading4"/>
    <w:semiHidden/>
    <w:rsid w:val="00713043"/>
    <w:rPr>
      <w:rFonts w:ascii="Times" w:eastAsia="Times New Roman" w:hAnsi="Times"/>
      <w:b/>
      <w:color w:val="0000FF"/>
      <w:sz w:val="44"/>
    </w:rPr>
  </w:style>
  <w:style w:type="character" w:customStyle="1" w:styleId="Heading5Char">
    <w:name w:val="Heading 5 Char"/>
    <w:basedOn w:val="DefaultParagraphFont"/>
    <w:link w:val="Heading5"/>
    <w:semiHidden/>
    <w:rsid w:val="00713043"/>
    <w:rPr>
      <w:rFonts w:ascii="Calibri" w:eastAsia="Times New Roman" w:hAnsi="Calibri"/>
      <w:b/>
      <w:bCs/>
      <w:i/>
      <w:iCs/>
      <w:sz w:val="26"/>
      <w:szCs w:val="26"/>
    </w:rPr>
  </w:style>
  <w:style w:type="character" w:customStyle="1" w:styleId="Heading6Char">
    <w:name w:val="Heading 6 Char"/>
    <w:basedOn w:val="DefaultParagraphFont"/>
    <w:link w:val="Heading6"/>
    <w:semiHidden/>
    <w:rsid w:val="00713043"/>
    <w:rPr>
      <w:rFonts w:ascii="Calibri" w:eastAsia="Times New Roman" w:hAnsi="Calibri"/>
      <w:b/>
      <w:bCs/>
      <w:sz w:val="22"/>
      <w:szCs w:val="22"/>
    </w:rPr>
  </w:style>
  <w:style w:type="character" w:customStyle="1" w:styleId="Heading7Char">
    <w:name w:val="Heading 7 Char"/>
    <w:basedOn w:val="DefaultParagraphFont"/>
    <w:link w:val="Heading7"/>
    <w:semiHidden/>
    <w:rsid w:val="00713043"/>
    <w:rPr>
      <w:rFonts w:ascii="Calibri" w:eastAsia="Times New Roman" w:hAnsi="Calibri"/>
      <w:sz w:val="24"/>
      <w:szCs w:val="24"/>
    </w:rPr>
  </w:style>
  <w:style w:type="character" w:customStyle="1" w:styleId="Heading8Char">
    <w:name w:val="Heading 8 Char"/>
    <w:basedOn w:val="DefaultParagraphFont"/>
    <w:link w:val="Heading8"/>
    <w:semiHidden/>
    <w:rsid w:val="00713043"/>
    <w:rPr>
      <w:rFonts w:ascii="Calibri" w:eastAsia="Times New Roman" w:hAnsi="Calibri"/>
      <w:i/>
      <w:iCs/>
      <w:sz w:val="24"/>
      <w:szCs w:val="24"/>
    </w:rPr>
  </w:style>
  <w:style w:type="character" w:customStyle="1" w:styleId="Heading9Char">
    <w:name w:val="Heading 9 Char"/>
    <w:basedOn w:val="DefaultParagraphFont"/>
    <w:link w:val="Heading9"/>
    <w:semiHidden/>
    <w:rsid w:val="00713043"/>
    <w:rPr>
      <w:rFonts w:ascii="Cambria" w:eastAsia="Times New Roman" w:hAnsi="Cambria"/>
      <w:sz w:val="22"/>
      <w:szCs w:val="22"/>
    </w:rPr>
  </w:style>
  <w:style w:type="numbering" w:customStyle="1" w:styleId="NoList1">
    <w:name w:val="No List1"/>
    <w:next w:val="NoList"/>
    <w:uiPriority w:val="99"/>
    <w:semiHidden/>
    <w:unhideWhenUsed/>
    <w:rsid w:val="00713043"/>
  </w:style>
  <w:style w:type="paragraph" w:customStyle="1" w:styleId="SMHeading">
    <w:name w:val="SM Heading"/>
    <w:basedOn w:val="Heading1"/>
    <w:qFormat/>
    <w:rsid w:val="00713043"/>
    <w:pPr>
      <w:keepLines w:val="0"/>
      <w:spacing w:after="60" w:line="240" w:lineRule="auto"/>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713043"/>
    <w:pPr>
      <w:spacing w:before="0" w:line="240" w:lineRule="auto"/>
    </w:pPr>
    <w:rPr>
      <w:szCs w:val="20"/>
      <w:u w:val="single"/>
    </w:rPr>
  </w:style>
  <w:style w:type="paragraph" w:customStyle="1" w:styleId="SMText">
    <w:name w:val="SM Text"/>
    <w:basedOn w:val="Normal"/>
    <w:qFormat/>
    <w:rsid w:val="00713043"/>
    <w:pPr>
      <w:spacing w:before="0" w:line="240" w:lineRule="auto"/>
      <w:ind w:firstLine="480"/>
    </w:pPr>
    <w:rPr>
      <w:szCs w:val="20"/>
    </w:rPr>
  </w:style>
  <w:style w:type="paragraph" w:customStyle="1" w:styleId="SMcaption">
    <w:name w:val="SM caption"/>
    <w:basedOn w:val="SMText"/>
    <w:qFormat/>
    <w:rsid w:val="00713043"/>
    <w:pPr>
      <w:ind w:firstLine="0"/>
    </w:pPr>
  </w:style>
  <w:style w:type="paragraph" w:styleId="Bibliography">
    <w:name w:val="Bibliography"/>
    <w:basedOn w:val="Normal"/>
    <w:next w:val="Normal"/>
    <w:uiPriority w:val="37"/>
    <w:rsid w:val="00713043"/>
    <w:pPr>
      <w:spacing w:before="0" w:line="240" w:lineRule="auto"/>
    </w:pPr>
    <w:rPr>
      <w:szCs w:val="20"/>
    </w:rPr>
  </w:style>
  <w:style w:type="paragraph" w:styleId="BlockText">
    <w:name w:val="Block Text"/>
    <w:basedOn w:val="Normal"/>
    <w:semiHidden/>
    <w:rsid w:val="00713043"/>
    <w:pPr>
      <w:spacing w:before="0" w:after="120" w:line="240" w:lineRule="auto"/>
      <w:ind w:left="1440" w:right="1440"/>
    </w:pPr>
    <w:rPr>
      <w:szCs w:val="20"/>
    </w:rPr>
  </w:style>
  <w:style w:type="paragraph" w:styleId="BodyText">
    <w:name w:val="Body Text"/>
    <w:basedOn w:val="Normal"/>
    <w:link w:val="BodyTextChar"/>
    <w:semiHidden/>
    <w:rsid w:val="00713043"/>
    <w:pPr>
      <w:spacing w:before="0" w:after="120" w:line="240" w:lineRule="auto"/>
    </w:pPr>
    <w:rPr>
      <w:szCs w:val="20"/>
    </w:rPr>
  </w:style>
  <w:style w:type="character" w:customStyle="1" w:styleId="BodyTextChar">
    <w:name w:val="Body Text Char"/>
    <w:basedOn w:val="DefaultParagraphFont"/>
    <w:link w:val="BodyText"/>
    <w:semiHidden/>
    <w:rsid w:val="00713043"/>
    <w:rPr>
      <w:rFonts w:eastAsia="Times New Roman"/>
      <w:sz w:val="24"/>
    </w:rPr>
  </w:style>
  <w:style w:type="paragraph" w:styleId="BodyText2">
    <w:name w:val="Body Text 2"/>
    <w:basedOn w:val="Normal"/>
    <w:link w:val="BodyText2Char"/>
    <w:semiHidden/>
    <w:rsid w:val="00713043"/>
    <w:pPr>
      <w:spacing w:before="0" w:after="120"/>
    </w:pPr>
    <w:rPr>
      <w:szCs w:val="20"/>
    </w:rPr>
  </w:style>
  <w:style w:type="character" w:customStyle="1" w:styleId="BodyText2Char">
    <w:name w:val="Body Text 2 Char"/>
    <w:basedOn w:val="DefaultParagraphFont"/>
    <w:link w:val="BodyText2"/>
    <w:semiHidden/>
    <w:rsid w:val="00713043"/>
    <w:rPr>
      <w:rFonts w:eastAsia="Times New Roman"/>
      <w:sz w:val="24"/>
    </w:rPr>
  </w:style>
  <w:style w:type="paragraph" w:styleId="BodyText3">
    <w:name w:val="Body Text 3"/>
    <w:basedOn w:val="Normal"/>
    <w:link w:val="BodyText3Char"/>
    <w:semiHidden/>
    <w:rsid w:val="00713043"/>
    <w:pPr>
      <w:spacing w:before="0" w:after="120" w:line="240" w:lineRule="auto"/>
    </w:pPr>
    <w:rPr>
      <w:sz w:val="16"/>
      <w:szCs w:val="16"/>
    </w:rPr>
  </w:style>
  <w:style w:type="character" w:customStyle="1" w:styleId="BodyText3Char">
    <w:name w:val="Body Text 3 Char"/>
    <w:basedOn w:val="DefaultParagraphFont"/>
    <w:link w:val="BodyText3"/>
    <w:semiHidden/>
    <w:rsid w:val="00713043"/>
    <w:rPr>
      <w:rFonts w:eastAsia="Times New Roman"/>
      <w:sz w:val="16"/>
      <w:szCs w:val="16"/>
    </w:rPr>
  </w:style>
  <w:style w:type="paragraph" w:styleId="BodyTextFirstIndent">
    <w:name w:val="Body Text First Indent"/>
    <w:basedOn w:val="BodyText"/>
    <w:link w:val="BodyTextFirstIndentChar"/>
    <w:semiHidden/>
    <w:rsid w:val="00713043"/>
    <w:pPr>
      <w:ind w:firstLine="210"/>
    </w:pPr>
  </w:style>
  <w:style w:type="character" w:customStyle="1" w:styleId="BodyTextFirstIndentChar">
    <w:name w:val="Body Text First Indent Char"/>
    <w:basedOn w:val="BodyTextChar"/>
    <w:link w:val="BodyTextFirstIndent"/>
    <w:semiHidden/>
    <w:rsid w:val="00713043"/>
    <w:rPr>
      <w:rFonts w:eastAsia="Times New Roman"/>
      <w:sz w:val="24"/>
    </w:rPr>
  </w:style>
  <w:style w:type="paragraph" w:styleId="BodyTextIndent">
    <w:name w:val="Body Text Indent"/>
    <w:basedOn w:val="Normal"/>
    <w:link w:val="BodyTextIndentChar"/>
    <w:semiHidden/>
    <w:rsid w:val="00713043"/>
    <w:pPr>
      <w:spacing w:before="0" w:after="120" w:line="240" w:lineRule="auto"/>
      <w:ind w:left="360"/>
    </w:pPr>
    <w:rPr>
      <w:szCs w:val="20"/>
    </w:rPr>
  </w:style>
  <w:style w:type="character" w:customStyle="1" w:styleId="BodyTextIndentChar">
    <w:name w:val="Body Text Indent Char"/>
    <w:basedOn w:val="DefaultParagraphFont"/>
    <w:link w:val="BodyTextIndent"/>
    <w:semiHidden/>
    <w:rsid w:val="00713043"/>
    <w:rPr>
      <w:rFonts w:eastAsia="Times New Roman"/>
      <w:sz w:val="24"/>
    </w:rPr>
  </w:style>
  <w:style w:type="paragraph" w:styleId="BodyTextFirstIndent2">
    <w:name w:val="Body Text First Indent 2"/>
    <w:basedOn w:val="BodyTextIndent"/>
    <w:link w:val="BodyTextFirstIndent2Char"/>
    <w:semiHidden/>
    <w:rsid w:val="00713043"/>
    <w:pPr>
      <w:ind w:firstLine="210"/>
    </w:pPr>
  </w:style>
  <w:style w:type="character" w:customStyle="1" w:styleId="BodyTextFirstIndent2Char">
    <w:name w:val="Body Text First Indent 2 Char"/>
    <w:basedOn w:val="BodyTextIndentChar"/>
    <w:link w:val="BodyTextFirstIndent2"/>
    <w:semiHidden/>
    <w:rsid w:val="00713043"/>
    <w:rPr>
      <w:rFonts w:eastAsia="Times New Roman"/>
      <w:sz w:val="24"/>
    </w:rPr>
  </w:style>
  <w:style w:type="paragraph" w:styleId="BodyTextIndent2">
    <w:name w:val="Body Text Indent 2"/>
    <w:basedOn w:val="Normal"/>
    <w:link w:val="BodyTextIndent2Char"/>
    <w:semiHidden/>
    <w:rsid w:val="00713043"/>
    <w:pPr>
      <w:spacing w:before="0" w:after="120"/>
      <w:ind w:left="360"/>
    </w:pPr>
    <w:rPr>
      <w:szCs w:val="20"/>
    </w:rPr>
  </w:style>
  <w:style w:type="character" w:customStyle="1" w:styleId="BodyTextIndent2Char">
    <w:name w:val="Body Text Indent 2 Char"/>
    <w:basedOn w:val="DefaultParagraphFont"/>
    <w:link w:val="BodyTextIndent2"/>
    <w:semiHidden/>
    <w:rsid w:val="00713043"/>
    <w:rPr>
      <w:rFonts w:eastAsia="Times New Roman"/>
      <w:sz w:val="24"/>
    </w:rPr>
  </w:style>
  <w:style w:type="paragraph" w:styleId="BodyTextIndent3">
    <w:name w:val="Body Text Indent 3"/>
    <w:basedOn w:val="Normal"/>
    <w:link w:val="BodyTextIndent3Char"/>
    <w:semiHidden/>
    <w:rsid w:val="00713043"/>
    <w:pPr>
      <w:spacing w:before="0" w:after="120" w:line="240" w:lineRule="auto"/>
      <w:ind w:left="360"/>
    </w:pPr>
    <w:rPr>
      <w:sz w:val="16"/>
      <w:szCs w:val="16"/>
    </w:rPr>
  </w:style>
  <w:style w:type="character" w:customStyle="1" w:styleId="BodyTextIndent3Char">
    <w:name w:val="Body Text Indent 3 Char"/>
    <w:basedOn w:val="DefaultParagraphFont"/>
    <w:link w:val="BodyTextIndent3"/>
    <w:semiHidden/>
    <w:rsid w:val="00713043"/>
    <w:rPr>
      <w:rFonts w:eastAsia="Times New Roman"/>
      <w:sz w:val="16"/>
      <w:szCs w:val="16"/>
    </w:rPr>
  </w:style>
  <w:style w:type="paragraph" w:styleId="Caption">
    <w:name w:val="caption"/>
    <w:basedOn w:val="Normal"/>
    <w:next w:val="Normal"/>
    <w:semiHidden/>
    <w:qFormat/>
    <w:rsid w:val="00713043"/>
    <w:pPr>
      <w:spacing w:before="0" w:line="240" w:lineRule="auto"/>
    </w:pPr>
    <w:rPr>
      <w:b/>
      <w:bCs/>
      <w:sz w:val="20"/>
      <w:szCs w:val="20"/>
    </w:rPr>
  </w:style>
  <w:style w:type="paragraph" w:styleId="Closing">
    <w:name w:val="Closing"/>
    <w:basedOn w:val="Normal"/>
    <w:link w:val="ClosingChar"/>
    <w:semiHidden/>
    <w:rsid w:val="00713043"/>
    <w:pPr>
      <w:spacing w:before="0" w:line="240" w:lineRule="auto"/>
      <w:ind w:left="4320"/>
    </w:pPr>
    <w:rPr>
      <w:szCs w:val="20"/>
    </w:rPr>
  </w:style>
  <w:style w:type="character" w:customStyle="1" w:styleId="ClosingChar">
    <w:name w:val="Closing Char"/>
    <w:basedOn w:val="DefaultParagraphFont"/>
    <w:link w:val="Closing"/>
    <w:semiHidden/>
    <w:rsid w:val="00713043"/>
    <w:rPr>
      <w:rFonts w:eastAsia="Times New Roman"/>
      <w:sz w:val="24"/>
    </w:rPr>
  </w:style>
  <w:style w:type="paragraph" w:styleId="Date">
    <w:name w:val="Date"/>
    <w:basedOn w:val="Normal"/>
    <w:next w:val="Normal"/>
    <w:link w:val="DateChar"/>
    <w:semiHidden/>
    <w:rsid w:val="00713043"/>
    <w:pPr>
      <w:spacing w:before="0" w:line="240" w:lineRule="auto"/>
    </w:pPr>
    <w:rPr>
      <w:szCs w:val="20"/>
    </w:rPr>
  </w:style>
  <w:style w:type="character" w:customStyle="1" w:styleId="DateChar">
    <w:name w:val="Date Char"/>
    <w:basedOn w:val="DefaultParagraphFont"/>
    <w:link w:val="Date"/>
    <w:semiHidden/>
    <w:rsid w:val="00713043"/>
    <w:rPr>
      <w:rFonts w:eastAsia="Times New Roman"/>
      <w:sz w:val="24"/>
    </w:rPr>
  </w:style>
  <w:style w:type="paragraph" w:styleId="DocumentMap">
    <w:name w:val="Document Map"/>
    <w:basedOn w:val="Normal"/>
    <w:link w:val="DocumentMapChar"/>
    <w:semiHidden/>
    <w:rsid w:val="00713043"/>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713043"/>
    <w:rPr>
      <w:rFonts w:ascii="Tahoma" w:eastAsia="Times New Roman" w:hAnsi="Tahoma" w:cs="Tahoma"/>
      <w:sz w:val="16"/>
      <w:szCs w:val="16"/>
    </w:rPr>
  </w:style>
  <w:style w:type="paragraph" w:styleId="E-mailSignature">
    <w:name w:val="E-mail Signature"/>
    <w:basedOn w:val="Normal"/>
    <w:link w:val="E-mailSignatureChar"/>
    <w:semiHidden/>
    <w:rsid w:val="00713043"/>
    <w:pPr>
      <w:spacing w:before="0" w:line="240" w:lineRule="auto"/>
    </w:pPr>
    <w:rPr>
      <w:szCs w:val="20"/>
    </w:rPr>
  </w:style>
  <w:style w:type="character" w:customStyle="1" w:styleId="E-mailSignatureChar">
    <w:name w:val="E-mail Signature Char"/>
    <w:basedOn w:val="DefaultParagraphFont"/>
    <w:link w:val="E-mailSignature"/>
    <w:semiHidden/>
    <w:rsid w:val="00713043"/>
    <w:rPr>
      <w:rFonts w:eastAsia="Times New Roman"/>
      <w:sz w:val="24"/>
    </w:rPr>
  </w:style>
  <w:style w:type="paragraph" w:styleId="EnvelopeAddress">
    <w:name w:val="envelope address"/>
    <w:basedOn w:val="Normal"/>
    <w:semiHidden/>
    <w:rsid w:val="00713043"/>
    <w:pPr>
      <w:framePr w:w="7920" w:h="1980" w:hRule="exact" w:hSpace="180" w:wrap="auto" w:hAnchor="page" w:xAlign="center" w:yAlign="bottom"/>
      <w:spacing w:before="0" w:line="240" w:lineRule="auto"/>
      <w:ind w:left="2880"/>
    </w:pPr>
    <w:rPr>
      <w:rFonts w:ascii="Cambria" w:hAnsi="Cambria"/>
    </w:rPr>
  </w:style>
  <w:style w:type="paragraph" w:styleId="EnvelopeReturn">
    <w:name w:val="envelope return"/>
    <w:basedOn w:val="Normal"/>
    <w:semiHidden/>
    <w:rsid w:val="00713043"/>
    <w:pPr>
      <w:spacing w:before="0" w:line="240" w:lineRule="auto"/>
    </w:pPr>
    <w:rPr>
      <w:rFonts w:ascii="Cambria" w:hAnsi="Cambria"/>
      <w:sz w:val="20"/>
      <w:szCs w:val="20"/>
    </w:rPr>
  </w:style>
  <w:style w:type="paragraph" w:styleId="FootnoteText">
    <w:name w:val="footnote text"/>
    <w:basedOn w:val="Normal"/>
    <w:link w:val="FootnoteTextChar"/>
    <w:semiHidden/>
    <w:rsid w:val="00713043"/>
    <w:pPr>
      <w:spacing w:before="0" w:line="240" w:lineRule="auto"/>
    </w:pPr>
    <w:rPr>
      <w:sz w:val="20"/>
      <w:szCs w:val="20"/>
    </w:rPr>
  </w:style>
  <w:style w:type="character" w:customStyle="1" w:styleId="FootnoteTextChar">
    <w:name w:val="Footnote Text Char"/>
    <w:basedOn w:val="DefaultParagraphFont"/>
    <w:link w:val="FootnoteText"/>
    <w:semiHidden/>
    <w:rsid w:val="00713043"/>
    <w:rPr>
      <w:rFonts w:eastAsia="Times New Roman"/>
    </w:rPr>
  </w:style>
  <w:style w:type="paragraph" w:styleId="HTMLAddress">
    <w:name w:val="HTML Address"/>
    <w:basedOn w:val="Normal"/>
    <w:link w:val="HTMLAddressChar"/>
    <w:semiHidden/>
    <w:rsid w:val="00713043"/>
    <w:pPr>
      <w:spacing w:before="0" w:line="240" w:lineRule="auto"/>
    </w:pPr>
    <w:rPr>
      <w:i/>
      <w:iCs/>
      <w:szCs w:val="20"/>
    </w:rPr>
  </w:style>
  <w:style w:type="character" w:customStyle="1" w:styleId="HTMLAddressChar">
    <w:name w:val="HTML Address Char"/>
    <w:basedOn w:val="DefaultParagraphFont"/>
    <w:link w:val="HTMLAddress"/>
    <w:semiHidden/>
    <w:rsid w:val="00713043"/>
    <w:rPr>
      <w:rFonts w:eastAsia="Times New Roman"/>
      <w:i/>
      <w:iCs/>
      <w:sz w:val="24"/>
    </w:rPr>
  </w:style>
  <w:style w:type="paragraph" w:styleId="Index1">
    <w:name w:val="index 1"/>
    <w:basedOn w:val="Normal"/>
    <w:next w:val="Normal"/>
    <w:autoRedefine/>
    <w:semiHidden/>
    <w:rsid w:val="00713043"/>
    <w:pPr>
      <w:spacing w:before="0" w:line="240" w:lineRule="auto"/>
      <w:ind w:left="240" w:hanging="240"/>
    </w:pPr>
    <w:rPr>
      <w:szCs w:val="20"/>
    </w:rPr>
  </w:style>
  <w:style w:type="paragraph" w:styleId="Index2">
    <w:name w:val="index 2"/>
    <w:basedOn w:val="Normal"/>
    <w:next w:val="Normal"/>
    <w:autoRedefine/>
    <w:semiHidden/>
    <w:rsid w:val="00713043"/>
    <w:pPr>
      <w:spacing w:before="0" w:line="240" w:lineRule="auto"/>
      <w:ind w:left="480" w:hanging="240"/>
    </w:pPr>
    <w:rPr>
      <w:szCs w:val="20"/>
    </w:rPr>
  </w:style>
  <w:style w:type="paragraph" w:styleId="Index3">
    <w:name w:val="index 3"/>
    <w:basedOn w:val="Normal"/>
    <w:next w:val="Normal"/>
    <w:autoRedefine/>
    <w:semiHidden/>
    <w:rsid w:val="00713043"/>
    <w:pPr>
      <w:spacing w:before="0" w:line="240" w:lineRule="auto"/>
      <w:ind w:left="720" w:hanging="240"/>
    </w:pPr>
    <w:rPr>
      <w:szCs w:val="20"/>
    </w:rPr>
  </w:style>
  <w:style w:type="paragraph" w:styleId="Index4">
    <w:name w:val="index 4"/>
    <w:basedOn w:val="Normal"/>
    <w:next w:val="Normal"/>
    <w:autoRedefine/>
    <w:semiHidden/>
    <w:rsid w:val="00713043"/>
    <w:pPr>
      <w:spacing w:before="0" w:line="240" w:lineRule="auto"/>
      <w:ind w:left="960" w:hanging="240"/>
    </w:pPr>
    <w:rPr>
      <w:szCs w:val="20"/>
    </w:rPr>
  </w:style>
  <w:style w:type="paragraph" w:styleId="Index5">
    <w:name w:val="index 5"/>
    <w:basedOn w:val="Normal"/>
    <w:next w:val="Normal"/>
    <w:autoRedefine/>
    <w:semiHidden/>
    <w:rsid w:val="00713043"/>
    <w:pPr>
      <w:spacing w:before="0" w:line="240" w:lineRule="auto"/>
      <w:ind w:left="1200" w:hanging="240"/>
    </w:pPr>
    <w:rPr>
      <w:szCs w:val="20"/>
    </w:rPr>
  </w:style>
  <w:style w:type="paragraph" w:styleId="Index6">
    <w:name w:val="index 6"/>
    <w:basedOn w:val="Normal"/>
    <w:next w:val="Normal"/>
    <w:autoRedefine/>
    <w:semiHidden/>
    <w:rsid w:val="00713043"/>
    <w:pPr>
      <w:spacing w:before="0" w:line="240" w:lineRule="auto"/>
      <w:ind w:left="1440" w:hanging="240"/>
    </w:pPr>
    <w:rPr>
      <w:szCs w:val="20"/>
    </w:rPr>
  </w:style>
  <w:style w:type="paragraph" w:styleId="Index7">
    <w:name w:val="index 7"/>
    <w:basedOn w:val="Normal"/>
    <w:next w:val="Normal"/>
    <w:autoRedefine/>
    <w:semiHidden/>
    <w:rsid w:val="00713043"/>
    <w:pPr>
      <w:spacing w:before="0" w:line="240" w:lineRule="auto"/>
      <w:ind w:left="1680" w:hanging="240"/>
    </w:pPr>
    <w:rPr>
      <w:szCs w:val="20"/>
    </w:rPr>
  </w:style>
  <w:style w:type="paragraph" w:styleId="Index8">
    <w:name w:val="index 8"/>
    <w:basedOn w:val="Normal"/>
    <w:next w:val="Normal"/>
    <w:autoRedefine/>
    <w:semiHidden/>
    <w:rsid w:val="00713043"/>
    <w:pPr>
      <w:spacing w:before="0" w:line="240" w:lineRule="auto"/>
      <w:ind w:left="1920" w:hanging="240"/>
    </w:pPr>
    <w:rPr>
      <w:szCs w:val="20"/>
    </w:rPr>
  </w:style>
  <w:style w:type="paragraph" w:styleId="Index9">
    <w:name w:val="index 9"/>
    <w:basedOn w:val="Normal"/>
    <w:next w:val="Normal"/>
    <w:autoRedefine/>
    <w:semiHidden/>
    <w:rsid w:val="00713043"/>
    <w:pPr>
      <w:spacing w:before="0" w:line="240" w:lineRule="auto"/>
      <w:ind w:left="2160" w:hanging="240"/>
    </w:pPr>
    <w:rPr>
      <w:szCs w:val="20"/>
    </w:rPr>
  </w:style>
  <w:style w:type="paragraph" w:styleId="IndexHeading">
    <w:name w:val="index heading"/>
    <w:basedOn w:val="Normal"/>
    <w:next w:val="Index1"/>
    <w:semiHidden/>
    <w:rsid w:val="00713043"/>
    <w:pPr>
      <w:spacing w:before="0" w:line="240" w:lineRule="auto"/>
    </w:pPr>
    <w:rPr>
      <w:rFonts w:ascii="Cambria" w:hAnsi="Cambria"/>
      <w:b/>
      <w:bCs/>
      <w:szCs w:val="20"/>
    </w:rPr>
  </w:style>
  <w:style w:type="paragraph" w:styleId="IntenseQuote">
    <w:name w:val="Intense Quote"/>
    <w:basedOn w:val="Normal"/>
    <w:next w:val="Normal"/>
    <w:link w:val="IntenseQuoteChar"/>
    <w:uiPriority w:val="30"/>
    <w:qFormat/>
    <w:rsid w:val="00713043"/>
    <w:pPr>
      <w:pBdr>
        <w:bottom w:val="single" w:sz="4" w:space="4" w:color="4F81BD"/>
      </w:pBdr>
      <w:spacing w:before="200" w:after="280" w:line="240" w:lineRule="auto"/>
      <w:ind w:left="936" w:right="936"/>
    </w:pPr>
    <w:rPr>
      <w:b/>
      <w:bCs/>
      <w:i/>
      <w:iCs/>
      <w:color w:val="4F81BD"/>
      <w:szCs w:val="20"/>
    </w:rPr>
  </w:style>
  <w:style w:type="character" w:customStyle="1" w:styleId="IntenseQuoteChar">
    <w:name w:val="Intense Quote Char"/>
    <w:basedOn w:val="DefaultParagraphFont"/>
    <w:link w:val="IntenseQuote"/>
    <w:uiPriority w:val="30"/>
    <w:rsid w:val="00713043"/>
    <w:rPr>
      <w:rFonts w:eastAsia="Times New Roman"/>
      <w:b/>
      <w:bCs/>
      <w:i/>
      <w:iCs/>
      <w:color w:val="4F81BD"/>
      <w:sz w:val="24"/>
    </w:rPr>
  </w:style>
  <w:style w:type="paragraph" w:styleId="List">
    <w:name w:val="List"/>
    <w:basedOn w:val="Normal"/>
    <w:semiHidden/>
    <w:rsid w:val="00713043"/>
    <w:pPr>
      <w:spacing w:before="0" w:line="240" w:lineRule="auto"/>
      <w:ind w:left="360" w:hanging="360"/>
      <w:contextualSpacing/>
    </w:pPr>
    <w:rPr>
      <w:szCs w:val="20"/>
    </w:rPr>
  </w:style>
  <w:style w:type="paragraph" w:styleId="List2">
    <w:name w:val="List 2"/>
    <w:basedOn w:val="Normal"/>
    <w:semiHidden/>
    <w:rsid w:val="00713043"/>
    <w:pPr>
      <w:spacing w:before="0" w:line="240" w:lineRule="auto"/>
      <w:ind w:left="720" w:hanging="360"/>
      <w:contextualSpacing/>
    </w:pPr>
    <w:rPr>
      <w:szCs w:val="20"/>
    </w:rPr>
  </w:style>
  <w:style w:type="paragraph" w:styleId="List3">
    <w:name w:val="List 3"/>
    <w:basedOn w:val="Normal"/>
    <w:semiHidden/>
    <w:rsid w:val="00713043"/>
    <w:pPr>
      <w:spacing w:before="0" w:line="240" w:lineRule="auto"/>
      <w:ind w:left="1080" w:hanging="360"/>
      <w:contextualSpacing/>
    </w:pPr>
    <w:rPr>
      <w:szCs w:val="20"/>
    </w:rPr>
  </w:style>
  <w:style w:type="paragraph" w:styleId="List4">
    <w:name w:val="List 4"/>
    <w:basedOn w:val="Normal"/>
    <w:semiHidden/>
    <w:rsid w:val="00713043"/>
    <w:pPr>
      <w:spacing w:before="0" w:line="240" w:lineRule="auto"/>
      <w:ind w:left="1440" w:hanging="360"/>
      <w:contextualSpacing/>
    </w:pPr>
    <w:rPr>
      <w:szCs w:val="20"/>
    </w:rPr>
  </w:style>
  <w:style w:type="paragraph" w:styleId="List5">
    <w:name w:val="List 5"/>
    <w:basedOn w:val="Normal"/>
    <w:semiHidden/>
    <w:rsid w:val="00713043"/>
    <w:pPr>
      <w:spacing w:before="0" w:line="240" w:lineRule="auto"/>
      <w:ind w:left="1800" w:hanging="360"/>
      <w:contextualSpacing/>
    </w:pPr>
    <w:rPr>
      <w:szCs w:val="20"/>
    </w:rPr>
  </w:style>
  <w:style w:type="paragraph" w:styleId="ListBullet">
    <w:name w:val="List Bullet"/>
    <w:basedOn w:val="Normal"/>
    <w:semiHidden/>
    <w:rsid w:val="00713043"/>
    <w:pPr>
      <w:tabs>
        <w:tab w:val="num" w:pos="360"/>
      </w:tabs>
      <w:spacing w:before="0" w:line="240" w:lineRule="auto"/>
      <w:ind w:left="360" w:hanging="360"/>
      <w:contextualSpacing/>
    </w:pPr>
    <w:rPr>
      <w:szCs w:val="20"/>
    </w:rPr>
  </w:style>
  <w:style w:type="paragraph" w:styleId="ListBullet2">
    <w:name w:val="List Bullet 2"/>
    <w:basedOn w:val="Normal"/>
    <w:semiHidden/>
    <w:rsid w:val="00713043"/>
    <w:pPr>
      <w:tabs>
        <w:tab w:val="num" w:pos="720"/>
      </w:tabs>
      <w:spacing w:before="0" w:line="240" w:lineRule="auto"/>
      <w:ind w:left="720" w:hanging="360"/>
      <w:contextualSpacing/>
    </w:pPr>
    <w:rPr>
      <w:szCs w:val="20"/>
    </w:rPr>
  </w:style>
  <w:style w:type="paragraph" w:styleId="ListBullet3">
    <w:name w:val="List Bullet 3"/>
    <w:basedOn w:val="Normal"/>
    <w:semiHidden/>
    <w:rsid w:val="00713043"/>
    <w:pPr>
      <w:tabs>
        <w:tab w:val="num" w:pos="1080"/>
      </w:tabs>
      <w:spacing w:before="0" w:line="240" w:lineRule="auto"/>
      <w:ind w:left="1080" w:hanging="360"/>
      <w:contextualSpacing/>
    </w:pPr>
    <w:rPr>
      <w:szCs w:val="20"/>
    </w:rPr>
  </w:style>
  <w:style w:type="paragraph" w:styleId="ListBullet4">
    <w:name w:val="List Bullet 4"/>
    <w:basedOn w:val="Normal"/>
    <w:semiHidden/>
    <w:rsid w:val="00713043"/>
    <w:pPr>
      <w:tabs>
        <w:tab w:val="num" w:pos="1440"/>
      </w:tabs>
      <w:spacing w:before="0" w:line="240" w:lineRule="auto"/>
      <w:ind w:left="1440" w:hanging="360"/>
      <w:contextualSpacing/>
    </w:pPr>
    <w:rPr>
      <w:szCs w:val="20"/>
    </w:rPr>
  </w:style>
  <w:style w:type="paragraph" w:styleId="ListBullet5">
    <w:name w:val="List Bullet 5"/>
    <w:basedOn w:val="Normal"/>
    <w:semiHidden/>
    <w:rsid w:val="00713043"/>
    <w:pPr>
      <w:tabs>
        <w:tab w:val="num" w:pos="1800"/>
      </w:tabs>
      <w:spacing w:before="0" w:line="240" w:lineRule="auto"/>
      <w:ind w:left="1800" w:hanging="360"/>
      <w:contextualSpacing/>
    </w:pPr>
    <w:rPr>
      <w:szCs w:val="20"/>
    </w:rPr>
  </w:style>
  <w:style w:type="paragraph" w:styleId="ListContinue">
    <w:name w:val="List Continue"/>
    <w:basedOn w:val="Normal"/>
    <w:semiHidden/>
    <w:rsid w:val="00713043"/>
    <w:pPr>
      <w:spacing w:before="0" w:after="120" w:line="240" w:lineRule="auto"/>
      <w:ind w:left="360"/>
      <w:contextualSpacing/>
    </w:pPr>
    <w:rPr>
      <w:szCs w:val="20"/>
    </w:rPr>
  </w:style>
  <w:style w:type="paragraph" w:styleId="ListContinue2">
    <w:name w:val="List Continue 2"/>
    <w:basedOn w:val="Normal"/>
    <w:semiHidden/>
    <w:rsid w:val="00713043"/>
    <w:pPr>
      <w:spacing w:before="0" w:after="120" w:line="240" w:lineRule="auto"/>
      <w:ind w:left="720"/>
      <w:contextualSpacing/>
    </w:pPr>
    <w:rPr>
      <w:szCs w:val="20"/>
    </w:rPr>
  </w:style>
  <w:style w:type="paragraph" w:styleId="ListContinue3">
    <w:name w:val="List Continue 3"/>
    <w:basedOn w:val="Normal"/>
    <w:semiHidden/>
    <w:rsid w:val="00713043"/>
    <w:pPr>
      <w:spacing w:before="0" w:after="120" w:line="240" w:lineRule="auto"/>
      <w:ind w:left="1080"/>
      <w:contextualSpacing/>
    </w:pPr>
    <w:rPr>
      <w:szCs w:val="20"/>
    </w:rPr>
  </w:style>
  <w:style w:type="paragraph" w:styleId="ListContinue4">
    <w:name w:val="List Continue 4"/>
    <w:basedOn w:val="Normal"/>
    <w:semiHidden/>
    <w:rsid w:val="00713043"/>
    <w:pPr>
      <w:spacing w:before="0" w:after="120" w:line="240" w:lineRule="auto"/>
      <w:ind w:left="1440"/>
      <w:contextualSpacing/>
    </w:pPr>
    <w:rPr>
      <w:szCs w:val="20"/>
    </w:rPr>
  </w:style>
  <w:style w:type="paragraph" w:styleId="ListContinue5">
    <w:name w:val="List Continue 5"/>
    <w:basedOn w:val="Normal"/>
    <w:semiHidden/>
    <w:rsid w:val="00713043"/>
    <w:pPr>
      <w:spacing w:before="0" w:after="120" w:line="240" w:lineRule="auto"/>
      <w:ind w:left="1800"/>
      <w:contextualSpacing/>
    </w:pPr>
    <w:rPr>
      <w:szCs w:val="20"/>
    </w:rPr>
  </w:style>
  <w:style w:type="paragraph" w:styleId="ListNumber">
    <w:name w:val="List Number"/>
    <w:basedOn w:val="Normal"/>
    <w:semiHidden/>
    <w:rsid w:val="00713043"/>
    <w:pPr>
      <w:tabs>
        <w:tab w:val="num" w:pos="360"/>
      </w:tabs>
      <w:spacing w:before="0" w:line="240" w:lineRule="auto"/>
      <w:ind w:left="360" w:hanging="360"/>
      <w:contextualSpacing/>
    </w:pPr>
    <w:rPr>
      <w:szCs w:val="20"/>
    </w:rPr>
  </w:style>
  <w:style w:type="paragraph" w:styleId="ListNumber2">
    <w:name w:val="List Number 2"/>
    <w:basedOn w:val="Normal"/>
    <w:semiHidden/>
    <w:rsid w:val="00713043"/>
    <w:pPr>
      <w:tabs>
        <w:tab w:val="num" w:pos="720"/>
      </w:tabs>
      <w:spacing w:before="0" w:line="240" w:lineRule="auto"/>
      <w:ind w:left="720" w:hanging="360"/>
      <w:contextualSpacing/>
    </w:pPr>
    <w:rPr>
      <w:szCs w:val="20"/>
    </w:rPr>
  </w:style>
  <w:style w:type="paragraph" w:styleId="ListNumber3">
    <w:name w:val="List Number 3"/>
    <w:basedOn w:val="Normal"/>
    <w:semiHidden/>
    <w:rsid w:val="00713043"/>
    <w:pPr>
      <w:tabs>
        <w:tab w:val="num" w:pos="1080"/>
      </w:tabs>
      <w:spacing w:before="0" w:line="240" w:lineRule="auto"/>
      <w:ind w:left="1080" w:hanging="360"/>
      <w:contextualSpacing/>
    </w:pPr>
    <w:rPr>
      <w:szCs w:val="20"/>
    </w:rPr>
  </w:style>
  <w:style w:type="paragraph" w:styleId="ListNumber4">
    <w:name w:val="List Number 4"/>
    <w:basedOn w:val="Normal"/>
    <w:semiHidden/>
    <w:rsid w:val="00713043"/>
    <w:pPr>
      <w:tabs>
        <w:tab w:val="num" w:pos="1440"/>
      </w:tabs>
      <w:spacing w:before="0" w:line="240" w:lineRule="auto"/>
      <w:ind w:left="1440" w:hanging="360"/>
      <w:contextualSpacing/>
    </w:pPr>
    <w:rPr>
      <w:szCs w:val="20"/>
    </w:rPr>
  </w:style>
  <w:style w:type="paragraph" w:styleId="ListNumber5">
    <w:name w:val="List Number 5"/>
    <w:basedOn w:val="Normal"/>
    <w:semiHidden/>
    <w:rsid w:val="00713043"/>
    <w:pPr>
      <w:tabs>
        <w:tab w:val="num" w:pos="1800"/>
      </w:tabs>
      <w:spacing w:before="0" w:line="240" w:lineRule="auto"/>
      <w:ind w:left="1800" w:hanging="360"/>
      <w:contextualSpacing/>
    </w:pPr>
    <w:rPr>
      <w:szCs w:val="20"/>
    </w:rPr>
  </w:style>
  <w:style w:type="paragraph" w:styleId="MacroText">
    <w:name w:val="macro"/>
    <w:link w:val="MacroTextChar"/>
    <w:semiHidden/>
    <w:rsid w:val="00713043"/>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713043"/>
    <w:rPr>
      <w:rFonts w:ascii="Courier New" w:eastAsia="Times New Roman" w:hAnsi="Courier New" w:cs="Courier New"/>
    </w:rPr>
  </w:style>
  <w:style w:type="paragraph" w:styleId="MessageHeader">
    <w:name w:val="Message Header"/>
    <w:basedOn w:val="Normal"/>
    <w:link w:val="MessageHeaderChar"/>
    <w:semiHidden/>
    <w:rsid w:val="0071304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Cambria" w:hAnsi="Cambria"/>
    </w:rPr>
  </w:style>
  <w:style w:type="character" w:customStyle="1" w:styleId="MessageHeaderChar">
    <w:name w:val="Message Header Char"/>
    <w:basedOn w:val="DefaultParagraphFont"/>
    <w:link w:val="MessageHeader"/>
    <w:semiHidden/>
    <w:rsid w:val="00713043"/>
    <w:rPr>
      <w:rFonts w:ascii="Cambria" w:eastAsia="Times New Roman" w:hAnsi="Cambria"/>
      <w:sz w:val="24"/>
      <w:szCs w:val="24"/>
      <w:shd w:val="pct20" w:color="auto" w:fill="auto"/>
    </w:rPr>
  </w:style>
  <w:style w:type="paragraph" w:styleId="NoSpacing">
    <w:name w:val="No Spacing"/>
    <w:uiPriority w:val="1"/>
    <w:qFormat/>
    <w:rsid w:val="00713043"/>
    <w:rPr>
      <w:rFonts w:eastAsia="Times New Roman"/>
      <w:sz w:val="24"/>
    </w:rPr>
  </w:style>
  <w:style w:type="paragraph" w:styleId="NormalWeb">
    <w:name w:val="Normal (Web)"/>
    <w:basedOn w:val="Normal"/>
    <w:semiHidden/>
    <w:rsid w:val="00713043"/>
    <w:pPr>
      <w:spacing w:before="0" w:line="240" w:lineRule="auto"/>
    </w:pPr>
  </w:style>
  <w:style w:type="paragraph" w:styleId="NormalIndent">
    <w:name w:val="Normal Indent"/>
    <w:basedOn w:val="Normal"/>
    <w:semiHidden/>
    <w:rsid w:val="00713043"/>
    <w:pPr>
      <w:spacing w:before="0" w:line="240" w:lineRule="auto"/>
      <w:ind w:left="720"/>
    </w:pPr>
    <w:rPr>
      <w:szCs w:val="20"/>
    </w:rPr>
  </w:style>
  <w:style w:type="paragraph" w:styleId="NoteHeading">
    <w:name w:val="Note Heading"/>
    <w:basedOn w:val="Normal"/>
    <w:next w:val="Normal"/>
    <w:link w:val="NoteHeadingChar"/>
    <w:semiHidden/>
    <w:rsid w:val="00713043"/>
    <w:pPr>
      <w:spacing w:before="0" w:line="240" w:lineRule="auto"/>
    </w:pPr>
    <w:rPr>
      <w:szCs w:val="20"/>
    </w:rPr>
  </w:style>
  <w:style w:type="character" w:customStyle="1" w:styleId="NoteHeadingChar">
    <w:name w:val="Note Heading Char"/>
    <w:basedOn w:val="DefaultParagraphFont"/>
    <w:link w:val="NoteHeading"/>
    <w:semiHidden/>
    <w:rsid w:val="00713043"/>
    <w:rPr>
      <w:rFonts w:eastAsia="Times New Roman"/>
      <w:sz w:val="24"/>
    </w:rPr>
  </w:style>
  <w:style w:type="paragraph" w:styleId="PlainText">
    <w:name w:val="Plain Text"/>
    <w:basedOn w:val="Normal"/>
    <w:link w:val="PlainTextChar"/>
    <w:semiHidden/>
    <w:rsid w:val="00713043"/>
    <w:pPr>
      <w:spacing w:before="0" w:line="240" w:lineRule="auto"/>
    </w:pPr>
    <w:rPr>
      <w:rFonts w:ascii="Courier New" w:hAnsi="Courier New" w:cs="Courier New"/>
      <w:sz w:val="20"/>
      <w:szCs w:val="20"/>
    </w:rPr>
  </w:style>
  <w:style w:type="character" w:customStyle="1" w:styleId="PlainTextChar">
    <w:name w:val="Plain Text Char"/>
    <w:basedOn w:val="DefaultParagraphFont"/>
    <w:link w:val="PlainText"/>
    <w:semiHidden/>
    <w:rsid w:val="00713043"/>
    <w:rPr>
      <w:rFonts w:ascii="Courier New" w:eastAsia="Times New Roman" w:hAnsi="Courier New" w:cs="Courier New"/>
    </w:rPr>
  </w:style>
  <w:style w:type="paragraph" w:styleId="Quote">
    <w:name w:val="Quote"/>
    <w:basedOn w:val="Normal"/>
    <w:next w:val="Normal"/>
    <w:link w:val="QuoteChar"/>
    <w:uiPriority w:val="29"/>
    <w:qFormat/>
    <w:rsid w:val="00713043"/>
    <w:pPr>
      <w:spacing w:before="0" w:line="240" w:lineRule="auto"/>
    </w:pPr>
    <w:rPr>
      <w:i/>
      <w:iCs/>
      <w:color w:val="000000"/>
      <w:szCs w:val="20"/>
    </w:rPr>
  </w:style>
  <w:style w:type="character" w:customStyle="1" w:styleId="QuoteChar">
    <w:name w:val="Quote Char"/>
    <w:basedOn w:val="DefaultParagraphFont"/>
    <w:link w:val="Quote"/>
    <w:uiPriority w:val="29"/>
    <w:rsid w:val="00713043"/>
    <w:rPr>
      <w:rFonts w:eastAsia="Times New Roman"/>
      <w:i/>
      <w:iCs/>
      <w:color w:val="000000"/>
      <w:sz w:val="24"/>
    </w:rPr>
  </w:style>
  <w:style w:type="paragraph" w:styleId="Salutation">
    <w:name w:val="Salutation"/>
    <w:basedOn w:val="Normal"/>
    <w:next w:val="Normal"/>
    <w:link w:val="SalutationChar"/>
    <w:semiHidden/>
    <w:rsid w:val="00713043"/>
    <w:pPr>
      <w:spacing w:before="0" w:line="240" w:lineRule="auto"/>
    </w:pPr>
    <w:rPr>
      <w:szCs w:val="20"/>
    </w:rPr>
  </w:style>
  <w:style w:type="character" w:customStyle="1" w:styleId="SalutationChar">
    <w:name w:val="Salutation Char"/>
    <w:basedOn w:val="DefaultParagraphFont"/>
    <w:link w:val="Salutation"/>
    <w:semiHidden/>
    <w:rsid w:val="00713043"/>
    <w:rPr>
      <w:rFonts w:eastAsia="Times New Roman"/>
      <w:sz w:val="24"/>
    </w:rPr>
  </w:style>
  <w:style w:type="paragraph" w:styleId="Signature">
    <w:name w:val="Signature"/>
    <w:basedOn w:val="Normal"/>
    <w:link w:val="SignatureChar"/>
    <w:semiHidden/>
    <w:rsid w:val="00713043"/>
    <w:pPr>
      <w:spacing w:before="0" w:line="240" w:lineRule="auto"/>
      <w:ind w:left="4320"/>
    </w:pPr>
    <w:rPr>
      <w:szCs w:val="20"/>
    </w:rPr>
  </w:style>
  <w:style w:type="character" w:customStyle="1" w:styleId="SignatureChar">
    <w:name w:val="Signature Char"/>
    <w:basedOn w:val="DefaultParagraphFont"/>
    <w:link w:val="Signature"/>
    <w:semiHidden/>
    <w:rsid w:val="00713043"/>
    <w:rPr>
      <w:rFonts w:eastAsia="Times New Roman"/>
      <w:sz w:val="24"/>
    </w:rPr>
  </w:style>
  <w:style w:type="paragraph" w:styleId="Subtitle">
    <w:name w:val="Subtitle"/>
    <w:basedOn w:val="Normal"/>
    <w:next w:val="Normal"/>
    <w:link w:val="SubtitleChar"/>
    <w:qFormat/>
    <w:rsid w:val="00713043"/>
    <w:pPr>
      <w:spacing w:before="0" w:after="60" w:line="240" w:lineRule="auto"/>
      <w:jc w:val="center"/>
      <w:outlineLvl w:val="1"/>
    </w:pPr>
    <w:rPr>
      <w:rFonts w:ascii="Cambria" w:hAnsi="Cambria"/>
    </w:rPr>
  </w:style>
  <w:style w:type="character" w:customStyle="1" w:styleId="SubtitleChar">
    <w:name w:val="Subtitle Char"/>
    <w:basedOn w:val="DefaultParagraphFont"/>
    <w:link w:val="Subtitle"/>
    <w:rsid w:val="00713043"/>
    <w:rPr>
      <w:rFonts w:ascii="Cambria" w:eastAsia="Times New Roman" w:hAnsi="Cambria"/>
      <w:sz w:val="24"/>
      <w:szCs w:val="24"/>
    </w:rPr>
  </w:style>
  <w:style w:type="paragraph" w:styleId="TableofAuthorities">
    <w:name w:val="table of authorities"/>
    <w:basedOn w:val="Normal"/>
    <w:next w:val="Normal"/>
    <w:semiHidden/>
    <w:rsid w:val="00713043"/>
    <w:pPr>
      <w:spacing w:before="0" w:line="240" w:lineRule="auto"/>
      <w:ind w:left="240" w:hanging="240"/>
    </w:pPr>
    <w:rPr>
      <w:szCs w:val="20"/>
    </w:rPr>
  </w:style>
  <w:style w:type="paragraph" w:styleId="TableofFigures">
    <w:name w:val="table of figures"/>
    <w:basedOn w:val="Normal"/>
    <w:next w:val="Normal"/>
    <w:semiHidden/>
    <w:rsid w:val="00713043"/>
    <w:pPr>
      <w:spacing w:before="0" w:line="240" w:lineRule="auto"/>
    </w:pPr>
    <w:rPr>
      <w:szCs w:val="20"/>
    </w:rPr>
  </w:style>
  <w:style w:type="paragraph" w:styleId="Title">
    <w:name w:val="Title"/>
    <w:basedOn w:val="Normal"/>
    <w:next w:val="Normal"/>
    <w:link w:val="TitleChar"/>
    <w:qFormat/>
    <w:rsid w:val="00713043"/>
    <w:pPr>
      <w:spacing w:before="240" w:after="60" w:line="240" w:lineRule="auto"/>
      <w:jc w:val="center"/>
      <w:outlineLvl w:val="0"/>
    </w:pPr>
    <w:rPr>
      <w:rFonts w:ascii="Cambria" w:hAnsi="Cambria"/>
      <w:b/>
      <w:bCs/>
      <w:kern w:val="28"/>
      <w:sz w:val="32"/>
      <w:szCs w:val="32"/>
    </w:rPr>
  </w:style>
  <w:style w:type="character" w:customStyle="1" w:styleId="TitleChar">
    <w:name w:val="Title Char"/>
    <w:basedOn w:val="DefaultParagraphFont"/>
    <w:link w:val="Title"/>
    <w:rsid w:val="00713043"/>
    <w:rPr>
      <w:rFonts w:ascii="Cambria" w:eastAsia="Times New Roman" w:hAnsi="Cambria"/>
      <w:b/>
      <w:bCs/>
      <w:kern w:val="28"/>
      <w:sz w:val="32"/>
      <w:szCs w:val="32"/>
    </w:rPr>
  </w:style>
  <w:style w:type="paragraph" w:styleId="TOAHeading">
    <w:name w:val="toa heading"/>
    <w:basedOn w:val="Normal"/>
    <w:next w:val="Normal"/>
    <w:semiHidden/>
    <w:rsid w:val="00713043"/>
    <w:pPr>
      <w:spacing w:line="240" w:lineRule="auto"/>
    </w:pPr>
    <w:rPr>
      <w:rFonts w:ascii="Cambria" w:hAnsi="Cambria"/>
      <w:b/>
      <w:bCs/>
    </w:rPr>
  </w:style>
  <w:style w:type="paragraph" w:styleId="TOC1">
    <w:name w:val="toc 1"/>
    <w:basedOn w:val="Normal"/>
    <w:next w:val="Normal"/>
    <w:autoRedefine/>
    <w:semiHidden/>
    <w:rsid w:val="00713043"/>
    <w:pPr>
      <w:spacing w:before="0" w:line="240" w:lineRule="auto"/>
    </w:pPr>
    <w:rPr>
      <w:szCs w:val="20"/>
    </w:rPr>
  </w:style>
  <w:style w:type="paragraph" w:styleId="TOC2">
    <w:name w:val="toc 2"/>
    <w:basedOn w:val="Normal"/>
    <w:next w:val="Normal"/>
    <w:autoRedefine/>
    <w:semiHidden/>
    <w:rsid w:val="00713043"/>
    <w:pPr>
      <w:spacing w:before="0" w:line="240" w:lineRule="auto"/>
      <w:ind w:left="240"/>
    </w:pPr>
    <w:rPr>
      <w:szCs w:val="20"/>
    </w:rPr>
  </w:style>
  <w:style w:type="paragraph" w:styleId="TOC3">
    <w:name w:val="toc 3"/>
    <w:basedOn w:val="Normal"/>
    <w:next w:val="Normal"/>
    <w:autoRedefine/>
    <w:semiHidden/>
    <w:rsid w:val="00713043"/>
    <w:pPr>
      <w:spacing w:before="0" w:line="240" w:lineRule="auto"/>
      <w:ind w:left="480"/>
    </w:pPr>
    <w:rPr>
      <w:szCs w:val="20"/>
    </w:rPr>
  </w:style>
  <w:style w:type="paragraph" w:styleId="TOC4">
    <w:name w:val="toc 4"/>
    <w:basedOn w:val="Normal"/>
    <w:next w:val="Normal"/>
    <w:autoRedefine/>
    <w:semiHidden/>
    <w:rsid w:val="00713043"/>
    <w:pPr>
      <w:spacing w:before="0" w:line="240" w:lineRule="auto"/>
      <w:ind w:left="720"/>
    </w:pPr>
    <w:rPr>
      <w:szCs w:val="20"/>
    </w:rPr>
  </w:style>
  <w:style w:type="paragraph" w:styleId="TOC5">
    <w:name w:val="toc 5"/>
    <w:basedOn w:val="Normal"/>
    <w:next w:val="Normal"/>
    <w:autoRedefine/>
    <w:semiHidden/>
    <w:rsid w:val="00713043"/>
    <w:pPr>
      <w:spacing w:before="0" w:line="240" w:lineRule="auto"/>
      <w:ind w:left="960"/>
    </w:pPr>
    <w:rPr>
      <w:szCs w:val="20"/>
    </w:rPr>
  </w:style>
  <w:style w:type="paragraph" w:styleId="TOC6">
    <w:name w:val="toc 6"/>
    <w:basedOn w:val="Normal"/>
    <w:next w:val="Normal"/>
    <w:autoRedefine/>
    <w:semiHidden/>
    <w:rsid w:val="00713043"/>
    <w:pPr>
      <w:spacing w:before="0" w:line="240" w:lineRule="auto"/>
      <w:ind w:left="1200"/>
    </w:pPr>
    <w:rPr>
      <w:szCs w:val="20"/>
    </w:rPr>
  </w:style>
  <w:style w:type="paragraph" w:styleId="TOC7">
    <w:name w:val="toc 7"/>
    <w:basedOn w:val="Normal"/>
    <w:next w:val="Normal"/>
    <w:autoRedefine/>
    <w:semiHidden/>
    <w:rsid w:val="00713043"/>
    <w:pPr>
      <w:spacing w:before="0" w:line="240" w:lineRule="auto"/>
      <w:ind w:left="1440"/>
    </w:pPr>
    <w:rPr>
      <w:szCs w:val="20"/>
    </w:rPr>
  </w:style>
  <w:style w:type="paragraph" w:styleId="TOC8">
    <w:name w:val="toc 8"/>
    <w:basedOn w:val="Normal"/>
    <w:next w:val="Normal"/>
    <w:autoRedefine/>
    <w:semiHidden/>
    <w:rsid w:val="00713043"/>
    <w:pPr>
      <w:spacing w:before="0" w:line="240" w:lineRule="auto"/>
      <w:ind w:left="1680"/>
    </w:pPr>
    <w:rPr>
      <w:szCs w:val="20"/>
    </w:rPr>
  </w:style>
  <w:style w:type="paragraph" w:styleId="TOC9">
    <w:name w:val="toc 9"/>
    <w:basedOn w:val="Normal"/>
    <w:next w:val="Normal"/>
    <w:autoRedefine/>
    <w:semiHidden/>
    <w:rsid w:val="00713043"/>
    <w:pPr>
      <w:spacing w:before="0" w:line="240" w:lineRule="auto"/>
      <w:ind w:left="1920"/>
    </w:pPr>
    <w:rPr>
      <w:szCs w:val="20"/>
    </w:rPr>
  </w:style>
  <w:style w:type="paragraph" w:styleId="TOCHeading">
    <w:name w:val="TOC Heading"/>
    <w:basedOn w:val="Heading1"/>
    <w:next w:val="Normal"/>
    <w:uiPriority w:val="39"/>
    <w:semiHidden/>
    <w:unhideWhenUsed/>
    <w:qFormat/>
    <w:rsid w:val="00713043"/>
    <w:pPr>
      <w:keepLines w:val="0"/>
      <w:spacing w:after="60" w:line="240" w:lineRule="auto"/>
      <w:outlineLvl w:val="9"/>
    </w:pPr>
    <w:rPr>
      <w:rFonts w:ascii="Cambria" w:eastAsia="Times New Roman" w:hAnsi="Cambria" w:cs="Times New Roman"/>
      <w:b/>
      <w:bCs/>
      <w:color w:val="auto"/>
      <w:kern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115">
      <w:bodyDiv w:val="1"/>
      <w:marLeft w:val="0"/>
      <w:marRight w:val="0"/>
      <w:marTop w:val="0"/>
      <w:marBottom w:val="0"/>
      <w:divBdr>
        <w:top w:val="none" w:sz="0" w:space="0" w:color="auto"/>
        <w:left w:val="none" w:sz="0" w:space="0" w:color="auto"/>
        <w:bottom w:val="none" w:sz="0" w:space="0" w:color="auto"/>
        <w:right w:val="none" w:sz="0" w:space="0" w:color="auto"/>
      </w:divBdr>
    </w:div>
    <w:div w:id="2242194">
      <w:bodyDiv w:val="1"/>
      <w:marLeft w:val="0"/>
      <w:marRight w:val="0"/>
      <w:marTop w:val="0"/>
      <w:marBottom w:val="0"/>
      <w:divBdr>
        <w:top w:val="none" w:sz="0" w:space="0" w:color="auto"/>
        <w:left w:val="none" w:sz="0" w:space="0" w:color="auto"/>
        <w:bottom w:val="none" w:sz="0" w:space="0" w:color="auto"/>
        <w:right w:val="none" w:sz="0" w:space="0" w:color="auto"/>
      </w:divBdr>
    </w:div>
    <w:div w:id="2440129">
      <w:bodyDiv w:val="1"/>
      <w:marLeft w:val="0"/>
      <w:marRight w:val="0"/>
      <w:marTop w:val="0"/>
      <w:marBottom w:val="0"/>
      <w:divBdr>
        <w:top w:val="none" w:sz="0" w:space="0" w:color="auto"/>
        <w:left w:val="none" w:sz="0" w:space="0" w:color="auto"/>
        <w:bottom w:val="none" w:sz="0" w:space="0" w:color="auto"/>
        <w:right w:val="none" w:sz="0" w:space="0" w:color="auto"/>
      </w:divBdr>
    </w:div>
    <w:div w:id="4676472">
      <w:bodyDiv w:val="1"/>
      <w:marLeft w:val="0"/>
      <w:marRight w:val="0"/>
      <w:marTop w:val="0"/>
      <w:marBottom w:val="0"/>
      <w:divBdr>
        <w:top w:val="none" w:sz="0" w:space="0" w:color="auto"/>
        <w:left w:val="none" w:sz="0" w:space="0" w:color="auto"/>
        <w:bottom w:val="none" w:sz="0" w:space="0" w:color="auto"/>
        <w:right w:val="none" w:sz="0" w:space="0" w:color="auto"/>
      </w:divBdr>
    </w:div>
    <w:div w:id="5208024">
      <w:bodyDiv w:val="1"/>
      <w:marLeft w:val="0"/>
      <w:marRight w:val="0"/>
      <w:marTop w:val="0"/>
      <w:marBottom w:val="0"/>
      <w:divBdr>
        <w:top w:val="none" w:sz="0" w:space="0" w:color="auto"/>
        <w:left w:val="none" w:sz="0" w:space="0" w:color="auto"/>
        <w:bottom w:val="none" w:sz="0" w:space="0" w:color="auto"/>
        <w:right w:val="none" w:sz="0" w:space="0" w:color="auto"/>
      </w:divBdr>
    </w:div>
    <w:div w:id="5980163">
      <w:bodyDiv w:val="1"/>
      <w:marLeft w:val="0"/>
      <w:marRight w:val="0"/>
      <w:marTop w:val="0"/>
      <w:marBottom w:val="0"/>
      <w:divBdr>
        <w:top w:val="none" w:sz="0" w:space="0" w:color="auto"/>
        <w:left w:val="none" w:sz="0" w:space="0" w:color="auto"/>
        <w:bottom w:val="none" w:sz="0" w:space="0" w:color="auto"/>
        <w:right w:val="none" w:sz="0" w:space="0" w:color="auto"/>
      </w:divBdr>
    </w:div>
    <w:div w:id="7605773">
      <w:bodyDiv w:val="1"/>
      <w:marLeft w:val="0"/>
      <w:marRight w:val="0"/>
      <w:marTop w:val="0"/>
      <w:marBottom w:val="0"/>
      <w:divBdr>
        <w:top w:val="none" w:sz="0" w:space="0" w:color="auto"/>
        <w:left w:val="none" w:sz="0" w:space="0" w:color="auto"/>
        <w:bottom w:val="none" w:sz="0" w:space="0" w:color="auto"/>
        <w:right w:val="none" w:sz="0" w:space="0" w:color="auto"/>
      </w:divBdr>
    </w:div>
    <w:div w:id="8265031">
      <w:bodyDiv w:val="1"/>
      <w:marLeft w:val="0"/>
      <w:marRight w:val="0"/>
      <w:marTop w:val="0"/>
      <w:marBottom w:val="0"/>
      <w:divBdr>
        <w:top w:val="none" w:sz="0" w:space="0" w:color="auto"/>
        <w:left w:val="none" w:sz="0" w:space="0" w:color="auto"/>
        <w:bottom w:val="none" w:sz="0" w:space="0" w:color="auto"/>
        <w:right w:val="none" w:sz="0" w:space="0" w:color="auto"/>
      </w:divBdr>
    </w:div>
    <w:div w:id="9841936">
      <w:bodyDiv w:val="1"/>
      <w:marLeft w:val="0"/>
      <w:marRight w:val="0"/>
      <w:marTop w:val="0"/>
      <w:marBottom w:val="0"/>
      <w:divBdr>
        <w:top w:val="none" w:sz="0" w:space="0" w:color="auto"/>
        <w:left w:val="none" w:sz="0" w:space="0" w:color="auto"/>
        <w:bottom w:val="none" w:sz="0" w:space="0" w:color="auto"/>
        <w:right w:val="none" w:sz="0" w:space="0" w:color="auto"/>
      </w:divBdr>
    </w:div>
    <w:div w:id="10768465">
      <w:bodyDiv w:val="1"/>
      <w:marLeft w:val="0"/>
      <w:marRight w:val="0"/>
      <w:marTop w:val="0"/>
      <w:marBottom w:val="0"/>
      <w:divBdr>
        <w:top w:val="none" w:sz="0" w:space="0" w:color="auto"/>
        <w:left w:val="none" w:sz="0" w:space="0" w:color="auto"/>
        <w:bottom w:val="none" w:sz="0" w:space="0" w:color="auto"/>
        <w:right w:val="none" w:sz="0" w:space="0" w:color="auto"/>
      </w:divBdr>
    </w:div>
    <w:div w:id="12418613">
      <w:bodyDiv w:val="1"/>
      <w:marLeft w:val="0"/>
      <w:marRight w:val="0"/>
      <w:marTop w:val="0"/>
      <w:marBottom w:val="0"/>
      <w:divBdr>
        <w:top w:val="none" w:sz="0" w:space="0" w:color="auto"/>
        <w:left w:val="none" w:sz="0" w:space="0" w:color="auto"/>
        <w:bottom w:val="none" w:sz="0" w:space="0" w:color="auto"/>
        <w:right w:val="none" w:sz="0" w:space="0" w:color="auto"/>
      </w:divBdr>
    </w:div>
    <w:div w:id="13264827">
      <w:bodyDiv w:val="1"/>
      <w:marLeft w:val="0"/>
      <w:marRight w:val="0"/>
      <w:marTop w:val="0"/>
      <w:marBottom w:val="0"/>
      <w:divBdr>
        <w:top w:val="none" w:sz="0" w:space="0" w:color="auto"/>
        <w:left w:val="none" w:sz="0" w:space="0" w:color="auto"/>
        <w:bottom w:val="none" w:sz="0" w:space="0" w:color="auto"/>
        <w:right w:val="none" w:sz="0" w:space="0" w:color="auto"/>
      </w:divBdr>
    </w:div>
    <w:div w:id="15430715">
      <w:bodyDiv w:val="1"/>
      <w:marLeft w:val="0"/>
      <w:marRight w:val="0"/>
      <w:marTop w:val="0"/>
      <w:marBottom w:val="0"/>
      <w:divBdr>
        <w:top w:val="none" w:sz="0" w:space="0" w:color="auto"/>
        <w:left w:val="none" w:sz="0" w:space="0" w:color="auto"/>
        <w:bottom w:val="none" w:sz="0" w:space="0" w:color="auto"/>
        <w:right w:val="none" w:sz="0" w:space="0" w:color="auto"/>
      </w:divBdr>
    </w:div>
    <w:div w:id="15620744">
      <w:bodyDiv w:val="1"/>
      <w:marLeft w:val="0"/>
      <w:marRight w:val="0"/>
      <w:marTop w:val="0"/>
      <w:marBottom w:val="0"/>
      <w:divBdr>
        <w:top w:val="none" w:sz="0" w:space="0" w:color="auto"/>
        <w:left w:val="none" w:sz="0" w:space="0" w:color="auto"/>
        <w:bottom w:val="none" w:sz="0" w:space="0" w:color="auto"/>
        <w:right w:val="none" w:sz="0" w:space="0" w:color="auto"/>
      </w:divBdr>
    </w:div>
    <w:div w:id="15812603">
      <w:bodyDiv w:val="1"/>
      <w:marLeft w:val="0"/>
      <w:marRight w:val="0"/>
      <w:marTop w:val="0"/>
      <w:marBottom w:val="0"/>
      <w:divBdr>
        <w:top w:val="none" w:sz="0" w:space="0" w:color="auto"/>
        <w:left w:val="none" w:sz="0" w:space="0" w:color="auto"/>
        <w:bottom w:val="none" w:sz="0" w:space="0" w:color="auto"/>
        <w:right w:val="none" w:sz="0" w:space="0" w:color="auto"/>
      </w:divBdr>
    </w:div>
    <w:div w:id="18090290">
      <w:bodyDiv w:val="1"/>
      <w:marLeft w:val="0"/>
      <w:marRight w:val="0"/>
      <w:marTop w:val="0"/>
      <w:marBottom w:val="0"/>
      <w:divBdr>
        <w:top w:val="none" w:sz="0" w:space="0" w:color="auto"/>
        <w:left w:val="none" w:sz="0" w:space="0" w:color="auto"/>
        <w:bottom w:val="none" w:sz="0" w:space="0" w:color="auto"/>
        <w:right w:val="none" w:sz="0" w:space="0" w:color="auto"/>
      </w:divBdr>
    </w:div>
    <w:div w:id="18359931">
      <w:bodyDiv w:val="1"/>
      <w:marLeft w:val="0"/>
      <w:marRight w:val="0"/>
      <w:marTop w:val="0"/>
      <w:marBottom w:val="0"/>
      <w:divBdr>
        <w:top w:val="none" w:sz="0" w:space="0" w:color="auto"/>
        <w:left w:val="none" w:sz="0" w:space="0" w:color="auto"/>
        <w:bottom w:val="none" w:sz="0" w:space="0" w:color="auto"/>
        <w:right w:val="none" w:sz="0" w:space="0" w:color="auto"/>
      </w:divBdr>
    </w:div>
    <w:div w:id="19017359">
      <w:bodyDiv w:val="1"/>
      <w:marLeft w:val="0"/>
      <w:marRight w:val="0"/>
      <w:marTop w:val="0"/>
      <w:marBottom w:val="0"/>
      <w:divBdr>
        <w:top w:val="none" w:sz="0" w:space="0" w:color="auto"/>
        <w:left w:val="none" w:sz="0" w:space="0" w:color="auto"/>
        <w:bottom w:val="none" w:sz="0" w:space="0" w:color="auto"/>
        <w:right w:val="none" w:sz="0" w:space="0" w:color="auto"/>
      </w:divBdr>
    </w:div>
    <w:div w:id="19665453">
      <w:bodyDiv w:val="1"/>
      <w:marLeft w:val="0"/>
      <w:marRight w:val="0"/>
      <w:marTop w:val="0"/>
      <w:marBottom w:val="0"/>
      <w:divBdr>
        <w:top w:val="none" w:sz="0" w:space="0" w:color="auto"/>
        <w:left w:val="none" w:sz="0" w:space="0" w:color="auto"/>
        <w:bottom w:val="none" w:sz="0" w:space="0" w:color="auto"/>
        <w:right w:val="none" w:sz="0" w:space="0" w:color="auto"/>
      </w:divBdr>
    </w:div>
    <w:div w:id="19672033">
      <w:bodyDiv w:val="1"/>
      <w:marLeft w:val="0"/>
      <w:marRight w:val="0"/>
      <w:marTop w:val="0"/>
      <w:marBottom w:val="0"/>
      <w:divBdr>
        <w:top w:val="none" w:sz="0" w:space="0" w:color="auto"/>
        <w:left w:val="none" w:sz="0" w:space="0" w:color="auto"/>
        <w:bottom w:val="none" w:sz="0" w:space="0" w:color="auto"/>
        <w:right w:val="none" w:sz="0" w:space="0" w:color="auto"/>
      </w:divBdr>
    </w:div>
    <w:div w:id="23987316">
      <w:bodyDiv w:val="1"/>
      <w:marLeft w:val="0"/>
      <w:marRight w:val="0"/>
      <w:marTop w:val="0"/>
      <w:marBottom w:val="0"/>
      <w:divBdr>
        <w:top w:val="none" w:sz="0" w:space="0" w:color="auto"/>
        <w:left w:val="none" w:sz="0" w:space="0" w:color="auto"/>
        <w:bottom w:val="none" w:sz="0" w:space="0" w:color="auto"/>
        <w:right w:val="none" w:sz="0" w:space="0" w:color="auto"/>
      </w:divBdr>
    </w:div>
    <w:div w:id="24410522">
      <w:bodyDiv w:val="1"/>
      <w:marLeft w:val="0"/>
      <w:marRight w:val="0"/>
      <w:marTop w:val="0"/>
      <w:marBottom w:val="0"/>
      <w:divBdr>
        <w:top w:val="none" w:sz="0" w:space="0" w:color="auto"/>
        <w:left w:val="none" w:sz="0" w:space="0" w:color="auto"/>
        <w:bottom w:val="none" w:sz="0" w:space="0" w:color="auto"/>
        <w:right w:val="none" w:sz="0" w:space="0" w:color="auto"/>
      </w:divBdr>
    </w:div>
    <w:div w:id="25523662">
      <w:bodyDiv w:val="1"/>
      <w:marLeft w:val="0"/>
      <w:marRight w:val="0"/>
      <w:marTop w:val="0"/>
      <w:marBottom w:val="0"/>
      <w:divBdr>
        <w:top w:val="none" w:sz="0" w:space="0" w:color="auto"/>
        <w:left w:val="none" w:sz="0" w:space="0" w:color="auto"/>
        <w:bottom w:val="none" w:sz="0" w:space="0" w:color="auto"/>
        <w:right w:val="none" w:sz="0" w:space="0" w:color="auto"/>
      </w:divBdr>
    </w:div>
    <w:div w:id="28380809">
      <w:bodyDiv w:val="1"/>
      <w:marLeft w:val="0"/>
      <w:marRight w:val="0"/>
      <w:marTop w:val="0"/>
      <w:marBottom w:val="0"/>
      <w:divBdr>
        <w:top w:val="none" w:sz="0" w:space="0" w:color="auto"/>
        <w:left w:val="none" w:sz="0" w:space="0" w:color="auto"/>
        <w:bottom w:val="none" w:sz="0" w:space="0" w:color="auto"/>
        <w:right w:val="none" w:sz="0" w:space="0" w:color="auto"/>
      </w:divBdr>
    </w:div>
    <w:div w:id="30108616">
      <w:bodyDiv w:val="1"/>
      <w:marLeft w:val="0"/>
      <w:marRight w:val="0"/>
      <w:marTop w:val="0"/>
      <w:marBottom w:val="0"/>
      <w:divBdr>
        <w:top w:val="none" w:sz="0" w:space="0" w:color="auto"/>
        <w:left w:val="none" w:sz="0" w:space="0" w:color="auto"/>
        <w:bottom w:val="none" w:sz="0" w:space="0" w:color="auto"/>
        <w:right w:val="none" w:sz="0" w:space="0" w:color="auto"/>
      </w:divBdr>
      <w:divsChild>
        <w:div w:id="761998885">
          <w:marLeft w:val="640"/>
          <w:marRight w:val="0"/>
          <w:marTop w:val="0"/>
          <w:marBottom w:val="0"/>
          <w:divBdr>
            <w:top w:val="none" w:sz="0" w:space="0" w:color="auto"/>
            <w:left w:val="none" w:sz="0" w:space="0" w:color="auto"/>
            <w:bottom w:val="none" w:sz="0" w:space="0" w:color="auto"/>
            <w:right w:val="none" w:sz="0" w:space="0" w:color="auto"/>
          </w:divBdr>
        </w:div>
        <w:div w:id="1161697482">
          <w:marLeft w:val="640"/>
          <w:marRight w:val="0"/>
          <w:marTop w:val="0"/>
          <w:marBottom w:val="0"/>
          <w:divBdr>
            <w:top w:val="none" w:sz="0" w:space="0" w:color="auto"/>
            <w:left w:val="none" w:sz="0" w:space="0" w:color="auto"/>
            <w:bottom w:val="none" w:sz="0" w:space="0" w:color="auto"/>
            <w:right w:val="none" w:sz="0" w:space="0" w:color="auto"/>
          </w:divBdr>
        </w:div>
        <w:div w:id="2121483438">
          <w:marLeft w:val="640"/>
          <w:marRight w:val="0"/>
          <w:marTop w:val="0"/>
          <w:marBottom w:val="0"/>
          <w:divBdr>
            <w:top w:val="none" w:sz="0" w:space="0" w:color="auto"/>
            <w:left w:val="none" w:sz="0" w:space="0" w:color="auto"/>
            <w:bottom w:val="none" w:sz="0" w:space="0" w:color="auto"/>
            <w:right w:val="none" w:sz="0" w:space="0" w:color="auto"/>
          </w:divBdr>
        </w:div>
        <w:div w:id="1658681599">
          <w:marLeft w:val="640"/>
          <w:marRight w:val="0"/>
          <w:marTop w:val="0"/>
          <w:marBottom w:val="0"/>
          <w:divBdr>
            <w:top w:val="none" w:sz="0" w:space="0" w:color="auto"/>
            <w:left w:val="none" w:sz="0" w:space="0" w:color="auto"/>
            <w:bottom w:val="none" w:sz="0" w:space="0" w:color="auto"/>
            <w:right w:val="none" w:sz="0" w:space="0" w:color="auto"/>
          </w:divBdr>
        </w:div>
        <w:div w:id="21591603">
          <w:marLeft w:val="640"/>
          <w:marRight w:val="0"/>
          <w:marTop w:val="0"/>
          <w:marBottom w:val="0"/>
          <w:divBdr>
            <w:top w:val="none" w:sz="0" w:space="0" w:color="auto"/>
            <w:left w:val="none" w:sz="0" w:space="0" w:color="auto"/>
            <w:bottom w:val="none" w:sz="0" w:space="0" w:color="auto"/>
            <w:right w:val="none" w:sz="0" w:space="0" w:color="auto"/>
          </w:divBdr>
        </w:div>
        <w:div w:id="825895829">
          <w:marLeft w:val="640"/>
          <w:marRight w:val="0"/>
          <w:marTop w:val="0"/>
          <w:marBottom w:val="0"/>
          <w:divBdr>
            <w:top w:val="none" w:sz="0" w:space="0" w:color="auto"/>
            <w:left w:val="none" w:sz="0" w:space="0" w:color="auto"/>
            <w:bottom w:val="none" w:sz="0" w:space="0" w:color="auto"/>
            <w:right w:val="none" w:sz="0" w:space="0" w:color="auto"/>
          </w:divBdr>
        </w:div>
        <w:div w:id="2028754048">
          <w:marLeft w:val="640"/>
          <w:marRight w:val="0"/>
          <w:marTop w:val="0"/>
          <w:marBottom w:val="0"/>
          <w:divBdr>
            <w:top w:val="none" w:sz="0" w:space="0" w:color="auto"/>
            <w:left w:val="none" w:sz="0" w:space="0" w:color="auto"/>
            <w:bottom w:val="none" w:sz="0" w:space="0" w:color="auto"/>
            <w:right w:val="none" w:sz="0" w:space="0" w:color="auto"/>
          </w:divBdr>
        </w:div>
        <w:div w:id="1499150253">
          <w:marLeft w:val="640"/>
          <w:marRight w:val="0"/>
          <w:marTop w:val="0"/>
          <w:marBottom w:val="0"/>
          <w:divBdr>
            <w:top w:val="none" w:sz="0" w:space="0" w:color="auto"/>
            <w:left w:val="none" w:sz="0" w:space="0" w:color="auto"/>
            <w:bottom w:val="none" w:sz="0" w:space="0" w:color="auto"/>
            <w:right w:val="none" w:sz="0" w:space="0" w:color="auto"/>
          </w:divBdr>
        </w:div>
        <w:div w:id="1880628968">
          <w:marLeft w:val="640"/>
          <w:marRight w:val="0"/>
          <w:marTop w:val="0"/>
          <w:marBottom w:val="0"/>
          <w:divBdr>
            <w:top w:val="none" w:sz="0" w:space="0" w:color="auto"/>
            <w:left w:val="none" w:sz="0" w:space="0" w:color="auto"/>
            <w:bottom w:val="none" w:sz="0" w:space="0" w:color="auto"/>
            <w:right w:val="none" w:sz="0" w:space="0" w:color="auto"/>
          </w:divBdr>
        </w:div>
        <w:div w:id="1255631549">
          <w:marLeft w:val="640"/>
          <w:marRight w:val="0"/>
          <w:marTop w:val="0"/>
          <w:marBottom w:val="0"/>
          <w:divBdr>
            <w:top w:val="none" w:sz="0" w:space="0" w:color="auto"/>
            <w:left w:val="none" w:sz="0" w:space="0" w:color="auto"/>
            <w:bottom w:val="none" w:sz="0" w:space="0" w:color="auto"/>
            <w:right w:val="none" w:sz="0" w:space="0" w:color="auto"/>
          </w:divBdr>
        </w:div>
        <w:div w:id="79839416">
          <w:marLeft w:val="640"/>
          <w:marRight w:val="0"/>
          <w:marTop w:val="0"/>
          <w:marBottom w:val="0"/>
          <w:divBdr>
            <w:top w:val="none" w:sz="0" w:space="0" w:color="auto"/>
            <w:left w:val="none" w:sz="0" w:space="0" w:color="auto"/>
            <w:bottom w:val="none" w:sz="0" w:space="0" w:color="auto"/>
            <w:right w:val="none" w:sz="0" w:space="0" w:color="auto"/>
          </w:divBdr>
        </w:div>
        <w:div w:id="2034647887">
          <w:marLeft w:val="640"/>
          <w:marRight w:val="0"/>
          <w:marTop w:val="0"/>
          <w:marBottom w:val="0"/>
          <w:divBdr>
            <w:top w:val="none" w:sz="0" w:space="0" w:color="auto"/>
            <w:left w:val="none" w:sz="0" w:space="0" w:color="auto"/>
            <w:bottom w:val="none" w:sz="0" w:space="0" w:color="auto"/>
            <w:right w:val="none" w:sz="0" w:space="0" w:color="auto"/>
          </w:divBdr>
        </w:div>
        <w:div w:id="1134787622">
          <w:marLeft w:val="640"/>
          <w:marRight w:val="0"/>
          <w:marTop w:val="0"/>
          <w:marBottom w:val="0"/>
          <w:divBdr>
            <w:top w:val="none" w:sz="0" w:space="0" w:color="auto"/>
            <w:left w:val="none" w:sz="0" w:space="0" w:color="auto"/>
            <w:bottom w:val="none" w:sz="0" w:space="0" w:color="auto"/>
            <w:right w:val="none" w:sz="0" w:space="0" w:color="auto"/>
          </w:divBdr>
        </w:div>
        <w:div w:id="1903365854">
          <w:marLeft w:val="640"/>
          <w:marRight w:val="0"/>
          <w:marTop w:val="0"/>
          <w:marBottom w:val="0"/>
          <w:divBdr>
            <w:top w:val="none" w:sz="0" w:space="0" w:color="auto"/>
            <w:left w:val="none" w:sz="0" w:space="0" w:color="auto"/>
            <w:bottom w:val="none" w:sz="0" w:space="0" w:color="auto"/>
            <w:right w:val="none" w:sz="0" w:space="0" w:color="auto"/>
          </w:divBdr>
        </w:div>
        <w:div w:id="1691644329">
          <w:marLeft w:val="640"/>
          <w:marRight w:val="0"/>
          <w:marTop w:val="0"/>
          <w:marBottom w:val="0"/>
          <w:divBdr>
            <w:top w:val="none" w:sz="0" w:space="0" w:color="auto"/>
            <w:left w:val="none" w:sz="0" w:space="0" w:color="auto"/>
            <w:bottom w:val="none" w:sz="0" w:space="0" w:color="auto"/>
            <w:right w:val="none" w:sz="0" w:space="0" w:color="auto"/>
          </w:divBdr>
        </w:div>
      </w:divsChild>
    </w:div>
    <w:div w:id="30496244">
      <w:bodyDiv w:val="1"/>
      <w:marLeft w:val="0"/>
      <w:marRight w:val="0"/>
      <w:marTop w:val="0"/>
      <w:marBottom w:val="0"/>
      <w:divBdr>
        <w:top w:val="none" w:sz="0" w:space="0" w:color="auto"/>
        <w:left w:val="none" w:sz="0" w:space="0" w:color="auto"/>
        <w:bottom w:val="none" w:sz="0" w:space="0" w:color="auto"/>
        <w:right w:val="none" w:sz="0" w:space="0" w:color="auto"/>
      </w:divBdr>
    </w:div>
    <w:div w:id="31195927">
      <w:bodyDiv w:val="1"/>
      <w:marLeft w:val="0"/>
      <w:marRight w:val="0"/>
      <w:marTop w:val="0"/>
      <w:marBottom w:val="0"/>
      <w:divBdr>
        <w:top w:val="none" w:sz="0" w:space="0" w:color="auto"/>
        <w:left w:val="none" w:sz="0" w:space="0" w:color="auto"/>
        <w:bottom w:val="none" w:sz="0" w:space="0" w:color="auto"/>
        <w:right w:val="none" w:sz="0" w:space="0" w:color="auto"/>
      </w:divBdr>
    </w:div>
    <w:div w:id="31271617">
      <w:bodyDiv w:val="1"/>
      <w:marLeft w:val="0"/>
      <w:marRight w:val="0"/>
      <w:marTop w:val="0"/>
      <w:marBottom w:val="0"/>
      <w:divBdr>
        <w:top w:val="none" w:sz="0" w:space="0" w:color="auto"/>
        <w:left w:val="none" w:sz="0" w:space="0" w:color="auto"/>
        <w:bottom w:val="none" w:sz="0" w:space="0" w:color="auto"/>
        <w:right w:val="none" w:sz="0" w:space="0" w:color="auto"/>
      </w:divBdr>
    </w:div>
    <w:div w:id="33047002">
      <w:bodyDiv w:val="1"/>
      <w:marLeft w:val="0"/>
      <w:marRight w:val="0"/>
      <w:marTop w:val="0"/>
      <w:marBottom w:val="0"/>
      <w:divBdr>
        <w:top w:val="none" w:sz="0" w:space="0" w:color="auto"/>
        <w:left w:val="none" w:sz="0" w:space="0" w:color="auto"/>
        <w:bottom w:val="none" w:sz="0" w:space="0" w:color="auto"/>
        <w:right w:val="none" w:sz="0" w:space="0" w:color="auto"/>
      </w:divBdr>
    </w:div>
    <w:div w:id="33623986">
      <w:bodyDiv w:val="1"/>
      <w:marLeft w:val="0"/>
      <w:marRight w:val="0"/>
      <w:marTop w:val="0"/>
      <w:marBottom w:val="0"/>
      <w:divBdr>
        <w:top w:val="none" w:sz="0" w:space="0" w:color="auto"/>
        <w:left w:val="none" w:sz="0" w:space="0" w:color="auto"/>
        <w:bottom w:val="none" w:sz="0" w:space="0" w:color="auto"/>
        <w:right w:val="none" w:sz="0" w:space="0" w:color="auto"/>
      </w:divBdr>
    </w:div>
    <w:div w:id="33774455">
      <w:bodyDiv w:val="1"/>
      <w:marLeft w:val="0"/>
      <w:marRight w:val="0"/>
      <w:marTop w:val="0"/>
      <w:marBottom w:val="0"/>
      <w:divBdr>
        <w:top w:val="none" w:sz="0" w:space="0" w:color="auto"/>
        <w:left w:val="none" w:sz="0" w:space="0" w:color="auto"/>
        <w:bottom w:val="none" w:sz="0" w:space="0" w:color="auto"/>
        <w:right w:val="none" w:sz="0" w:space="0" w:color="auto"/>
      </w:divBdr>
    </w:div>
    <w:div w:id="34701025">
      <w:bodyDiv w:val="1"/>
      <w:marLeft w:val="0"/>
      <w:marRight w:val="0"/>
      <w:marTop w:val="0"/>
      <w:marBottom w:val="0"/>
      <w:divBdr>
        <w:top w:val="none" w:sz="0" w:space="0" w:color="auto"/>
        <w:left w:val="none" w:sz="0" w:space="0" w:color="auto"/>
        <w:bottom w:val="none" w:sz="0" w:space="0" w:color="auto"/>
        <w:right w:val="none" w:sz="0" w:space="0" w:color="auto"/>
      </w:divBdr>
    </w:div>
    <w:div w:id="36323158">
      <w:bodyDiv w:val="1"/>
      <w:marLeft w:val="0"/>
      <w:marRight w:val="0"/>
      <w:marTop w:val="0"/>
      <w:marBottom w:val="0"/>
      <w:divBdr>
        <w:top w:val="none" w:sz="0" w:space="0" w:color="auto"/>
        <w:left w:val="none" w:sz="0" w:space="0" w:color="auto"/>
        <w:bottom w:val="none" w:sz="0" w:space="0" w:color="auto"/>
        <w:right w:val="none" w:sz="0" w:space="0" w:color="auto"/>
      </w:divBdr>
    </w:div>
    <w:div w:id="38480316">
      <w:bodyDiv w:val="1"/>
      <w:marLeft w:val="0"/>
      <w:marRight w:val="0"/>
      <w:marTop w:val="0"/>
      <w:marBottom w:val="0"/>
      <w:divBdr>
        <w:top w:val="none" w:sz="0" w:space="0" w:color="auto"/>
        <w:left w:val="none" w:sz="0" w:space="0" w:color="auto"/>
        <w:bottom w:val="none" w:sz="0" w:space="0" w:color="auto"/>
        <w:right w:val="none" w:sz="0" w:space="0" w:color="auto"/>
      </w:divBdr>
    </w:div>
    <w:div w:id="40181457">
      <w:bodyDiv w:val="1"/>
      <w:marLeft w:val="0"/>
      <w:marRight w:val="0"/>
      <w:marTop w:val="0"/>
      <w:marBottom w:val="0"/>
      <w:divBdr>
        <w:top w:val="none" w:sz="0" w:space="0" w:color="auto"/>
        <w:left w:val="none" w:sz="0" w:space="0" w:color="auto"/>
        <w:bottom w:val="none" w:sz="0" w:space="0" w:color="auto"/>
        <w:right w:val="none" w:sz="0" w:space="0" w:color="auto"/>
      </w:divBdr>
    </w:div>
    <w:div w:id="41173257">
      <w:bodyDiv w:val="1"/>
      <w:marLeft w:val="0"/>
      <w:marRight w:val="0"/>
      <w:marTop w:val="0"/>
      <w:marBottom w:val="0"/>
      <w:divBdr>
        <w:top w:val="none" w:sz="0" w:space="0" w:color="auto"/>
        <w:left w:val="none" w:sz="0" w:space="0" w:color="auto"/>
        <w:bottom w:val="none" w:sz="0" w:space="0" w:color="auto"/>
        <w:right w:val="none" w:sz="0" w:space="0" w:color="auto"/>
      </w:divBdr>
      <w:divsChild>
        <w:div w:id="1353921456">
          <w:marLeft w:val="640"/>
          <w:marRight w:val="0"/>
          <w:marTop w:val="0"/>
          <w:marBottom w:val="0"/>
          <w:divBdr>
            <w:top w:val="none" w:sz="0" w:space="0" w:color="auto"/>
            <w:left w:val="none" w:sz="0" w:space="0" w:color="auto"/>
            <w:bottom w:val="none" w:sz="0" w:space="0" w:color="auto"/>
            <w:right w:val="none" w:sz="0" w:space="0" w:color="auto"/>
          </w:divBdr>
        </w:div>
        <w:div w:id="2062362044">
          <w:marLeft w:val="640"/>
          <w:marRight w:val="0"/>
          <w:marTop w:val="0"/>
          <w:marBottom w:val="0"/>
          <w:divBdr>
            <w:top w:val="none" w:sz="0" w:space="0" w:color="auto"/>
            <w:left w:val="none" w:sz="0" w:space="0" w:color="auto"/>
            <w:bottom w:val="none" w:sz="0" w:space="0" w:color="auto"/>
            <w:right w:val="none" w:sz="0" w:space="0" w:color="auto"/>
          </w:divBdr>
        </w:div>
        <w:div w:id="605236092">
          <w:marLeft w:val="640"/>
          <w:marRight w:val="0"/>
          <w:marTop w:val="0"/>
          <w:marBottom w:val="0"/>
          <w:divBdr>
            <w:top w:val="none" w:sz="0" w:space="0" w:color="auto"/>
            <w:left w:val="none" w:sz="0" w:space="0" w:color="auto"/>
            <w:bottom w:val="none" w:sz="0" w:space="0" w:color="auto"/>
            <w:right w:val="none" w:sz="0" w:space="0" w:color="auto"/>
          </w:divBdr>
        </w:div>
        <w:div w:id="1442802982">
          <w:marLeft w:val="640"/>
          <w:marRight w:val="0"/>
          <w:marTop w:val="0"/>
          <w:marBottom w:val="0"/>
          <w:divBdr>
            <w:top w:val="none" w:sz="0" w:space="0" w:color="auto"/>
            <w:left w:val="none" w:sz="0" w:space="0" w:color="auto"/>
            <w:bottom w:val="none" w:sz="0" w:space="0" w:color="auto"/>
            <w:right w:val="none" w:sz="0" w:space="0" w:color="auto"/>
          </w:divBdr>
        </w:div>
        <w:div w:id="1628315513">
          <w:marLeft w:val="640"/>
          <w:marRight w:val="0"/>
          <w:marTop w:val="0"/>
          <w:marBottom w:val="0"/>
          <w:divBdr>
            <w:top w:val="none" w:sz="0" w:space="0" w:color="auto"/>
            <w:left w:val="none" w:sz="0" w:space="0" w:color="auto"/>
            <w:bottom w:val="none" w:sz="0" w:space="0" w:color="auto"/>
            <w:right w:val="none" w:sz="0" w:space="0" w:color="auto"/>
          </w:divBdr>
        </w:div>
        <w:div w:id="1843004074">
          <w:marLeft w:val="640"/>
          <w:marRight w:val="0"/>
          <w:marTop w:val="0"/>
          <w:marBottom w:val="0"/>
          <w:divBdr>
            <w:top w:val="none" w:sz="0" w:space="0" w:color="auto"/>
            <w:left w:val="none" w:sz="0" w:space="0" w:color="auto"/>
            <w:bottom w:val="none" w:sz="0" w:space="0" w:color="auto"/>
            <w:right w:val="none" w:sz="0" w:space="0" w:color="auto"/>
          </w:divBdr>
        </w:div>
        <w:div w:id="884952048">
          <w:marLeft w:val="640"/>
          <w:marRight w:val="0"/>
          <w:marTop w:val="0"/>
          <w:marBottom w:val="0"/>
          <w:divBdr>
            <w:top w:val="none" w:sz="0" w:space="0" w:color="auto"/>
            <w:left w:val="none" w:sz="0" w:space="0" w:color="auto"/>
            <w:bottom w:val="none" w:sz="0" w:space="0" w:color="auto"/>
            <w:right w:val="none" w:sz="0" w:space="0" w:color="auto"/>
          </w:divBdr>
        </w:div>
        <w:div w:id="1302737297">
          <w:marLeft w:val="640"/>
          <w:marRight w:val="0"/>
          <w:marTop w:val="0"/>
          <w:marBottom w:val="0"/>
          <w:divBdr>
            <w:top w:val="none" w:sz="0" w:space="0" w:color="auto"/>
            <w:left w:val="none" w:sz="0" w:space="0" w:color="auto"/>
            <w:bottom w:val="none" w:sz="0" w:space="0" w:color="auto"/>
            <w:right w:val="none" w:sz="0" w:space="0" w:color="auto"/>
          </w:divBdr>
        </w:div>
        <w:div w:id="533495662">
          <w:marLeft w:val="640"/>
          <w:marRight w:val="0"/>
          <w:marTop w:val="0"/>
          <w:marBottom w:val="0"/>
          <w:divBdr>
            <w:top w:val="none" w:sz="0" w:space="0" w:color="auto"/>
            <w:left w:val="none" w:sz="0" w:space="0" w:color="auto"/>
            <w:bottom w:val="none" w:sz="0" w:space="0" w:color="auto"/>
            <w:right w:val="none" w:sz="0" w:space="0" w:color="auto"/>
          </w:divBdr>
        </w:div>
        <w:div w:id="1003707670">
          <w:marLeft w:val="640"/>
          <w:marRight w:val="0"/>
          <w:marTop w:val="0"/>
          <w:marBottom w:val="0"/>
          <w:divBdr>
            <w:top w:val="none" w:sz="0" w:space="0" w:color="auto"/>
            <w:left w:val="none" w:sz="0" w:space="0" w:color="auto"/>
            <w:bottom w:val="none" w:sz="0" w:space="0" w:color="auto"/>
            <w:right w:val="none" w:sz="0" w:space="0" w:color="auto"/>
          </w:divBdr>
        </w:div>
        <w:div w:id="657539304">
          <w:marLeft w:val="640"/>
          <w:marRight w:val="0"/>
          <w:marTop w:val="0"/>
          <w:marBottom w:val="0"/>
          <w:divBdr>
            <w:top w:val="none" w:sz="0" w:space="0" w:color="auto"/>
            <w:left w:val="none" w:sz="0" w:space="0" w:color="auto"/>
            <w:bottom w:val="none" w:sz="0" w:space="0" w:color="auto"/>
            <w:right w:val="none" w:sz="0" w:space="0" w:color="auto"/>
          </w:divBdr>
        </w:div>
        <w:div w:id="696859270">
          <w:marLeft w:val="640"/>
          <w:marRight w:val="0"/>
          <w:marTop w:val="0"/>
          <w:marBottom w:val="0"/>
          <w:divBdr>
            <w:top w:val="none" w:sz="0" w:space="0" w:color="auto"/>
            <w:left w:val="none" w:sz="0" w:space="0" w:color="auto"/>
            <w:bottom w:val="none" w:sz="0" w:space="0" w:color="auto"/>
            <w:right w:val="none" w:sz="0" w:space="0" w:color="auto"/>
          </w:divBdr>
        </w:div>
        <w:div w:id="1042830217">
          <w:marLeft w:val="640"/>
          <w:marRight w:val="0"/>
          <w:marTop w:val="0"/>
          <w:marBottom w:val="0"/>
          <w:divBdr>
            <w:top w:val="none" w:sz="0" w:space="0" w:color="auto"/>
            <w:left w:val="none" w:sz="0" w:space="0" w:color="auto"/>
            <w:bottom w:val="none" w:sz="0" w:space="0" w:color="auto"/>
            <w:right w:val="none" w:sz="0" w:space="0" w:color="auto"/>
          </w:divBdr>
        </w:div>
        <w:div w:id="1358238740">
          <w:marLeft w:val="640"/>
          <w:marRight w:val="0"/>
          <w:marTop w:val="0"/>
          <w:marBottom w:val="0"/>
          <w:divBdr>
            <w:top w:val="none" w:sz="0" w:space="0" w:color="auto"/>
            <w:left w:val="none" w:sz="0" w:space="0" w:color="auto"/>
            <w:bottom w:val="none" w:sz="0" w:space="0" w:color="auto"/>
            <w:right w:val="none" w:sz="0" w:space="0" w:color="auto"/>
          </w:divBdr>
        </w:div>
        <w:div w:id="1160078228">
          <w:marLeft w:val="640"/>
          <w:marRight w:val="0"/>
          <w:marTop w:val="0"/>
          <w:marBottom w:val="0"/>
          <w:divBdr>
            <w:top w:val="none" w:sz="0" w:space="0" w:color="auto"/>
            <w:left w:val="none" w:sz="0" w:space="0" w:color="auto"/>
            <w:bottom w:val="none" w:sz="0" w:space="0" w:color="auto"/>
            <w:right w:val="none" w:sz="0" w:space="0" w:color="auto"/>
          </w:divBdr>
        </w:div>
        <w:div w:id="1114520983">
          <w:marLeft w:val="640"/>
          <w:marRight w:val="0"/>
          <w:marTop w:val="0"/>
          <w:marBottom w:val="0"/>
          <w:divBdr>
            <w:top w:val="none" w:sz="0" w:space="0" w:color="auto"/>
            <w:left w:val="none" w:sz="0" w:space="0" w:color="auto"/>
            <w:bottom w:val="none" w:sz="0" w:space="0" w:color="auto"/>
            <w:right w:val="none" w:sz="0" w:space="0" w:color="auto"/>
          </w:divBdr>
        </w:div>
        <w:div w:id="1558661131">
          <w:marLeft w:val="640"/>
          <w:marRight w:val="0"/>
          <w:marTop w:val="0"/>
          <w:marBottom w:val="0"/>
          <w:divBdr>
            <w:top w:val="none" w:sz="0" w:space="0" w:color="auto"/>
            <w:left w:val="none" w:sz="0" w:space="0" w:color="auto"/>
            <w:bottom w:val="none" w:sz="0" w:space="0" w:color="auto"/>
            <w:right w:val="none" w:sz="0" w:space="0" w:color="auto"/>
          </w:divBdr>
        </w:div>
        <w:div w:id="1906643579">
          <w:marLeft w:val="640"/>
          <w:marRight w:val="0"/>
          <w:marTop w:val="0"/>
          <w:marBottom w:val="0"/>
          <w:divBdr>
            <w:top w:val="none" w:sz="0" w:space="0" w:color="auto"/>
            <w:left w:val="none" w:sz="0" w:space="0" w:color="auto"/>
            <w:bottom w:val="none" w:sz="0" w:space="0" w:color="auto"/>
            <w:right w:val="none" w:sz="0" w:space="0" w:color="auto"/>
          </w:divBdr>
        </w:div>
        <w:div w:id="260722741">
          <w:marLeft w:val="640"/>
          <w:marRight w:val="0"/>
          <w:marTop w:val="0"/>
          <w:marBottom w:val="0"/>
          <w:divBdr>
            <w:top w:val="none" w:sz="0" w:space="0" w:color="auto"/>
            <w:left w:val="none" w:sz="0" w:space="0" w:color="auto"/>
            <w:bottom w:val="none" w:sz="0" w:space="0" w:color="auto"/>
            <w:right w:val="none" w:sz="0" w:space="0" w:color="auto"/>
          </w:divBdr>
        </w:div>
        <w:div w:id="752167529">
          <w:marLeft w:val="640"/>
          <w:marRight w:val="0"/>
          <w:marTop w:val="0"/>
          <w:marBottom w:val="0"/>
          <w:divBdr>
            <w:top w:val="none" w:sz="0" w:space="0" w:color="auto"/>
            <w:left w:val="none" w:sz="0" w:space="0" w:color="auto"/>
            <w:bottom w:val="none" w:sz="0" w:space="0" w:color="auto"/>
            <w:right w:val="none" w:sz="0" w:space="0" w:color="auto"/>
          </w:divBdr>
        </w:div>
        <w:div w:id="344135951">
          <w:marLeft w:val="640"/>
          <w:marRight w:val="0"/>
          <w:marTop w:val="0"/>
          <w:marBottom w:val="0"/>
          <w:divBdr>
            <w:top w:val="none" w:sz="0" w:space="0" w:color="auto"/>
            <w:left w:val="none" w:sz="0" w:space="0" w:color="auto"/>
            <w:bottom w:val="none" w:sz="0" w:space="0" w:color="auto"/>
            <w:right w:val="none" w:sz="0" w:space="0" w:color="auto"/>
          </w:divBdr>
        </w:div>
        <w:div w:id="1537697722">
          <w:marLeft w:val="640"/>
          <w:marRight w:val="0"/>
          <w:marTop w:val="0"/>
          <w:marBottom w:val="0"/>
          <w:divBdr>
            <w:top w:val="none" w:sz="0" w:space="0" w:color="auto"/>
            <w:left w:val="none" w:sz="0" w:space="0" w:color="auto"/>
            <w:bottom w:val="none" w:sz="0" w:space="0" w:color="auto"/>
            <w:right w:val="none" w:sz="0" w:space="0" w:color="auto"/>
          </w:divBdr>
        </w:div>
        <w:div w:id="1814373577">
          <w:marLeft w:val="640"/>
          <w:marRight w:val="0"/>
          <w:marTop w:val="0"/>
          <w:marBottom w:val="0"/>
          <w:divBdr>
            <w:top w:val="none" w:sz="0" w:space="0" w:color="auto"/>
            <w:left w:val="none" w:sz="0" w:space="0" w:color="auto"/>
            <w:bottom w:val="none" w:sz="0" w:space="0" w:color="auto"/>
            <w:right w:val="none" w:sz="0" w:space="0" w:color="auto"/>
          </w:divBdr>
        </w:div>
        <w:div w:id="1450123665">
          <w:marLeft w:val="640"/>
          <w:marRight w:val="0"/>
          <w:marTop w:val="0"/>
          <w:marBottom w:val="0"/>
          <w:divBdr>
            <w:top w:val="none" w:sz="0" w:space="0" w:color="auto"/>
            <w:left w:val="none" w:sz="0" w:space="0" w:color="auto"/>
            <w:bottom w:val="none" w:sz="0" w:space="0" w:color="auto"/>
            <w:right w:val="none" w:sz="0" w:space="0" w:color="auto"/>
          </w:divBdr>
        </w:div>
        <w:div w:id="1412704230">
          <w:marLeft w:val="640"/>
          <w:marRight w:val="0"/>
          <w:marTop w:val="0"/>
          <w:marBottom w:val="0"/>
          <w:divBdr>
            <w:top w:val="none" w:sz="0" w:space="0" w:color="auto"/>
            <w:left w:val="none" w:sz="0" w:space="0" w:color="auto"/>
            <w:bottom w:val="none" w:sz="0" w:space="0" w:color="auto"/>
            <w:right w:val="none" w:sz="0" w:space="0" w:color="auto"/>
          </w:divBdr>
        </w:div>
        <w:div w:id="807747581">
          <w:marLeft w:val="640"/>
          <w:marRight w:val="0"/>
          <w:marTop w:val="0"/>
          <w:marBottom w:val="0"/>
          <w:divBdr>
            <w:top w:val="none" w:sz="0" w:space="0" w:color="auto"/>
            <w:left w:val="none" w:sz="0" w:space="0" w:color="auto"/>
            <w:bottom w:val="none" w:sz="0" w:space="0" w:color="auto"/>
            <w:right w:val="none" w:sz="0" w:space="0" w:color="auto"/>
          </w:divBdr>
        </w:div>
        <w:div w:id="1438982301">
          <w:marLeft w:val="640"/>
          <w:marRight w:val="0"/>
          <w:marTop w:val="0"/>
          <w:marBottom w:val="0"/>
          <w:divBdr>
            <w:top w:val="none" w:sz="0" w:space="0" w:color="auto"/>
            <w:left w:val="none" w:sz="0" w:space="0" w:color="auto"/>
            <w:bottom w:val="none" w:sz="0" w:space="0" w:color="auto"/>
            <w:right w:val="none" w:sz="0" w:space="0" w:color="auto"/>
          </w:divBdr>
        </w:div>
        <w:div w:id="1062681344">
          <w:marLeft w:val="640"/>
          <w:marRight w:val="0"/>
          <w:marTop w:val="0"/>
          <w:marBottom w:val="0"/>
          <w:divBdr>
            <w:top w:val="none" w:sz="0" w:space="0" w:color="auto"/>
            <w:left w:val="none" w:sz="0" w:space="0" w:color="auto"/>
            <w:bottom w:val="none" w:sz="0" w:space="0" w:color="auto"/>
            <w:right w:val="none" w:sz="0" w:space="0" w:color="auto"/>
          </w:divBdr>
        </w:div>
        <w:div w:id="282855265">
          <w:marLeft w:val="640"/>
          <w:marRight w:val="0"/>
          <w:marTop w:val="0"/>
          <w:marBottom w:val="0"/>
          <w:divBdr>
            <w:top w:val="none" w:sz="0" w:space="0" w:color="auto"/>
            <w:left w:val="none" w:sz="0" w:space="0" w:color="auto"/>
            <w:bottom w:val="none" w:sz="0" w:space="0" w:color="auto"/>
            <w:right w:val="none" w:sz="0" w:space="0" w:color="auto"/>
          </w:divBdr>
        </w:div>
        <w:div w:id="674379154">
          <w:marLeft w:val="640"/>
          <w:marRight w:val="0"/>
          <w:marTop w:val="0"/>
          <w:marBottom w:val="0"/>
          <w:divBdr>
            <w:top w:val="none" w:sz="0" w:space="0" w:color="auto"/>
            <w:left w:val="none" w:sz="0" w:space="0" w:color="auto"/>
            <w:bottom w:val="none" w:sz="0" w:space="0" w:color="auto"/>
            <w:right w:val="none" w:sz="0" w:space="0" w:color="auto"/>
          </w:divBdr>
        </w:div>
        <w:div w:id="1092163968">
          <w:marLeft w:val="640"/>
          <w:marRight w:val="0"/>
          <w:marTop w:val="0"/>
          <w:marBottom w:val="0"/>
          <w:divBdr>
            <w:top w:val="none" w:sz="0" w:space="0" w:color="auto"/>
            <w:left w:val="none" w:sz="0" w:space="0" w:color="auto"/>
            <w:bottom w:val="none" w:sz="0" w:space="0" w:color="auto"/>
            <w:right w:val="none" w:sz="0" w:space="0" w:color="auto"/>
          </w:divBdr>
        </w:div>
        <w:div w:id="1551183179">
          <w:marLeft w:val="640"/>
          <w:marRight w:val="0"/>
          <w:marTop w:val="0"/>
          <w:marBottom w:val="0"/>
          <w:divBdr>
            <w:top w:val="none" w:sz="0" w:space="0" w:color="auto"/>
            <w:left w:val="none" w:sz="0" w:space="0" w:color="auto"/>
            <w:bottom w:val="none" w:sz="0" w:space="0" w:color="auto"/>
            <w:right w:val="none" w:sz="0" w:space="0" w:color="auto"/>
          </w:divBdr>
        </w:div>
        <w:div w:id="768085757">
          <w:marLeft w:val="640"/>
          <w:marRight w:val="0"/>
          <w:marTop w:val="0"/>
          <w:marBottom w:val="0"/>
          <w:divBdr>
            <w:top w:val="none" w:sz="0" w:space="0" w:color="auto"/>
            <w:left w:val="none" w:sz="0" w:space="0" w:color="auto"/>
            <w:bottom w:val="none" w:sz="0" w:space="0" w:color="auto"/>
            <w:right w:val="none" w:sz="0" w:space="0" w:color="auto"/>
          </w:divBdr>
        </w:div>
        <w:div w:id="269746936">
          <w:marLeft w:val="640"/>
          <w:marRight w:val="0"/>
          <w:marTop w:val="0"/>
          <w:marBottom w:val="0"/>
          <w:divBdr>
            <w:top w:val="none" w:sz="0" w:space="0" w:color="auto"/>
            <w:left w:val="none" w:sz="0" w:space="0" w:color="auto"/>
            <w:bottom w:val="none" w:sz="0" w:space="0" w:color="auto"/>
            <w:right w:val="none" w:sz="0" w:space="0" w:color="auto"/>
          </w:divBdr>
        </w:div>
        <w:div w:id="1571111914">
          <w:marLeft w:val="640"/>
          <w:marRight w:val="0"/>
          <w:marTop w:val="0"/>
          <w:marBottom w:val="0"/>
          <w:divBdr>
            <w:top w:val="none" w:sz="0" w:space="0" w:color="auto"/>
            <w:left w:val="none" w:sz="0" w:space="0" w:color="auto"/>
            <w:bottom w:val="none" w:sz="0" w:space="0" w:color="auto"/>
            <w:right w:val="none" w:sz="0" w:space="0" w:color="auto"/>
          </w:divBdr>
        </w:div>
        <w:div w:id="2065252774">
          <w:marLeft w:val="640"/>
          <w:marRight w:val="0"/>
          <w:marTop w:val="0"/>
          <w:marBottom w:val="0"/>
          <w:divBdr>
            <w:top w:val="none" w:sz="0" w:space="0" w:color="auto"/>
            <w:left w:val="none" w:sz="0" w:space="0" w:color="auto"/>
            <w:bottom w:val="none" w:sz="0" w:space="0" w:color="auto"/>
            <w:right w:val="none" w:sz="0" w:space="0" w:color="auto"/>
          </w:divBdr>
        </w:div>
        <w:div w:id="262957509">
          <w:marLeft w:val="640"/>
          <w:marRight w:val="0"/>
          <w:marTop w:val="0"/>
          <w:marBottom w:val="0"/>
          <w:divBdr>
            <w:top w:val="none" w:sz="0" w:space="0" w:color="auto"/>
            <w:left w:val="none" w:sz="0" w:space="0" w:color="auto"/>
            <w:bottom w:val="none" w:sz="0" w:space="0" w:color="auto"/>
            <w:right w:val="none" w:sz="0" w:space="0" w:color="auto"/>
          </w:divBdr>
        </w:div>
        <w:div w:id="1357848835">
          <w:marLeft w:val="640"/>
          <w:marRight w:val="0"/>
          <w:marTop w:val="0"/>
          <w:marBottom w:val="0"/>
          <w:divBdr>
            <w:top w:val="none" w:sz="0" w:space="0" w:color="auto"/>
            <w:left w:val="none" w:sz="0" w:space="0" w:color="auto"/>
            <w:bottom w:val="none" w:sz="0" w:space="0" w:color="auto"/>
            <w:right w:val="none" w:sz="0" w:space="0" w:color="auto"/>
          </w:divBdr>
        </w:div>
        <w:div w:id="337268710">
          <w:marLeft w:val="640"/>
          <w:marRight w:val="0"/>
          <w:marTop w:val="0"/>
          <w:marBottom w:val="0"/>
          <w:divBdr>
            <w:top w:val="none" w:sz="0" w:space="0" w:color="auto"/>
            <w:left w:val="none" w:sz="0" w:space="0" w:color="auto"/>
            <w:bottom w:val="none" w:sz="0" w:space="0" w:color="auto"/>
            <w:right w:val="none" w:sz="0" w:space="0" w:color="auto"/>
          </w:divBdr>
        </w:div>
        <w:div w:id="1114061862">
          <w:marLeft w:val="640"/>
          <w:marRight w:val="0"/>
          <w:marTop w:val="0"/>
          <w:marBottom w:val="0"/>
          <w:divBdr>
            <w:top w:val="none" w:sz="0" w:space="0" w:color="auto"/>
            <w:left w:val="none" w:sz="0" w:space="0" w:color="auto"/>
            <w:bottom w:val="none" w:sz="0" w:space="0" w:color="auto"/>
            <w:right w:val="none" w:sz="0" w:space="0" w:color="auto"/>
          </w:divBdr>
        </w:div>
        <w:div w:id="689767791">
          <w:marLeft w:val="640"/>
          <w:marRight w:val="0"/>
          <w:marTop w:val="0"/>
          <w:marBottom w:val="0"/>
          <w:divBdr>
            <w:top w:val="none" w:sz="0" w:space="0" w:color="auto"/>
            <w:left w:val="none" w:sz="0" w:space="0" w:color="auto"/>
            <w:bottom w:val="none" w:sz="0" w:space="0" w:color="auto"/>
            <w:right w:val="none" w:sz="0" w:space="0" w:color="auto"/>
          </w:divBdr>
        </w:div>
        <w:div w:id="81993110">
          <w:marLeft w:val="640"/>
          <w:marRight w:val="0"/>
          <w:marTop w:val="0"/>
          <w:marBottom w:val="0"/>
          <w:divBdr>
            <w:top w:val="none" w:sz="0" w:space="0" w:color="auto"/>
            <w:left w:val="none" w:sz="0" w:space="0" w:color="auto"/>
            <w:bottom w:val="none" w:sz="0" w:space="0" w:color="auto"/>
            <w:right w:val="none" w:sz="0" w:space="0" w:color="auto"/>
          </w:divBdr>
        </w:div>
        <w:div w:id="578295016">
          <w:marLeft w:val="640"/>
          <w:marRight w:val="0"/>
          <w:marTop w:val="0"/>
          <w:marBottom w:val="0"/>
          <w:divBdr>
            <w:top w:val="none" w:sz="0" w:space="0" w:color="auto"/>
            <w:left w:val="none" w:sz="0" w:space="0" w:color="auto"/>
            <w:bottom w:val="none" w:sz="0" w:space="0" w:color="auto"/>
            <w:right w:val="none" w:sz="0" w:space="0" w:color="auto"/>
          </w:divBdr>
        </w:div>
        <w:div w:id="339281574">
          <w:marLeft w:val="640"/>
          <w:marRight w:val="0"/>
          <w:marTop w:val="0"/>
          <w:marBottom w:val="0"/>
          <w:divBdr>
            <w:top w:val="none" w:sz="0" w:space="0" w:color="auto"/>
            <w:left w:val="none" w:sz="0" w:space="0" w:color="auto"/>
            <w:bottom w:val="none" w:sz="0" w:space="0" w:color="auto"/>
            <w:right w:val="none" w:sz="0" w:space="0" w:color="auto"/>
          </w:divBdr>
        </w:div>
        <w:div w:id="348218917">
          <w:marLeft w:val="640"/>
          <w:marRight w:val="0"/>
          <w:marTop w:val="0"/>
          <w:marBottom w:val="0"/>
          <w:divBdr>
            <w:top w:val="none" w:sz="0" w:space="0" w:color="auto"/>
            <w:left w:val="none" w:sz="0" w:space="0" w:color="auto"/>
            <w:bottom w:val="none" w:sz="0" w:space="0" w:color="auto"/>
            <w:right w:val="none" w:sz="0" w:space="0" w:color="auto"/>
          </w:divBdr>
        </w:div>
        <w:div w:id="911768184">
          <w:marLeft w:val="640"/>
          <w:marRight w:val="0"/>
          <w:marTop w:val="0"/>
          <w:marBottom w:val="0"/>
          <w:divBdr>
            <w:top w:val="none" w:sz="0" w:space="0" w:color="auto"/>
            <w:left w:val="none" w:sz="0" w:space="0" w:color="auto"/>
            <w:bottom w:val="none" w:sz="0" w:space="0" w:color="auto"/>
            <w:right w:val="none" w:sz="0" w:space="0" w:color="auto"/>
          </w:divBdr>
        </w:div>
        <w:div w:id="1888179140">
          <w:marLeft w:val="640"/>
          <w:marRight w:val="0"/>
          <w:marTop w:val="0"/>
          <w:marBottom w:val="0"/>
          <w:divBdr>
            <w:top w:val="none" w:sz="0" w:space="0" w:color="auto"/>
            <w:left w:val="none" w:sz="0" w:space="0" w:color="auto"/>
            <w:bottom w:val="none" w:sz="0" w:space="0" w:color="auto"/>
            <w:right w:val="none" w:sz="0" w:space="0" w:color="auto"/>
          </w:divBdr>
        </w:div>
        <w:div w:id="912592349">
          <w:marLeft w:val="640"/>
          <w:marRight w:val="0"/>
          <w:marTop w:val="0"/>
          <w:marBottom w:val="0"/>
          <w:divBdr>
            <w:top w:val="none" w:sz="0" w:space="0" w:color="auto"/>
            <w:left w:val="none" w:sz="0" w:space="0" w:color="auto"/>
            <w:bottom w:val="none" w:sz="0" w:space="0" w:color="auto"/>
            <w:right w:val="none" w:sz="0" w:space="0" w:color="auto"/>
          </w:divBdr>
        </w:div>
        <w:div w:id="1610117407">
          <w:marLeft w:val="640"/>
          <w:marRight w:val="0"/>
          <w:marTop w:val="0"/>
          <w:marBottom w:val="0"/>
          <w:divBdr>
            <w:top w:val="none" w:sz="0" w:space="0" w:color="auto"/>
            <w:left w:val="none" w:sz="0" w:space="0" w:color="auto"/>
            <w:bottom w:val="none" w:sz="0" w:space="0" w:color="auto"/>
            <w:right w:val="none" w:sz="0" w:space="0" w:color="auto"/>
          </w:divBdr>
        </w:div>
        <w:div w:id="1553998359">
          <w:marLeft w:val="640"/>
          <w:marRight w:val="0"/>
          <w:marTop w:val="0"/>
          <w:marBottom w:val="0"/>
          <w:divBdr>
            <w:top w:val="none" w:sz="0" w:space="0" w:color="auto"/>
            <w:left w:val="none" w:sz="0" w:space="0" w:color="auto"/>
            <w:bottom w:val="none" w:sz="0" w:space="0" w:color="auto"/>
            <w:right w:val="none" w:sz="0" w:space="0" w:color="auto"/>
          </w:divBdr>
        </w:div>
        <w:div w:id="1722367005">
          <w:marLeft w:val="640"/>
          <w:marRight w:val="0"/>
          <w:marTop w:val="0"/>
          <w:marBottom w:val="0"/>
          <w:divBdr>
            <w:top w:val="none" w:sz="0" w:space="0" w:color="auto"/>
            <w:left w:val="none" w:sz="0" w:space="0" w:color="auto"/>
            <w:bottom w:val="none" w:sz="0" w:space="0" w:color="auto"/>
            <w:right w:val="none" w:sz="0" w:space="0" w:color="auto"/>
          </w:divBdr>
        </w:div>
        <w:div w:id="1252395065">
          <w:marLeft w:val="640"/>
          <w:marRight w:val="0"/>
          <w:marTop w:val="0"/>
          <w:marBottom w:val="0"/>
          <w:divBdr>
            <w:top w:val="none" w:sz="0" w:space="0" w:color="auto"/>
            <w:left w:val="none" w:sz="0" w:space="0" w:color="auto"/>
            <w:bottom w:val="none" w:sz="0" w:space="0" w:color="auto"/>
            <w:right w:val="none" w:sz="0" w:space="0" w:color="auto"/>
          </w:divBdr>
        </w:div>
        <w:div w:id="1921674570">
          <w:marLeft w:val="640"/>
          <w:marRight w:val="0"/>
          <w:marTop w:val="0"/>
          <w:marBottom w:val="0"/>
          <w:divBdr>
            <w:top w:val="none" w:sz="0" w:space="0" w:color="auto"/>
            <w:left w:val="none" w:sz="0" w:space="0" w:color="auto"/>
            <w:bottom w:val="none" w:sz="0" w:space="0" w:color="auto"/>
            <w:right w:val="none" w:sz="0" w:space="0" w:color="auto"/>
          </w:divBdr>
        </w:div>
        <w:div w:id="1327317799">
          <w:marLeft w:val="640"/>
          <w:marRight w:val="0"/>
          <w:marTop w:val="0"/>
          <w:marBottom w:val="0"/>
          <w:divBdr>
            <w:top w:val="none" w:sz="0" w:space="0" w:color="auto"/>
            <w:left w:val="none" w:sz="0" w:space="0" w:color="auto"/>
            <w:bottom w:val="none" w:sz="0" w:space="0" w:color="auto"/>
            <w:right w:val="none" w:sz="0" w:space="0" w:color="auto"/>
          </w:divBdr>
        </w:div>
        <w:div w:id="1575237161">
          <w:marLeft w:val="640"/>
          <w:marRight w:val="0"/>
          <w:marTop w:val="0"/>
          <w:marBottom w:val="0"/>
          <w:divBdr>
            <w:top w:val="none" w:sz="0" w:space="0" w:color="auto"/>
            <w:left w:val="none" w:sz="0" w:space="0" w:color="auto"/>
            <w:bottom w:val="none" w:sz="0" w:space="0" w:color="auto"/>
            <w:right w:val="none" w:sz="0" w:space="0" w:color="auto"/>
          </w:divBdr>
        </w:div>
        <w:div w:id="1484815115">
          <w:marLeft w:val="640"/>
          <w:marRight w:val="0"/>
          <w:marTop w:val="0"/>
          <w:marBottom w:val="0"/>
          <w:divBdr>
            <w:top w:val="none" w:sz="0" w:space="0" w:color="auto"/>
            <w:left w:val="none" w:sz="0" w:space="0" w:color="auto"/>
            <w:bottom w:val="none" w:sz="0" w:space="0" w:color="auto"/>
            <w:right w:val="none" w:sz="0" w:space="0" w:color="auto"/>
          </w:divBdr>
        </w:div>
        <w:div w:id="336425018">
          <w:marLeft w:val="640"/>
          <w:marRight w:val="0"/>
          <w:marTop w:val="0"/>
          <w:marBottom w:val="0"/>
          <w:divBdr>
            <w:top w:val="none" w:sz="0" w:space="0" w:color="auto"/>
            <w:left w:val="none" w:sz="0" w:space="0" w:color="auto"/>
            <w:bottom w:val="none" w:sz="0" w:space="0" w:color="auto"/>
            <w:right w:val="none" w:sz="0" w:space="0" w:color="auto"/>
          </w:divBdr>
        </w:div>
        <w:div w:id="172691947">
          <w:marLeft w:val="640"/>
          <w:marRight w:val="0"/>
          <w:marTop w:val="0"/>
          <w:marBottom w:val="0"/>
          <w:divBdr>
            <w:top w:val="none" w:sz="0" w:space="0" w:color="auto"/>
            <w:left w:val="none" w:sz="0" w:space="0" w:color="auto"/>
            <w:bottom w:val="none" w:sz="0" w:space="0" w:color="auto"/>
            <w:right w:val="none" w:sz="0" w:space="0" w:color="auto"/>
          </w:divBdr>
        </w:div>
        <w:div w:id="1986346812">
          <w:marLeft w:val="640"/>
          <w:marRight w:val="0"/>
          <w:marTop w:val="0"/>
          <w:marBottom w:val="0"/>
          <w:divBdr>
            <w:top w:val="none" w:sz="0" w:space="0" w:color="auto"/>
            <w:left w:val="none" w:sz="0" w:space="0" w:color="auto"/>
            <w:bottom w:val="none" w:sz="0" w:space="0" w:color="auto"/>
            <w:right w:val="none" w:sz="0" w:space="0" w:color="auto"/>
          </w:divBdr>
        </w:div>
        <w:div w:id="198201154">
          <w:marLeft w:val="640"/>
          <w:marRight w:val="0"/>
          <w:marTop w:val="0"/>
          <w:marBottom w:val="0"/>
          <w:divBdr>
            <w:top w:val="none" w:sz="0" w:space="0" w:color="auto"/>
            <w:left w:val="none" w:sz="0" w:space="0" w:color="auto"/>
            <w:bottom w:val="none" w:sz="0" w:space="0" w:color="auto"/>
            <w:right w:val="none" w:sz="0" w:space="0" w:color="auto"/>
          </w:divBdr>
        </w:div>
        <w:div w:id="1023432622">
          <w:marLeft w:val="640"/>
          <w:marRight w:val="0"/>
          <w:marTop w:val="0"/>
          <w:marBottom w:val="0"/>
          <w:divBdr>
            <w:top w:val="none" w:sz="0" w:space="0" w:color="auto"/>
            <w:left w:val="none" w:sz="0" w:space="0" w:color="auto"/>
            <w:bottom w:val="none" w:sz="0" w:space="0" w:color="auto"/>
            <w:right w:val="none" w:sz="0" w:space="0" w:color="auto"/>
          </w:divBdr>
        </w:div>
        <w:div w:id="1492215431">
          <w:marLeft w:val="640"/>
          <w:marRight w:val="0"/>
          <w:marTop w:val="0"/>
          <w:marBottom w:val="0"/>
          <w:divBdr>
            <w:top w:val="none" w:sz="0" w:space="0" w:color="auto"/>
            <w:left w:val="none" w:sz="0" w:space="0" w:color="auto"/>
            <w:bottom w:val="none" w:sz="0" w:space="0" w:color="auto"/>
            <w:right w:val="none" w:sz="0" w:space="0" w:color="auto"/>
          </w:divBdr>
        </w:div>
      </w:divsChild>
    </w:div>
    <w:div w:id="41177556">
      <w:bodyDiv w:val="1"/>
      <w:marLeft w:val="0"/>
      <w:marRight w:val="0"/>
      <w:marTop w:val="0"/>
      <w:marBottom w:val="0"/>
      <w:divBdr>
        <w:top w:val="none" w:sz="0" w:space="0" w:color="auto"/>
        <w:left w:val="none" w:sz="0" w:space="0" w:color="auto"/>
        <w:bottom w:val="none" w:sz="0" w:space="0" w:color="auto"/>
        <w:right w:val="none" w:sz="0" w:space="0" w:color="auto"/>
      </w:divBdr>
    </w:div>
    <w:div w:id="42024506">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4333327">
      <w:bodyDiv w:val="1"/>
      <w:marLeft w:val="0"/>
      <w:marRight w:val="0"/>
      <w:marTop w:val="0"/>
      <w:marBottom w:val="0"/>
      <w:divBdr>
        <w:top w:val="none" w:sz="0" w:space="0" w:color="auto"/>
        <w:left w:val="none" w:sz="0" w:space="0" w:color="auto"/>
        <w:bottom w:val="none" w:sz="0" w:space="0" w:color="auto"/>
        <w:right w:val="none" w:sz="0" w:space="0" w:color="auto"/>
      </w:divBdr>
    </w:div>
    <w:div w:id="44766016">
      <w:bodyDiv w:val="1"/>
      <w:marLeft w:val="0"/>
      <w:marRight w:val="0"/>
      <w:marTop w:val="0"/>
      <w:marBottom w:val="0"/>
      <w:divBdr>
        <w:top w:val="none" w:sz="0" w:space="0" w:color="auto"/>
        <w:left w:val="none" w:sz="0" w:space="0" w:color="auto"/>
        <w:bottom w:val="none" w:sz="0" w:space="0" w:color="auto"/>
        <w:right w:val="none" w:sz="0" w:space="0" w:color="auto"/>
      </w:divBdr>
    </w:div>
    <w:div w:id="44840412">
      <w:bodyDiv w:val="1"/>
      <w:marLeft w:val="0"/>
      <w:marRight w:val="0"/>
      <w:marTop w:val="0"/>
      <w:marBottom w:val="0"/>
      <w:divBdr>
        <w:top w:val="none" w:sz="0" w:space="0" w:color="auto"/>
        <w:left w:val="none" w:sz="0" w:space="0" w:color="auto"/>
        <w:bottom w:val="none" w:sz="0" w:space="0" w:color="auto"/>
        <w:right w:val="none" w:sz="0" w:space="0" w:color="auto"/>
      </w:divBdr>
    </w:div>
    <w:div w:id="46533744">
      <w:bodyDiv w:val="1"/>
      <w:marLeft w:val="0"/>
      <w:marRight w:val="0"/>
      <w:marTop w:val="0"/>
      <w:marBottom w:val="0"/>
      <w:divBdr>
        <w:top w:val="none" w:sz="0" w:space="0" w:color="auto"/>
        <w:left w:val="none" w:sz="0" w:space="0" w:color="auto"/>
        <w:bottom w:val="none" w:sz="0" w:space="0" w:color="auto"/>
        <w:right w:val="none" w:sz="0" w:space="0" w:color="auto"/>
      </w:divBdr>
    </w:div>
    <w:div w:id="48922212">
      <w:bodyDiv w:val="1"/>
      <w:marLeft w:val="0"/>
      <w:marRight w:val="0"/>
      <w:marTop w:val="0"/>
      <w:marBottom w:val="0"/>
      <w:divBdr>
        <w:top w:val="none" w:sz="0" w:space="0" w:color="auto"/>
        <w:left w:val="none" w:sz="0" w:space="0" w:color="auto"/>
        <w:bottom w:val="none" w:sz="0" w:space="0" w:color="auto"/>
        <w:right w:val="none" w:sz="0" w:space="0" w:color="auto"/>
      </w:divBdr>
    </w:div>
    <w:div w:id="49421046">
      <w:bodyDiv w:val="1"/>
      <w:marLeft w:val="0"/>
      <w:marRight w:val="0"/>
      <w:marTop w:val="0"/>
      <w:marBottom w:val="0"/>
      <w:divBdr>
        <w:top w:val="none" w:sz="0" w:space="0" w:color="auto"/>
        <w:left w:val="none" w:sz="0" w:space="0" w:color="auto"/>
        <w:bottom w:val="none" w:sz="0" w:space="0" w:color="auto"/>
        <w:right w:val="none" w:sz="0" w:space="0" w:color="auto"/>
      </w:divBdr>
    </w:div>
    <w:div w:id="50227901">
      <w:bodyDiv w:val="1"/>
      <w:marLeft w:val="0"/>
      <w:marRight w:val="0"/>
      <w:marTop w:val="0"/>
      <w:marBottom w:val="0"/>
      <w:divBdr>
        <w:top w:val="none" w:sz="0" w:space="0" w:color="auto"/>
        <w:left w:val="none" w:sz="0" w:space="0" w:color="auto"/>
        <w:bottom w:val="none" w:sz="0" w:space="0" w:color="auto"/>
        <w:right w:val="none" w:sz="0" w:space="0" w:color="auto"/>
      </w:divBdr>
    </w:div>
    <w:div w:id="52510290">
      <w:bodyDiv w:val="1"/>
      <w:marLeft w:val="0"/>
      <w:marRight w:val="0"/>
      <w:marTop w:val="0"/>
      <w:marBottom w:val="0"/>
      <w:divBdr>
        <w:top w:val="none" w:sz="0" w:space="0" w:color="auto"/>
        <w:left w:val="none" w:sz="0" w:space="0" w:color="auto"/>
        <w:bottom w:val="none" w:sz="0" w:space="0" w:color="auto"/>
        <w:right w:val="none" w:sz="0" w:space="0" w:color="auto"/>
      </w:divBdr>
    </w:div>
    <w:div w:id="53241949">
      <w:bodyDiv w:val="1"/>
      <w:marLeft w:val="0"/>
      <w:marRight w:val="0"/>
      <w:marTop w:val="0"/>
      <w:marBottom w:val="0"/>
      <w:divBdr>
        <w:top w:val="none" w:sz="0" w:space="0" w:color="auto"/>
        <w:left w:val="none" w:sz="0" w:space="0" w:color="auto"/>
        <w:bottom w:val="none" w:sz="0" w:space="0" w:color="auto"/>
        <w:right w:val="none" w:sz="0" w:space="0" w:color="auto"/>
      </w:divBdr>
    </w:div>
    <w:div w:id="53968826">
      <w:bodyDiv w:val="1"/>
      <w:marLeft w:val="0"/>
      <w:marRight w:val="0"/>
      <w:marTop w:val="0"/>
      <w:marBottom w:val="0"/>
      <w:divBdr>
        <w:top w:val="none" w:sz="0" w:space="0" w:color="auto"/>
        <w:left w:val="none" w:sz="0" w:space="0" w:color="auto"/>
        <w:bottom w:val="none" w:sz="0" w:space="0" w:color="auto"/>
        <w:right w:val="none" w:sz="0" w:space="0" w:color="auto"/>
      </w:divBdr>
    </w:div>
    <w:div w:id="54162025">
      <w:bodyDiv w:val="1"/>
      <w:marLeft w:val="0"/>
      <w:marRight w:val="0"/>
      <w:marTop w:val="0"/>
      <w:marBottom w:val="0"/>
      <w:divBdr>
        <w:top w:val="none" w:sz="0" w:space="0" w:color="auto"/>
        <w:left w:val="none" w:sz="0" w:space="0" w:color="auto"/>
        <w:bottom w:val="none" w:sz="0" w:space="0" w:color="auto"/>
        <w:right w:val="none" w:sz="0" w:space="0" w:color="auto"/>
      </w:divBdr>
    </w:div>
    <w:div w:id="56173719">
      <w:bodyDiv w:val="1"/>
      <w:marLeft w:val="0"/>
      <w:marRight w:val="0"/>
      <w:marTop w:val="0"/>
      <w:marBottom w:val="0"/>
      <w:divBdr>
        <w:top w:val="none" w:sz="0" w:space="0" w:color="auto"/>
        <w:left w:val="none" w:sz="0" w:space="0" w:color="auto"/>
        <w:bottom w:val="none" w:sz="0" w:space="0" w:color="auto"/>
        <w:right w:val="none" w:sz="0" w:space="0" w:color="auto"/>
      </w:divBdr>
    </w:div>
    <w:div w:id="56897602">
      <w:bodyDiv w:val="1"/>
      <w:marLeft w:val="0"/>
      <w:marRight w:val="0"/>
      <w:marTop w:val="0"/>
      <w:marBottom w:val="0"/>
      <w:divBdr>
        <w:top w:val="none" w:sz="0" w:space="0" w:color="auto"/>
        <w:left w:val="none" w:sz="0" w:space="0" w:color="auto"/>
        <w:bottom w:val="none" w:sz="0" w:space="0" w:color="auto"/>
        <w:right w:val="none" w:sz="0" w:space="0" w:color="auto"/>
      </w:divBdr>
    </w:div>
    <w:div w:id="58868529">
      <w:bodyDiv w:val="1"/>
      <w:marLeft w:val="0"/>
      <w:marRight w:val="0"/>
      <w:marTop w:val="0"/>
      <w:marBottom w:val="0"/>
      <w:divBdr>
        <w:top w:val="none" w:sz="0" w:space="0" w:color="auto"/>
        <w:left w:val="none" w:sz="0" w:space="0" w:color="auto"/>
        <w:bottom w:val="none" w:sz="0" w:space="0" w:color="auto"/>
        <w:right w:val="none" w:sz="0" w:space="0" w:color="auto"/>
      </w:divBdr>
      <w:divsChild>
        <w:div w:id="1820725391">
          <w:marLeft w:val="640"/>
          <w:marRight w:val="0"/>
          <w:marTop w:val="0"/>
          <w:marBottom w:val="0"/>
          <w:divBdr>
            <w:top w:val="none" w:sz="0" w:space="0" w:color="auto"/>
            <w:left w:val="none" w:sz="0" w:space="0" w:color="auto"/>
            <w:bottom w:val="none" w:sz="0" w:space="0" w:color="auto"/>
            <w:right w:val="none" w:sz="0" w:space="0" w:color="auto"/>
          </w:divBdr>
        </w:div>
        <w:div w:id="1380395448">
          <w:marLeft w:val="640"/>
          <w:marRight w:val="0"/>
          <w:marTop w:val="0"/>
          <w:marBottom w:val="0"/>
          <w:divBdr>
            <w:top w:val="none" w:sz="0" w:space="0" w:color="auto"/>
            <w:left w:val="none" w:sz="0" w:space="0" w:color="auto"/>
            <w:bottom w:val="none" w:sz="0" w:space="0" w:color="auto"/>
            <w:right w:val="none" w:sz="0" w:space="0" w:color="auto"/>
          </w:divBdr>
        </w:div>
        <w:div w:id="363138675">
          <w:marLeft w:val="640"/>
          <w:marRight w:val="0"/>
          <w:marTop w:val="0"/>
          <w:marBottom w:val="0"/>
          <w:divBdr>
            <w:top w:val="none" w:sz="0" w:space="0" w:color="auto"/>
            <w:left w:val="none" w:sz="0" w:space="0" w:color="auto"/>
            <w:bottom w:val="none" w:sz="0" w:space="0" w:color="auto"/>
            <w:right w:val="none" w:sz="0" w:space="0" w:color="auto"/>
          </w:divBdr>
        </w:div>
        <w:div w:id="1608124210">
          <w:marLeft w:val="640"/>
          <w:marRight w:val="0"/>
          <w:marTop w:val="0"/>
          <w:marBottom w:val="0"/>
          <w:divBdr>
            <w:top w:val="none" w:sz="0" w:space="0" w:color="auto"/>
            <w:left w:val="none" w:sz="0" w:space="0" w:color="auto"/>
            <w:bottom w:val="none" w:sz="0" w:space="0" w:color="auto"/>
            <w:right w:val="none" w:sz="0" w:space="0" w:color="auto"/>
          </w:divBdr>
        </w:div>
        <w:div w:id="338698190">
          <w:marLeft w:val="640"/>
          <w:marRight w:val="0"/>
          <w:marTop w:val="0"/>
          <w:marBottom w:val="0"/>
          <w:divBdr>
            <w:top w:val="none" w:sz="0" w:space="0" w:color="auto"/>
            <w:left w:val="none" w:sz="0" w:space="0" w:color="auto"/>
            <w:bottom w:val="none" w:sz="0" w:space="0" w:color="auto"/>
            <w:right w:val="none" w:sz="0" w:space="0" w:color="auto"/>
          </w:divBdr>
        </w:div>
        <w:div w:id="656373845">
          <w:marLeft w:val="640"/>
          <w:marRight w:val="0"/>
          <w:marTop w:val="0"/>
          <w:marBottom w:val="0"/>
          <w:divBdr>
            <w:top w:val="none" w:sz="0" w:space="0" w:color="auto"/>
            <w:left w:val="none" w:sz="0" w:space="0" w:color="auto"/>
            <w:bottom w:val="none" w:sz="0" w:space="0" w:color="auto"/>
            <w:right w:val="none" w:sz="0" w:space="0" w:color="auto"/>
          </w:divBdr>
        </w:div>
        <w:div w:id="227810098">
          <w:marLeft w:val="640"/>
          <w:marRight w:val="0"/>
          <w:marTop w:val="0"/>
          <w:marBottom w:val="0"/>
          <w:divBdr>
            <w:top w:val="none" w:sz="0" w:space="0" w:color="auto"/>
            <w:left w:val="none" w:sz="0" w:space="0" w:color="auto"/>
            <w:bottom w:val="none" w:sz="0" w:space="0" w:color="auto"/>
            <w:right w:val="none" w:sz="0" w:space="0" w:color="auto"/>
          </w:divBdr>
        </w:div>
        <w:div w:id="1373119242">
          <w:marLeft w:val="640"/>
          <w:marRight w:val="0"/>
          <w:marTop w:val="0"/>
          <w:marBottom w:val="0"/>
          <w:divBdr>
            <w:top w:val="none" w:sz="0" w:space="0" w:color="auto"/>
            <w:left w:val="none" w:sz="0" w:space="0" w:color="auto"/>
            <w:bottom w:val="none" w:sz="0" w:space="0" w:color="auto"/>
            <w:right w:val="none" w:sz="0" w:space="0" w:color="auto"/>
          </w:divBdr>
        </w:div>
        <w:div w:id="1396275895">
          <w:marLeft w:val="640"/>
          <w:marRight w:val="0"/>
          <w:marTop w:val="0"/>
          <w:marBottom w:val="0"/>
          <w:divBdr>
            <w:top w:val="none" w:sz="0" w:space="0" w:color="auto"/>
            <w:left w:val="none" w:sz="0" w:space="0" w:color="auto"/>
            <w:bottom w:val="none" w:sz="0" w:space="0" w:color="auto"/>
            <w:right w:val="none" w:sz="0" w:space="0" w:color="auto"/>
          </w:divBdr>
        </w:div>
        <w:div w:id="1906183386">
          <w:marLeft w:val="640"/>
          <w:marRight w:val="0"/>
          <w:marTop w:val="0"/>
          <w:marBottom w:val="0"/>
          <w:divBdr>
            <w:top w:val="none" w:sz="0" w:space="0" w:color="auto"/>
            <w:left w:val="none" w:sz="0" w:space="0" w:color="auto"/>
            <w:bottom w:val="none" w:sz="0" w:space="0" w:color="auto"/>
            <w:right w:val="none" w:sz="0" w:space="0" w:color="auto"/>
          </w:divBdr>
        </w:div>
        <w:div w:id="258027778">
          <w:marLeft w:val="640"/>
          <w:marRight w:val="0"/>
          <w:marTop w:val="0"/>
          <w:marBottom w:val="0"/>
          <w:divBdr>
            <w:top w:val="none" w:sz="0" w:space="0" w:color="auto"/>
            <w:left w:val="none" w:sz="0" w:space="0" w:color="auto"/>
            <w:bottom w:val="none" w:sz="0" w:space="0" w:color="auto"/>
            <w:right w:val="none" w:sz="0" w:space="0" w:color="auto"/>
          </w:divBdr>
        </w:div>
        <w:div w:id="572158583">
          <w:marLeft w:val="640"/>
          <w:marRight w:val="0"/>
          <w:marTop w:val="0"/>
          <w:marBottom w:val="0"/>
          <w:divBdr>
            <w:top w:val="none" w:sz="0" w:space="0" w:color="auto"/>
            <w:left w:val="none" w:sz="0" w:space="0" w:color="auto"/>
            <w:bottom w:val="none" w:sz="0" w:space="0" w:color="auto"/>
            <w:right w:val="none" w:sz="0" w:space="0" w:color="auto"/>
          </w:divBdr>
        </w:div>
        <w:div w:id="2008899720">
          <w:marLeft w:val="640"/>
          <w:marRight w:val="0"/>
          <w:marTop w:val="0"/>
          <w:marBottom w:val="0"/>
          <w:divBdr>
            <w:top w:val="none" w:sz="0" w:space="0" w:color="auto"/>
            <w:left w:val="none" w:sz="0" w:space="0" w:color="auto"/>
            <w:bottom w:val="none" w:sz="0" w:space="0" w:color="auto"/>
            <w:right w:val="none" w:sz="0" w:space="0" w:color="auto"/>
          </w:divBdr>
        </w:div>
        <w:div w:id="1789928279">
          <w:marLeft w:val="640"/>
          <w:marRight w:val="0"/>
          <w:marTop w:val="0"/>
          <w:marBottom w:val="0"/>
          <w:divBdr>
            <w:top w:val="none" w:sz="0" w:space="0" w:color="auto"/>
            <w:left w:val="none" w:sz="0" w:space="0" w:color="auto"/>
            <w:bottom w:val="none" w:sz="0" w:space="0" w:color="auto"/>
            <w:right w:val="none" w:sz="0" w:space="0" w:color="auto"/>
          </w:divBdr>
        </w:div>
        <w:div w:id="1593318333">
          <w:marLeft w:val="640"/>
          <w:marRight w:val="0"/>
          <w:marTop w:val="0"/>
          <w:marBottom w:val="0"/>
          <w:divBdr>
            <w:top w:val="none" w:sz="0" w:space="0" w:color="auto"/>
            <w:left w:val="none" w:sz="0" w:space="0" w:color="auto"/>
            <w:bottom w:val="none" w:sz="0" w:space="0" w:color="auto"/>
            <w:right w:val="none" w:sz="0" w:space="0" w:color="auto"/>
          </w:divBdr>
        </w:div>
        <w:div w:id="717776266">
          <w:marLeft w:val="640"/>
          <w:marRight w:val="0"/>
          <w:marTop w:val="0"/>
          <w:marBottom w:val="0"/>
          <w:divBdr>
            <w:top w:val="none" w:sz="0" w:space="0" w:color="auto"/>
            <w:left w:val="none" w:sz="0" w:space="0" w:color="auto"/>
            <w:bottom w:val="none" w:sz="0" w:space="0" w:color="auto"/>
            <w:right w:val="none" w:sz="0" w:space="0" w:color="auto"/>
          </w:divBdr>
        </w:div>
        <w:div w:id="365108406">
          <w:marLeft w:val="640"/>
          <w:marRight w:val="0"/>
          <w:marTop w:val="0"/>
          <w:marBottom w:val="0"/>
          <w:divBdr>
            <w:top w:val="none" w:sz="0" w:space="0" w:color="auto"/>
            <w:left w:val="none" w:sz="0" w:space="0" w:color="auto"/>
            <w:bottom w:val="none" w:sz="0" w:space="0" w:color="auto"/>
            <w:right w:val="none" w:sz="0" w:space="0" w:color="auto"/>
          </w:divBdr>
        </w:div>
        <w:div w:id="2075157167">
          <w:marLeft w:val="640"/>
          <w:marRight w:val="0"/>
          <w:marTop w:val="0"/>
          <w:marBottom w:val="0"/>
          <w:divBdr>
            <w:top w:val="none" w:sz="0" w:space="0" w:color="auto"/>
            <w:left w:val="none" w:sz="0" w:space="0" w:color="auto"/>
            <w:bottom w:val="none" w:sz="0" w:space="0" w:color="auto"/>
            <w:right w:val="none" w:sz="0" w:space="0" w:color="auto"/>
          </w:divBdr>
        </w:div>
        <w:div w:id="1785881983">
          <w:marLeft w:val="640"/>
          <w:marRight w:val="0"/>
          <w:marTop w:val="0"/>
          <w:marBottom w:val="0"/>
          <w:divBdr>
            <w:top w:val="none" w:sz="0" w:space="0" w:color="auto"/>
            <w:left w:val="none" w:sz="0" w:space="0" w:color="auto"/>
            <w:bottom w:val="none" w:sz="0" w:space="0" w:color="auto"/>
            <w:right w:val="none" w:sz="0" w:space="0" w:color="auto"/>
          </w:divBdr>
        </w:div>
        <w:div w:id="1819031048">
          <w:marLeft w:val="640"/>
          <w:marRight w:val="0"/>
          <w:marTop w:val="0"/>
          <w:marBottom w:val="0"/>
          <w:divBdr>
            <w:top w:val="none" w:sz="0" w:space="0" w:color="auto"/>
            <w:left w:val="none" w:sz="0" w:space="0" w:color="auto"/>
            <w:bottom w:val="none" w:sz="0" w:space="0" w:color="auto"/>
            <w:right w:val="none" w:sz="0" w:space="0" w:color="auto"/>
          </w:divBdr>
        </w:div>
        <w:div w:id="1579364464">
          <w:marLeft w:val="640"/>
          <w:marRight w:val="0"/>
          <w:marTop w:val="0"/>
          <w:marBottom w:val="0"/>
          <w:divBdr>
            <w:top w:val="none" w:sz="0" w:space="0" w:color="auto"/>
            <w:left w:val="none" w:sz="0" w:space="0" w:color="auto"/>
            <w:bottom w:val="none" w:sz="0" w:space="0" w:color="auto"/>
            <w:right w:val="none" w:sz="0" w:space="0" w:color="auto"/>
          </w:divBdr>
        </w:div>
        <w:div w:id="1401293403">
          <w:marLeft w:val="640"/>
          <w:marRight w:val="0"/>
          <w:marTop w:val="0"/>
          <w:marBottom w:val="0"/>
          <w:divBdr>
            <w:top w:val="none" w:sz="0" w:space="0" w:color="auto"/>
            <w:left w:val="none" w:sz="0" w:space="0" w:color="auto"/>
            <w:bottom w:val="none" w:sz="0" w:space="0" w:color="auto"/>
            <w:right w:val="none" w:sz="0" w:space="0" w:color="auto"/>
          </w:divBdr>
        </w:div>
        <w:div w:id="1593049859">
          <w:marLeft w:val="640"/>
          <w:marRight w:val="0"/>
          <w:marTop w:val="0"/>
          <w:marBottom w:val="0"/>
          <w:divBdr>
            <w:top w:val="none" w:sz="0" w:space="0" w:color="auto"/>
            <w:left w:val="none" w:sz="0" w:space="0" w:color="auto"/>
            <w:bottom w:val="none" w:sz="0" w:space="0" w:color="auto"/>
            <w:right w:val="none" w:sz="0" w:space="0" w:color="auto"/>
          </w:divBdr>
        </w:div>
        <w:div w:id="487017192">
          <w:marLeft w:val="640"/>
          <w:marRight w:val="0"/>
          <w:marTop w:val="0"/>
          <w:marBottom w:val="0"/>
          <w:divBdr>
            <w:top w:val="none" w:sz="0" w:space="0" w:color="auto"/>
            <w:left w:val="none" w:sz="0" w:space="0" w:color="auto"/>
            <w:bottom w:val="none" w:sz="0" w:space="0" w:color="auto"/>
            <w:right w:val="none" w:sz="0" w:space="0" w:color="auto"/>
          </w:divBdr>
        </w:div>
        <w:div w:id="1463693814">
          <w:marLeft w:val="640"/>
          <w:marRight w:val="0"/>
          <w:marTop w:val="0"/>
          <w:marBottom w:val="0"/>
          <w:divBdr>
            <w:top w:val="none" w:sz="0" w:space="0" w:color="auto"/>
            <w:left w:val="none" w:sz="0" w:space="0" w:color="auto"/>
            <w:bottom w:val="none" w:sz="0" w:space="0" w:color="auto"/>
            <w:right w:val="none" w:sz="0" w:space="0" w:color="auto"/>
          </w:divBdr>
        </w:div>
        <w:div w:id="1105536639">
          <w:marLeft w:val="640"/>
          <w:marRight w:val="0"/>
          <w:marTop w:val="0"/>
          <w:marBottom w:val="0"/>
          <w:divBdr>
            <w:top w:val="none" w:sz="0" w:space="0" w:color="auto"/>
            <w:left w:val="none" w:sz="0" w:space="0" w:color="auto"/>
            <w:bottom w:val="none" w:sz="0" w:space="0" w:color="auto"/>
            <w:right w:val="none" w:sz="0" w:space="0" w:color="auto"/>
          </w:divBdr>
        </w:div>
        <w:div w:id="1589727773">
          <w:marLeft w:val="640"/>
          <w:marRight w:val="0"/>
          <w:marTop w:val="0"/>
          <w:marBottom w:val="0"/>
          <w:divBdr>
            <w:top w:val="none" w:sz="0" w:space="0" w:color="auto"/>
            <w:left w:val="none" w:sz="0" w:space="0" w:color="auto"/>
            <w:bottom w:val="none" w:sz="0" w:space="0" w:color="auto"/>
            <w:right w:val="none" w:sz="0" w:space="0" w:color="auto"/>
          </w:divBdr>
        </w:div>
        <w:div w:id="1063715880">
          <w:marLeft w:val="640"/>
          <w:marRight w:val="0"/>
          <w:marTop w:val="0"/>
          <w:marBottom w:val="0"/>
          <w:divBdr>
            <w:top w:val="none" w:sz="0" w:space="0" w:color="auto"/>
            <w:left w:val="none" w:sz="0" w:space="0" w:color="auto"/>
            <w:bottom w:val="none" w:sz="0" w:space="0" w:color="auto"/>
            <w:right w:val="none" w:sz="0" w:space="0" w:color="auto"/>
          </w:divBdr>
        </w:div>
        <w:div w:id="150215913">
          <w:marLeft w:val="640"/>
          <w:marRight w:val="0"/>
          <w:marTop w:val="0"/>
          <w:marBottom w:val="0"/>
          <w:divBdr>
            <w:top w:val="none" w:sz="0" w:space="0" w:color="auto"/>
            <w:left w:val="none" w:sz="0" w:space="0" w:color="auto"/>
            <w:bottom w:val="none" w:sz="0" w:space="0" w:color="auto"/>
            <w:right w:val="none" w:sz="0" w:space="0" w:color="auto"/>
          </w:divBdr>
        </w:div>
        <w:div w:id="915821055">
          <w:marLeft w:val="640"/>
          <w:marRight w:val="0"/>
          <w:marTop w:val="0"/>
          <w:marBottom w:val="0"/>
          <w:divBdr>
            <w:top w:val="none" w:sz="0" w:space="0" w:color="auto"/>
            <w:left w:val="none" w:sz="0" w:space="0" w:color="auto"/>
            <w:bottom w:val="none" w:sz="0" w:space="0" w:color="auto"/>
            <w:right w:val="none" w:sz="0" w:space="0" w:color="auto"/>
          </w:divBdr>
        </w:div>
        <w:div w:id="840390365">
          <w:marLeft w:val="640"/>
          <w:marRight w:val="0"/>
          <w:marTop w:val="0"/>
          <w:marBottom w:val="0"/>
          <w:divBdr>
            <w:top w:val="none" w:sz="0" w:space="0" w:color="auto"/>
            <w:left w:val="none" w:sz="0" w:space="0" w:color="auto"/>
            <w:bottom w:val="none" w:sz="0" w:space="0" w:color="auto"/>
            <w:right w:val="none" w:sz="0" w:space="0" w:color="auto"/>
          </w:divBdr>
        </w:div>
        <w:div w:id="277757359">
          <w:marLeft w:val="640"/>
          <w:marRight w:val="0"/>
          <w:marTop w:val="0"/>
          <w:marBottom w:val="0"/>
          <w:divBdr>
            <w:top w:val="none" w:sz="0" w:space="0" w:color="auto"/>
            <w:left w:val="none" w:sz="0" w:space="0" w:color="auto"/>
            <w:bottom w:val="none" w:sz="0" w:space="0" w:color="auto"/>
            <w:right w:val="none" w:sz="0" w:space="0" w:color="auto"/>
          </w:divBdr>
        </w:div>
        <w:div w:id="2085104893">
          <w:marLeft w:val="640"/>
          <w:marRight w:val="0"/>
          <w:marTop w:val="0"/>
          <w:marBottom w:val="0"/>
          <w:divBdr>
            <w:top w:val="none" w:sz="0" w:space="0" w:color="auto"/>
            <w:left w:val="none" w:sz="0" w:space="0" w:color="auto"/>
            <w:bottom w:val="none" w:sz="0" w:space="0" w:color="auto"/>
            <w:right w:val="none" w:sz="0" w:space="0" w:color="auto"/>
          </w:divBdr>
        </w:div>
        <w:div w:id="203174405">
          <w:marLeft w:val="640"/>
          <w:marRight w:val="0"/>
          <w:marTop w:val="0"/>
          <w:marBottom w:val="0"/>
          <w:divBdr>
            <w:top w:val="none" w:sz="0" w:space="0" w:color="auto"/>
            <w:left w:val="none" w:sz="0" w:space="0" w:color="auto"/>
            <w:bottom w:val="none" w:sz="0" w:space="0" w:color="auto"/>
            <w:right w:val="none" w:sz="0" w:space="0" w:color="auto"/>
          </w:divBdr>
        </w:div>
        <w:div w:id="1892186964">
          <w:marLeft w:val="640"/>
          <w:marRight w:val="0"/>
          <w:marTop w:val="0"/>
          <w:marBottom w:val="0"/>
          <w:divBdr>
            <w:top w:val="none" w:sz="0" w:space="0" w:color="auto"/>
            <w:left w:val="none" w:sz="0" w:space="0" w:color="auto"/>
            <w:bottom w:val="none" w:sz="0" w:space="0" w:color="auto"/>
            <w:right w:val="none" w:sz="0" w:space="0" w:color="auto"/>
          </w:divBdr>
        </w:div>
        <w:div w:id="1734815328">
          <w:marLeft w:val="640"/>
          <w:marRight w:val="0"/>
          <w:marTop w:val="0"/>
          <w:marBottom w:val="0"/>
          <w:divBdr>
            <w:top w:val="none" w:sz="0" w:space="0" w:color="auto"/>
            <w:left w:val="none" w:sz="0" w:space="0" w:color="auto"/>
            <w:bottom w:val="none" w:sz="0" w:space="0" w:color="auto"/>
            <w:right w:val="none" w:sz="0" w:space="0" w:color="auto"/>
          </w:divBdr>
        </w:div>
        <w:div w:id="910432278">
          <w:marLeft w:val="640"/>
          <w:marRight w:val="0"/>
          <w:marTop w:val="0"/>
          <w:marBottom w:val="0"/>
          <w:divBdr>
            <w:top w:val="none" w:sz="0" w:space="0" w:color="auto"/>
            <w:left w:val="none" w:sz="0" w:space="0" w:color="auto"/>
            <w:bottom w:val="none" w:sz="0" w:space="0" w:color="auto"/>
            <w:right w:val="none" w:sz="0" w:space="0" w:color="auto"/>
          </w:divBdr>
        </w:div>
      </w:divsChild>
    </w:div>
    <w:div w:id="59407432">
      <w:bodyDiv w:val="1"/>
      <w:marLeft w:val="0"/>
      <w:marRight w:val="0"/>
      <w:marTop w:val="0"/>
      <w:marBottom w:val="0"/>
      <w:divBdr>
        <w:top w:val="none" w:sz="0" w:space="0" w:color="auto"/>
        <w:left w:val="none" w:sz="0" w:space="0" w:color="auto"/>
        <w:bottom w:val="none" w:sz="0" w:space="0" w:color="auto"/>
        <w:right w:val="none" w:sz="0" w:space="0" w:color="auto"/>
      </w:divBdr>
    </w:div>
    <w:div w:id="61028054">
      <w:bodyDiv w:val="1"/>
      <w:marLeft w:val="0"/>
      <w:marRight w:val="0"/>
      <w:marTop w:val="0"/>
      <w:marBottom w:val="0"/>
      <w:divBdr>
        <w:top w:val="none" w:sz="0" w:space="0" w:color="auto"/>
        <w:left w:val="none" w:sz="0" w:space="0" w:color="auto"/>
        <w:bottom w:val="none" w:sz="0" w:space="0" w:color="auto"/>
        <w:right w:val="none" w:sz="0" w:space="0" w:color="auto"/>
      </w:divBdr>
    </w:div>
    <w:div w:id="65223284">
      <w:bodyDiv w:val="1"/>
      <w:marLeft w:val="0"/>
      <w:marRight w:val="0"/>
      <w:marTop w:val="0"/>
      <w:marBottom w:val="0"/>
      <w:divBdr>
        <w:top w:val="none" w:sz="0" w:space="0" w:color="auto"/>
        <w:left w:val="none" w:sz="0" w:space="0" w:color="auto"/>
        <w:bottom w:val="none" w:sz="0" w:space="0" w:color="auto"/>
        <w:right w:val="none" w:sz="0" w:space="0" w:color="auto"/>
      </w:divBdr>
    </w:div>
    <w:div w:id="67197272">
      <w:bodyDiv w:val="1"/>
      <w:marLeft w:val="0"/>
      <w:marRight w:val="0"/>
      <w:marTop w:val="0"/>
      <w:marBottom w:val="0"/>
      <w:divBdr>
        <w:top w:val="none" w:sz="0" w:space="0" w:color="auto"/>
        <w:left w:val="none" w:sz="0" w:space="0" w:color="auto"/>
        <w:bottom w:val="none" w:sz="0" w:space="0" w:color="auto"/>
        <w:right w:val="none" w:sz="0" w:space="0" w:color="auto"/>
      </w:divBdr>
    </w:div>
    <w:div w:id="69693153">
      <w:bodyDiv w:val="1"/>
      <w:marLeft w:val="0"/>
      <w:marRight w:val="0"/>
      <w:marTop w:val="0"/>
      <w:marBottom w:val="0"/>
      <w:divBdr>
        <w:top w:val="none" w:sz="0" w:space="0" w:color="auto"/>
        <w:left w:val="none" w:sz="0" w:space="0" w:color="auto"/>
        <w:bottom w:val="none" w:sz="0" w:space="0" w:color="auto"/>
        <w:right w:val="none" w:sz="0" w:space="0" w:color="auto"/>
      </w:divBdr>
    </w:div>
    <w:div w:id="70541554">
      <w:bodyDiv w:val="1"/>
      <w:marLeft w:val="0"/>
      <w:marRight w:val="0"/>
      <w:marTop w:val="0"/>
      <w:marBottom w:val="0"/>
      <w:divBdr>
        <w:top w:val="none" w:sz="0" w:space="0" w:color="auto"/>
        <w:left w:val="none" w:sz="0" w:space="0" w:color="auto"/>
        <w:bottom w:val="none" w:sz="0" w:space="0" w:color="auto"/>
        <w:right w:val="none" w:sz="0" w:space="0" w:color="auto"/>
      </w:divBdr>
    </w:div>
    <w:div w:id="71976597">
      <w:bodyDiv w:val="1"/>
      <w:marLeft w:val="0"/>
      <w:marRight w:val="0"/>
      <w:marTop w:val="0"/>
      <w:marBottom w:val="0"/>
      <w:divBdr>
        <w:top w:val="none" w:sz="0" w:space="0" w:color="auto"/>
        <w:left w:val="none" w:sz="0" w:space="0" w:color="auto"/>
        <w:bottom w:val="none" w:sz="0" w:space="0" w:color="auto"/>
        <w:right w:val="none" w:sz="0" w:space="0" w:color="auto"/>
      </w:divBdr>
    </w:div>
    <w:div w:id="72287140">
      <w:bodyDiv w:val="1"/>
      <w:marLeft w:val="0"/>
      <w:marRight w:val="0"/>
      <w:marTop w:val="0"/>
      <w:marBottom w:val="0"/>
      <w:divBdr>
        <w:top w:val="none" w:sz="0" w:space="0" w:color="auto"/>
        <w:left w:val="none" w:sz="0" w:space="0" w:color="auto"/>
        <w:bottom w:val="none" w:sz="0" w:space="0" w:color="auto"/>
        <w:right w:val="none" w:sz="0" w:space="0" w:color="auto"/>
      </w:divBdr>
    </w:div>
    <w:div w:id="72434033">
      <w:bodyDiv w:val="1"/>
      <w:marLeft w:val="0"/>
      <w:marRight w:val="0"/>
      <w:marTop w:val="0"/>
      <w:marBottom w:val="0"/>
      <w:divBdr>
        <w:top w:val="none" w:sz="0" w:space="0" w:color="auto"/>
        <w:left w:val="none" w:sz="0" w:space="0" w:color="auto"/>
        <w:bottom w:val="none" w:sz="0" w:space="0" w:color="auto"/>
        <w:right w:val="none" w:sz="0" w:space="0" w:color="auto"/>
      </w:divBdr>
    </w:div>
    <w:div w:id="72514891">
      <w:bodyDiv w:val="1"/>
      <w:marLeft w:val="0"/>
      <w:marRight w:val="0"/>
      <w:marTop w:val="0"/>
      <w:marBottom w:val="0"/>
      <w:divBdr>
        <w:top w:val="none" w:sz="0" w:space="0" w:color="auto"/>
        <w:left w:val="none" w:sz="0" w:space="0" w:color="auto"/>
        <w:bottom w:val="none" w:sz="0" w:space="0" w:color="auto"/>
        <w:right w:val="none" w:sz="0" w:space="0" w:color="auto"/>
      </w:divBdr>
    </w:div>
    <w:div w:id="72749834">
      <w:bodyDiv w:val="1"/>
      <w:marLeft w:val="0"/>
      <w:marRight w:val="0"/>
      <w:marTop w:val="0"/>
      <w:marBottom w:val="0"/>
      <w:divBdr>
        <w:top w:val="none" w:sz="0" w:space="0" w:color="auto"/>
        <w:left w:val="none" w:sz="0" w:space="0" w:color="auto"/>
        <w:bottom w:val="none" w:sz="0" w:space="0" w:color="auto"/>
        <w:right w:val="none" w:sz="0" w:space="0" w:color="auto"/>
      </w:divBdr>
    </w:div>
    <w:div w:id="73818146">
      <w:bodyDiv w:val="1"/>
      <w:marLeft w:val="0"/>
      <w:marRight w:val="0"/>
      <w:marTop w:val="0"/>
      <w:marBottom w:val="0"/>
      <w:divBdr>
        <w:top w:val="none" w:sz="0" w:space="0" w:color="auto"/>
        <w:left w:val="none" w:sz="0" w:space="0" w:color="auto"/>
        <w:bottom w:val="none" w:sz="0" w:space="0" w:color="auto"/>
        <w:right w:val="none" w:sz="0" w:space="0" w:color="auto"/>
      </w:divBdr>
    </w:div>
    <w:div w:id="74326030">
      <w:bodyDiv w:val="1"/>
      <w:marLeft w:val="0"/>
      <w:marRight w:val="0"/>
      <w:marTop w:val="0"/>
      <w:marBottom w:val="0"/>
      <w:divBdr>
        <w:top w:val="none" w:sz="0" w:space="0" w:color="auto"/>
        <w:left w:val="none" w:sz="0" w:space="0" w:color="auto"/>
        <w:bottom w:val="none" w:sz="0" w:space="0" w:color="auto"/>
        <w:right w:val="none" w:sz="0" w:space="0" w:color="auto"/>
      </w:divBdr>
    </w:div>
    <w:div w:id="75135676">
      <w:bodyDiv w:val="1"/>
      <w:marLeft w:val="0"/>
      <w:marRight w:val="0"/>
      <w:marTop w:val="0"/>
      <w:marBottom w:val="0"/>
      <w:divBdr>
        <w:top w:val="none" w:sz="0" w:space="0" w:color="auto"/>
        <w:left w:val="none" w:sz="0" w:space="0" w:color="auto"/>
        <w:bottom w:val="none" w:sz="0" w:space="0" w:color="auto"/>
        <w:right w:val="none" w:sz="0" w:space="0" w:color="auto"/>
      </w:divBdr>
    </w:div>
    <w:div w:id="75250704">
      <w:bodyDiv w:val="1"/>
      <w:marLeft w:val="0"/>
      <w:marRight w:val="0"/>
      <w:marTop w:val="0"/>
      <w:marBottom w:val="0"/>
      <w:divBdr>
        <w:top w:val="none" w:sz="0" w:space="0" w:color="auto"/>
        <w:left w:val="none" w:sz="0" w:space="0" w:color="auto"/>
        <w:bottom w:val="none" w:sz="0" w:space="0" w:color="auto"/>
        <w:right w:val="none" w:sz="0" w:space="0" w:color="auto"/>
      </w:divBdr>
    </w:div>
    <w:div w:id="77140331">
      <w:bodyDiv w:val="1"/>
      <w:marLeft w:val="0"/>
      <w:marRight w:val="0"/>
      <w:marTop w:val="0"/>
      <w:marBottom w:val="0"/>
      <w:divBdr>
        <w:top w:val="none" w:sz="0" w:space="0" w:color="auto"/>
        <w:left w:val="none" w:sz="0" w:space="0" w:color="auto"/>
        <w:bottom w:val="none" w:sz="0" w:space="0" w:color="auto"/>
        <w:right w:val="none" w:sz="0" w:space="0" w:color="auto"/>
      </w:divBdr>
      <w:divsChild>
        <w:div w:id="1086078776">
          <w:marLeft w:val="0"/>
          <w:marRight w:val="0"/>
          <w:marTop w:val="0"/>
          <w:marBottom w:val="0"/>
          <w:divBdr>
            <w:top w:val="none" w:sz="0" w:space="0" w:color="auto"/>
            <w:left w:val="none" w:sz="0" w:space="0" w:color="auto"/>
            <w:bottom w:val="none" w:sz="0" w:space="0" w:color="auto"/>
            <w:right w:val="none" w:sz="0" w:space="0" w:color="auto"/>
          </w:divBdr>
        </w:div>
        <w:div w:id="1616406079">
          <w:marLeft w:val="0"/>
          <w:marRight w:val="0"/>
          <w:marTop w:val="0"/>
          <w:marBottom w:val="0"/>
          <w:divBdr>
            <w:top w:val="none" w:sz="0" w:space="0" w:color="auto"/>
            <w:left w:val="none" w:sz="0" w:space="0" w:color="auto"/>
            <w:bottom w:val="none" w:sz="0" w:space="0" w:color="auto"/>
            <w:right w:val="none" w:sz="0" w:space="0" w:color="auto"/>
          </w:divBdr>
        </w:div>
        <w:div w:id="738092918">
          <w:marLeft w:val="0"/>
          <w:marRight w:val="0"/>
          <w:marTop w:val="0"/>
          <w:marBottom w:val="0"/>
          <w:divBdr>
            <w:top w:val="none" w:sz="0" w:space="0" w:color="auto"/>
            <w:left w:val="none" w:sz="0" w:space="0" w:color="auto"/>
            <w:bottom w:val="none" w:sz="0" w:space="0" w:color="auto"/>
            <w:right w:val="none" w:sz="0" w:space="0" w:color="auto"/>
          </w:divBdr>
        </w:div>
        <w:div w:id="808400834">
          <w:marLeft w:val="0"/>
          <w:marRight w:val="0"/>
          <w:marTop w:val="0"/>
          <w:marBottom w:val="0"/>
          <w:divBdr>
            <w:top w:val="none" w:sz="0" w:space="0" w:color="auto"/>
            <w:left w:val="none" w:sz="0" w:space="0" w:color="auto"/>
            <w:bottom w:val="none" w:sz="0" w:space="0" w:color="auto"/>
            <w:right w:val="none" w:sz="0" w:space="0" w:color="auto"/>
          </w:divBdr>
        </w:div>
        <w:div w:id="603346361">
          <w:marLeft w:val="0"/>
          <w:marRight w:val="0"/>
          <w:marTop w:val="0"/>
          <w:marBottom w:val="0"/>
          <w:divBdr>
            <w:top w:val="none" w:sz="0" w:space="0" w:color="auto"/>
            <w:left w:val="none" w:sz="0" w:space="0" w:color="auto"/>
            <w:bottom w:val="none" w:sz="0" w:space="0" w:color="auto"/>
            <w:right w:val="none" w:sz="0" w:space="0" w:color="auto"/>
          </w:divBdr>
        </w:div>
        <w:div w:id="1024134315">
          <w:marLeft w:val="0"/>
          <w:marRight w:val="0"/>
          <w:marTop w:val="0"/>
          <w:marBottom w:val="0"/>
          <w:divBdr>
            <w:top w:val="none" w:sz="0" w:space="0" w:color="auto"/>
            <w:left w:val="none" w:sz="0" w:space="0" w:color="auto"/>
            <w:bottom w:val="none" w:sz="0" w:space="0" w:color="auto"/>
            <w:right w:val="none" w:sz="0" w:space="0" w:color="auto"/>
          </w:divBdr>
        </w:div>
        <w:div w:id="80877644">
          <w:marLeft w:val="0"/>
          <w:marRight w:val="0"/>
          <w:marTop w:val="0"/>
          <w:marBottom w:val="0"/>
          <w:divBdr>
            <w:top w:val="none" w:sz="0" w:space="0" w:color="auto"/>
            <w:left w:val="none" w:sz="0" w:space="0" w:color="auto"/>
            <w:bottom w:val="none" w:sz="0" w:space="0" w:color="auto"/>
            <w:right w:val="none" w:sz="0" w:space="0" w:color="auto"/>
          </w:divBdr>
        </w:div>
        <w:div w:id="724568949">
          <w:marLeft w:val="0"/>
          <w:marRight w:val="0"/>
          <w:marTop w:val="0"/>
          <w:marBottom w:val="0"/>
          <w:divBdr>
            <w:top w:val="none" w:sz="0" w:space="0" w:color="auto"/>
            <w:left w:val="none" w:sz="0" w:space="0" w:color="auto"/>
            <w:bottom w:val="none" w:sz="0" w:space="0" w:color="auto"/>
            <w:right w:val="none" w:sz="0" w:space="0" w:color="auto"/>
          </w:divBdr>
        </w:div>
        <w:div w:id="127861892">
          <w:marLeft w:val="0"/>
          <w:marRight w:val="0"/>
          <w:marTop w:val="0"/>
          <w:marBottom w:val="0"/>
          <w:divBdr>
            <w:top w:val="none" w:sz="0" w:space="0" w:color="auto"/>
            <w:left w:val="none" w:sz="0" w:space="0" w:color="auto"/>
            <w:bottom w:val="none" w:sz="0" w:space="0" w:color="auto"/>
            <w:right w:val="none" w:sz="0" w:space="0" w:color="auto"/>
          </w:divBdr>
        </w:div>
        <w:div w:id="1134059512">
          <w:marLeft w:val="0"/>
          <w:marRight w:val="0"/>
          <w:marTop w:val="0"/>
          <w:marBottom w:val="0"/>
          <w:divBdr>
            <w:top w:val="none" w:sz="0" w:space="0" w:color="auto"/>
            <w:left w:val="none" w:sz="0" w:space="0" w:color="auto"/>
            <w:bottom w:val="none" w:sz="0" w:space="0" w:color="auto"/>
            <w:right w:val="none" w:sz="0" w:space="0" w:color="auto"/>
          </w:divBdr>
        </w:div>
        <w:div w:id="1672027304">
          <w:marLeft w:val="0"/>
          <w:marRight w:val="0"/>
          <w:marTop w:val="0"/>
          <w:marBottom w:val="0"/>
          <w:divBdr>
            <w:top w:val="none" w:sz="0" w:space="0" w:color="auto"/>
            <w:left w:val="none" w:sz="0" w:space="0" w:color="auto"/>
            <w:bottom w:val="none" w:sz="0" w:space="0" w:color="auto"/>
            <w:right w:val="none" w:sz="0" w:space="0" w:color="auto"/>
          </w:divBdr>
        </w:div>
        <w:div w:id="1524661328">
          <w:marLeft w:val="0"/>
          <w:marRight w:val="0"/>
          <w:marTop w:val="0"/>
          <w:marBottom w:val="0"/>
          <w:divBdr>
            <w:top w:val="none" w:sz="0" w:space="0" w:color="auto"/>
            <w:left w:val="none" w:sz="0" w:space="0" w:color="auto"/>
            <w:bottom w:val="none" w:sz="0" w:space="0" w:color="auto"/>
            <w:right w:val="none" w:sz="0" w:space="0" w:color="auto"/>
          </w:divBdr>
        </w:div>
        <w:div w:id="600070421">
          <w:marLeft w:val="0"/>
          <w:marRight w:val="0"/>
          <w:marTop w:val="0"/>
          <w:marBottom w:val="0"/>
          <w:divBdr>
            <w:top w:val="none" w:sz="0" w:space="0" w:color="auto"/>
            <w:left w:val="none" w:sz="0" w:space="0" w:color="auto"/>
            <w:bottom w:val="none" w:sz="0" w:space="0" w:color="auto"/>
            <w:right w:val="none" w:sz="0" w:space="0" w:color="auto"/>
          </w:divBdr>
        </w:div>
        <w:div w:id="402413257">
          <w:marLeft w:val="0"/>
          <w:marRight w:val="0"/>
          <w:marTop w:val="0"/>
          <w:marBottom w:val="0"/>
          <w:divBdr>
            <w:top w:val="none" w:sz="0" w:space="0" w:color="auto"/>
            <w:left w:val="none" w:sz="0" w:space="0" w:color="auto"/>
            <w:bottom w:val="none" w:sz="0" w:space="0" w:color="auto"/>
            <w:right w:val="none" w:sz="0" w:space="0" w:color="auto"/>
          </w:divBdr>
        </w:div>
        <w:div w:id="2070684294">
          <w:marLeft w:val="0"/>
          <w:marRight w:val="0"/>
          <w:marTop w:val="0"/>
          <w:marBottom w:val="0"/>
          <w:divBdr>
            <w:top w:val="none" w:sz="0" w:space="0" w:color="auto"/>
            <w:left w:val="none" w:sz="0" w:space="0" w:color="auto"/>
            <w:bottom w:val="none" w:sz="0" w:space="0" w:color="auto"/>
            <w:right w:val="none" w:sz="0" w:space="0" w:color="auto"/>
          </w:divBdr>
        </w:div>
        <w:div w:id="2135981622">
          <w:marLeft w:val="0"/>
          <w:marRight w:val="0"/>
          <w:marTop w:val="0"/>
          <w:marBottom w:val="0"/>
          <w:divBdr>
            <w:top w:val="none" w:sz="0" w:space="0" w:color="auto"/>
            <w:left w:val="none" w:sz="0" w:space="0" w:color="auto"/>
            <w:bottom w:val="none" w:sz="0" w:space="0" w:color="auto"/>
            <w:right w:val="none" w:sz="0" w:space="0" w:color="auto"/>
          </w:divBdr>
        </w:div>
        <w:div w:id="85198954">
          <w:marLeft w:val="0"/>
          <w:marRight w:val="0"/>
          <w:marTop w:val="0"/>
          <w:marBottom w:val="0"/>
          <w:divBdr>
            <w:top w:val="none" w:sz="0" w:space="0" w:color="auto"/>
            <w:left w:val="none" w:sz="0" w:space="0" w:color="auto"/>
            <w:bottom w:val="none" w:sz="0" w:space="0" w:color="auto"/>
            <w:right w:val="none" w:sz="0" w:space="0" w:color="auto"/>
          </w:divBdr>
        </w:div>
        <w:div w:id="1585994651">
          <w:marLeft w:val="0"/>
          <w:marRight w:val="0"/>
          <w:marTop w:val="0"/>
          <w:marBottom w:val="0"/>
          <w:divBdr>
            <w:top w:val="none" w:sz="0" w:space="0" w:color="auto"/>
            <w:left w:val="none" w:sz="0" w:space="0" w:color="auto"/>
            <w:bottom w:val="none" w:sz="0" w:space="0" w:color="auto"/>
            <w:right w:val="none" w:sz="0" w:space="0" w:color="auto"/>
          </w:divBdr>
        </w:div>
        <w:div w:id="1833177317">
          <w:marLeft w:val="0"/>
          <w:marRight w:val="0"/>
          <w:marTop w:val="0"/>
          <w:marBottom w:val="0"/>
          <w:divBdr>
            <w:top w:val="none" w:sz="0" w:space="0" w:color="auto"/>
            <w:left w:val="none" w:sz="0" w:space="0" w:color="auto"/>
            <w:bottom w:val="none" w:sz="0" w:space="0" w:color="auto"/>
            <w:right w:val="none" w:sz="0" w:space="0" w:color="auto"/>
          </w:divBdr>
        </w:div>
        <w:div w:id="516820366">
          <w:marLeft w:val="0"/>
          <w:marRight w:val="0"/>
          <w:marTop w:val="0"/>
          <w:marBottom w:val="0"/>
          <w:divBdr>
            <w:top w:val="none" w:sz="0" w:space="0" w:color="auto"/>
            <w:left w:val="none" w:sz="0" w:space="0" w:color="auto"/>
            <w:bottom w:val="none" w:sz="0" w:space="0" w:color="auto"/>
            <w:right w:val="none" w:sz="0" w:space="0" w:color="auto"/>
          </w:divBdr>
        </w:div>
        <w:div w:id="2069840666">
          <w:marLeft w:val="0"/>
          <w:marRight w:val="0"/>
          <w:marTop w:val="0"/>
          <w:marBottom w:val="0"/>
          <w:divBdr>
            <w:top w:val="none" w:sz="0" w:space="0" w:color="auto"/>
            <w:left w:val="none" w:sz="0" w:space="0" w:color="auto"/>
            <w:bottom w:val="none" w:sz="0" w:space="0" w:color="auto"/>
            <w:right w:val="none" w:sz="0" w:space="0" w:color="auto"/>
          </w:divBdr>
        </w:div>
        <w:div w:id="1378122292">
          <w:marLeft w:val="0"/>
          <w:marRight w:val="0"/>
          <w:marTop w:val="0"/>
          <w:marBottom w:val="0"/>
          <w:divBdr>
            <w:top w:val="none" w:sz="0" w:space="0" w:color="auto"/>
            <w:left w:val="none" w:sz="0" w:space="0" w:color="auto"/>
            <w:bottom w:val="none" w:sz="0" w:space="0" w:color="auto"/>
            <w:right w:val="none" w:sz="0" w:space="0" w:color="auto"/>
          </w:divBdr>
        </w:div>
        <w:div w:id="1446579220">
          <w:marLeft w:val="0"/>
          <w:marRight w:val="0"/>
          <w:marTop w:val="0"/>
          <w:marBottom w:val="0"/>
          <w:divBdr>
            <w:top w:val="none" w:sz="0" w:space="0" w:color="auto"/>
            <w:left w:val="none" w:sz="0" w:space="0" w:color="auto"/>
            <w:bottom w:val="none" w:sz="0" w:space="0" w:color="auto"/>
            <w:right w:val="none" w:sz="0" w:space="0" w:color="auto"/>
          </w:divBdr>
        </w:div>
        <w:div w:id="1749040710">
          <w:marLeft w:val="0"/>
          <w:marRight w:val="0"/>
          <w:marTop w:val="0"/>
          <w:marBottom w:val="0"/>
          <w:divBdr>
            <w:top w:val="none" w:sz="0" w:space="0" w:color="auto"/>
            <w:left w:val="none" w:sz="0" w:space="0" w:color="auto"/>
            <w:bottom w:val="none" w:sz="0" w:space="0" w:color="auto"/>
            <w:right w:val="none" w:sz="0" w:space="0" w:color="auto"/>
          </w:divBdr>
        </w:div>
        <w:div w:id="343291139">
          <w:marLeft w:val="0"/>
          <w:marRight w:val="0"/>
          <w:marTop w:val="0"/>
          <w:marBottom w:val="0"/>
          <w:divBdr>
            <w:top w:val="none" w:sz="0" w:space="0" w:color="auto"/>
            <w:left w:val="none" w:sz="0" w:space="0" w:color="auto"/>
            <w:bottom w:val="none" w:sz="0" w:space="0" w:color="auto"/>
            <w:right w:val="none" w:sz="0" w:space="0" w:color="auto"/>
          </w:divBdr>
        </w:div>
        <w:div w:id="1106969351">
          <w:marLeft w:val="0"/>
          <w:marRight w:val="0"/>
          <w:marTop w:val="0"/>
          <w:marBottom w:val="0"/>
          <w:divBdr>
            <w:top w:val="none" w:sz="0" w:space="0" w:color="auto"/>
            <w:left w:val="none" w:sz="0" w:space="0" w:color="auto"/>
            <w:bottom w:val="none" w:sz="0" w:space="0" w:color="auto"/>
            <w:right w:val="none" w:sz="0" w:space="0" w:color="auto"/>
          </w:divBdr>
        </w:div>
        <w:div w:id="925186226">
          <w:marLeft w:val="0"/>
          <w:marRight w:val="0"/>
          <w:marTop w:val="0"/>
          <w:marBottom w:val="0"/>
          <w:divBdr>
            <w:top w:val="none" w:sz="0" w:space="0" w:color="auto"/>
            <w:left w:val="none" w:sz="0" w:space="0" w:color="auto"/>
            <w:bottom w:val="none" w:sz="0" w:space="0" w:color="auto"/>
            <w:right w:val="none" w:sz="0" w:space="0" w:color="auto"/>
          </w:divBdr>
        </w:div>
        <w:div w:id="639506430">
          <w:marLeft w:val="0"/>
          <w:marRight w:val="0"/>
          <w:marTop w:val="0"/>
          <w:marBottom w:val="0"/>
          <w:divBdr>
            <w:top w:val="none" w:sz="0" w:space="0" w:color="auto"/>
            <w:left w:val="none" w:sz="0" w:space="0" w:color="auto"/>
            <w:bottom w:val="none" w:sz="0" w:space="0" w:color="auto"/>
            <w:right w:val="none" w:sz="0" w:space="0" w:color="auto"/>
          </w:divBdr>
        </w:div>
        <w:div w:id="135073400">
          <w:marLeft w:val="0"/>
          <w:marRight w:val="0"/>
          <w:marTop w:val="0"/>
          <w:marBottom w:val="0"/>
          <w:divBdr>
            <w:top w:val="none" w:sz="0" w:space="0" w:color="auto"/>
            <w:left w:val="none" w:sz="0" w:space="0" w:color="auto"/>
            <w:bottom w:val="none" w:sz="0" w:space="0" w:color="auto"/>
            <w:right w:val="none" w:sz="0" w:space="0" w:color="auto"/>
          </w:divBdr>
        </w:div>
        <w:div w:id="660085699">
          <w:marLeft w:val="0"/>
          <w:marRight w:val="0"/>
          <w:marTop w:val="0"/>
          <w:marBottom w:val="0"/>
          <w:divBdr>
            <w:top w:val="none" w:sz="0" w:space="0" w:color="auto"/>
            <w:left w:val="none" w:sz="0" w:space="0" w:color="auto"/>
            <w:bottom w:val="none" w:sz="0" w:space="0" w:color="auto"/>
            <w:right w:val="none" w:sz="0" w:space="0" w:color="auto"/>
          </w:divBdr>
        </w:div>
        <w:div w:id="643581499">
          <w:marLeft w:val="0"/>
          <w:marRight w:val="0"/>
          <w:marTop w:val="0"/>
          <w:marBottom w:val="0"/>
          <w:divBdr>
            <w:top w:val="none" w:sz="0" w:space="0" w:color="auto"/>
            <w:left w:val="none" w:sz="0" w:space="0" w:color="auto"/>
            <w:bottom w:val="none" w:sz="0" w:space="0" w:color="auto"/>
            <w:right w:val="none" w:sz="0" w:space="0" w:color="auto"/>
          </w:divBdr>
        </w:div>
        <w:div w:id="1483620242">
          <w:marLeft w:val="0"/>
          <w:marRight w:val="0"/>
          <w:marTop w:val="0"/>
          <w:marBottom w:val="0"/>
          <w:divBdr>
            <w:top w:val="none" w:sz="0" w:space="0" w:color="auto"/>
            <w:left w:val="none" w:sz="0" w:space="0" w:color="auto"/>
            <w:bottom w:val="none" w:sz="0" w:space="0" w:color="auto"/>
            <w:right w:val="none" w:sz="0" w:space="0" w:color="auto"/>
          </w:divBdr>
        </w:div>
        <w:div w:id="1550605576">
          <w:marLeft w:val="0"/>
          <w:marRight w:val="0"/>
          <w:marTop w:val="0"/>
          <w:marBottom w:val="0"/>
          <w:divBdr>
            <w:top w:val="none" w:sz="0" w:space="0" w:color="auto"/>
            <w:left w:val="none" w:sz="0" w:space="0" w:color="auto"/>
            <w:bottom w:val="none" w:sz="0" w:space="0" w:color="auto"/>
            <w:right w:val="none" w:sz="0" w:space="0" w:color="auto"/>
          </w:divBdr>
        </w:div>
        <w:div w:id="368722334">
          <w:marLeft w:val="0"/>
          <w:marRight w:val="0"/>
          <w:marTop w:val="0"/>
          <w:marBottom w:val="0"/>
          <w:divBdr>
            <w:top w:val="none" w:sz="0" w:space="0" w:color="auto"/>
            <w:left w:val="none" w:sz="0" w:space="0" w:color="auto"/>
            <w:bottom w:val="none" w:sz="0" w:space="0" w:color="auto"/>
            <w:right w:val="none" w:sz="0" w:space="0" w:color="auto"/>
          </w:divBdr>
        </w:div>
        <w:div w:id="1814133528">
          <w:marLeft w:val="0"/>
          <w:marRight w:val="0"/>
          <w:marTop w:val="0"/>
          <w:marBottom w:val="0"/>
          <w:divBdr>
            <w:top w:val="none" w:sz="0" w:space="0" w:color="auto"/>
            <w:left w:val="none" w:sz="0" w:space="0" w:color="auto"/>
            <w:bottom w:val="none" w:sz="0" w:space="0" w:color="auto"/>
            <w:right w:val="none" w:sz="0" w:space="0" w:color="auto"/>
          </w:divBdr>
        </w:div>
        <w:div w:id="2080983810">
          <w:marLeft w:val="0"/>
          <w:marRight w:val="0"/>
          <w:marTop w:val="0"/>
          <w:marBottom w:val="0"/>
          <w:divBdr>
            <w:top w:val="none" w:sz="0" w:space="0" w:color="auto"/>
            <w:left w:val="none" w:sz="0" w:space="0" w:color="auto"/>
            <w:bottom w:val="none" w:sz="0" w:space="0" w:color="auto"/>
            <w:right w:val="none" w:sz="0" w:space="0" w:color="auto"/>
          </w:divBdr>
        </w:div>
        <w:div w:id="660350162">
          <w:marLeft w:val="0"/>
          <w:marRight w:val="0"/>
          <w:marTop w:val="0"/>
          <w:marBottom w:val="0"/>
          <w:divBdr>
            <w:top w:val="none" w:sz="0" w:space="0" w:color="auto"/>
            <w:left w:val="none" w:sz="0" w:space="0" w:color="auto"/>
            <w:bottom w:val="none" w:sz="0" w:space="0" w:color="auto"/>
            <w:right w:val="none" w:sz="0" w:space="0" w:color="auto"/>
          </w:divBdr>
        </w:div>
        <w:div w:id="646520633">
          <w:marLeft w:val="0"/>
          <w:marRight w:val="0"/>
          <w:marTop w:val="0"/>
          <w:marBottom w:val="0"/>
          <w:divBdr>
            <w:top w:val="none" w:sz="0" w:space="0" w:color="auto"/>
            <w:left w:val="none" w:sz="0" w:space="0" w:color="auto"/>
            <w:bottom w:val="none" w:sz="0" w:space="0" w:color="auto"/>
            <w:right w:val="none" w:sz="0" w:space="0" w:color="auto"/>
          </w:divBdr>
        </w:div>
        <w:div w:id="1326477093">
          <w:marLeft w:val="0"/>
          <w:marRight w:val="0"/>
          <w:marTop w:val="0"/>
          <w:marBottom w:val="0"/>
          <w:divBdr>
            <w:top w:val="none" w:sz="0" w:space="0" w:color="auto"/>
            <w:left w:val="none" w:sz="0" w:space="0" w:color="auto"/>
            <w:bottom w:val="none" w:sz="0" w:space="0" w:color="auto"/>
            <w:right w:val="none" w:sz="0" w:space="0" w:color="auto"/>
          </w:divBdr>
        </w:div>
        <w:div w:id="240216919">
          <w:marLeft w:val="0"/>
          <w:marRight w:val="0"/>
          <w:marTop w:val="0"/>
          <w:marBottom w:val="0"/>
          <w:divBdr>
            <w:top w:val="none" w:sz="0" w:space="0" w:color="auto"/>
            <w:left w:val="none" w:sz="0" w:space="0" w:color="auto"/>
            <w:bottom w:val="none" w:sz="0" w:space="0" w:color="auto"/>
            <w:right w:val="none" w:sz="0" w:space="0" w:color="auto"/>
          </w:divBdr>
        </w:div>
        <w:div w:id="95756225">
          <w:marLeft w:val="0"/>
          <w:marRight w:val="0"/>
          <w:marTop w:val="0"/>
          <w:marBottom w:val="0"/>
          <w:divBdr>
            <w:top w:val="none" w:sz="0" w:space="0" w:color="auto"/>
            <w:left w:val="none" w:sz="0" w:space="0" w:color="auto"/>
            <w:bottom w:val="none" w:sz="0" w:space="0" w:color="auto"/>
            <w:right w:val="none" w:sz="0" w:space="0" w:color="auto"/>
          </w:divBdr>
        </w:div>
        <w:div w:id="885680022">
          <w:marLeft w:val="0"/>
          <w:marRight w:val="0"/>
          <w:marTop w:val="0"/>
          <w:marBottom w:val="0"/>
          <w:divBdr>
            <w:top w:val="none" w:sz="0" w:space="0" w:color="auto"/>
            <w:left w:val="none" w:sz="0" w:space="0" w:color="auto"/>
            <w:bottom w:val="none" w:sz="0" w:space="0" w:color="auto"/>
            <w:right w:val="none" w:sz="0" w:space="0" w:color="auto"/>
          </w:divBdr>
        </w:div>
        <w:div w:id="203908753">
          <w:marLeft w:val="0"/>
          <w:marRight w:val="0"/>
          <w:marTop w:val="0"/>
          <w:marBottom w:val="0"/>
          <w:divBdr>
            <w:top w:val="none" w:sz="0" w:space="0" w:color="auto"/>
            <w:left w:val="none" w:sz="0" w:space="0" w:color="auto"/>
            <w:bottom w:val="none" w:sz="0" w:space="0" w:color="auto"/>
            <w:right w:val="none" w:sz="0" w:space="0" w:color="auto"/>
          </w:divBdr>
        </w:div>
        <w:div w:id="1852837322">
          <w:marLeft w:val="0"/>
          <w:marRight w:val="0"/>
          <w:marTop w:val="0"/>
          <w:marBottom w:val="0"/>
          <w:divBdr>
            <w:top w:val="none" w:sz="0" w:space="0" w:color="auto"/>
            <w:left w:val="none" w:sz="0" w:space="0" w:color="auto"/>
            <w:bottom w:val="none" w:sz="0" w:space="0" w:color="auto"/>
            <w:right w:val="none" w:sz="0" w:space="0" w:color="auto"/>
          </w:divBdr>
        </w:div>
        <w:div w:id="244533826">
          <w:marLeft w:val="0"/>
          <w:marRight w:val="0"/>
          <w:marTop w:val="0"/>
          <w:marBottom w:val="0"/>
          <w:divBdr>
            <w:top w:val="none" w:sz="0" w:space="0" w:color="auto"/>
            <w:left w:val="none" w:sz="0" w:space="0" w:color="auto"/>
            <w:bottom w:val="none" w:sz="0" w:space="0" w:color="auto"/>
            <w:right w:val="none" w:sz="0" w:space="0" w:color="auto"/>
          </w:divBdr>
        </w:div>
        <w:div w:id="1517618039">
          <w:marLeft w:val="0"/>
          <w:marRight w:val="0"/>
          <w:marTop w:val="0"/>
          <w:marBottom w:val="0"/>
          <w:divBdr>
            <w:top w:val="none" w:sz="0" w:space="0" w:color="auto"/>
            <w:left w:val="none" w:sz="0" w:space="0" w:color="auto"/>
            <w:bottom w:val="none" w:sz="0" w:space="0" w:color="auto"/>
            <w:right w:val="none" w:sz="0" w:space="0" w:color="auto"/>
          </w:divBdr>
        </w:div>
        <w:div w:id="1736395123">
          <w:marLeft w:val="0"/>
          <w:marRight w:val="0"/>
          <w:marTop w:val="0"/>
          <w:marBottom w:val="0"/>
          <w:divBdr>
            <w:top w:val="none" w:sz="0" w:space="0" w:color="auto"/>
            <w:left w:val="none" w:sz="0" w:space="0" w:color="auto"/>
            <w:bottom w:val="none" w:sz="0" w:space="0" w:color="auto"/>
            <w:right w:val="none" w:sz="0" w:space="0" w:color="auto"/>
          </w:divBdr>
        </w:div>
        <w:div w:id="1296372757">
          <w:marLeft w:val="0"/>
          <w:marRight w:val="0"/>
          <w:marTop w:val="0"/>
          <w:marBottom w:val="0"/>
          <w:divBdr>
            <w:top w:val="none" w:sz="0" w:space="0" w:color="auto"/>
            <w:left w:val="none" w:sz="0" w:space="0" w:color="auto"/>
            <w:bottom w:val="none" w:sz="0" w:space="0" w:color="auto"/>
            <w:right w:val="none" w:sz="0" w:space="0" w:color="auto"/>
          </w:divBdr>
        </w:div>
        <w:div w:id="1939173246">
          <w:marLeft w:val="0"/>
          <w:marRight w:val="0"/>
          <w:marTop w:val="0"/>
          <w:marBottom w:val="0"/>
          <w:divBdr>
            <w:top w:val="none" w:sz="0" w:space="0" w:color="auto"/>
            <w:left w:val="none" w:sz="0" w:space="0" w:color="auto"/>
            <w:bottom w:val="none" w:sz="0" w:space="0" w:color="auto"/>
            <w:right w:val="none" w:sz="0" w:space="0" w:color="auto"/>
          </w:divBdr>
        </w:div>
        <w:div w:id="1638952180">
          <w:marLeft w:val="0"/>
          <w:marRight w:val="0"/>
          <w:marTop w:val="0"/>
          <w:marBottom w:val="0"/>
          <w:divBdr>
            <w:top w:val="none" w:sz="0" w:space="0" w:color="auto"/>
            <w:left w:val="none" w:sz="0" w:space="0" w:color="auto"/>
            <w:bottom w:val="none" w:sz="0" w:space="0" w:color="auto"/>
            <w:right w:val="none" w:sz="0" w:space="0" w:color="auto"/>
          </w:divBdr>
        </w:div>
      </w:divsChild>
    </w:div>
    <w:div w:id="83456135">
      <w:bodyDiv w:val="1"/>
      <w:marLeft w:val="0"/>
      <w:marRight w:val="0"/>
      <w:marTop w:val="0"/>
      <w:marBottom w:val="0"/>
      <w:divBdr>
        <w:top w:val="none" w:sz="0" w:space="0" w:color="auto"/>
        <w:left w:val="none" w:sz="0" w:space="0" w:color="auto"/>
        <w:bottom w:val="none" w:sz="0" w:space="0" w:color="auto"/>
        <w:right w:val="none" w:sz="0" w:space="0" w:color="auto"/>
      </w:divBdr>
    </w:div>
    <w:div w:id="85730333">
      <w:bodyDiv w:val="1"/>
      <w:marLeft w:val="0"/>
      <w:marRight w:val="0"/>
      <w:marTop w:val="0"/>
      <w:marBottom w:val="0"/>
      <w:divBdr>
        <w:top w:val="none" w:sz="0" w:space="0" w:color="auto"/>
        <w:left w:val="none" w:sz="0" w:space="0" w:color="auto"/>
        <w:bottom w:val="none" w:sz="0" w:space="0" w:color="auto"/>
        <w:right w:val="none" w:sz="0" w:space="0" w:color="auto"/>
      </w:divBdr>
    </w:div>
    <w:div w:id="86653682">
      <w:bodyDiv w:val="1"/>
      <w:marLeft w:val="0"/>
      <w:marRight w:val="0"/>
      <w:marTop w:val="0"/>
      <w:marBottom w:val="0"/>
      <w:divBdr>
        <w:top w:val="none" w:sz="0" w:space="0" w:color="auto"/>
        <w:left w:val="none" w:sz="0" w:space="0" w:color="auto"/>
        <w:bottom w:val="none" w:sz="0" w:space="0" w:color="auto"/>
        <w:right w:val="none" w:sz="0" w:space="0" w:color="auto"/>
      </w:divBdr>
    </w:div>
    <w:div w:id="87194309">
      <w:bodyDiv w:val="1"/>
      <w:marLeft w:val="0"/>
      <w:marRight w:val="0"/>
      <w:marTop w:val="0"/>
      <w:marBottom w:val="0"/>
      <w:divBdr>
        <w:top w:val="none" w:sz="0" w:space="0" w:color="auto"/>
        <w:left w:val="none" w:sz="0" w:space="0" w:color="auto"/>
        <w:bottom w:val="none" w:sz="0" w:space="0" w:color="auto"/>
        <w:right w:val="none" w:sz="0" w:space="0" w:color="auto"/>
      </w:divBdr>
    </w:div>
    <w:div w:id="87432435">
      <w:bodyDiv w:val="1"/>
      <w:marLeft w:val="0"/>
      <w:marRight w:val="0"/>
      <w:marTop w:val="0"/>
      <w:marBottom w:val="0"/>
      <w:divBdr>
        <w:top w:val="none" w:sz="0" w:space="0" w:color="auto"/>
        <w:left w:val="none" w:sz="0" w:space="0" w:color="auto"/>
        <w:bottom w:val="none" w:sz="0" w:space="0" w:color="auto"/>
        <w:right w:val="none" w:sz="0" w:space="0" w:color="auto"/>
      </w:divBdr>
    </w:div>
    <w:div w:id="87819752">
      <w:bodyDiv w:val="1"/>
      <w:marLeft w:val="0"/>
      <w:marRight w:val="0"/>
      <w:marTop w:val="0"/>
      <w:marBottom w:val="0"/>
      <w:divBdr>
        <w:top w:val="none" w:sz="0" w:space="0" w:color="auto"/>
        <w:left w:val="none" w:sz="0" w:space="0" w:color="auto"/>
        <w:bottom w:val="none" w:sz="0" w:space="0" w:color="auto"/>
        <w:right w:val="none" w:sz="0" w:space="0" w:color="auto"/>
      </w:divBdr>
    </w:div>
    <w:div w:id="88084122">
      <w:bodyDiv w:val="1"/>
      <w:marLeft w:val="0"/>
      <w:marRight w:val="0"/>
      <w:marTop w:val="0"/>
      <w:marBottom w:val="0"/>
      <w:divBdr>
        <w:top w:val="none" w:sz="0" w:space="0" w:color="auto"/>
        <w:left w:val="none" w:sz="0" w:space="0" w:color="auto"/>
        <w:bottom w:val="none" w:sz="0" w:space="0" w:color="auto"/>
        <w:right w:val="none" w:sz="0" w:space="0" w:color="auto"/>
      </w:divBdr>
    </w:div>
    <w:div w:id="88744561">
      <w:bodyDiv w:val="1"/>
      <w:marLeft w:val="0"/>
      <w:marRight w:val="0"/>
      <w:marTop w:val="0"/>
      <w:marBottom w:val="0"/>
      <w:divBdr>
        <w:top w:val="none" w:sz="0" w:space="0" w:color="auto"/>
        <w:left w:val="none" w:sz="0" w:space="0" w:color="auto"/>
        <w:bottom w:val="none" w:sz="0" w:space="0" w:color="auto"/>
        <w:right w:val="none" w:sz="0" w:space="0" w:color="auto"/>
      </w:divBdr>
    </w:div>
    <w:div w:id="88815026">
      <w:bodyDiv w:val="1"/>
      <w:marLeft w:val="0"/>
      <w:marRight w:val="0"/>
      <w:marTop w:val="0"/>
      <w:marBottom w:val="0"/>
      <w:divBdr>
        <w:top w:val="none" w:sz="0" w:space="0" w:color="auto"/>
        <w:left w:val="none" w:sz="0" w:space="0" w:color="auto"/>
        <w:bottom w:val="none" w:sz="0" w:space="0" w:color="auto"/>
        <w:right w:val="none" w:sz="0" w:space="0" w:color="auto"/>
      </w:divBdr>
    </w:div>
    <w:div w:id="93282127">
      <w:bodyDiv w:val="1"/>
      <w:marLeft w:val="0"/>
      <w:marRight w:val="0"/>
      <w:marTop w:val="0"/>
      <w:marBottom w:val="0"/>
      <w:divBdr>
        <w:top w:val="none" w:sz="0" w:space="0" w:color="auto"/>
        <w:left w:val="none" w:sz="0" w:space="0" w:color="auto"/>
        <w:bottom w:val="none" w:sz="0" w:space="0" w:color="auto"/>
        <w:right w:val="none" w:sz="0" w:space="0" w:color="auto"/>
      </w:divBdr>
    </w:div>
    <w:div w:id="94521830">
      <w:bodyDiv w:val="1"/>
      <w:marLeft w:val="0"/>
      <w:marRight w:val="0"/>
      <w:marTop w:val="0"/>
      <w:marBottom w:val="0"/>
      <w:divBdr>
        <w:top w:val="none" w:sz="0" w:space="0" w:color="auto"/>
        <w:left w:val="none" w:sz="0" w:space="0" w:color="auto"/>
        <w:bottom w:val="none" w:sz="0" w:space="0" w:color="auto"/>
        <w:right w:val="none" w:sz="0" w:space="0" w:color="auto"/>
      </w:divBdr>
    </w:div>
    <w:div w:id="95250637">
      <w:bodyDiv w:val="1"/>
      <w:marLeft w:val="0"/>
      <w:marRight w:val="0"/>
      <w:marTop w:val="0"/>
      <w:marBottom w:val="0"/>
      <w:divBdr>
        <w:top w:val="none" w:sz="0" w:space="0" w:color="auto"/>
        <w:left w:val="none" w:sz="0" w:space="0" w:color="auto"/>
        <w:bottom w:val="none" w:sz="0" w:space="0" w:color="auto"/>
        <w:right w:val="none" w:sz="0" w:space="0" w:color="auto"/>
      </w:divBdr>
    </w:div>
    <w:div w:id="95447598">
      <w:bodyDiv w:val="1"/>
      <w:marLeft w:val="0"/>
      <w:marRight w:val="0"/>
      <w:marTop w:val="0"/>
      <w:marBottom w:val="0"/>
      <w:divBdr>
        <w:top w:val="none" w:sz="0" w:space="0" w:color="auto"/>
        <w:left w:val="none" w:sz="0" w:space="0" w:color="auto"/>
        <w:bottom w:val="none" w:sz="0" w:space="0" w:color="auto"/>
        <w:right w:val="none" w:sz="0" w:space="0" w:color="auto"/>
      </w:divBdr>
    </w:div>
    <w:div w:id="97263574">
      <w:bodyDiv w:val="1"/>
      <w:marLeft w:val="0"/>
      <w:marRight w:val="0"/>
      <w:marTop w:val="0"/>
      <w:marBottom w:val="0"/>
      <w:divBdr>
        <w:top w:val="none" w:sz="0" w:space="0" w:color="auto"/>
        <w:left w:val="none" w:sz="0" w:space="0" w:color="auto"/>
        <w:bottom w:val="none" w:sz="0" w:space="0" w:color="auto"/>
        <w:right w:val="none" w:sz="0" w:space="0" w:color="auto"/>
      </w:divBdr>
    </w:div>
    <w:div w:id="102119059">
      <w:bodyDiv w:val="1"/>
      <w:marLeft w:val="0"/>
      <w:marRight w:val="0"/>
      <w:marTop w:val="0"/>
      <w:marBottom w:val="0"/>
      <w:divBdr>
        <w:top w:val="none" w:sz="0" w:space="0" w:color="auto"/>
        <w:left w:val="none" w:sz="0" w:space="0" w:color="auto"/>
        <w:bottom w:val="none" w:sz="0" w:space="0" w:color="auto"/>
        <w:right w:val="none" w:sz="0" w:space="0" w:color="auto"/>
      </w:divBdr>
    </w:div>
    <w:div w:id="102844406">
      <w:bodyDiv w:val="1"/>
      <w:marLeft w:val="0"/>
      <w:marRight w:val="0"/>
      <w:marTop w:val="0"/>
      <w:marBottom w:val="0"/>
      <w:divBdr>
        <w:top w:val="none" w:sz="0" w:space="0" w:color="auto"/>
        <w:left w:val="none" w:sz="0" w:space="0" w:color="auto"/>
        <w:bottom w:val="none" w:sz="0" w:space="0" w:color="auto"/>
        <w:right w:val="none" w:sz="0" w:space="0" w:color="auto"/>
      </w:divBdr>
    </w:div>
    <w:div w:id="103037839">
      <w:bodyDiv w:val="1"/>
      <w:marLeft w:val="0"/>
      <w:marRight w:val="0"/>
      <w:marTop w:val="0"/>
      <w:marBottom w:val="0"/>
      <w:divBdr>
        <w:top w:val="none" w:sz="0" w:space="0" w:color="auto"/>
        <w:left w:val="none" w:sz="0" w:space="0" w:color="auto"/>
        <w:bottom w:val="none" w:sz="0" w:space="0" w:color="auto"/>
        <w:right w:val="none" w:sz="0" w:space="0" w:color="auto"/>
      </w:divBdr>
    </w:div>
    <w:div w:id="103964559">
      <w:bodyDiv w:val="1"/>
      <w:marLeft w:val="0"/>
      <w:marRight w:val="0"/>
      <w:marTop w:val="0"/>
      <w:marBottom w:val="0"/>
      <w:divBdr>
        <w:top w:val="none" w:sz="0" w:space="0" w:color="auto"/>
        <w:left w:val="none" w:sz="0" w:space="0" w:color="auto"/>
        <w:bottom w:val="none" w:sz="0" w:space="0" w:color="auto"/>
        <w:right w:val="none" w:sz="0" w:space="0" w:color="auto"/>
      </w:divBdr>
    </w:div>
    <w:div w:id="105731811">
      <w:bodyDiv w:val="1"/>
      <w:marLeft w:val="0"/>
      <w:marRight w:val="0"/>
      <w:marTop w:val="0"/>
      <w:marBottom w:val="0"/>
      <w:divBdr>
        <w:top w:val="none" w:sz="0" w:space="0" w:color="auto"/>
        <w:left w:val="none" w:sz="0" w:space="0" w:color="auto"/>
        <w:bottom w:val="none" w:sz="0" w:space="0" w:color="auto"/>
        <w:right w:val="none" w:sz="0" w:space="0" w:color="auto"/>
      </w:divBdr>
    </w:div>
    <w:div w:id="107747723">
      <w:bodyDiv w:val="1"/>
      <w:marLeft w:val="0"/>
      <w:marRight w:val="0"/>
      <w:marTop w:val="0"/>
      <w:marBottom w:val="0"/>
      <w:divBdr>
        <w:top w:val="none" w:sz="0" w:space="0" w:color="auto"/>
        <w:left w:val="none" w:sz="0" w:space="0" w:color="auto"/>
        <w:bottom w:val="none" w:sz="0" w:space="0" w:color="auto"/>
        <w:right w:val="none" w:sz="0" w:space="0" w:color="auto"/>
      </w:divBdr>
    </w:div>
    <w:div w:id="109201558">
      <w:bodyDiv w:val="1"/>
      <w:marLeft w:val="0"/>
      <w:marRight w:val="0"/>
      <w:marTop w:val="0"/>
      <w:marBottom w:val="0"/>
      <w:divBdr>
        <w:top w:val="none" w:sz="0" w:space="0" w:color="auto"/>
        <w:left w:val="none" w:sz="0" w:space="0" w:color="auto"/>
        <w:bottom w:val="none" w:sz="0" w:space="0" w:color="auto"/>
        <w:right w:val="none" w:sz="0" w:space="0" w:color="auto"/>
      </w:divBdr>
      <w:divsChild>
        <w:div w:id="277223726">
          <w:marLeft w:val="640"/>
          <w:marRight w:val="0"/>
          <w:marTop w:val="0"/>
          <w:marBottom w:val="0"/>
          <w:divBdr>
            <w:top w:val="none" w:sz="0" w:space="0" w:color="auto"/>
            <w:left w:val="none" w:sz="0" w:space="0" w:color="auto"/>
            <w:bottom w:val="none" w:sz="0" w:space="0" w:color="auto"/>
            <w:right w:val="none" w:sz="0" w:space="0" w:color="auto"/>
          </w:divBdr>
        </w:div>
        <w:div w:id="454955739">
          <w:marLeft w:val="640"/>
          <w:marRight w:val="0"/>
          <w:marTop w:val="0"/>
          <w:marBottom w:val="0"/>
          <w:divBdr>
            <w:top w:val="none" w:sz="0" w:space="0" w:color="auto"/>
            <w:left w:val="none" w:sz="0" w:space="0" w:color="auto"/>
            <w:bottom w:val="none" w:sz="0" w:space="0" w:color="auto"/>
            <w:right w:val="none" w:sz="0" w:space="0" w:color="auto"/>
          </w:divBdr>
        </w:div>
        <w:div w:id="1528592611">
          <w:marLeft w:val="640"/>
          <w:marRight w:val="0"/>
          <w:marTop w:val="0"/>
          <w:marBottom w:val="0"/>
          <w:divBdr>
            <w:top w:val="none" w:sz="0" w:space="0" w:color="auto"/>
            <w:left w:val="none" w:sz="0" w:space="0" w:color="auto"/>
            <w:bottom w:val="none" w:sz="0" w:space="0" w:color="auto"/>
            <w:right w:val="none" w:sz="0" w:space="0" w:color="auto"/>
          </w:divBdr>
        </w:div>
        <w:div w:id="1465656313">
          <w:marLeft w:val="640"/>
          <w:marRight w:val="0"/>
          <w:marTop w:val="0"/>
          <w:marBottom w:val="0"/>
          <w:divBdr>
            <w:top w:val="none" w:sz="0" w:space="0" w:color="auto"/>
            <w:left w:val="none" w:sz="0" w:space="0" w:color="auto"/>
            <w:bottom w:val="none" w:sz="0" w:space="0" w:color="auto"/>
            <w:right w:val="none" w:sz="0" w:space="0" w:color="auto"/>
          </w:divBdr>
        </w:div>
        <w:div w:id="519201927">
          <w:marLeft w:val="640"/>
          <w:marRight w:val="0"/>
          <w:marTop w:val="0"/>
          <w:marBottom w:val="0"/>
          <w:divBdr>
            <w:top w:val="none" w:sz="0" w:space="0" w:color="auto"/>
            <w:left w:val="none" w:sz="0" w:space="0" w:color="auto"/>
            <w:bottom w:val="none" w:sz="0" w:space="0" w:color="auto"/>
            <w:right w:val="none" w:sz="0" w:space="0" w:color="auto"/>
          </w:divBdr>
        </w:div>
        <w:div w:id="1140922401">
          <w:marLeft w:val="640"/>
          <w:marRight w:val="0"/>
          <w:marTop w:val="0"/>
          <w:marBottom w:val="0"/>
          <w:divBdr>
            <w:top w:val="none" w:sz="0" w:space="0" w:color="auto"/>
            <w:left w:val="none" w:sz="0" w:space="0" w:color="auto"/>
            <w:bottom w:val="none" w:sz="0" w:space="0" w:color="auto"/>
            <w:right w:val="none" w:sz="0" w:space="0" w:color="auto"/>
          </w:divBdr>
        </w:div>
        <w:div w:id="932468951">
          <w:marLeft w:val="640"/>
          <w:marRight w:val="0"/>
          <w:marTop w:val="0"/>
          <w:marBottom w:val="0"/>
          <w:divBdr>
            <w:top w:val="none" w:sz="0" w:space="0" w:color="auto"/>
            <w:left w:val="none" w:sz="0" w:space="0" w:color="auto"/>
            <w:bottom w:val="none" w:sz="0" w:space="0" w:color="auto"/>
            <w:right w:val="none" w:sz="0" w:space="0" w:color="auto"/>
          </w:divBdr>
        </w:div>
        <w:div w:id="1468006745">
          <w:marLeft w:val="640"/>
          <w:marRight w:val="0"/>
          <w:marTop w:val="0"/>
          <w:marBottom w:val="0"/>
          <w:divBdr>
            <w:top w:val="none" w:sz="0" w:space="0" w:color="auto"/>
            <w:left w:val="none" w:sz="0" w:space="0" w:color="auto"/>
            <w:bottom w:val="none" w:sz="0" w:space="0" w:color="auto"/>
            <w:right w:val="none" w:sz="0" w:space="0" w:color="auto"/>
          </w:divBdr>
        </w:div>
        <w:div w:id="1184436365">
          <w:marLeft w:val="640"/>
          <w:marRight w:val="0"/>
          <w:marTop w:val="0"/>
          <w:marBottom w:val="0"/>
          <w:divBdr>
            <w:top w:val="none" w:sz="0" w:space="0" w:color="auto"/>
            <w:left w:val="none" w:sz="0" w:space="0" w:color="auto"/>
            <w:bottom w:val="none" w:sz="0" w:space="0" w:color="auto"/>
            <w:right w:val="none" w:sz="0" w:space="0" w:color="auto"/>
          </w:divBdr>
        </w:div>
        <w:div w:id="32465299">
          <w:marLeft w:val="640"/>
          <w:marRight w:val="0"/>
          <w:marTop w:val="0"/>
          <w:marBottom w:val="0"/>
          <w:divBdr>
            <w:top w:val="none" w:sz="0" w:space="0" w:color="auto"/>
            <w:left w:val="none" w:sz="0" w:space="0" w:color="auto"/>
            <w:bottom w:val="none" w:sz="0" w:space="0" w:color="auto"/>
            <w:right w:val="none" w:sz="0" w:space="0" w:color="auto"/>
          </w:divBdr>
        </w:div>
        <w:div w:id="1737317676">
          <w:marLeft w:val="640"/>
          <w:marRight w:val="0"/>
          <w:marTop w:val="0"/>
          <w:marBottom w:val="0"/>
          <w:divBdr>
            <w:top w:val="none" w:sz="0" w:space="0" w:color="auto"/>
            <w:left w:val="none" w:sz="0" w:space="0" w:color="auto"/>
            <w:bottom w:val="none" w:sz="0" w:space="0" w:color="auto"/>
            <w:right w:val="none" w:sz="0" w:space="0" w:color="auto"/>
          </w:divBdr>
        </w:div>
        <w:div w:id="2106339148">
          <w:marLeft w:val="640"/>
          <w:marRight w:val="0"/>
          <w:marTop w:val="0"/>
          <w:marBottom w:val="0"/>
          <w:divBdr>
            <w:top w:val="none" w:sz="0" w:space="0" w:color="auto"/>
            <w:left w:val="none" w:sz="0" w:space="0" w:color="auto"/>
            <w:bottom w:val="none" w:sz="0" w:space="0" w:color="auto"/>
            <w:right w:val="none" w:sz="0" w:space="0" w:color="auto"/>
          </w:divBdr>
        </w:div>
        <w:div w:id="361126829">
          <w:marLeft w:val="640"/>
          <w:marRight w:val="0"/>
          <w:marTop w:val="0"/>
          <w:marBottom w:val="0"/>
          <w:divBdr>
            <w:top w:val="none" w:sz="0" w:space="0" w:color="auto"/>
            <w:left w:val="none" w:sz="0" w:space="0" w:color="auto"/>
            <w:bottom w:val="none" w:sz="0" w:space="0" w:color="auto"/>
            <w:right w:val="none" w:sz="0" w:space="0" w:color="auto"/>
          </w:divBdr>
        </w:div>
        <w:div w:id="616523379">
          <w:marLeft w:val="640"/>
          <w:marRight w:val="0"/>
          <w:marTop w:val="0"/>
          <w:marBottom w:val="0"/>
          <w:divBdr>
            <w:top w:val="none" w:sz="0" w:space="0" w:color="auto"/>
            <w:left w:val="none" w:sz="0" w:space="0" w:color="auto"/>
            <w:bottom w:val="none" w:sz="0" w:space="0" w:color="auto"/>
            <w:right w:val="none" w:sz="0" w:space="0" w:color="auto"/>
          </w:divBdr>
        </w:div>
        <w:div w:id="1613852606">
          <w:marLeft w:val="640"/>
          <w:marRight w:val="0"/>
          <w:marTop w:val="0"/>
          <w:marBottom w:val="0"/>
          <w:divBdr>
            <w:top w:val="none" w:sz="0" w:space="0" w:color="auto"/>
            <w:left w:val="none" w:sz="0" w:space="0" w:color="auto"/>
            <w:bottom w:val="none" w:sz="0" w:space="0" w:color="auto"/>
            <w:right w:val="none" w:sz="0" w:space="0" w:color="auto"/>
          </w:divBdr>
        </w:div>
      </w:divsChild>
    </w:div>
    <w:div w:id="109512543">
      <w:bodyDiv w:val="1"/>
      <w:marLeft w:val="0"/>
      <w:marRight w:val="0"/>
      <w:marTop w:val="0"/>
      <w:marBottom w:val="0"/>
      <w:divBdr>
        <w:top w:val="none" w:sz="0" w:space="0" w:color="auto"/>
        <w:left w:val="none" w:sz="0" w:space="0" w:color="auto"/>
        <w:bottom w:val="none" w:sz="0" w:space="0" w:color="auto"/>
        <w:right w:val="none" w:sz="0" w:space="0" w:color="auto"/>
      </w:divBdr>
    </w:div>
    <w:div w:id="110366161">
      <w:bodyDiv w:val="1"/>
      <w:marLeft w:val="0"/>
      <w:marRight w:val="0"/>
      <w:marTop w:val="0"/>
      <w:marBottom w:val="0"/>
      <w:divBdr>
        <w:top w:val="none" w:sz="0" w:space="0" w:color="auto"/>
        <w:left w:val="none" w:sz="0" w:space="0" w:color="auto"/>
        <w:bottom w:val="none" w:sz="0" w:space="0" w:color="auto"/>
        <w:right w:val="none" w:sz="0" w:space="0" w:color="auto"/>
      </w:divBdr>
    </w:div>
    <w:div w:id="111024264">
      <w:bodyDiv w:val="1"/>
      <w:marLeft w:val="0"/>
      <w:marRight w:val="0"/>
      <w:marTop w:val="0"/>
      <w:marBottom w:val="0"/>
      <w:divBdr>
        <w:top w:val="none" w:sz="0" w:space="0" w:color="auto"/>
        <w:left w:val="none" w:sz="0" w:space="0" w:color="auto"/>
        <w:bottom w:val="none" w:sz="0" w:space="0" w:color="auto"/>
        <w:right w:val="none" w:sz="0" w:space="0" w:color="auto"/>
      </w:divBdr>
      <w:divsChild>
        <w:div w:id="1465538723">
          <w:marLeft w:val="640"/>
          <w:marRight w:val="0"/>
          <w:marTop w:val="0"/>
          <w:marBottom w:val="0"/>
          <w:divBdr>
            <w:top w:val="none" w:sz="0" w:space="0" w:color="auto"/>
            <w:left w:val="none" w:sz="0" w:space="0" w:color="auto"/>
            <w:bottom w:val="none" w:sz="0" w:space="0" w:color="auto"/>
            <w:right w:val="none" w:sz="0" w:space="0" w:color="auto"/>
          </w:divBdr>
        </w:div>
        <w:div w:id="58526889">
          <w:marLeft w:val="640"/>
          <w:marRight w:val="0"/>
          <w:marTop w:val="0"/>
          <w:marBottom w:val="0"/>
          <w:divBdr>
            <w:top w:val="none" w:sz="0" w:space="0" w:color="auto"/>
            <w:left w:val="none" w:sz="0" w:space="0" w:color="auto"/>
            <w:bottom w:val="none" w:sz="0" w:space="0" w:color="auto"/>
            <w:right w:val="none" w:sz="0" w:space="0" w:color="auto"/>
          </w:divBdr>
        </w:div>
        <w:div w:id="855123107">
          <w:marLeft w:val="640"/>
          <w:marRight w:val="0"/>
          <w:marTop w:val="0"/>
          <w:marBottom w:val="0"/>
          <w:divBdr>
            <w:top w:val="none" w:sz="0" w:space="0" w:color="auto"/>
            <w:left w:val="none" w:sz="0" w:space="0" w:color="auto"/>
            <w:bottom w:val="none" w:sz="0" w:space="0" w:color="auto"/>
            <w:right w:val="none" w:sz="0" w:space="0" w:color="auto"/>
          </w:divBdr>
        </w:div>
        <w:div w:id="32190497">
          <w:marLeft w:val="640"/>
          <w:marRight w:val="0"/>
          <w:marTop w:val="0"/>
          <w:marBottom w:val="0"/>
          <w:divBdr>
            <w:top w:val="none" w:sz="0" w:space="0" w:color="auto"/>
            <w:left w:val="none" w:sz="0" w:space="0" w:color="auto"/>
            <w:bottom w:val="none" w:sz="0" w:space="0" w:color="auto"/>
            <w:right w:val="none" w:sz="0" w:space="0" w:color="auto"/>
          </w:divBdr>
        </w:div>
        <w:div w:id="2126347231">
          <w:marLeft w:val="640"/>
          <w:marRight w:val="0"/>
          <w:marTop w:val="0"/>
          <w:marBottom w:val="0"/>
          <w:divBdr>
            <w:top w:val="none" w:sz="0" w:space="0" w:color="auto"/>
            <w:left w:val="none" w:sz="0" w:space="0" w:color="auto"/>
            <w:bottom w:val="none" w:sz="0" w:space="0" w:color="auto"/>
            <w:right w:val="none" w:sz="0" w:space="0" w:color="auto"/>
          </w:divBdr>
        </w:div>
        <w:div w:id="905149320">
          <w:marLeft w:val="640"/>
          <w:marRight w:val="0"/>
          <w:marTop w:val="0"/>
          <w:marBottom w:val="0"/>
          <w:divBdr>
            <w:top w:val="none" w:sz="0" w:space="0" w:color="auto"/>
            <w:left w:val="none" w:sz="0" w:space="0" w:color="auto"/>
            <w:bottom w:val="none" w:sz="0" w:space="0" w:color="auto"/>
            <w:right w:val="none" w:sz="0" w:space="0" w:color="auto"/>
          </w:divBdr>
        </w:div>
        <w:div w:id="998389879">
          <w:marLeft w:val="640"/>
          <w:marRight w:val="0"/>
          <w:marTop w:val="0"/>
          <w:marBottom w:val="0"/>
          <w:divBdr>
            <w:top w:val="none" w:sz="0" w:space="0" w:color="auto"/>
            <w:left w:val="none" w:sz="0" w:space="0" w:color="auto"/>
            <w:bottom w:val="none" w:sz="0" w:space="0" w:color="auto"/>
            <w:right w:val="none" w:sz="0" w:space="0" w:color="auto"/>
          </w:divBdr>
        </w:div>
        <w:div w:id="1418988247">
          <w:marLeft w:val="640"/>
          <w:marRight w:val="0"/>
          <w:marTop w:val="0"/>
          <w:marBottom w:val="0"/>
          <w:divBdr>
            <w:top w:val="none" w:sz="0" w:space="0" w:color="auto"/>
            <w:left w:val="none" w:sz="0" w:space="0" w:color="auto"/>
            <w:bottom w:val="none" w:sz="0" w:space="0" w:color="auto"/>
            <w:right w:val="none" w:sz="0" w:space="0" w:color="auto"/>
          </w:divBdr>
        </w:div>
        <w:div w:id="1974627967">
          <w:marLeft w:val="640"/>
          <w:marRight w:val="0"/>
          <w:marTop w:val="0"/>
          <w:marBottom w:val="0"/>
          <w:divBdr>
            <w:top w:val="none" w:sz="0" w:space="0" w:color="auto"/>
            <w:left w:val="none" w:sz="0" w:space="0" w:color="auto"/>
            <w:bottom w:val="none" w:sz="0" w:space="0" w:color="auto"/>
            <w:right w:val="none" w:sz="0" w:space="0" w:color="auto"/>
          </w:divBdr>
        </w:div>
        <w:div w:id="487332633">
          <w:marLeft w:val="640"/>
          <w:marRight w:val="0"/>
          <w:marTop w:val="0"/>
          <w:marBottom w:val="0"/>
          <w:divBdr>
            <w:top w:val="none" w:sz="0" w:space="0" w:color="auto"/>
            <w:left w:val="none" w:sz="0" w:space="0" w:color="auto"/>
            <w:bottom w:val="none" w:sz="0" w:space="0" w:color="auto"/>
            <w:right w:val="none" w:sz="0" w:space="0" w:color="auto"/>
          </w:divBdr>
        </w:div>
        <w:div w:id="309942395">
          <w:marLeft w:val="640"/>
          <w:marRight w:val="0"/>
          <w:marTop w:val="0"/>
          <w:marBottom w:val="0"/>
          <w:divBdr>
            <w:top w:val="none" w:sz="0" w:space="0" w:color="auto"/>
            <w:left w:val="none" w:sz="0" w:space="0" w:color="auto"/>
            <w:bottom w:val="none" w:sz="0" w:space="0" w:color="auto"/>
            <w:right w:val="none" w:sz="0" w:space="0" w:color="auto"/>
          </w:divBdr>
        </w:div>
        <w:div w:id="319043245">
          <w:marLeft w:val="640"/>
          <w:marRight w:val="0"/>
          <w:marTop w:val="0"/>
          <w:marBottom w:val="0"/>
          <w:divBdr>
            <w:top w:val="none" w:sz="0" w:space="0" w:color="auto"/>
            <w:left w:val="none" w:sz="0" w:space="0" w:color="auto"/>
            <w:bottom w:val="none" w:sz="0" w:space="0" w:color="auto"/>
            <w:right w:val="none" w:sz="0" w:space="0" w:color="auto"/>
          </w:divBdr>
        </w:div>
        <w:div w:id="289672349">
          <w:marLeft w:val="640"/>
          <w:marRight w:val="0"/>
          <w:marTop w:val="0"/>
          <w:marBottom w:val="0"/>
          <w:divBdr>
            <w:top w:val="none" w:sz="0" w:space="0" w:color="auto"/>
            <w:left w:val="none" w:sz="0" w:space="0" w:color="auto"/>
            <w:bottom w:val="none" w:sz="0" w:space="0" w:color="auto"/>
            <w:right w:val="none" w:sz="0" w:space="0" w:color="auto"/>
          </w:divBdr>
        </w:div>
        <w:div w:id="1127233">
          <w:marLeft w:val="640"/>
          <w:marRight w:val="0"/>
          <w:marTop w:val="0"/>
          <w:marBottom w:val="0"/>
          <w:divBdr>
            <w:top w:val="none" w:sz="0" w:space="0" w:color="auto"/>
            <w:left w:val="none" w:sz="0" w:space="0" w:color="auto"/>
            <w:bottom w:val="none" w:sz="0" w:space="0" w:color="auto"/>
            <w:right w:val="none" w:sz="0" w:space="0" w:color="auto"/>
          </w:divBdr>
        </w:div>
        <w:div w:id="1841191116">
          <w:marLeft w:val="640"/>
          <w:marRight w:val="0"/>
          <w:marTop w:val="0"/>
          <w:marBottom w:val="0"/>
          <w:divBdr>
            <w:top w:val="none" w:sz="0" w:space="0" w:color="auto"/>
            <w:left w:val="none" w:sz="0" w:space="0" w:color="auto"/>
            <w:bottom w:val="none" w:sz="0" w:space="0" w:color="auto"/>
            <w:right w:val="none" w:sz="0" w:space="0" w:color="auto"/>
          </w:divBdr>
        </w:div>
        <w:div w:id="840268944">
          <w:marLeft w:val="640"/>
          <w:marRight w:val="0"/>
          <w:marTop w:val="0"/>
          <w:marBottom w:val="0"/>
          <w:divBdr>
            <w:top w:val="none" w:sz="0" w:space="0" w:color="auto"/>
            <w:left w:val="none" w:sz="0" w:space="0" w:color="auto"/>
            <w:bottom w:val="none" w:sz="0" w:space="0" w:color="auto"/>
            <w:right w:val="none" w:sz="0" w:space="0" w:color="auto"/>
          </w:divBdr>
        </w:div>
        <w:div w:id="1134759824">
          <w:marLeft w:val="640"/>
          <w:marRight w:val="0"/>
          <w:marTop w:val="0"/>
          <w:marBottom w:val="0"/>
          <w:divBdr>
            <w:top w:val="none" w:sz="0" w:space="0" w:color="auto"/>
            <w:left w:val="none" w:sz="0" w:space="0" w:color="auto"/>
            <w:bottom w:val="none" w:sz="0" w:space="0" w:color="auto"/>
            <w:right w:val="none" w:sz="0" w:space="0" w:color="auto"/>
          </w:divBdr>
        </w:div>
        <w:div w:id="275449274">
          <w:marLeft w:val="640"/>
          <w:marRight w:val="0"/>
          <w:marTop w:val="0"/>
          <w:marBottom w:val="0"/>
          <w:divBdr>
            <w:top w:val="none" w:sz="0" w:space="0" w:color="auto"/>
            <w:left w:val="none" w:sz="0" w:space="0" w:color="auto"/>
            <w:bottom w:val="none" w:sz="0" w:space="0" w:color="auto"/>
            <w:right w:val="none" w:sz="0" w:space="0" w:color="auto"/>
          </w:divBdr>
        </w:div>
        <w:div w:id="1210335826">
          <w:marLeft w:val="640"/>
          <w:marRight w:val="0"/>
          <w:marTop w:val="0"/>
          <w:marBottom w:val="0"/>
          <w:divBdr>
            <w:top w:val="none" w:sz="0" w:space="0" w:color="auto"/>
            <w:left w:val="none" w:sz="0" w:space="0" w:color="auto"/>
            <w:bottom w:val="none" w:sz="0" w:space="0" w:color="auto"/>
            <w:right w:val="none" w:sz="0" w:space="0" w:color="auto"/>
          </w:divBdr>
        </w:div>
        <w:div w:id="1540439346">
          <w:marLeft w:val="640"/>
          <w:marRight w:val="0"/>
          <w:marTop w:val="0"/>
          <w:marBottom w:val="0"/>
          <w:divBdr>
            <w:top w:val="none" w:sz="0" w:space="0" w:color="auto"/>
            <w:left w:val="none" w:sz="0" w:space="0" w:color="auto"/>
            <w:bottom w:val="none" w:sz="0" w:space="0" w:color="auto"/>
            <w:right w:val="none" w:sz="0" w:space="0" w:color="auto"/>
          </w:divBdr>
        </w:div>
        <w:div w:id="1094130199">
          <w:marLeft w:val="640"/>
          <w:marRight w:val="0"/>
          <w:marTop w:val="0"/>
          <w:marBottom w:val="0"/>
          <w:divBdr>
            <w:top w:val="none" w:sz="0" w:space="0" w:color="auto"/>
            <w:left w:val="none" w:sz="0" w:space="0" w:color="auto"/>
            <w:bottom w:val="none" w:sz="0" w:space="0" w:color="auto"/>
            <w:right w:val="none" w:sz="0" w:space="0" w:color="auto"/>
          </w:divBdr>
        </w:div>
        <w:div w:id="2118402497">
          <w:marLeft w:val="640"/>
          <w:marRight w:val="0"/>
          <w:marTop w:val="0"/>
          <w:marBottom w:val="0"/>
          <w:divBdr>
            <w:top w:val="none" w:sz="0" w:space="0" w:color="auto"/>
            <w:left w:val="none" w:sz="0" w:space="0" w:color="auto"/>
            <w:bottom w:val="none" w:sz="0" w:space="0" w:color="auto"/>
            <w:right w:val="none" w:sz="0" w:space="0" w:color="auto"/>
          </w:divBdr>
        </w:div>
        <w:div w:id="811947352">
          <w:marLeft w:val="640"/>
          <w:marRight w:val="0"/>
          <w:marTop w:val="0"/>
          <w:marBottom w:val="0"/>
          <w:divBdr>
            <w:top w:val="none" w:sz="0" w:space="0" w:color="auto"/>
            <w:left w:val="none" w:sz="0" w:space="0" w:color="auto"/>
            <w:bottom w:val="none" w:sz="0" w:space="0" w:color="auto"/>
            <w:right w:val="none" w:sz="0" w:space="0" w:color="auto"/>
          </w:divBdr>
        </w:div>
        <w:div w:id="892815215">
          <w:marLeft w:val="640"/>
          <w:marRight w:val="0"/>
          <w:marTop w:val="0"/>
          <w:marBottom w:val="0"/>
          <w:divBdr>
            <w:top w:val="none" w:sz="0" w:space="0" w:color="auto"/>
            <w:left w:val="none" w:sz="0" w:space="0" w:color="auto"/>
            <w:bottom w:val="none" w:sz="0" w:space="0" w:color="auto"/>
            <w:right w:val="none" w:sz="0" w:space="0" w:color="auto"/>
          </w:divBdr>
        </w:div>
        <w:div w:id="29305920">
          <w:marLeft w:val="640"/>
          <w:marRight w:val="0"/>
          <w:marTop w:val="0"/>
          <w:marBottom w:val="0"/>
          <w:divBdr>
            <w:top w:val="none" w:sz="0" w:space="0" w:color="auto"/>
            <w:left w:val="none" w:sz="0" w:space="0" w:color="auto"/>
            <w:bottom w:val="none" w:sz="0" w:space="0" w:color="auto"/>
            <w:right w:val="none" w:sz="0" w:space="0" w:color="auto"/>
          </w:divBdr>
        </w:div>
        <w:div w:id="577637036">
          <w:marLeft w:val="640"/>
          <w:marRight w:val="0"/>
          <w:marTop w:val="0"/>
          <w:marBottom w:val="0"/>
          <w:divBdr>
            <w:top w:val="none" w:sz="0" w:space="0" w:color="auto"/>
            <w:left w:val="none" w:sz="0" w:space="0" w:color="auto"/>
            <w:bottom w:val="none" w:sz="0" w:space="0" w:color="auto"/>
            <w:right w:val="none" w:sz="0" w:space="0" w:color="auto"/>
          </w:divBdr>
        </w:div>
        <w:div w:id="1948075848">
          <w:marLeft w:val="640"/>
          <w:marRight w:val="0"/>
          <w:marTop w:val="0"/>
          <w:marBottom w:val="0"/>
          <w:divBdr>
            <w:top w:val="none" w:sz="0" w:space="0" w:color="auto"/>
            <w:left w:val="none" w:sz="0" w:space="0" w:color="auto"/>
            <w:bottom w:val="none" w:sz="0" w:space="0" w:color="auto"/>
            <w:right w:val="none" w:sz="0" w:space="0" w:color="auto"/>
          </w:divBdr>
        </w:div>
        <w:div w:id="1015620797">
          <w:marLeft w:val="640"/>
          <w:marRight w:val="0"/>
          <w:marTop w:val="0"/>
          <w:marBottom w:val="0"/>
          <w:divBdr>
            <w:top w:val="none" w:sz="0" w:space="0" w:color="auto"/>
            <w:left w:val="none" w:sz="0" w:space="0" w:color="auto"/>
            <w:bottom w:val="none" w:sz="0" w:space="0" w:color="auto"/>
            <w:right w:val="none" w:sz="0" w:space="0" w:color="auto"/>
          </w:divBdr>
        </w:div>
        <w:div w:id="154760149">
          <w:marLeft w:val="640"/>
          <w:marRight w:val="0"/>
          <w:marTop w:val="0"/>
          <w:marBottom w:val="0"/>
          <w:divBdr>
            <w:top w:val="none" w:sz="0" w:space="0" w:color="auto"/>
            <w:left w:val="none" w:sz="0" w:space="0" w:color="auto"/>
            <w:bottom w:val="none" w:sz="0" w:space="0" w:color="auto"/>
            <w:right w:val="none" w:sz="0" w:space="0" w:color="auto"/>
          </w:divBdr>
        </w:div>
        <w:div w:id="1373387643">
          <w:marLeft w:val="640"/>
          <w:marRight w:val="0"/>
          <w:marTop w:val="0"/>
          <w:marBottom w:val="0"/>
          <w:divBdr>
            <w:top w:val="none" w:sz="0" w:space="0" w:color="auto"/>
            <w:left w:val="none" w:sz="0" w:space="0" w:color="auto"/>
            <w:bottom w:val="none" w:sz="0" w:space="0" w:color="auto"/>
            <w:right w:val="none" w:sz="0" w:space="0" w:color="auto"/>
          </w:divBdr>
        </w:div>
        <w:div w:id="140119317">
          <w:marLeft w:val="640"/>
          <w:marRight w:val="0"/>
          <w:marTop w:val="0"/>
          <w:marBottom w:val="0"/>
          <w:divBdr>
            <w:top w:val="none" w:sz="0" w:space="0" w:color="auto"/>
            <w:left w:val="none" w:sz="0" w:space="0" w:color="auto"/>
            <w:bottom w:val="none" w:sz="0" w:space="0" w:color="auto"/>
            <w:right w:val="none" w:sz="0" w:space="0" w:color="auto"/>
          </w:divBdr>
        </w:div>
        <w:div w:id="1628659175">
          <w:marLeft w:val="640"/>
          <w:marRight w:val="0"/>
          <w:marTop w:val="0"/>
          <w:marBottom w:val="0"/>
          <w:divBdr>
            <w:top w:val="none" w:sz="0" w:space="0" w:color="auto"/>
            <w:left w:val="none" w:sz="0" w:space="0" w:color="auto"/>
            <w:bottom w:val="none" w:sz="0" w:space="0" w:color="auto"/>
            <w:right w:val="none" w:sz="0" w:space="0" w:color="auto"/>
          </w:divBdr>
        </w:div>
        <w:div w:id="200366487">
          <w:marLeft w:val="640"/>
          <w:marRight w:val="0"/>
          <w:marTop w:val="0"/>
          <w:marBottom w:val="0"/>
          <w:divBdr>
            <w:top w:val="none" w:sz="0" w:space="0" w:color="auto"/>
            <w:left w:val="none" w:sz="0" w:space="0" w:color="auto"/>
            <w:bottom w:val="none" w:sz="0" w:space="0" w:color="auto"/>
            <w:right w:val="none" w:sz="0" w:space="0" w:color="auto"/>
          </w:divBdr>
        </w:div>
        <w:div w:id="278949476">
          <w:marLeft w:val="640"/>
          <w:marRight w:val="0"/>
          <w:marTop w:val="0"/>
          <w:marBottom w:val="0"/>
          <w:divBdr>
            <w:top w:val="none" w:sz="0" w:space="0" w:color="auto"/>
            <w:left w:val="none" w:sz="0" w:space="0" w:color="auto"/>
            <w:bottom w:val="none" w:sz="0" w:space="0" w:color="auto"/>
            <w:right w:val="none" w:sz="0" w:space="0" w:color="auto"/>
          </w:divBdr>
        </w:div>
        <w:div w:id="607280066">
          <w:marLeft w:val="640"/>
          <w:marRight w:val="0"/>
          <w:marTop w:val="0"/>
          <w:marBottom w:val="0"/>
          <w:divBdr>
            <w:top w:val="none" w:sz="0" w:space="0" w:color="auto"/>
            <w:left w:val="none" w:sz="0" w:space="0" w:color="auto"/>
            <w:bottom w:val="none" w:sz="0" w:space="0" w:color="auto"/>
            <w:right w:val="none" w:sz="0" w:space="0" w:color="auto"/>
          </w:divBdr>
        </w:div>
        <w:div w:id="922296735">
          <w:marLeft w:val="640"/>
          <w:marRight w:val="0"/>
          <w:marTop w:val="0"/>
          <w:marBottom w:val="0"/>
          <w:divBdr>
            <w:top w:val="none" w:sz="0" w:space="0" w:color="auto"/>
            <w:left w:val="none" w:sz="0" w:space="0" w:color="auto"/>
            <w:bottom w:val="none" w:sz="0" w:space="0" w:color="auto"/>
            <w:right w:val="none" w:sz="0" w:space="0" w:color="auto"/>
          </w:divBdr>
        </w:div>
        <w:div w:id="1498770245">
          <w:marLeft w:val="640"/>
          <w:marRight w:val="0"/>
          <w:marTop w:val="0"/>
          <w:marBottom w:val="0"/>
          <w:divBdr>
            <w:top w:val="none" w:sz="0" w:space="0" w:color="auto"/>
            <w:left w:val="none" w:sz="0" w:space="0" w:color="auto"/>
            <w:bottom w:val="none" w:sz="0" w:space="0" w:color="auto"/>
            <w:right w:val="none" w:sz="0" w:space="0" w:color="auto"/>
          </w:divBdr>
        </w:div>
        <w:div w:id="1275287431">
          <w:marLeft w:val="640"/>
          <w:marRight w:val="0"/>
          <w:marTop w:val="0"/>
          <w:marBottom w:val="0"/>
          <w:divBdr>
            <w:top w:val="none" w:sz="0" w:space="0" w:color="auto"/>
            <w:left w:val="none" w:sz="0" w:space="0" w:color="auto"/>
            <w:bottom w:val="none" w:sz="0" w:space="0" w:color="auto"/>
            <w:right w:val="none" w:sz="0" w:space="0" w:color="auto"/>
          </w:divBdr>
        </w:div>
        <w:div w:id="118259037">
          <w:marLeft w:val="640"/>
          <w:marRight w:val="0"/>
          <w:marTop w:val="0"/>
          <w:marBottom w:val="0"/>
          <w:divBdr>
            <w:top w:val="none" w:sz="0" w:space="0" w:color="auto"/>
            <w:left w:val="none" w:sz="0" w:space="0" w:color="auto"/>
            <w:bottom w:val="none" w:sz="0" w:space="0" w:color="auto"/>
            <w:right w:val="none" w:sz="0" w:space="0" w:color="auto"/>
          </w:divBdr>
        </w:div>
        <w:div w:id="215090268">
          <w:marLeft w:val="640"/>
          <w:marRight w:val="0"/>
          <w:marTop w:val="0"/>
          <w:marBottom w:val="0"/>
          <w:divBdr>
            <w:top w:val="none" w:sz="0" w:space="0" w:color="auto"/>
            <w:left w:val="none" w:sz="0" w:space="0" w:color="auto"/>
            <w:bottom w:val="none" w:sz="0" w:space="0" w:color="auto"/>
            <w:right w:val="none" w:sz="0" w:space="0" w:color="auto"/>
          </w:divBdr>
        </w:div>
        <w:div w:id="1211501348">
          <w:marLeft w:val="640"/>
          <w:marRight w:val="0"/>
          <w:marTop w:val="0"/>
          <w:marBottom w:val="0"/>
          <w:divBdr>
            <w:top w:val="none" w:sz="0" w:space="0" w:color="auto"/>
            <w:left w:val="none" w:sz="0" w:space="0" w:color="auto"/>
            <w:bottom w:val="none" w:sz="0" w:space="0" w:color="auto"/>
            <w:right w:val="none" w:sz="0" w:space="0" w:color="auto"/>
          </w:divBdr>
        </w:div>
        <w:div w:id="2052724698">
          <w:marLeft w:val="640"/>
          <w:marRight w:val="0"/>
          <w:marTop w:val="0"/>
          <w:marBottom w:val="0"/>
          <w:divBdr>
            <w:top w:val="none" w:sz="0" w:space="0" w:color="auto"/>
            <w:left w:val="none" w:sz="0" w:space="0" w:color="auto"/>
            <w:bottom w:val="none" w:sz="0" w:space="0" w:color="auto"/>
            <w:right w:val="none" w:sz="0" w:space="0" w:color="auto"/>
          </w:divBdr>
        </w:div>
      </w:divsChild>
    </w:div>
    <w:div w:id="113911233">
      <w:bodyDiv w:val="1"/>
      <w:marLeft w:val="0"/>
      <w:marRight w:val="0"/>
      <w:marTop w:val="0"/>
      <w:marBottom w:val="0"/>
      <w:divBdr>
        <w:top w:val="none" w:sz="0" w:space="0" w:color="auto"/>
        <w:left w:val="none" w:sz="0" w:space="0" w:color="auto"/>
        <w:bottom w:val="none" w:sz="0" w:space="0" w:color="auto"/>
        <w:right w:val="none" w:sz="0" w:space="0" w:color="auto"/>
      </w:divBdr>
    </w:div>
    <w:div w:id="117838990">
      <w:bodyDiv w:val="1"/>
      <w:marLeft w:val="0"/>
      <w:marRight w:val="0"/>
      <w:marTop w:val="0"/>
      <w:marBottom w:val="0"/>
      <w:divBdr>
        <w:top w:val="none" w:sz="0" w:space="0" w:color="auto"/>
        <w:left w:val="none" w:sz="0" w:space="0" w:color="auto"/>
        <w:bottom w:val="none" w:sz="0" w:space="0" w:color="auto"/>
        <w:right w:val="none" w:sz="0" w:space="0" w:color="auto"/>
      </w:divBdr>
    </w:div>
    <w:div w:id="118189489">
      <w:bodyDiv w:val="1"/>
      <w:marLeft w:val="0"/>
      <w:marRight w:val="0"/>
      <w:marTop w:val="0"/>
      <w:marBottom w:val="0"/>
      <w:divBdr>
        <w:top w:val="none" w:sz="0" w:space="0" w:color="auto"/>
        <w:left w:val="none" w:sz="0" w:space="0" w:color="auto"/>
        <w:bottom w:val="none" w:sz="0" w:space="0" w:color="auto"/>
        <w:right w:val="none" w:sz="0" w:space="0" w:color="auto"/>
      </w:divBdr>
    </w:div>
    <w:div w:id="118686248">
      <w:bodyDiv w:val="1"/>
      <w:marLeft w:val="0"/>
      <w:marRight w:val="0"/>
      <w:marTop w:val="0"/>
      <w:marBottom w:val="0"/>
      <w:divBdr>
        <w:top w:val="none" w:sz="0" w:space="0" w:color="auto"/>
        <w:left w:val="none" w:sz="0" w:space="0" w:color="auto"/>
        <w:bottom w:val="none" w:sz="0" w:space="0" w:color="auto"/>
        <w:right w:val="none" w:sz="0" w:space="0" w:color="auto"/>
      </w:divBdr>
      <w:divsChild>
        <w:div w:id="403261040">
          <w:marLeft w:val="0"/>
          <w:marRight w:val="0"/>
          <w:marTop w:val="0"/>
          <w:marBottom w:val="0"/>
          <w:divBdr>
            <w:top w:val="none" w:sz="0" w:space="0" w:color="auto"/>
            <w:left w:val="none" w:sz="0" w:space="0" w:color="auto"/>
            <w:bottom w:val="none" w:sz="0" w:space="0" w:color="auto"/>
            <w:right w:val="none" w:sz="0" w:space="0" w:color="auto"/>
          </w:divBdr>
        </w:div>
        <w:div w:id="1306623220">
          <w:marLeft w:val="0"/>
          <w:marRight w:val="0"/>
          <w:marTop w:val="0"/>
          <w:marBottom w:val="0"/>
          <w:divBdr>
            <w:top w:val="none" w:sz="0" w:space="0" w:color="auto"/>
            <w:left w:val="none" w:sz="0" w:space="0" w:color="auto"/>
            <w:bottom w:val="none" w:sz="0" w:space="0" w:color="auto"/>
            <w:right w:val="none" w:sz="0" w:space="0" w:color="auto"/>
          </w:divBdr>
        </w:div>
        <w:div w:id="1455098053">
          <w:marLeft w:val="0"/>
          <w:marRight w:val="0"/>
          <w:marTop w:val="0"/>
          <w:marBottom w:val="0"/>
          <w:divBdr>
            <w:top w:val="none" w:sz="0" w:space="0" w:color="auto"/>
            <w:left w:val="none" w:sz="0" w:space="0" w:color="auto"/>
            <w:bottom w:val="none" w:sz="0" w:space="0" w:color="auto"/>
            <w:right w:val="none" w:sz="0" w:space="0" w:color="auto"/>
          </w:divBdr>
        </w:div>
        <w:div w:id="47463589">
          <w:marLeft w:val="0"/>
          <w:marRight w:val="0"/>
          <w:marTop w:val="0"/>
          <w:marBottom w:val="0"/>
          <w:divBdr>
            <w:top w:val="none" w:sz="0" w:space="0" w:color="auto"/>
            <w:left w:val="none" w:sz="0" w:space="0" w:color="auto"/>
            <w:bottom w:val="none" w:sz="0" w:space="0" w:color="auto"/>
            <w:right w:val="none" w:sz="0" w:space="0" w:color="auto"/>
          </w:divBdr>
        </w:div>
        <w:div w:id="300769404">
          <w:marLeft w:val="0"/>
          <w:marRight w:val="0"/>
          <w:marTop w:val="0"/>
          <w:marBottom w:val="0"/>
          <w:divBdr>
            <w:top w:val="none" w:sz="0" w:space="0" w:color="auto"/>
            <w:left w:val="none" w:sz="0" w:space="0" w:color="auto"/>
            <w:bottom w:val="none" w:sz="0" w:space="0" w:color="auto"/>
            <w:right w:val="none" w:sz="0" w:space="0" w:color="auto"/>
          </w:divBdr>
        </w:div>
        <w:div w:id="480313391">
          <w:marLeft w:val="0"/>
          <w:marRight w:val="0"/>
          <w:marTop w:val="0"/>
          <w:marBottom w:val="0"/>
          <w:divBdr>
            <w:top w:val="none" w:sz="0" w:space="0" w:color="auto"/>
            <w:left w:val="none" w:sz="0" w:space="0" w:color="auto"/>
            <w:bottom w:val="none" w:sz="0" w:space="0" w:color="auto"/>
            <w:right w:val="none" w:sz="0" w:space="0" w:color="auto"/>
          </w:divBdr>
        </w:div>
        <w:div w:id="485899077">
          <w:marLeft w:val="0"/>
          <w:marRight w:val="0"/>
          <w:marTop w:val="0"/>
          <w:marBottom w:val="0"/>
          <w:divBdr>
            <w:top w:val="none" w:sz="0" w:space="0" w:color="auto"/>
            <w:left w:val="none" w:sz="0" w:space="0" w:color="auto"/>
            <w:bottom w:val="none" w:sz="0" w:space="0" w:color="auto"/>
            <w:right w:val="none" w:sz="0" w:space="0" w:color="auto"/>
          </w:divBdr>
        </w:div>
        <w:div w:id="1481120591">
          <w:marLeft w:val="0"/>
          <w:marRight w:val="0"/>
          <w:marTop w:val="0"/>
          <w:marBottom w:val="0"/>
          <w:divBdr>
            <w:top w:val="none" w:sz="0" w:space="0" w:color="auto"/>
            <w:left w:val="none" w:sz="0" w:space="0" w:color="auto"/>
            <w:bottom w:val="none" w:sz="0" w:space="0" w:color="auto"/>
            <w:right w:val="none" w:sz="0" w:space="0" w:color="auto"/>
          </w:divBdr>
        </w:div>
        <w:div w:id="938483925">
          <w:marLeft w:val="0"/>
          <w:marRight w:val="0"/>
          <w:marTop w:val="0"/>
          <w:marBottom w:val="0"/>
          <w:divBdr>
            <w:top w:val="none" w:sz="0" w:space="0" w:color="auto"/>
            <w:left w:val="none" w:sz="0" w:space="0" w:color="auto"/>
            <w:bottom w:val="none" w:sz="0" w:space="0" w:color="auto"/>
            <w:right w:val="none" w:sz="0" w:space="0" w:color="auto"/>
          </w:divBdr>
        </w:div>
        <w:div w:id="694117227">
          <w:marLeft w:val="0"/>
          <w:marRight w:val="0"/>
          <w:marTop w:val="0"/>
          <w:marBottom w:val="0"/>
          <w:divBdr>
            <w:top w:val="none" w:sz="0" w:space="0" w:color="auto"/>
            <w:left w:val="none" w:sz="0" w:space="0" w:color="auto"/>
            <w:bottom w:val="none" w:sz="0" w:space="0" w:color="auto"/>
            <w:right w:val="none" w:sz="0" w:space="0" w:color="auto"/>
          </w:divBdr>
        </w:div>
        <w:div w:id="734939378">
          <w:marLeft w:val="0"/>
          <w:marRight w:val="0"/>
          <w:marTop w:val="0"/>
          <w:marBottom w:val="0"/>
          <w:divBdr>
            <w:top w:val="none" w:sz="0" w:space="0" w:color="auto"/>
            <w:left w:val="none" w:sz="0" w:space="0" w:color="auto"/>
            <w:bottom w:val="none" w:sz="0" w:space="0" w:color="auto"/>
            <w:right w:val="none" w:sz="0" w:space="0" w:color="auto"/>
          </w:divBdr>
        </w:div>
        <w:div w:id="2070498476">
          <w:marLeft w:val="0"/>
          <w:marRight w:val="0"/>
          <w:marTop w:val="0"/>
          <w:marBottom w:val="0"/>
          <w:divBdr>
            <w:top w:val="none" w:sz="0" w:space="0" w:color="auto"/>
            <w:left w:val="none" w:sz="0" w:space="0" w:color="auto"/>
            <w:bottom w:val="none" w:sz="0" w:space="0" w:color="auto"/>
            <w:right w:val="none" w:sz="0" w:space="0" w:color="auto"/>
          </w:divBdr>
        </w:div>
        <w:div w:id="1904171833">
          <w:marLeft w:val="0"/>
          <w:marRight w:val="0"/>
          <w:marTop w:val="0"/>
          <w:marBottom w:val="0"/>
          <w:divBdr>
            <w:top w:val="none" w:sz="0" w:space="0" w:color="auto"/>
            <w:left w:val="none" w:sz="0" w:space="0" w:color="auto"/>
            <w:bottom w:val="none" w:sz="0" w:space="0" w:color="auto"/>
            <w:right w:val="none" w:sz="0" w:space="0" w:color="auto"/>
          </w:divBdr>
        </w:div>
        <w:div w:id="1331834267">
          <w:marLeft w:val="0"/>
          <w:marRight w:val="0"/>
          <w:marTop w:val="0"/>
          <w:marBottom w:val="0"/>
          <w:divBdr>
            <w:top w:val="none" w:sz="0" w:space="0" w:color="auto"/>
            <w:left w:val="none" w:sz="0" w:space="0" w:color="auto"/>
            <w:bottom w:val="none" w:sz="0" w:space="0" w:color="auto"/>
            <w:right w:val="none" w:sz="0" w:space="0" w:color="auto"/>
          </w:divBdr>
        </w:div>
        <w:div w:id="823664465">
          <w:marLeft w:val="0"/>
          <w:marRight w:val="0"/>
          <w:marTop w:val="0"/>
          <w:marBottom w:val="0"/>
          <w:divBdr>
            <w:top w:val="none" w:sz="0" w:space="0" w:color="auto"/>
            <w:left w:val="none" w:sz="0" w:space="0" w:color="auto"/>
            <w:bottom w:val="none" w:sz="0" w:space="0" w:color="auto"/>
            <w:right w:val="none" w:sz="0" w:space="0" w:color="auto"/>
          </w:divBdr>
        </w:div>
        <w:div w:id="2038264901">
          <w:marLeft w:val="0"/>
          <w:marRight w:val="0"/>
          <w:marTop w:val="0"/>
          <w:marBottom w:val="0"/>
          <w:divBdr>
            <w:top w:val="none" w:sz="0" w:space="0" w:color="auto"/>
            <w:left w:val="none" w:sz="0" w:space="0" w:color="auto"/>
            <w:bottom w:val="none" w:sz="0" w:space="0" w:color="auto"/>
            <w:right w:val="none" w:sz="0" w:space="0" w:color="auto"/>
          </w:divBdr>
        </w:div>
        <w:div w:id="330716800">
          <w:marLeft w:val="0"/>
          <w:marRight w:val="0"/>
          <w:marTop w:val="0"/>
          <w:marBottom w:val="0"/>
          <w:divBdr>
            <w:top w:val="none" w:sz="0" w:space="0" w:color="auto"/>
            <w:left w:val="none" w:sz="0" w:space="0" w:color="auto"/>
            <w:bottom w:val="none" w:sz="0" w:space="0" w:color="auto"/>
            <w:right w:val="none" w:sz="0" w:space="0" w:color="auto"/>
          </w:divBdr>
        </w:div>
        <w:div w:id="243488603">
          <w:marLeft w:val="0"/>
          <w:marRight w:val="0"/>
          <w:marTop w:val="0"/>
          <w:marBottom w:val="0"/>
          <w:divBdr>
            <w:top w:val="none" w:sz="0" w:space="0" w:color="auto"/>
            <w:left w:val="none" w:sz="0" w:space="0" w:color="auto"/>
            <w:bottom w:val="none" w:sz="0" w:space="0" w:color="auto"/>
            <w:right w:val="none" w:sz="0" w:space="0" w:color="auto"/>
          </w:divBdr>
        </w:div>
        <w:div w:id="1367634843">
          <w:marLeft w:val="0"/>
          <w:marRight w:val="0"/>
          <w:marTop w:val="0"/>
          <w:marBottom w:val="0"/>
          <w:divBdr>
            <w:top w:val="none" w:sz="0" w:space="0" w:color="auto"/>
            <w:left w:val="none" w:sz="0" w:space="0" w:color="auto"/>
            <w:bottom w:val="none" w:sz="0" w:space="0" w:color="auto"/>
            <w:right w:val="none" w:sz="0" w:space="0" w:color="auto"/>
          </w:divBdr>
        </w:div>
        <w:div w:id="618026077">
          <w:marLeft w:val="0"/>
          <w:marRight w:val="0"/>
          <w:marTop w:val="0"/>
          <w:marBottom w:val="0"/>
          <w:divBdr>
            <w:top w:val="none" w:sz="0" w:space="0" w:color="auto"/>
            <w:left w:val="none" w:sz="0" w:space="0" w:color="auto"/>
            <w:bottom w:val="none" w:sz="0" w:space="0" w:color="auto"/>
            <w:right w:val="none" w:sz="0" w:space="0" w:color="auto"/>
          </w:divBdr>
        </w:div>
        <w:div w:id="215513746">
          <w:marLeft w:val="0"/>
          <w:marRight w:val="0"/>
          <w:marTop w:val="0"/>
          <w:marBottom w:val="0"/>
          <w:divBdr>
            <w:top w:val="none" w:sz="0" w:space="0" w:color="auto"/>
            <w:left w:val="none" w:sz="0" w:space="0" w:color="auto"/>
            <w:bottom w:val="none" w:sz="0" w:space="0" w:color="auto"/>
            <w:right w:val="none" w:sz="0" w:space="0" w:color="auto"/>
          </w:divBdr>
        </w:div>
        <w:div w:id="1521507376">
          <w:marLeft w:val="0"/>
          <w:marRight w:val="0"/>
          <w:marTop w:val="0"/>
          <w:marBottom w:val="0"/>
          <w:divBdr>
            <w:top w:val="none" w:sz="0" w:space="0" w:color="auto"/>
            <w:left w:val="none" w:sz="0" w:space="0" w:color="auto"/>
            <w:bottom w:val="none" w:sz="0" w:space="0" w:color="auto"/>
            <w:right w:val="none" w:sz="0" w:space="0" w:color="auto"/>
          </w:divBdr>
        </w:div>
        <w:div w:id="966593353">
          <w:marLeft w:val="0"/>
          <w:marRight w:val="0"/>
          <w:marTop w:val="0"/>
          <w:marBottom w:val="0"/>
          <w:divBdr>
            <w:top w:val="none" w:sz="0" w:space="0" w:color="auto"/>
            <w:left w:val="none" w:sz="0" w:space="0" w:color="auto"/>
            <w:bottom w:val="none" w:sz="0" w:space="0" w:color="auto"/>
            <w:right w:val="none" w:sz="0" w:space="0" w:color="auto"/>
          </w:divBdr>
        </w:div>
        <w:div w:id="50422056">
          <w:marLeft w:val="0"/>
          <w:marRight w:val="0"/>
          <w:marTop w:val="0"/>
          <w:marBottom w:val="0"/>
          <w:divBdr>
            <w:top w:val="none" w:sz="0" w:space="0" w:color="auto"/>
            <w:left w:val="none" w:sz="0" w:space="0" w:color="auto"/>
            <w:bottom w:val="none" w:sz="0" w:space="0" w:color="auto"/>
            <w:right w:val="none" w:sz="0" w:space="0" w:color="auto"/>
          </w:divBdr>
        </w:div>
        <w:div w:id="1354385394">
          <w:marLeft w:val="0"/>
          <w:marRight w:val="0"/>
          <w:marTop w:val="0"/>
          <w:marBottom w:val="0"/>
          <w:divBdr>
            <w:top w:val="none" w:sz="0" w:space="0" w:color="auto"/>
            <w:left w:val="none" w:sz="0" w:space="0" w:color="auto"/>
            <w:bottom w:val="none" w:sz="0" w:space="0" w:color="auto"/>
            <w:right w:val="none" w:sz="0" w:space="0" w:color="auto"/>
          </w:divBdr>
        </w:div>
        <w:div w:id="920061094">
          <w:marLeft w:val="0"/>
          <w:marRight w:val="0"/>
          <w:marTop w:val="0"/>
          <w:marBottom w:val="0"/>
          <w:divBdr>
            <w:top w:val="none" w:sz="0" w:space="0" w:color="auto"/>
            <w:left w:val="none" w:sz="0" w:space="0" w:color="auto"/>
            <w:bottom w:val="none" w:sz="0" w:space="0" w:color="auto"/>
            <w:right w:val="none" w:sz="0" w:space="0" w:color="auto"/>
          </w:divBdr>
        </w:div>
        <w:div w:id="1775058038">
          <w:marLeft w:val="0"/>
          <w:marRight w:val="0"/>
          <w:marTop w:val="0"/>
          <w:marBottom w:val="0"/>
          <w:divBdr>
            <w:top w:val="none" w:sz="0" w:space="0" w:color="auto"/>
            <w:left w:val="none" w:sz="0" w:space="0" w:color="auto"/>
            <w:bottom w:val="none" w:sz="0" w:space="0" w:color="auto"/>
            <w:right w:val="none" w:sz="0" w:space="0" w:color="auto"/>
          </w:divBdr>
        </w:div>
        <w:div w:id="156389860">
          <w:marLeft w:val="0"/>
          <w:marRight w:val="0"/>
          <w:marTop w:val="0"/>
          <w:marBottom w:val="0"/>
          <w:divBdr>
            <w:top w:val="none" w:sz="0" w:space="0" w:color="auto"/>
            <w:left w:val="none" w:sz="0" w:space="0" w:color="auto"/>
            <w:bottom w:val="none" w:sz="0" w:space="0" w:color="auto"/>
            <w:right w:val="none" w:sz="0" w:space="0" w:color="auto"/>
          </w:divBdr>
        </w:div>
        <w:div w:id="625698017">
          <w:marLeft w:val="0"/>
          <w:marRight w:val="0"/>
          <w:marTop w:val="0"/>
          <w:marBottom w:val="0"/>
          <w:divBdr>
            <w:top w:val="none" w:sz="0" w:space="0" w:color="auto"/>
            <w:left w:val="none" w:sz="0" w:space="0" w:color="auto"/>
            <w:bottom w:val="none" w:sz="0" w:space="0" w:color="auto"/>
            <w:right w:val="none" w:sz="0" w:space="0" w:color="auto"/>
          </w:divBdr>
        </w:div>
        <w:div w:id="1058479155">
          <w:marLeft w:val="0"/>
          <w:marRight w:val="0"/>
          <w:marTop w:val="0"/>
          <w:marBottom w:val="0"/>
          <w:divBdr>
            <w:top w:val="none" w:sz="0" w:space="0" w:color="auto"/>
            <w:left w:val="none" w:sz="0" w:space="0" w:color="auto"/>
            <w:bottom w:val="none" w:sz="0" w:space="0" w:color="auto"/>
            <w:right w:val="none" w:sz="0" w:space="0" w:color="auto"/>
          </w:divBdr>
        </w:div>
        <w:div w:id="1306549424">
          <w:marLeft w:val="0"/>
          <w:marRight w:val="0"/>
          <w:marTop w:val="0"/>
          <w:marBottom w:val="0"/>
          <w:divBdr>
            <w:top w:val="none" w:sz="0" w:space="0" w:color="auto"/>
            <w:left w:val="none" w:sz="0" w:space="0" w:color="auto"/>
            <w:bottom w:val="none" w:sz="0" w:space="0" w:color="auto"/>
            <w:right w:val="none" w:sz="0" w:space="0" w:color="auto"/>
          </w:divBdr>
        </w:div>
        <w:div w:id="1949777833">
          <w:marLeft w:val="0"/>
          <w:marRight w:val="0"/>
          <w:marTop w:val="0"/>
          <w:marBottom w:val="0"/>
          <w:divBdr>
            <w:top w:val="none" w:sz="0" w:space="0" w:color="auto"/>
            <w:left w:val="none" w:sz="0" w:space="0" w:color="auto"/>
            <w:bottom w:val="none" w:sz="0" w:space="0" w:color="auto"/>
            <w:right w:val="none" w:sz="0" w:space="0" w:color="auto"/>
          </w:divBdr>
        </w:div>
        <w:div w:id="1298871452">
          <w:marLeft w:val="0"/>
          <w:marRight w:val="0"/>
          <w:marTop w:val="0"/>
          <w:marBottom w:val="0"/>
          <w:divBdr>
            <w:top w:val="none" w:sz="0" w:space="0" w:color="auto"/>
            <w:left w:val="none" w:sz="0" w:space="0" w:color="auto"/>
            <w:bottom w:val="none" w:sz="0" w:space="0" w:color="auto"/>
            <w:right w:val="none" w:sz="0" w:space="0" w:color="auto"/>
          </w:divBdr>
        </w:div>
        <w:div w:id="1636989704">
          <w:marLeft w:val="0"/>
          <w:marRight w:val="0"/>
          <w:marTop w:val="0"/>
          <w:marBottom w:val="0"/>
          <w:divBdr>
            <w:top w:val="none" w:sz="0" w:space="0" w:color="auto"/>
            <w:left w:val="none" w:sz="0" w:space="0" w:color="auto"/>
            <w:bottom w:val="none" w:sz="0" w:space="0" w:color="auto"/>
            <w:right w:val="none" w:sz="0" w:space="0" w:color="auto"/>
          </w:divBdr>
        </w:div>
        <w:div w:id="2096587470">
          <w:marLeft w:val="0"/>
          <w:marRight w:val="0"/>
          <w:marTop w:val="0"/>
          <w:marBottom w:val="0"/>
          <w:divBdr>
            <w:top w:val="none" w:sz="0" w:space="0" w:color="auto"/>
            <w:left w:val="none" w:sz="0" w:space="0" w:color="auto"/>
            <w:bottom w:val="none" w:sz="0" w:space="0" w:color="auto"/>
            <w:right w:val="none" w:sz="0" w:space="0" w:color="auto"/>
          </w:divBdr>
        </w:div>
        <w:div w:id="424116171">
          <w:marLeft w:val="0"/>
          <w:marRight w:val="0"/>
          <w:marTop w:val="0"/>
          <w:marBottom w:val="0"/>
          <w:divBdr>
            <w:top w:val="none" w:sz="0" w:space="0" w:color="auto"/>
            <w:left w:val="none" w:sz="0" w:space="0" w:color="auto"/>
            <w:bottom w:val="none" w:sz="0" w:space="0" w:color="auto"/>
            <w:right w:val="none" w:sz="0" w:space="0" w:color="auto"/>
          </w:divBdr>
        </w:div>
        <w:div w:id="869804850">
          <w:marLeft w:val="0"/>
          <w:marRight w:val="0"/>
          <w:marTop w:val="0"/>
          <w:marBottom w:val="0"/>
          <w:divBdr>
            <w:top w:val="none" w:sz="0" w:space="0" w:color="auto"/>
            <w:left w:val="none" w:sz="0" w:space="0" w:color="auto"/>
            <w:bottom w:val="none" w:sz="0" w:space="0" w:color="auto"/>
            <w:right w:val="none" w:sz="0" w:space="0" w:color="auto"/>
          </w:divBdr>
        </w:div>
        <w:div w:id="739249311">
          <w:marLeft w:val="0"/>
          <w:marRight w:val="0"/>
          <w:marTop w:val="0"/>
          <w:marBottom w:val="0"/>
          <w:divBdr>
            <w:top w:val="none" w:sz="0" w:space="0" w:color="auto"/>
            <w:left w:val="none" w:sz="0" w:space="0" w:color="auto"/>
            <w:bottom w:val="none" w:sz="0" w:space="0" w:color="auto"/>
            <w:right w:val="none" w:sz="0" w:space="0" w:color="auto"/>
          </w:divBdr>
        </w:div>
        <w:div w:id="1158838700">
          <w:marLeft w:val="0"/>
          <w:marRight w:val="0"/>
          <w:marTop w:val="0"/>
          <w:marBottom w:val="0"/>
          <w:divBdr>
            <w:top w:val="none" w:sz="0" w:space="0" w:color="auto"/>
            <w:left w:val="none" w:sz="0" w:space="0" w:color="auto"/>
            <w:bottom w:val="none" w:sz="0" w:space="0" w:color="auto"/>
            <w:right w:val="none" w:sz="0" w:space="0" w:color="auto"/>
          </w:divBdr>
        </w:div>
        <w:div w:id="1923176034">
          <w:marLeft w:val="0"/>
          <w:marRight w:val="0"/>
          <w:marTop w:val="0"/>
          <w:marBottom w:val="0"/>
          <w:divBdr>
            <w:top w:val="none" w:sz="0" w:space="0" w:color="auto"/>
            <w:left w:val="none" w:sz="0" w:space="0" w:color="auto"/>
            <w:bottom w:val="none" w:sz="0" w:space="0" w:color="auto"/>
            <w:right w:val="none" w:sz="0" w:space="0" w:color="auto"/>
          </w:divBdr>
        </w:div>
        <w:div w:id="101388544">
          <w:marLeft w:val="0"/>
          <w:marRight w:val="0"/>
          <w:marTop w:val="0"/>
          <w:marBottom w:val="0"/>
          <w:divBdr>
            <w:top w:val="none" w:sz="0" w:space="0" w:color="auto"/>
            <w:left w:val="none" w:sz="0" w:space="0" w:color="auto"/>
            <w:bottom w:val="none" w:sz="0" w:space="0" w:color="auto"/>
            <w:right w:val="none" w:sz="0" w:space="0" w:color="auto"/>
          </w:divBdr>
        </w:div>
        <w:div w:id="919294312">
          <w:marLeft w:val="0"/>
          <w:marRight w:val="0"/>
          <w:marTop w:val="0"/>
          <w:marBottom w:val="0"/>
          <w:divBdr>
            <w:top w:val="none" w:sz="0" w:space="0" w:color="auto"/>
            <w:left w:val="none" w:sz="0" w:space="0" w:color="auto"/>
            <w:bottom w:val="none" w:sz="0" w:space="0" w:color="auto"/>
            <w:right w:val="none" w:sz="0" w:space="0" w:color="auto"/>
          </w:divBdr>
        </w:div>
        <w:div w:id="695546543">
          <w:marLeft w:val="0"/>
          <w:marRight w:val="0"/>
          <w:marTop w:val="0"/>
          <w:marBottom w:val="0"/>
          <w:divBdr>
            <w:top w:val="none" w:sz="0" w:space="0" w:color="auto"/>
            <w:left w:val="none" w:sz="0" w:space="0" w:color="auto"/>
            <w:bottom w:val="none" w:sz="0" w:space="0" w:color="auto"/>
            <w:right w:val="none" w:sz="0" w:space="0" w:color="auto"/>
          </w:divBdr>
        </w:div>
        <w:div w:id="76942790">
          <w:marLeft w:val="0"/>
          <w:marRight w:val="0"/>
          <w:marTop w:val="0"/>
          <w:marBottom w:val="0"/>
          <w:divBdr>
            <w:top w:val="none" w:sz="0" w:space="0" w:color="auto"/>
            <w:left w:val="none" w:sz="0" w:space="0" w:color="auto"/>
            <w:bottom w:val="none" w:sz="0" w:space="0" w:color="auto"/>
            <w:right w:val="none" w:sz="0" w:space="0" w:color="auto"/>
          </w:divBdr>
        </w:div>
        <w:div w:id="1699038988">
          <w:marLeft w:val="0"/>
          <w:marRight w:val="0"/>
          <w:marTop w:val="0"/>
          <w:marBottom w:val="0"/>
          <w:divBdr>
            <w:top w:val="none" w:sz="0" w:space="0" w:color="auto"/>
            <w:left w:val="none" w:sz="0" w:space="0" w:color="auto"/>
            <w:bottom w:val="none" w:sz="0" w:space="0" w:color="auto"/>
            <w:right w:val="none" w:sz="0" w:space="0" w:color="auto"/>
          </w:divBdr>
        </w:div>
        <w:div w:id="750666106">
          <w:marLeft w:val="0"/>
          <w:marRight w:val="0"/>
          <w:marTop w:val="0"/>
          <w:marBottom w:val="0"/>
          <w:divBdr>
            <w:top w:val="none" w:sz="0" w:space="0" w:color="auto"/>
            <w:left w:val="none" w:sz="0" w:space="0" w:color="auto"/>
            <w:bottom w:val="none" w:sz="0" w:space="0" w:color="auto"/>
            <w:right w:val="none" w:sz="0" w:space="0" w:color="auto"/>
          </w:divBdr>
        </w:div>
        <w:div w:id="44454163">
          <w:marLeft w:val="0"/>
          <w:marRight w:val="0"/>
          <w:marTop w:val="0"/>
          <w:marBottom w:val="0"/>
          <w:divBdr>
            <w:top w:val="none" w:sz="0" w:space="0" w:color="auto"/>
            <w:left w:val="none" w:sz="0" w:space="0" w:color="auto"/>
            <w:bottom w:val="none" w:sz="0" w:space="0" w:color="auto"/>
            <w:right w:val="none" w:sz="0" w:space="0" w:color="auto"/>
          </w:divBdr>
        </w:div>
        <w:div w:id="1697657497">
          <w:marLeft w:val="0"/>
          <w:marRight w:val="0"/>
          <w:marTop w:val="0"/>
          <w:marBottom w:val="0"/>
          <w:divBdr>
            <w:top w:val="none" w:sz="0" w:space="0" w:color="auto"/>
            <w:left w:val="none" w:sz="0" w:space="0" w:color="auto"/>
            <w:bottom w:val="none" w:sz="0" w:space="0" w:color="auto"/>
            <w:right w:val="none" w:sz="0" w:space="0" w:color="auto"/>
          </w:divBdr>
        </w:div>
        <w:div w:id="903758011">
          <w:marLeft w:val="0"/>
          <w:marRight w:val="0"/>
          <w:marTop w:val="0"/>
          <w:marBottom w:val="0"/>
          <w:divBdr>
            <w:top w:val="none" w:sz="0" w:space="0" w:color="auto"/>
            <w:left w:val="none" w:sz="0" w:space="0" w:color="auto"/>
            <w:bottom w:val="none" w:sz="0" w:space="0" w:color="auto"/>
            <w:right w:val="none" w:sz="0" w:space="0" w:color="auto"/>
          </w:divBdr>
        </w:div>
        <w:div w:id="1416434187">
          <w:marLeft w:val="0"/>
          <w:marRight w:val="0"/>
          <w:marTop w:val="0"/>
          <w:marBottom w:val="0"/>
          <w:divBdr>
            <w:top w:val="none" w:sz="0" w:space="0" w:color="auto"/>
            <w:left w:val="none" w:sz="0" w:space="0" w:color="auto"/>
            <w:bottom w:val="none" w:sz="0" w:space="0" w:color="auto"/>
            <w:right w:val="none" w:sz="0" w:space="0" w:color="auto"/>
          </w:divBdr>
        </w:div>
        <w:div w:id="1091900714">
          <w:marLeft w:val="0"/>
          <w:marRight w:val="0"/>
          <w:marTop w:val="0"/>
          <w:marBottom w:val="0"/>
          <w:divBdr>
            <w:top w:val="none" w:sz="0" w:space="0" w:color="auto"/>
            <w:left w:val="none" w:sz="0" w:space="0" w:color="auto"/>
            <w:bottom w:val="none" w:sz="0" w:space="0" w:color="auto"/>
            <w:right w:val="none" w:sz="0" w:space="0" w:color="auto"/>
          </w:divBdr>
        </w:div>
        <w:div w:id="1791046591">
          <w:marLeft w:val="0"/>
          <w:marRight w:val="0"/>
          <w:marTop w:val="0"/>
          <w:marBottom w:val="0"/>
          <w:divBdr>
            <w:top w:val="none" w:sz="0" w:space="0" w:color="auto"/>
            <w:left w:val="none" w:sz="0" w:space="0" w:color="auto"/>
            <w:bottom w:val="none" w:sz="0" w:space="0" w:color="auto"/>
            <w:right w:val="none" w:sz="0" w:space="0" w:color="auto"/>
          </w:divBdr>
        </w:div>
        <w:div w:id="839008522">
          <w:marLeft w:val="0"/>
          <w:marRight w:val="0"/>
          <w:marTop w:val="0"/>
          <w:marBottom w:val="0"/>
          <w:divBdr>
            <w:top w:val="none" w:sz="0" w:space="0" w:color="auto"/>
            <w:left w:val="none" w:sz="0" w:space="0" w:color="auto"/>
            <w:bottom w:val="none" w:sz="0" w:space="0" w:color="auto"/>
            <w:right w:val="none" w:sz="0" w:space="0" w:color="auto"/>
          </w:divBdr>
        </w:div>
        <w:div w:id="800999860">
          <w:marLeft w:val="0"/>
          <w:marRight w:val="0"/>
          <w:marTop w:val="0"/>
          <w:marBottom w:val="0"/>
          <w:divBdr>
            <w:top w:val="none" w:sz="0" w:space="0" w:color="auto"/>
            <w:left w:val="none" w:sz="0" w:space="0" w:color="auto"/>
            <w:bottom w:val="none" w:sz="0" w:space="0" w:color="auto"/>
            <w:right w:val="none" w:sz="0" w:space="0" w:color="auto"/>
          </w:divBdr>
        </w:div>
        <w:div w:id="670329423">
          <w:marLeft w:val="0"/>
          <w:marRight w:val="0"/>
          <w:marTop w:val="0"/>
          <w:marBottom w:val="0"/>
          <w:divBdr>
            <w:top w:val="none" w:sz="0" w:space="0" w:color="auto"/>
            <w:left w:val="none" w:sz="0" w:space="0" w:color="auto"/>
            <w:bottom w:val="none" w:sz="0" w:space="0" w:color="auto"/>
            <w:right w:val="none" w:sz="0" w:space="0" w:color="auto"/>
          </w:divBdr>
        </w:div>
        <w:div w:id="298148670">
          <w:marLeft w:val="0"/>
          <w:marRight w:val="0"/>
          <w:marTop w:val="0"/>
          <w:marBottom w:val="0"/>
          <w:divBdr>
            <w:top w:val="none" w:sz="0" w:space="0" w:color="auto"/>
            <w:left w:val="none" w:sz="0" w:space="0" w:color="auto"/>
            <w:bottom w:val="none" w:sz="0" w:space="0" w:color="auto"/>
            <w:right w:val="none" w:sz="0" w:space="0" w:color="auto"/>
          </w:divBdr>
        </w:div>
        <w:div w:id="1708138833">
          <w:marLeft w:val="0"/>
          <w:marRight w:val="0"/>
          <w:marTop w:val="0"/>
          <w:marBottom w:val="0"/>
          <w:divBdr>
            <w:top w:val="none" w:sz="0" w:space="0" w:color="auto"/>
            <w:left w:val="none" w:sz="0" w:space="0" w:color="auto"/>
            <w:bottom w:val="none" w:sz="0" w:space="0" w:color="auto"/>
            <w:right w:val="none" w:sz="0" w:space="0" w:color="auto"/>
          </w:divBdr>
        </w:div>
        <w:div w:id="600604440">
          <w:marLeft w:val="0"/>
          <w:marRight w:val="0"/>
          <w:marTop w:val="0"/>
          <w:marBottom w:val="0"/>
          <w:divBdr>
            <w:top w:val="none" w:sz="0" w:space="0" w:color="auto"/>
            <w:left w:val="none" w:sz="0" w:space="0" w:color="auto"/>
            <w:bottom w:val="none" w:sz="0" w:space="0" w:color="auto"/>
            <w:right w:val="none" w:sz="0" w:space="0" w:color="auto"/>
          </w:divBdr>
        </w:div>
        <w:div w:id="1944604456">
          <w:marLeft w:val="0"/>
          <w:marRight w:val="0"/>
          <w:marTop w:val="0"/>
          <w:marBottom w:val="0"/>
          <w:divBdr>
            <w:top w:val="none" w:sz="0" w:space="0" w:color="auto"/>
            <w:left w:val="none" w:sz="0" w:space="0" w:color="auto"/>
            <w:bottom w:val="none" w:sz="0" w:space="0" w:color="auto"/>
            <w:right w:val="none" w:sz="0" w:space="0" w:color="auto"/>
          </w:divBdr>
        </w:div>
        <w:div w:id="1093473060">
          <w:marLeft w:val="0"/>
          <w:marRight w:val="0"/>
          <w:marTop w:val="0"/>
          <w:marBottom w:val="0"/>
          <w:divBdr>
            <w:top w:val="none" w:sz="0" w:space="0" w:color="auto"/>
            <w:left w:val="none" w:sz="0" w:space="0" w:color="auto"/>
            <w:bottom w:val="none" w:sz="0" w:space="0" w:color="auto"/>
            <w:right w:val="none" w:sz="0" w:space="0" w:color="auto"/>
          </w:divBdr>
        </w:div>
        <w:div w:id="1553885118">
          <w:marLeft w:val="0"/>
          <w:marRight w:val="0"/>
          <w:marTop w:val="0"/>
          <w:marBottom w:val="0"/>
          <w:divBdr>
            <w:top w:val="none" w:sz="0" w:space="0" w:color="auto"/>
            <w:left w:val="none" w:sz="0" w:space="0" w:color="auto"/>
            <w:bottom w:val="none" w:sz="0" w:space="0" w:color="auto"/>
            <w:right w:val="none" w:sz="0" w:space="0" w:color="auto"/>
          </w:divBdr>
        </w:div>
      </w:divsChild>
    </w:div>
    <w:div w:id="118884306">
      <w:bodyDiv w:val="1"/>
      <w:marLeft w:val="0"/>
      <w:marRight w:val="0"/>
      <w:marTop w:val="0"/>
      <w:marBottom w:val="0"/>
      <w:divBdr>
        <w:top w:val="none" w:sz="0" w:space="0" w:color="auto"/>
        <w:left w:val="none" w:sz="0" w:space="0" w:color="auto"/>
        <w:bottom w:val="none" w:sz="0" w:space="0" w:color="auto"/>
        <w:right w:val="none" w:sz="0" w:space="0" w:color="auto"/>
      </w:divBdr>
    </w:div>
    <w:div w:id="120879505">
      <w:bodyDiv w:val="1"/>
      <w:marLeft w:val="0"/>
      <w:marRight w:val="0"/>
      <w:marTop w:val="0"/>
      <w:marBottom w:val="0"/>
      <w:divBdr>
        <w:top w:val="none" w:sz="0" w:space="0" w:color="auto"/>
        <w:left w:val="none" w:sz="0" w:space="0" w:color="auto"/>
        <w:bottom w:val="none" w:sz="0" w:space="0" w:color="auto"/>
        <w:right w:val="none" w:sz="0" w:space="0" w:color="auto"/>
      </w:divBdr>
    </w:div>
    <w:div w:id="121582836">
      <w:bodyDiv w:val="1"/>
      <w:marLeft w:val="0"/>
      <w:marRight w:val="0"/>
      <w:marTop w:val="0"/>
      <w:marBottom w:val="0"/>
      <w:divBdr>
        <w:top w:val="none" w:sz="0" w:space="0" w:color="auto"/>
        <w:left w:val="none" w:sz="0" w:space="0" w:color="auto"/>
        <w:bottom w:val="none" w:sz="0" w:space="0" w:color="auto"/>
        <w:right w:val="none" w:sz="0" w:space="0" w:color="auto"/>
      </w:divBdr>
    </w:div>
    <w:div w:id="122500439">
      <w:bodyDiv w:val="1"/>
      <w:marLeft w:val="0"/>
      <w:marRight w:val="0"/>
      <w:marTop w:val="0"/>
      <w:marBottom w:val="0"/>
      <w:divBdr>
        <w:top w:val="none" w:sz="0" w:space="0" w:color="auto"/>
        <w:left w:val="none" w:sz="0" w:space="0" w:color="auto"/>
        <w:bottom w:val="none" w:sz="0" w:space="0" w:color="auto"/>
        <w:right w:val="none" w:sz="0" w:space="0" w:color="auto"/>
      </w:divBdr>
    </w:div>
    <w:div w:id="125052202">
      <w:bodyDiv w:val="1"/>
      <w:marLeft w:val="0"/>
      <w:marRight w:val="0"/>
      <w:marTop w:val="0"/>
      <w:marBottom w:val="0"/>
      <w:divBdr>
        <w:top w:val="none" w:sz="0" w:space="0" w:color="auto"/>
        <w:left w:val="none" w:sz="0" w:space="0" w:color="auto"/>
        <w:bottom w:val="none" w:sz="0" w:space="0" w:color="auto"/>
        <w:right w:val="none" w:sz="0" w:space="0" w:color="auto"/>
      </w:divBdr>
    </w:div>
    <w:div w:id="125706528">
      <w:bodyDiv w:val="1"/>
      <w:marLeft w:val="0"/>
      <w:marRight w:val="0"/>
      <w:marTop w:val="0"/>
      <w:marBottom w:val="0"/>
      <w:divBdr>
        <w:top w:val="none" w:sz="0" w:space="0" w:color="auto"/>
        <w:left w:val="none" w:sz="0" w:space="0" w:color="auto"/>
        <w:bottom w:val="none" w:sz="0" w:space="0" w:color="auto"/>
        <w:right w:val="none" w:sz="0" w:space="0" w:color="auto"/>
      </w:divBdr>
    </w:div>
    <w:div w:id="129522609">
      <w:bodyDiv w:val="1"/>
      <w:marLeft w:val="0"/>
      <w:marRight w:val="0"/>
      <w:marTop w:val="0"/>
      <w:marBottom w:val="0"/>
      <w:divBdr>
        <w:top w:val="none" w:sz="0" w:space="0" w:color="auto"/>
        <w:left w:val="none" w:sz="0" w:space="0" w:color="auto"/>
        <w:bottom w:val="none" w:sz="0" w:space="0" w:color="auto"/>
        <w:right w:val="none" w:sz="0" w:space="0" w:color="auto"/>
      </w:divBdr>
    </w:div>
    <w:div w:id="131605735">
      <w:bodyDiv w:val="1"/>
      <w:marLeft w:val="0"/>
      <w:marRight w:val="0"/>
      <w:marTop w:val="0"/>
      <w:marBottom w:val="0"/>
      <w:divBdr>
        <w:top w:val="none" w:sz="0" w:space="0" w:color="auto"/>
        <w:left w:val="none" w:sz="0" w:space="0" w:color="auto"/>
        <w:bottom w:val="none" w:sz="0" w:space="0" w:color="auto"/>
        <w:right w:val="none" w:sz="0" w:space="0" w:color="auto"/>
      </w:divBdr>
    </w:div>
    <w:div w:id="132527638">
      <w:bodyDiv w:val="1"/>
      <w:marLeft w:val="0"/>
      <w:marRight w:val="0"/>
      <w:marTop w:val="0"/>
      <w:marBottom w:val="0"/>
      <w:divBdr>
        <w:top w:val="none" w:sz="0" w:space="0" w:color="auto"/>
        <w:left w:val="none" w:sz="0" w:space="0" w:color="auto"/>
        <w:bottom w:val="none" w:sz="0" w:space="0" w:color="auto"/>
        <w:right w:val="none" w:sz="0" w:space="0" w:color="auto"/>
      </w:divBdr>
    </w:div>
    <w:div w:id="135493290">
      <w:bodyDiv w:val="1"/>
      <w:marLeft w:val="0"/>
      <w:marRight w:val="0"/>
      <w:marTop w:val="0"/>
      <w:marBottom w:val="0"/>
      <w:divBdr>
        <w:top w:val="none" w:sz="0" w:space="0" w:color="auto"/>
        <w:left w:val="none" w:sz="0" w:space="0" w:color="auto"/>
        <w:bottom w:val="none" w:sz="0" w:space="0" w:color="auto"/>
        <w:right w:val="none" w:sz="0" w:space="0" w:color="auto"/>
      </w:divBdr>
    </w:div>
    <w:div w:id="135611537">
      <w:bodyDiv w:val="1"/>
      <w:marLeft w:val="0"/>
      <w:marRight w:val="0"/>
      <w:marTop w:val="0"/>
      <w:marBottom w:val="0"/>
      <w:divBdr>
        <w:top w:val="none" w:sz="0" w:space="0" w:color="auto"/>
        <w:left w:val="none" w:sz="0" w:space="0" w:color="auto"/>
        <w:bottom w:val="none" w:sz="0" w:space="0" w:color="auto"/>
        <w:right w:val="none" w:sz="0" w:space="0" w:color="auto"/>
      </w:divBdr>
    </w:div>
    <w:div w:id="136336662">
      <w:bodyDiv w:val="1"/>
      <w:marLeft w:val="0"/>
      <w:marRight w:val="0"/>
      <w:marTop w:val="0"/>
      <w:marBottom w:val="0"/>
      <w:divBdr>
        <w:top w:val="none" w:sz="0" w:space="0" w:color="auto"/>
        <w:left w:val="none" w:sz="0" w:space="0" w:color="auto"/>
        <w:bottom w:val="none" w:sz="0" w:space="0" w:color="auto"/>
        <w:right w:val="none" w:sz="0" w:space="0" w:color="auto"/>
      </w:divBdr>
    </w:div>
    <w:div w:id="138150862">
      <w:bodyDiv w:val="1"/>
      <w:marLeft w:val="0"/>
      <w:marRight w:val="0"/>
      <w:marTop w:val="0"/>
      <w:marBottom w:val="0"/>
      <w:divBdr>
        <w:top w:val="none" w:sz="0" w:space="0" w:color="auto"/>
        <w:left w:val="none" w:sz="0" w:space="0" w:color="auto"/>
        <w:bottom w:val="none" w:sz="0" w:space="0" w:color="auto"/>
        <w:right w:val="none" w:sz="0" w:space="0" w:color="auto"/>
      </w:divBdr>
    </w:div>
    <w:div w:id="143089998">
      <w:bodyDiv w:val="1"/>
      <w:marLeft w:val="0"/>
      <w:marRight w:val="0"/>
      <w:marTop w:val="0"/>
      <w:marBottom w:val="0"/>
      <w:divBdr>
        <w:top w:val="none" w:sz="0" w:space="0" w:color="auto"/>
        <w:left w:val="none" w:sz="0" w:space="0" w:color="auto"/>
        <w:bottom w:val="none" w:sz="0" w:space="0" w:color="auto"/>
        <w:right w:val="none" w:sz="0" w:space="0" w:color="auto"/>
      </w:divBdr>
      <w:divsChild>
        <w:div w:id="1419786109">
          <w:marLeft w:val="0"/>
          <w:marRight w:val="0"/>
          <w:marTop w:val="0"/>
          <w:marBottom w:val="0"/>
          <w:divBdr>
            <w:top w:val="none" w:sz="0" w:space="0" w:color="auto"/>
            <w:left w:val="none" w:sz="0" w:space="0" w:color="auto"/>
            <w:bottom w:val="none" w:sz="0" w:space="0" w:color="auto"/>
            <w:right w:val="none" w:sz="0" w:space="0" w:color="auto"/>
          </w:divBdr>
        </w:div>
        <w:div w:id="1047685889">
          <w:marLeft w:val="0"/>
          <w:marRight w:val="0"/>
          <w:marTop w:val="0"/>
          <w:marBottom w:val="0"/>
          <w:divBdr>
            <w:top w:val="none" w:sz="0" w:space="0" w:color="auto"/>
            <w:left w:val="none" w:sz="0" w:space="0" w:color="auto"/>
            <w:bottom w:val="none" w:sz="0" w:space="0" w:color="auto"/>
            <w:right w:val="none" w:sz="0" w:space="0" w:color="auto"/>
          </w:divBdr>
        </w:div>
        <w:div w:id="636647996">
          <w:marLeft w:val="0"/>
          <w:marRight w:val="0"/>
          <w:marTop w:val="0"/>
          <w:marBottom w:val="0"/>
          <w:divBdr>
            <w:top w:val="none" w:sz="0" w:space="0" w:color="auto"/>
            <w:left w:val="none" w:sz="0" w:space="0" w:color="auto"/>
            <w:bottom w:val="none" w:sz="0" w:space="0" w:color="auto"/>
            <w:right w:val="none" w:sz="0" w:space="0" w:color="auto"/>
          </w:divBdr>
        </w:div>
        <w:div w:id="1922596082">
          <w:marLeft w:val="0"/>
          <w:marRight w:val="0"/>
          <w:marTop w:val="0"/>
          <w:marBottom w:val="0"/>
          <w:divBdr>
            <w:top w:val="none" w:sz="0" w:space="0" w:color="auto"/>
            <w:left w:val="none" w:sz="0" w:space="0" w:color="auto"/>
            <w:bottom w:val="none" w:sz="0" w:space="0" w:color="auto"/>
            <w:right w:val="none" w:sz="0" w:space="0" w:color="auto"/>
          </w:divBdr>
        </w:div>
        <w:div w:id="2051764014">
          <w:marLeft w:val="0"/>
          <w:marRight w:val="0"/>
          <w:marTop w:val="0"/>
          <w:marBottom w:val="0"/>
          <w:divBdr>
            <w:top w:val="none" w:sz="0" w:space="0" w:color="auto"/>
            <w:left w:val="none" w:sz="0" w:space="0" w:color="auto"/>
            <w:bottom w:val="none" w:sz="0" w:space="0" w:color="auto"/>
            <w:right w:val="none" w:sz="0" w:space="0" w:color="auto"/>
          </w:divBdr>
        </w:div>
        <w:div w:id="1844322129">
          <w:marLeft w:val="0"/>
          <w:marRight w:val="0"/>
          <w:marTop w:val="0"/>
          <w:marBottom w:val="0"/>
          <w:divBdr>
            <w:top w:val="none" w:sz="0" w:space="0" w:color="auto"/>
            <w:left w:val="none" w:sz="0" w:space="0" w:color="auto"/>
            <w:bottom w:val="none" w:sz="0" w:space="0" w:color="auto"/>
            <w:right w:val="none" w:sz="0" w:space="0" w:color="auto"/>
          </w:divBdr>
        </w:div>
        <w:div w:id="1786188870">
          <w:marLeft w:val="0"/>
          <w:marRight w:val="0"/>
          <w:marTop w:val="0"/>
          <w:marBottom w:val="0"/>
          <w:divBdr>
            <w:top w:val="none" w:sz="0" w:space="0" w:color="auto"/>
            <w:left w:val="none" w:sz="0" w:space="0" w:color="auto"/>
            <w:bottom w:val="none" w:sz="0" w:space="0" w:color="auto"/>
            <w:right w:val="none" w:sz="0" w:space="0" w:color="auto"/>
          </w:divBdr>
        </w:div>
        <w:div w:id="1501307470">
          <w:marLeft w:val="0"/>
          <w:marRight w:val="0"/>
          <w:marTop w:val="0"/>
          <w:marBottom w:val="0"/>
          <w:divBdr>
            <w:top w:val="none" w:sz="0" w:space="0" w:color="auto"/>
            <w:left w:val="none" w:sz="0" w:space="0" w:color="auto"/>
            <w:bottom w:val="none" w:sz="0" w:space="0" w:color="auto"/>
            <w:right w:val="none" w:sz="0" w:space="0" w:color="auto"/>
          </w:divBdr>
        </w:div>
        <w:div w:id="554662558">
          <w:marLeft w:val="0"/>
          <w:marRight w:val="0"/>
          <w:marTop w:val="0"/>
          <w:marBottom w:val="0"/>
          <w:divBdr>
            <w:top w:val="none" w:sz="0" w:space="0" w:color="auto"/>
            <w:left w:val="none" w:sz="0" w:space="0" w:color="auto"/>
            <w:bottom w:val="none" w:sz="0" w:space="0" w:color="auto"/>
            <w:right w:val="none" w:sz="0" w:space="0" w:color="auto"/>
          </w:divBdr>
        </w:div>
        <w:div w:id="1045838584">
          <w:marLeft w:val="0"/>
          <w:marRight w:val="0"/>
          <w:marTop w:val="0"/>
          <w:marBottom w:val="0"/>
          <w:divBdr>
            <w:top w:val="none" w:sz="0" w:space="0" w:color="auto"/>
            <w:left w:val="none" w:sz="0" w:space="0" w:color="auto"/>
            <w:bottom w:val="none" w:sz="0" w:space="0" w:color="auto"/>
            <w:right w:val="none" w:sz="0" w:space="0" w:color="auto"/>
          </w:divBdr>
        </w:div>
        <w:div w:id="1258830111">
          <w:marLeft w:val="0"/>
          <w:marRight w:val="0"/>
          <w:marTop w:val="0"/>
          <w:marBottom w:val="0"/>
          <w:divBdr>
            <w:top w:val="none" w:sz="0" w:space="0" w:color="auto"/>
            <w:left w:val="none" w:sz="0" w:space="0" w:color="auto"/>
            <w:bottom w:val="none" w:sz="0" w:space="0" w:color="auto"/>
            <w:right w:val="none" w:sz="0" w:space="0" w:color="auto"/>
          </w:divBdr>
        </w:div>
        <w:div w:id="21710683">
          <w:marLeft w:val="0"/>
          <w:marRight w:val="0"/>
          <w:marTop w:val="0"/>
          <w:marBottom w:val="0"/>
          <w:divBdr>
            <w:top w:val="none" w:sz="0" w:space="0" w:color="auto"/>
            <w:left w:val="none" w:sz="0" w:space="0" w:color="auto"/>
            <w:bottom w:val="none" w:sz="0" w:space="0" w:color="auto"/>
            <w:right w:val="none" w:sz="0" w:space="0" w:color="auto"/>
          </w:divBdr>
        </w:div>
        <w:div w:id="344408895">
          <w:marLeft w:val="0"/>
          <w:marRight w:val="0"/>
          <w:marTop w:val="0"/>
          <w:marBottom w:val="0"/>
          <w:divBdr>
            <w:top w:val="none" w:sz="0" w:space="0" w:color="auto"/>
            <w:left w:val="none" w:sz="0" w:space="0" w:color="auto"/>
            <w:bottom w:val="none" w:sz="0" w:space="0" w:color="auto"/>
            <w:right w:val="none" w:sz="0" w:space="0" w:color="auto"/>
          </w:divBdr>
        </w:div>
        <w:div w:id="1400439700">
          <w:marLeft w:val="0"/>
          <w:marRight w:val="0"/>
          <w:marTop w:val="0"/>
          <w:marBottom w:val="0"/>
          <w:divBdr>
            <w:top w:val="none" w:sz="0" w:space="0" w:color="auto"/>
            <w:left w:val="none" w:sz="0" w:space="0" w:color="auto"/>
            <w:bottom w:val="none" w:sz="0" w:space="0" w:color="auto"/>
            <w:right w:val="none" w:sz="0" w:space="0" w:color="auto"/>
          </w:divBdr>
        </w:div>
        <w:div w:id="1226524985">
          <w:marLeft w:val="0"/>
          <w:marRight w:val="0"/>
          <w:marTop w:val="0"/>
          <w:marBottom w:val="0"/>
          <w:divBdr>
            <w:top w:val="none" w:sz="0" w:space="0" w:color="auto"/>
            <w:left w:val="none" w:sz="0" w:space="0" w:color="auto"/>
            <w:bottom w:val="none" w:sz="0" w:space="0" w:color="auto"/>
            <w:right w:val="none" w:sz="0" w:space="0" w:color="auto"/>
          </w:divBdr>
        </w:div>
        <w:div w:id="703556716">
          <w:marLeft w:val="0"/>
          <w:marRight w:val="0"/>
          <w:marTop w:val="0"/>
          <w:marBottom w:val="0"/>
          <w:divBdr>
            <w:top w:val="none" w:sz="0" w:space="0" w:color="auto"/>
            <w:left w:val="none" w:sz="0" w:space="0" w:color="auto"/>
            <w:bottom w:val="none" w:sz="0" w:space="0" w:color="auto"/>
            <w:right w:val="none" w:sz="0" w:space="0" w:color="auto"/>
          </w:divBdr>
        </w:div>
      </w:divsChild>
    </w:div>
    <w:div w:id="143397699">
      <w:bodyDiv w:val="1"/>
      <w:marLeft w:val="0"/>
      <w:marRight w:val="0"/>
      <w:marTop w:val="0"/>
      <w:marBottom w:val="0"/>
      <w:divBdr>
        <w:top w:val="none" w:sz="0" w:space="0" w:color="auto"/>
        <w:left w:val="none" w:sz="0" w:space="0" w:color="auto"/>
        <w:bottom w:val="none" w:sz="0" w:space="0" w:color="auto"/>
        <w:right w:val="none" w:sz="0" w:space="0" w:color="auto"/>
      </w:divBdr>
    </w:div>
    <w:div w:id="146751421">
      <w:bodyDiv w:val="1"/>
      <w:marLeft w:val="0"/>
      <w:marRight w:val="0"/>
      <w:marTop w:val="0"/>
      <w:marBottom w:val="0"/>
      <w:divBdr>
        <w:top w:val="none" w:sz="0" w:space="0" w:color="auto"/>
        <w:left w:val="none" w:sz="0" w:space="0" w:color="auto"/>
        <w:bottom w:val="none" w:sz="0" w:space="0" w:color="auto"/>
        <w:right w:val="none" w:sz="0" w:space="0" w:color="auto"/>
      </w:divBdr>
    </w:div>
    <w:div w:id="149562733">
      <w:bodyDiv w:val="1"/>
      <w:marLeft w:val="0"/>
      <w:marRight w:val="0"/>
      <w:marTop w:val="0"/>
      <w:marBottom w:val="0"/>
      <w:divBdr>
        <w:top w:val="none" w:sz="0" w:space="0" w:color="auto"/>
        <w:left w:val="none" w:sz="0" w:space="0" w:color="auto"/>
        <w:bottom w:val="none" w:sz="0" w:space="0" w:color="auto"/>
        <w:right w:val="none" w:sz="0" w:space="0" w:color="auto"/>
      </w:divBdr>
      <w:divsChild>
        <w:div w:id="1897233815">
          <w:marLeft w:val="640"/>
          <w:marRight w:val="0"/>
          <w:marTop w:val="0"/>
          <w:marBottom w:val="0"/>
          <w:divBdr>
            <w:top w:val="none" w:sz="0" w:space="0" w:color="auto"/>
            <w:left w:val="none" w:sz="0" w:space="0" w:color="auto"/>
            <w:bottom w:val="none" w:sz="0" w:space="0" w:color="auto"/>
            <w:right w:val="none" w:sz="0" w:space="0" w:color="auto"/>
          </w:divBdr>
        </w:div>
        <w:div w:id="693843090">
          <w:marLeft w:val="640"/>
          <w:marRight w:val="0"/>
          <w:marTop w:val="0"/>
          <w:marBottom w:val="0"/>
          <w:divBdr>
            <w:top w:val="none" w:sz="0" w:space="0" w:color="auto"/>
            <w:left w:val="none" w:sz="0" w:space="0" w:color="auto"/>
            <w:bottom w:val="none" w:sz="0" w:space="0" w:color="auto"/>
            <w:right w:val="none" w:sz="0" w:space="0" w:color="auto"/>
          </w:divBdr>
        </w:div>
        <w:div w:id="1238132865">
          <w:marLeft w:val="640"/>
          <w:marRight w:val="0"/>
          <w:marTop w:val="0"/>
          <w:marBottom w:val="0"/>
          <w:divBdr>
            <w:top w:val="none" w:sz="0" w:space="0" w:color="auto"/>
            <w:left w:val="none" w:sz="0" w:space="0" w:color="auto"/>
            <w:bottom w:val="none" w:sz="0" w:space="0" w:color="auto"/>
            <w:right w:val="none" w:sz="0" w:space="0" w:color="auto"/>
          </w:divBdr>
        </w:div>
        <w:div w:id="969019860">
          <w:marLeft w:val="640"/>
          <w:marRight w:val="0"/>
          <w:marTop w:val="0"/>
          <w:marBottom w:val="0"/>
          <w:divBdr>
            <w:top w:val="none" w:sz="0" w:space="0" w:color="auto"/>
            <w:left w:val="none" w:sz="0" w:space="0" w:color="auto"/>
            <w:bottom w:val="none" w:sz="0" w:space="0" w:color="auto"/>
            <w:right w:val="none" w:sz="0" w:space="0" w:color="auto"/>
          </w:divBdr>
        </w:div>
        <w:div w:id="1845394256">
          <w:marLeft w:val="640"/>
          <w:marRight w:val="0"/>
          <w:marTop w:val="0"/>
          <w:marBottom w:val="0"/>
          <w:divBdr>
            <w:top w:val="none" w:sz="0" w:space="0" w:color="auto"/>
            <w:left w:val="none" w:sz="0" w:space="0" w:color="auto"/>
            <w:bottom w:val="none" w:sz="0" w:space="0" w:color="auto"/>
            <w:right w:val="none" w:sz="0" w:space="0" w:color="auto"/>
          </w:divBdr>
        </w:div>
        <w:div w:id="1551261397">
          <w:marLeft w:val="640"/>
          <w:marRight w:val="0"/>
          <w:marTop w:val="0"/>
          <w:marBottom w:val="0"/>
          <w:divBdr>
            <w:top w:val="none" w:sz="0" w:space="0" w:color="auto"/>
            <w:left w:val="none" w:sz="0" w:space="0" w:color="auto"/>
            <w:bottom w:val="none" w:sz="0" w:space="0" w:color="auto"/>
            <w:right w:val="none" w:sz="0" w:space="0" w:color="auto"/>
          </w:divBdr>
        </w:div>
        <w:div w:id="718360572">
          <w:marLeft w:val="640"/>
          <w:marRight w:val="0"/>
          <w:marTop w:val="0"/>
          <w:marBottom w:val="0"/>
          <w:divBdr>
            <w:top w:val="none" w:sz="0" w:space="0" w:color="auto"/>
            <w:left w:val="none" w:sz="0" w:space="0" w:color="auto"/>
            <w:bottom w:val="none" w:sz="0" w:space="0" w:color="auto"/>
            <w:right w:val="none" w:sz="0" w:space="0" w:color="auto"/>
          </w:divBdr>
        </w:div>
        <w:div w:id="191572932">
          <w:marLeft w:val="640"/>
          <w:marRight w:val="0"/>
          <w:marTop w:val="0"/>
          <w:marBottom w:val="0"/>
          <w:divBdr>
            <w:top w:val="none" w:sz="0" w:space="0" w:color="auto"/>
            <w:left w:val="none" w:sz="0" w:space="0" w:color="auto"/>
            <w:bottom w:val="none" w:sz="0" w:space="0" w:color="auto"/>
            <w:right w:val="none" w:sz="0" w:space="0" w:color="auto"/>
          </w:divBdr>
        </w:div>
        <w:div w:id="14774709">
          <w:marLeft w:val="640"/>
          <w:marRight w:val="0"/>
          <w:marTop w:val="0"/>
          <w:marBottom w:val="0"/>
          <w:divBdr>
            <w:top w:val="none" w:sz="0" w:space="0" w:color="auto"/>
            <w:left w:val="none" w:sz="0" w:space="0" w:color="auto"/>
            <w:bottom w:val="none" w:sz="0" w:space="0" w:color="auto"/>
            <w:right w:val="none" w:sz="0" w:space="0" w:color="auto"/>
          </w:divBdr>
        </w:div>
        <w:div w:id="1724330904">
          <w:marLeft w:val="640"/>
          <w:marRight w:val="0"/>
          <w:marTop w:val="0"/>
          <w:marBottom w:val="0"/>
          <w:divBdr>
            <w:top w:val="none" w:sz="0" w:space="0" w:color="auto"/>
            <w:left w:val="none" w:sz="0" w:space="0" w:color="auto"/>
            <w:bottom w:val="none" w:sz="0" w:space="0" w:color="auto"/>
            <w:right w:val="none" w:sz="0" w:space="0" w:color="auto"/>
          </w:divBdr>
        </w:div>
        <w:div w:id="1660115800">
          <w:marLeft w:val="640"/>
          <w:marRight w:val="0"/>
          <w:marTop w:val="0"/>
          <w:marBottom w:val="0"/>
          <w:divBdr>
            <w:top w:val="none" w:sz="0" w:space="0" w:color="auto"/>
            <w:left w:val="none" w:sz="0" w:space="0" w:color="auto"/>
            <w:bottom w:val="none" w:sz="0" w:space="0" w:color="auto"/>
            <w:right w:val="none" w:sz="0" w:space="0" w:color="auto"/>
          </w:divBdr>
        </w:div>
        <w:div w:id="1637754176">
          <w:marLeft w:val="640"/>
          <w:marRight w:val="0"/>
          <w:marTop w:val="0"/>
          <w:marBottom w:val="0"/>
          <w:divBdr>
            <w:top w:val="none" w:sz="0" w:space="0" w:color="auto"/>
            <w:left w:val="none" w:sz="0" w:space="0" w:color="auto"/>
            <w:bottom w:val="none" w:sz="0" w:space="0" w:color="auto"/>
            <w:right w:val="none" w:sz="0" w:space="0" w:color="auto"/>
          </w:divBdr>
        </w:div>
        <w:div w:id="268049913">
          <w:marLeft w:val="640"/>
          <w:marRight w:val="0"/>
          <w:marTop w:val="0"/>
          <w:marBottom w:val="0"/>
          <w:divBdr>
            <w:top w:val="none" w:sz="0" w:space="0" w:color="auto"/>
            <w:left w:val="none" w:sz="0" w:space="0" w:color="auto"/>
            <w:bottom w:val="none" w:sz="0" w:space="0" w:color="auto"/>
            <w:right w:val="none" w:sz="0" w:space="0" w:color="auto"/>
          </w:divBdr>
        </w:div>
        <w:div w:id="2023701949">
          <w:marLeft w:val="640"/>
          <w:marRight w:val="0"/>
          <w:marTop w:val="0"/>
          <w:marBottom w:val="0"/>
          <w:divBdr>
            <w:top w:val="none" w:sz="0" w:space="0" w:color="auto"/>
            <w:left w:val="none" w:sz="0" w:space="0" w:color="auto"/>
            <w:bottom w:val="none" w:sz="0" w:space="0" w:color="auto"/>
            <w:right w:val="none" w:sz="0" w:space="0" w:color="auto"/>
          </w:divBdr>
        </w:div>
        <w:div w:id="87385147">
          <w:marLeft w:val="640"/>
          <w:marRight w:val="0"/>
          <w:marTop w:val="0"/>
          <w:marBottom w:val="0"/>
          <w:divBdr>
            <w:top w:val="none" w:sz="0" w:space="0" w:color="auto"/>
            <w:left w:val="none" w:sz="0" w:space="0" w:color="auto"/>
            <w:bottom w:val="none" w:sz="0" w:space="0" w:color="auto"/>
            <w:right w:val="none" w:sz="0" w:space="0" w:color="auto"/>
          </w:divBdr>
        </w:div>
        <w:div w:id="1173715197">
          <w:marLeft w:val="640"/>
          <w:marRight w:val="0"/>
          <w:marTop w:val="0"/>
          <w:marBottom w:val="0"/>
          <w:divBdr>
            <w:top w:val="none" w:sz="0" w:space="0" w:color="auto"/>
            <w:left w:val="none" w:sz="0" w:space="0" w:color="auto"/>
            <w:bottom w:val="none" w:sz="0" w:space="0" w:color="auto"/>
            <w:right w:val="none" w:sz="0" w:space="0" w:color="auto"/>
          </w:divBdr>
        </w:div>
        <w:div w:id="1055658450">
          <w:marLeft w:val="640"/>
          <w:marRight w:val="0"/>
          <w:marTop w:val="0"/>
          <w:marBottom w:val="0"/>
          <w:divBdr>
            <w:top w:val="none" w:sz="0" w:space="0" w:color="auto"/>
            <w:left w:val="none" w:sz="0" w:space="0" w:color="auto"/>
            <w:bottom w:val="none" w:sz="0" w:space="0" w:color="auto"/>
            <w:right w:val="none" w:sz="0" w:space="0" w:color="auto"/>
          </w:divBdr>
        </w:div>
        <w:div w:id="1049458859">
          <w:marLeft w:val="640"/>
          <w:marRight w:val="0"/>
          <w:marTop w:val="0"/>
          <w:marBottom w:val="0"/>
          <w:divBdr>
            <w:top w:val="none" w:sz="0" w:space="0" w:color="auto"/>
            <w:left w:val="none" w:sz="0" w:space="0" w:color="auto"/>
            <w:bottom w:val="none" w:sz="0" w:space="0" w:color="auto"/>
            <w:right w:val="none" w:sz="0" w:space="0" w:color="auto"/>
          </w:divBdr>
        </w:div>
        <w:div w:id="1907908965">
          <w:marLeft w:val="640"/>
          <w:marRight w:val="0"/>
          <w:marTop w:val="0"/>
          <w:marBottom w:val="0"/>
          <w:divBdr>
            <w:top w:val="none" w:sz="0" w:space="0" w:color="auto"/>
            <w:left w:val="none" w:sz="0" w:space="0" w:color="auto"/>
            <w:bottom w:val="none" w:sz="0" w:space="0" w:color="auto"/>
            <w:right w:val="none" w:sz="0" w:space="0" w:color="auto"/>
          </w:divBdr>
        </w:div>
        <w:div w:id="215776733">
          <w:marLeft w:val="640"/>
          <w:marRight w:val="0"/>
          <w:marTop w:val="0"/>
          <w:marBottom w:val="0"/>
          <w:divBdr>
            <w:top w:val="none" w:sz="0" w:space="0" w:color="auto"/>
            <w:left w:val="none" w:sz="0" w:space="0" w:color="auto"/>
            <w:bottom w:val="none" w:sz="0" w:space="0" w:color="auto"/>
            <w:right w:val="none" w:sz="0" w:space="0" w:color="auto"/>
          </w:divBdr>
        </w:div>
        <w:div w:id="754088028">
          <w:marLeft w:val="640"/>
          <w:marRight w:val="0"/>
          <w:marTop w:val="0"/>
          <w:marBottom w:val="0"/>
          <w:divBdr>
            <w:top w:val="none" w:sz="0" w:space="0" w:color="auto"/>
            <w:left w:val="none" w:sz="0" w:space="0" w:color="auto"/>
            <w:bottom w:val="none" w:sz="0" w:space="0" w:color="auto"/>
            <w:right w:val="none" w:sz="0" w:space="0" w:color="auto"/>
          </w:divBdr>
        </w:div>
        <w:div w:id="415327383">
          <w:marLeft w:val="640"/>
          <w:marRight w:val="0"/>
          <w:marTop w:val="0"/>
          <w:marBottom w:val="0"/>
          <w:divBdr>
            <w:top w:val="none" w:sz="0" w:space="0" w:color="auto"/>
            <w:left w:val="none" w:sz="0" w:space="0" w:color="auto"/>
            <w:bottom w:val="none" w:sz="0" w:space="0" w:color="auto"/>
            <w:right w:val="none" w:sz="0" w:space="0" w:color="auto"/>
          </w:divBdr>
        </w:div>
        <w:div w:id="329908945">
          <w:marLeft w:val="640"/>
          <w:marRight w:val="0"/>
          <w:marTop w:val="0"/>
          <w:marBottom w:val="0"/>
          <w:divBdr>
            <w:top w:val="none" w:sz="0" w:space="0" w:color="auto"/>
            <w:left w:val="none" w:sz="0" w:space="0" w:color="auto"/>
            <w:bottom w:val="none" w:sz="0" w:space="0" w:color="auto"/>
            <w:right w:val="none" w:sz="0" w:space="0" w:color="auto"/>
          </w:divBdr>
        </w:div>
        <w:div w:id="663624968">
          <w:marLeft w:val="640"/>
          <w:marRight w:val="0"/>
          <w:marTop w:val="0"/>
          <w:marBottom w:val="0"/>
          <w:divBdr>
            <w:top w:val="none" w:sz="0" w:space="0" w:color="auto"/>
            <w:left w:val="none" w:sz="0" w:space="0" w:color="auto"/>
            <w:bottom w:val="none" w:sz="0" w:space="0" w:color="auto"/>
            <w:right w:val="none" w:sz="0" w:space="0" w:color="auto"/>
          </w:divBdr>
        </w:div>
        <w:div w:id="1039278609">
          <w:marLeft w:val="640"/>
          <w:marRight w:val="0"/>
          <w:marTop w:val="0"/>
          <w:marBottom w:val="0"/>
          <w:divBdr>
            <w:top w:val="none" w:sz="0" w:space="0" w:color="auto"/>
            <w:left w:val="none" w:sz="0" w:space="0" w:color="auto"/>
            <w:bottom w:val="none" w:sz="0" w:space="0" w:color="auto"/>
            <w:right w:val="none" w:sz="0" w:space="0" w:color="auto"/>
          </w:divBdr>
        </w:div>
        <w:div w:id="172770871">
          <w:marLeft w:val="640"/>
          <w:marRight w:val="0"/>
          <w:marTop w:val="0"/>
          <w:marBottom w:val="0"/>
          <w:divBdr>
            <w:top w:val="none" w:sz="0" w:space="0" w:color="auto"/>
            <w:left w:val="none" w:sz="0" w:space="0" w:color="auto"/>
            <w:bottom w:val="none" w:sz="0" w:space="0" w:color="auto"/>
            <w:right w:val="none" w:sz="0" w:space="0" w:color="auto"/>
          </w:divBdr>
        </w:div>
        <w:div w:id="1295987833">
          <w:marLeft w:val="640"/>
          <w:marRight w:val="0"/>
          <w:marTop w:val="0"/>
          <w:marBottom w:val="0"/>
          <w:divBdr>
            <w:top w:val="none" w:sz="0" w:space="0" w:color="auto"/>
            <w:left w:val="none" w:sz="0" w:space="0" w:color="auto"/>
            <w:bottom w:val="none" w:sz="0" w:space="0" w:color="auto"/>
            <w:right w:val="none" w:sz="0" w:space="0" w:color="auto"/>
          </w:divBdr>
        </w:div>
        <w:div w:id="660355156">
          <w:marLeft w:val="640"/>
          <w:marRight w:val="0"/>
          <w:marTop w:val="0"/>
          <w:marBottom w:val="0"/>
          <w:divBdr>
            <w:top w:val="none" w:sz="0" w:space="0" w:color="auto"/>
            <w:left w:val="none" w:sz="0" w:space="0" w:color="auto"/>
            <w:bottom w:val="none" w:sz="0" w:space="0" w:color="auto"/>
            <w:right w:val="none" w:sz="0" w:space="0" w:color="auto"/>
          </w:divBdr>
        </w:div>
        <w:div w:id="35861963">
          <w:marLeft w:val="640"/>
          <w:marRight w:val="0"/>
          <w:marTop w:val="0"/>
          <w:marBottom w:val="0"/>
          <w:divBdr>
            <w:top w:val="none" w:sz="0" w:space="0" w:color="auto"/>
            <w:left w:val="none" w:sz="0" w:space="0" w:color="auto"/>
            <w:bottom w:val="none" w:sz="0" w:space="0" w:color="auto"/>
            <w:right w:val="none" w:sz="0" w:space="0" w:color="auto"/>
          </w:divBdr>
        </w:div>
        <w:div w:id="1317147699">
          <w:marLeft w:val="640"/>
          <w:marRight w:val="0"/>
          <w:marTop w:val="0"/>
          <w:marBottom w:val="0"/>
          <w:divBdr>
            <w:top w:val="none" w:sz="0" w:space="0" w:color="auto"/>
            <w:left w:val="none" w:sz="0" w:space="0" w:color="auto"/>
            <w:bottom w:val="none" w:sz="0" w:space="0" w:color="auto"/>
            <w:right w:val="none" w:sz="0" w:space="0" w:color="auto"/>
          </w:divBdr>
        </w:div>
        <w:div w:id="1980071408">
          <w:marLeft w:val="640"/>
          <w:marRight w:val="0"/>
          <w:marTop w:val="0"/>
          <w:marBottom w:val="0"/>
          <w:divBdr>
            <w:top w:val="none" w:sz="0" w:space="0" w:color="auto"/>
            <w:left w:val="none" w:sz="0" w:space="0" w:color="auto"/>
            <w:bottom w:val="none" w:sz="0" w:space="0" w:color="auto"/>
            <w:right w:val="none" w:sz="0" w:space="0" w:color="auto"/>
          </w:divBdr>
        </w:div>
        <w:div w:id="119619458">
          <w:marLeft w:val="640"/>
          <w:marRight w:val="0"/>
          <w:marTop w:val="0"/>
          <w:marBottom w:val="0"/>
          <w:divBdr>
            <w:top w:val="none" w:sz="0" w:space="0" w:color="auto"/>
            <w:left w:val="none" w:sz="0" w:space="0" w:color="auto"/>
            <w:bottom w:val="none" w:sz="0" w:space="0" w:color="auto"/>
            <w:right w:val="none" w:sz="0" w:space="0" w:color="auto"/>
          </w:divBdr>
        </w:div>
      </w:divsChild>
    </w:div>
    <w:div w:id="150565458">
      <w:bodyDiv w:val="1"/>
      <w:marLeft w:val="0"/>
      <w:marRight w:val="0"/>
      <w:marTop w:val="0"/>
      <w:marBottom w:val="0"/>
      <w:divBdr>
        <w:top w:val="none" w:sz="0" w:space="0" w:color="auto"/>
        <w:left w:val="none" w:sz="0" w:space="0" w:color="auto"/>
        <w:bottom w:val="none" w:sz="0" w:space="0" w:color="auto"/>
        <w:right w:val="none" w:sz="0" w:space="0" w:color="auto"/>
      </w:divBdr>
      <w:divsChild>
        <w:div w:id="1670252434">
          <w:marLeft w:val="640"/>
          <w:marRight w:val="0"/>
          <w:marTop w:val="0"/>
          <w:marBottom w:val="0"/>
          <w:divBdr>
            <w:top w:val="none" w:sz="0" w:space="0" w:color="auto"/>
            <w:left w:val="none" w:sz="0" w:space="0" w:color="auto"/>
            <w:bottom w:val="none" w:sz="0" w:space="0" w:color="auto"/>
            <w:right w:val="none" w:sz="0" w:space="0" w:color="auto"/>
          </w:divBdr>
        </w:div>
        <w:div w:id="43413409">
          <w:marLeft w:val="640"/>
          <w:marRight w:val="0"/>
          <w:marTop w:val="0"/>
          <w:marBottom w:val="0"/>
          <w:divBdr>
            <w:top w:val="none" w:sz="0" w:space="0" w:color="auto"/>
            <w:left w:val="none" w:sz="0" w:space="0" w:color="auto"/>
            <w:bottom w:val="none" w:sz="0" w:space="0" w:color="auto"/>
            <w:right w:val="none" w:sz="0" w:space="0" w:color="auto"/>
          </w:divBdr>
        </w:div>
        <w:div w:id="801769524">
          <w:marLeft w:val="640"/>
          <w:marRight w:val="0"/>
          <w:marTop w:val="0"/>
          <w:marBottom w:val="0"/>
          <w:divBdr>
            <w:top w:val="none" w:sz="0" w:space="0" w:color="auto"/>
            <w:left w:val="none" w:sz="0" w:space="0" w:color="auto"/>
            <w:bottom w:val="none" w:sz="0" w:space="0" w:color="auto"/>
            <w:right w:val="none" w:sz="0" w:space="0" w:color="auto"/>
          </w:divBdr>
        </w:div>
        <w:div w:id="967475153">
          <w:marLeft w:val="640"/>
          <w:marRight w:val="0"/>
          <w:marTop w:val="0"/>
          <w:marBottom w:val="0"/>
          <w:divBdr>
            <w:top w:val="none" w:sz="0" w:space="0" w:color="auto"/>
            <w:left w:val="none" w:sz="0" w:space="0" w:color="auto"/>
            <w:bottom w:val="none" w:sz="0" w:space="0" w:color="auto"/>
            <w:right w:val="none" w:sz="0" w:space="0" w:color="auto"/>
          </w:divBdr>
        </w:div>
        <w:div w:id="557402159">
          <w:marLeft w:val="640"/>
          <w:marRight w:val="0"/>
          <w:marTop w:val="0"/>
          <w:marBottom w:val="0"/>
          <w:divBdr>
            <w:top w:val="none" w:sz="0" w:space="0" w:color="auto"/>
            <w:left w:val="none" w:sz="0" w:space="0" w:color="auto"/>
            <w:bottom w:val="none" w:sz="0" w:space="0" w:color="auto"/>
            <w:right w:val="none" w:sz="0" w:space="0" w:color="auto"/>
          </w:divBdr>
        </w:div>
        <w:div w:id="1333027263">
          <w:marLeft w:val="640"/>
          <w:marRight w:val="0"/>
          <w:marTop w:val="0"/>
          <w:marBottom w:val="0"/>
          <w:divBdr>
            <w:top w:val="none" w:sz="0" w:space="0" w:color="auto"/>
            <w:left w:val="none" w:sz="0" w:space="0" w:color="auto"/>
            <w:bottom w:val="none" w:sz="0" w:space="0" w:color="auto"/>
            <w:right w:val="none" w:sz="0" w:space="0" w:color="auto"/>
          </w:divBdr>
        </w:div>
        <w:div w:id="287472745">
          <w:marLeft w:val="640"/>
          <w:marRight w:val="0"/>
          <w:marTop w:val="0"/>
          <w:marBottom w:val="0"/>
          <w:divBdr>
            <w:top w:val="none" w:sz="0" w:space="0" w:color="auto"/>
            <w:left w:val="none" w:sz="0" w:space="0" w:color="auto"/>
            <w:bottom w:val="none" w:sz="0" w:space="0" w:color="auto"/>
            <w:right w:val="none" w:sz="0" w:space="0" w:color="auto"/>
          </w:divBdr>
        </w:div>
        <w:div w:id="2069987060">
          <w:marLeft w:val="640"/>
          <w:marRight w:val="0"/>
          <w:marTop w:val="0"/>
          <w:marBottom w:val="0"/>
          <w:divBdr>
            <w:top w:val="none" w:sz="0" w:space="0" w:color="auto"/>
            <w:left w:val="none" w:sz="0" w:space="0" w:color="auto"/>
            <w:bottom w:val="none" w:sz="0" w:space="0" w:color="auto"/>
            <w:right w:val="none" w:sz="0" w:space="0" w:color="auto"/>
          </w:divBdr>
        </w:div>
        <w:div w:id="169804409">
          <w:marLeft w:val="640"/>
          <w:marRight w:val="0"/>
          <w:marTop w:val="0"/>
          <w:marBottom w:val="0"/>
          <w:divBdr>
            <w:top w:val="none" w:sz="0" w:space="0" w:color="auto"/>
            <w:left w:val="none" w:sz="0" w:space="0" w:color="auto"/>
            <w:bottom w:val="none" w:sz="0" w:space="0" w:color="auto"/>
            <w:right w:val="none" w:sz="0" w:space="0" w:color="auto"/>
          </w:divBdr>
        </w:div>
        <w:div w:id="1862430384">
          <w:marLeft w:val="640"/>
          <w:marRight w:val="0"/>
          <w:marTop w:val="0"/>
          <w:marBottom w:val="0"/>
          <w:divBdr>
            <w:top w:val="none" w:sz="0" w:space="0" w:color="auto"/>
            <w:left w:val="none" w:sz="0" w:space="0" w:color="auto"/>
            <w:bottom w:val="none" w:sz="0" w:space="0" w:color="auto"/>
            <w:right w:val="none" w:sz="0" w:space="0" w:color="auto"/>
          </w:divBdr>
        </w:div>
        <w:div w:id="2050495972">
          <w:marLeft w:val="640"/>
          <w:marRight w:val="0"/>
          <w:marTop w:val="0"/>
          <w:marBottom w:val="0"/>
          <w:divBdr>
            <w:top w:val="none" w:sz="0" w:space="0" w:color="auto"/>
            <w:left w:val="none" w:sz="0" w:space="0" w:color="auto"/>
            <w:bottom w:val="none" w:sz="0" w:space="0" w:color="auto"/>
            <w:right w:val="none" w:sz="0" w:space="0" w:color="auto"/>
          </w:divBdr>
        </w:div>
        <w:div w:id="1407146191">
          <w:marLeft w:val="640"/>
          <w:marRight w:val="0"/>
          <w:marTop w:val="0"/>
          <w:marBottom w:val="0"/>
          <w:divBdr>
            <w:top w:val="none" w:sz="0" w:space="0" w:color="auto"/>
            <w:left w:val="none" w:sz="0" w:space="0" w:color="auto"/>
            <w:bottom w:val="none" w:sz="0" w:space="0" w:color="auto"/>
            <w:right w:val="none" w:sz="0" w:space="0" w:color="auto"/>
          </w:divBdr>
        </w:div>
        <w:div w:id="302542546">
          <w:marLeft w:val="640"/>
          <w:marRight w:val="0"/>
          <w:marTop w:val="0"/>
          <w:marBottom w:val="0"/>
          <w:divBdr>
            <w:top w:val="none" w:sz="0" w:space="0" w:color="auto"/>
            <w:left w:val="none" w:sz="0" w:space="0" w:color="auto"/>
            <w:bottom w:val="none" w:sz="0" w:space="0" w:color="auto"/>
            <w:right w:val="none" w:sz="0" w:space="0" w:color="auto"/>
          </w:divBdr>
        </w:div>
        <w:div w:id="554858356">
          <w:marLeft w:val="640"/>
          <w:marRight w:val="0"/>
          <w:marTop w:val="0"/>
          <w:marBottom w:val="0"/>
          <w:divBdr>
            <w:top w:val="none" w:sz="0" w:space="0" w:color="auto"/>
            <w:left w:val="none" w:sz="0" w:space="0" w:color="auto"/>
            <w:bottom w:val="none" w:sz="0" w:space="0" w:color="auto"/>
            <w:right w:val="none" w:sz="0" w:space="0" w:color="auto"/>
          </w:divBdr>
        </w:div>
        <w:div w:id="1054157184">
          <w:marLeft w:val="640"/>
          <w:marRight w:val="0"/>
          <w:marTop w:val="0"/>
          <w:marBottom w:val="0"/>
          <w:divBdr>
            <w:top w:val="none" w:sz="0" w:space="0" w:color="auto"/>
            <w:left w:val="none" w:sz="0" w:space="0" w:color="auto"/>
            <w:bottom w:val="none" w:sz="0" w:space="0" w:color="auto"/>
            <w:right w:val="none" w:sz="0" w:space="0" w:color="auto"/>
          </w:divBdr>
        </w:div>
        <w:div w:id="934442567">
          <w:marLeft w:val="640"/>
          <w:marRight w:val="0"/>
          <w:marTop w:val="0"/>
          <w:marBottom w:val="0"/>
          <w:divBdr>
            <w:top w:val="none" w:sz="0" w:space="0" w:color="auto"/>
            <w:left w:val="none" w:sz="0" w:space="0" w:color="auto"/>
            <w:bottom w:val="none" w:sz="0" w:space="0" w:color="auto"/>
            <w:right w:val="none" w:sz="0" w:space="0" w:color="auto"/>
          </w:divBdr>
        </w:div>
        <w:div w:id="717509428">
          <w:marLeft w:val="640"/>
          <w:marRight w:val="0"/>
          <w:marTop w:val="0"/>
          <w:marBottom w:val="0"/>
          <w:divBdr>
            <w:top w:val="none" w:sz="0" w:space="0" w:color="auto"/>
            <w:left w:val="none" w:sz="0" w:space="0" w:color="auto"/>
            <w:bottom w:val="none" w:sz="0" w:space="0" w:color="auto"/>
            <w:right w:val="none" w:sz="0" w:space="0" w:color="auto"/>
          </w:divBdr>
        </w:div>
        <w:div w:id="544028553">
          <w:marLeft w:val="640"/>
          <w:marRight w:val="0"/>
          <w:marTop w:val="0"/>
          <w:marBottom w:val="0"/>
          <w:divBdr>
            <w:top w:val="none" w:sz="0" w:space="0" w:color="auto"/>
            <w:left w:val="none" w:sz="0" w:space="0" w:color="auto"/>
            <w:bottom w:val="none" w:sz="0" w:space="0" w:color="auto"/>
            <w:right w:val="none" w:sz="0" w:space="0" w:color="auto"/>
          </w:divBdr>
        </w:div>
        <w:div w:id="322440939">
          <w:marLeft w:val="640"/>
          <w:marRight w:val="0"/>
          <w:marTop w:val="0"/>
          <w:marBottom w:val="0"/>
          <w:divBdr>
            <w:top w:val="none" w:sz="0" w:space="0" w:color="auto"/>
            <w:left w:val="none" w:sz="0" w:space="0" w:color="auto"/>
            <w:bottom w:val="none" w:sz="0" w:space="0" w:color="auto"/>
            <w:right w:val="none" w:sz="0" w:space="0" w:color="auto"/>
          </w:divBdr>
        </w:div>
        <w:div w:id="1762139529">
          <w:marLeft w:val="640"/>
          <w:marRight w:val="0"/>
          <w:marTop w:val="0"/>
          <w:marBottom w:val="0"/>
          <w:divBdr>
            <w:top w:val="none" w:sz="0" w:space="0" w:color="auto"/>
            <w:left w:val="none" w:sz="0" w:space="0" w:color="auto"/>
            <w:bottom w:val="none" w:sz="0" w:space="0" w:color="auto"/>
            <w:right w:val="none" w:sz="0" w:space="0" w:color="auto"/>
          </w:divBdr>
        </w:div>
        <w:div w:id="778258810">
          <w:marLeft w:val="640"/>
          <w:marRight w:val="0"/>
          <w:marTop w:val="0"/>
          <w:marBottom w:val="0"/>
          <w:divBdr>
            <w:top w:val="none" w:sz="0" w:space="0" w:color="auto"/>
            <w:left w:val="none" w:sz="0" w:space="0" w:color="auto"/>
            <w:bottom w:val="none" w:sz="0" w:space="0" w:color="auto"/>
            <w:right w:val="none" w:sz="0" w:space="0" w:color="auto"/>
          </w:divBdr>
        </w:div>
        <w:div w:id="2046057913">
          <w:marLeft w:val="640"/>
          <w:marRight w:val="0"/>
          <w:marTop w:val="0"/>
          <w:marBottom w:val="0"/>
          <w:divBdr>
            <w:top w:val="none" w:sz="0" w:space="0" w:color="auto"/>
            <w:left w:val="none" w:sz="0" w:space="0" w:color="auto"/>
            <w:bottom w:val="none" w:sz="0" w:space="0" w:color="auto"/>
            <w:right w:val="none" w:sz="0" w:space="0" w:color="auto"/>
          </w:divBdr>
        </w:div>
        <w:div w:id="675613212">
          <w:marLeft w:val="640"/>
          <w:marRight w:val="0"/>
          <w:marTop w:val="0"/>
          <w:marBottom w:val="0"/>
          <w:divBdr>
            <w:top w:val="none" w:sz="0" w:space="0" w:color="auto"/>
            <w:left w:val="none" w:sz="0" w:space="0" w:color="auto"/>
            <w:bottom w:val="none" w:sz="0" w:space="0" w:color="auto"/>
            <w:right w:val="none" w:sz="0" w:space="0" w:color="auto"/>
          </w:divBdr>
        </w:div>
        <w:div w:id="1906185458">
          <w:marLeft w:val="640"/>
          <w:marRight w:val="0"/>
          <w:marTop w:val="0"/>
          <w:marBottom w:val="0"/>
          <w:divBdr>
            <w:top w:val="none" w:sz="0" w:space="0" w:color="auto"/>
            <w:left w:val="none" w:sz="0" w:space="0" w:color="auto"/>
            <w:bottom w:val="none" w:sz="0" w:space="0" w:color="auto"/>
            <w:right w:val="none" w:sz="0" w:space="0" w:color="auto"/>
          </w:divBdr>
        </w:div>
        <w:div w:id="85276967">
          <w:marLeft w:val="640"/>
          <w:marRight w:val="0"/>
          <w:marTop w:val="0"/>
          <w:marBottom w:val="0"/>
          <w:divBdr>
            <w:top w:val="none" w:sz="0" w:space="0" w:color="auto"/>
            <w:left w:val="none" w:sz="0" w:space="0" w:color="auto"/>
            <w:bottom w:val="none" w:sz="0" w:space="0" w:color="auto"/>
            <w:right w:val="none" w:sz="0" w:space="0" w:color="auto"/>
          </w:divBdr>
        </w:div>
        <w:div w:id="482429201">
          <w:marLeft w:val="640"/>
          <w:marRight w:val="0"/>
          <w:marTop w:val="0"/>
          <w:marBottom w:val="0"/>
          <w:divBdr>
            <w:top w:val="none" w:sz="0" w:space="0" w:color="auto"/>
            <w:left w:val="none" w:sz="0" w:space="0" w:color="auto"/>
            <w:bottom w:val="none" w:sz="0" w:space="0" w:color="auto"/>
            <w:right w:val="none" w:sz="0" w:space="0" w:color="auto"/>
          </w:divBdr>
        </w:div>
        <w:div w:id="853766430">
          <w:marLeft w:val="640"/>
          <w:marRight w:val="0"/>
          <w:marTop w:val="0"/>
          <w:marBottom w:val="0"/>
          <w:divBdr>
            <w:top w:val="none" w:sz="0" w:space="0" w:color="auto"/>
            <w:left w:val="none" w:sz="0" w:space="0" w:color="auto"/>
            <w:bottom w:val="none" w:sz="0" w:space="0" w:color="auto"/>
            <w:right w:val="none" w:sz="0" w:space="0" w:color="auto"/>
          </w:divBdr>
        </w:div>
        <w:div w:id="981078258">
          <w:marLeft w:val="640"/>
          <w:marRight w:val="0"/>
          <w:marTop w:val="0"/>
          <w:marBottom w:val="0"/>
          <w:divBdr>
            <w:top w:val="none" w:sz="0" w:space="0" w:color="auto"/>
            <w:left w:val="none" w:sz="0" w:space="0" w:color="auto"/>
            <w:bottom w:val="none" w:sz="0" w:space="0" w:color="auto"/>
            <w:right w:val="none" w:sz="0" w:space="0" w:color="auto"/>
          </w:divBdr>
        </w:div>
        <w:div w:id="383796018">
          <w:marLeft w:val="640"/>
          <w:marRight w:val="0"/>
          <w:marTop w:val="0"/>
          <w:marBottom w:val="0"/>
          <w:divBdr>
            <w:top w:val="none" w:sz="0" w:space="0" w:color="auto"/>
            <w:left w:val="none" w:sz="0" w:space="0" w:color="auto"/>
            <w:bottom w:val="none" w:sz="0" w:space="0" w:color="auto"/>
            <w:right w:val="none" w:sz="0" w:space="0" w:color="auto"/>
          </w:divBdr>
        </w:div>
        <w:div w:id="1938324020">
          <w:marLeft w:val="640"/>
          <w:marRight w:val="0"/>
          <w:marTop w:val="0"/>
          <w:marBottom w:val="0"/>
          <w:divBdr>
            <w:top w:val="none" w:sz="0" w:space="0" w:color="auto"/>
            <w:left w:val="none" w:sz="0" w:space="0" w:color="auto"/>
            <w:bottom w:val="none" w:sz="0" w:space="0" w:color="auto"/>
            <w:right w:val="none" w:sz="0" w:space="0" w:color="auto"/>
          </w:divBdr>
        </w:div>
        <w:div w:id="1520703823">
          <w:marLeft w:val="640"/>
          <w:marRight w:val="0"/>
          <w:marTop w:val="0"/>
          <w:marBottom w:val="0"/>
          <w:divBdr>
            <w:top w:val="none" w:sz="0" w:space="0" w:color="auto"/>
            <w:left w:val="none" w:sz="0" w:space="0" w:color="auto"/>
            <w:bottom w:val="none" w:sz="0" w:space="0" w:color="auto"/>
            <w:right w:val="none" w:sz="0" w:space="0" w:color="auto"/>
          </w:divBdr>
        </w:div>
        <w:div w:id="2129883781">
          <w:marLeft w:val="640"/>
          <w:marRight w:val="0"/>
          <w:marTop w:val="0"/>
          <w:marBottom w:val="0"/>
          <w:divBdr>
            <w:top w:val="none" w:sz="0" w:space="0" w:color="auto"/>
            <w:left w:val="none" w:sz="0" w:space="0" w:color="auto"/>
            <w:bottom w:val="none" w:sz="0" w:space="0" w:color="auto"/>
            <w:right w:val="none" w:sz="0" w:space="0" w:color="auto"/>
          </w:divBdr>
        </w:div>
        <w:div w:id="133764157">
          <w:marLeft w:val="640"/>
          <w:marRight w:val="0"/>
          <w:marTop w:val="0"/>
          <w:marBottom w:val="0"/>
          <w:divBdr>
            <w:top w:val="none" w:sz="0" w:space="0" w:color="auto"/>
            <w:left w:val="none" w:sz="0" w:space="0" w:color="auto"/>
            <w:bottom w:val="none" w:sz="0" w:space="0" w:color="auto"/>
            <w:right w:val="none" w:sz="0" w:space="0" w:color="auto"/>
          </w:divBdr>
        </w:div>
      </w:divsChild>
    </w:div>
    <w:div w:id="152844110">
      <w:bodyDiv w:val="1"/>
      <w:marLeft w:val="0"/>
      <w:marRight w:val="0"/>
      <w:marTop w:val="0"/>
      <w:marBottom w:val="0"/>
      <w:divBdr>
        <w:top w:val="none" w:sz="0" w:space="0" w:color="auto"/>
        <w:left w:val="none" w:sz="0" w:space="0" w:color="auto"/>
        <w:bottom w:val="none" w:sz="0" w:space="0" w:color="auto"/>
        <w:right w:val="none" w:sz="0" w:space="0" w:color="auto"/>
      </w:divBdr>
    </w:div>
    <w:div w:id="153374082">
      <w:bodyDiv w:val="1"/>
      <w:marLeft w:val="0"/>
      <w:marRight w:val="0"/>
      <w:marTop w:val="0"/>
      <w:marBottom w:val="0"/>
      <w:divBdr>
        <w:top w:val="none" w:sz="0" w:space="0" w:color="auto"/>
        <w:left w:val="none" w:sz="0" w:space="0" w:color="auto"/>
        <w:bottom w:val="none" w:sz="0" w:space="0" w:color="auto"/>
        <w:right w:val="none" w:sz="0" w:space="0" w:color="auto"/>
      </w:divBdr>
    </w:div>
    <w:div w:id="154495437">
      <w:bodyDiv w:val="1"/>
      <w:marLeft w:val="0"/>
      <w:marRight w:val="0"/>
      <w:marTop w:val="0"/>
      <w:marBottom w:val="0"/>
      <w:divBdr>
        <w:top w:val="none" w:sz="0" w:space="0" w:color="auto"/>
        <w:left w:val="none" w:sz="0" w:space="0" w:color="auto"/>
        <w:bottom w:val="none" w:sz="0" w:space="0" w:color="auto"/>
        <w:right w:val="none" w:sz="0" w:space="0" w:color="auto"/>
      </w:divBdr>
    </w:div>
    <w:div w:id="155149515">
      <w:bodyDiv w:val="1"/>
      <w:marLeft w:val="0"/>
      <w:marRight w:val="0"/>
      <w:marTop w:val="0"/>
      <w:marBottom w:val="0"/>
      <w:divBdr>
        <w:top w:val="none" w:sz="0" w:space="0" w:color="auto"/>
        <w:left w:val="none" w:sz="0" w:space="0" w:color="auto"/>
        <w:bottom w:val="none" w:sz="0" w:space="0" w:color="auto"/>
        <w:right w:val="none" w:sz="0" w:space="0" w:color="auto"/>
      </w:divBdr>
      <w:divsChild>
        <w:div w:id="633297579">
          <w:marLeft w:val="640"/>
          <w:marRight w:val="0"/>
          <w:marTop w:val="0"/>
          <w:marBottom w:val="0"/>
          <w:divBdr>
            <w:top w:val="none" w:sz="0" w:space="0" w:color="auto"/>
            <w:left w:val="none" w:sz="0" w:space="0" w:color="auto"/>
            <w:bottom w:val="none" w:sz="0" w:space="0" w:color="auto"/>
            <w:right w:val="none" w:sz="0" w:space="0" w:color="auto"/>
          </w:divBdr>
        </w:div>
        <w:div w:id="1800607672">
          <w:marLeft w:val="640"/>
          <w:marRight w:val="0"/>
          <w:marTop w:val="0"/>
          <w:marBottom w:val="0"/>
          <w:divBdr>
            <w:top w:val="none" w:sz="0" w:space="0" w:color="auto"/>
            <w:left w:val="none" w:sz="0" w:space="0" w:color="auto"/>
            <w:bottom w:val="none" w:sz="0" w:space="0" w:color="auto"/>
            <w:right w:val="none" w:sz="0" w:space="0" w:color="auto"/>
          </w:divBdr>
        </w:div>
        <w:div w:id="204486786">
          <w:marLeft w:val="640"/>
          <w:marRight w:val="0"/>
          <w:marTop w:val="0"/>
          <w:marBottom w:val="0"/>
          <w:divBdr>
            <w:top w:val="none" w:sz="0" w:space="0" w:color="auto"/>
            <w:left w:val="none" w:sz="0" w:space="0" w:color="auto"/>
            <w:bottom w:val="none" w:sz="0" w:space="0" w:color="auto"/>
            <w:right w:val="none" w:sz="0" w:space="0" w:color="auto"/>
          </w:divBdr>
        </w:div>
        <w:div w:id="1610775174">
          <w:marLeft w:val="640"/>
          <w:marRight w:val="0"/>
          <w:marTop w:val="0"/>
          <w:marBottom w:val="0"/>
          <w:divBdr>
            <w:top w:val="none" w:sz="0" w:space="0" w:color="auto"/>
            <w:left w:val="none" w:sz="0" w:space="0" w:color="auto"/>
            <w:bottom w:val="none" w:sz="0" w:space="0" w:color="auto"/>
            <w:right w:val="none" w:sz="0" w:space="0" w:color="auto"/>
          </w:divBdr>
        </w:div>
        <w:div w:id="602151784">
          <w:marLeft w:val="640"/>
          <w:marRight w:val="0"/>
          <w:marTop w:val="0"/>
          <w:marBottom w:val="0"/>
          <w:divBdr>
            <w:top w:val="none" w:sz="0" w:space="0" w:color="auto"/>
            <w:left w:val="none" w:sz="0" w:space="0" w:color="auto"/>
            <w:bottom w:val="none" w:sz="0" w:space="0" w:color="auto"/>
            <w:right w:val="none" w:sz="0" w:space="0" w:color="auto"/>
          </w:divBdr>
        </w:div>
        <w:div w:id="1926259275">
          <w:marLeft w:val="640"/>
          <w:marRight w:val="0"/>
          <w:marTop w:val="0"/>
          <w:marBottom w:val="0"/>
          <w:divBdr>
            <w:top w:val="none" w:sz="0" w:space="0" w:color="auto"/>
            <w:left w:val="none" w:sz="0" w:space="0" w:color="auto"/>
            <w:bottom w:val="none" w:sz="0" w:space="0" w:color="auto"/>
            <w:right w:val="none" w:sz="0" w:space="0" w:color="auto"/>
          </w:divBdr>
        </w:div>
        <w:div w:id="88736989">
          <w:marLeft w:val="640"/>
          <w:marRight w:val="0"/>
          <w:marTop w:val="0"/>
          <w:marBottom w:val="0"/>
          <w:divBdr>
            <w:top w:val="none" w:sz="0" w:space="0" w:color="auto"/>
            <w:left w:val="none" w:sz="0" w:space="0" w:color="auto"/>
            <w:bottom w:val="none" w:sz="0" w:space="0" w:color="auto"/>
            <w:right w:val="none" w:sz="0" w:space="0" w:color="auto"/>
          </w:divBdr>
        </w:div>
        <w:div w:id="591208066">
          <w:marLeft w:val="640"/>
          <w:marRight w:val="0"/>
          <w:marTop w:val="0"/>
          <w:marBottom w:val="0"/>
          <w:divBdr>
            <w:top w:val="none" w:sz="0" w:space="0" w:color="auto"/>
            <w:left w:val="none" w:sz="0" w:space="0" w:color="auto"/>
            <w:bottom w:val="none" w:sz="0" w:space="0" w:color="auto"/>
            <w:right w:val="none" w:sz="0" w:space="0" w:color="auto"/>
          </w:divBdr>
        </w:div>
        <w:div w:id="1600942211">
          <w:marLeft w:val="640"/>
          <w:marRight w:val="0"/>
          <w:marTop w:val="0"/>
          <w:marBottom w:val="0"/>
          <w:divBdr>
            <w:top w:val="none" w:sz="0" w:space="0" w:color="auto"/>
            <w:left w:val="none" w:sz="0" w:space="0" w:color="auto"/>
            <w:bottom w:val="none" w:sz="0" w:space="0" w:color="auto"/>
            <w:right w:val="none" w:sz="0" w:space="0" w:color="auto"/>
          </w:divBdr>
        </w:div>
        <w:div w:id="2115637349">
          <w:marLeft w:val="640"/>
          <w:marRight w:val="0"/>
          <w:marTop w:val="0"/>
          <w:marBottom w:val="0"/>
          <w:divBdr>
            <w:top w:val="none" w:sz="0" w:space="0" w:color="auto"/>
            <w:left w:val="none" w:sz="0" w:space="0" w:color="auto"/>
            <w:bottom w:val="none" w:sz="0" w:space="0" w:color="auto"/>
            <w:right w:val="none" w:sz="0" w:space="0" w:color="auto"/>
          </w:divBdr>
        </w:div>
        <w:div w:id="1952854840">
          <w:marLeft w:val="640"/>
          <w:marRight w:val="0"/>
          <w:marTop w:val="0"/>
          <w:marBottom w:val="0"/>
          <w:divBdr>
            <w:top w:val="none" w:sz="0" w:space="0" w:color="auto"/>
            <w:left w:val="none" w:sz="0" w:space="0" w:color="auto"/>
            <w:bottom w:val="none" w:sz="0" w:space="0" w:color="auto"/>
            <w:right w:val="none" w:sz="0" w:space="0" w:color="auto"/>
          </w:divBdr>
        </w:div>
        <w:div w:id="223639703">
          <w:marLeft w:val="640"/>
          <w:marRight w:val="0"/>
          <w:marTop w:val="0"/>
          <w:marBottom w:val="0"/>
          <w:divBdr>
            <w:top w:val="none" w:sz="0" w:space="0" w:color="auto"/>
            <w:left w:val="none" w:sz="0" w:space="0" w:color="auto"/>
            <w:bottom w:val="none" w:sz="0" w:space="0" w:color="auto"/>
            <w:right w:val="none" w:sz="0" w:space="0" w:color="auto"/>
          </w:divBdr>
        </w:div>
        <w:div w:id="1626619550">
          <w:marLeft w:val="640"/>
          <w:marRight w:val="0"/>
          <w:marTop w:val="0"/>
          <w:marBottom w:val="0"/>
          <w:divBdr>
            <w:top w:val="none" w:sz="0" w:space="0" w:color="auto"/>
            <w:left w:val="none" w:sz="0" w:space="0" w:color="auto"/>
            <w:bottom w:val="none" w:sz="0" w:space="0" w:color="auto"/>
            <w:right w:val="none" w:sz="0" w:space="0" w:color="auto"/>
          </w:divBdr>
        </w:div>
        <w:div w:id="1475416656">
          <w:marLeft w:val="640"/>
          <w:marRight w:val="0"/>
          <w:marTop w:val="0"/>
          <w:marBottom w:val="0"/>
          <w:divBdr>
            <w:top w:val="none" w:sz="0" w:space="0" w:color="auto"/>
            <w:left w:val="none" w:sz="0" w:space="0" w:color="auto"/>
            <w:bottom w:val="none" w:sz="0" w:space="0" w:color="auto"/>
            <w:right w:val="none" w:sz="0" w:space="0" w:color="auto"/>
          </w:divBdr>
        </w:div>
        <w:div w:id="249194930">
          <w:marLeft w:val="640"/>
          <w:marRight w:val="0"/>
          <w:marTop w:val="0"/>
          <w:marBottom w:val="0"/>
          <w:divBdr>
            <w:top w:val="none" w:sz="0" w:space="0" w:color="auto"/>
            <w:left w:val="none" w:sz="0" w:space="0" w:color="auto"/>
            <w:bottom w:val="none" w:sz="0" w:space="0" w:color="auto"/>
            <w:right w:val="none" w:sz="0" w:space="0" w:color="auto"/>
          </w:divBdr>
        </w:div>
        <w:div w:id="8265278">
          <w:marLeft w:val="640"/>
          <w:marRight w:val="0"/>
          <w:marTop w:val="0"/>
          <w:marBottom w:val="0"/>
          <w:divBdr>
            <w:top w:val="none" w:sz="0" w:space="0" w:color="auto"/>
            <w:left w:val="none" w:sz="0" w:space="0" w:color="auto"/>
            <w:bottom w:val="none" w:sz="0" w:space="0" w:color="auto"/>
            <w:right w:val="none" w:sz="0" w:space="0" w:color="auto"/>
          </w:divBdr>
        </w:div>
        <w:div w:id="1119951088">
          <w:marLeft w:val="640"/>
          <w:marRight w:val="0"/>
          <w:marTop w:val="0"/>
          <w:marBottom w:val="0"/>
          <w:divBdr>
            <w:top w:val="none" w:sz="0" w:space="0" w:color="auto"/>
            <w:left w:val="none" w:sz="0" w:space="0" w:color="auto"/>
            <w:bottom w:val="none" w:sz="0" w:space="0" w:color="auto"/>
            <w:right w:val="none" w:sz="0" w:space="0" w:color="auto"/>
          </w:divBdr>
        </w:div>
        <w:div w:id="1252348864">
          <w:marLeft w:val="640"/>
          <w:marRight w:val="0"/>
          <w:marTop w:val="0"/>
          <w:marBottom w:val="0"/>
          <w:divBdr>
            <w:top w:val="none" w:sz="0" w:space="0" w:color="auto"/>
            <w:left w:val="none" w:sz="0" w:space="0" w:color="auto"/>
            <w:bottom w:val="none" w:sz="0" w:space="0" w:color="auto"/>
            <w:right w:val="none" w:sz="0" w:space="0" w:color="auto"/>
          </w:divBdr>
        </w:div>
        <w:div w:id="253444217">
          <w:marLeft w:val="640"/>
          <w:marRight w:val="0"/>
          <w:marTop w:val="0"/>
          <w:marBottom w:val="0"/>
          <w:divBdr>
            <w:top w:val="none" w:sz="0" w:space="0" w:color="auto"/>
            <w:left w:val="none" w:sz="0" w:space="0" w:color="auto"/>
            <w:bottom w:val="none" w:sz="0" w:space="0" w:color="auto"/>
            <w:right w:val="none" w:sz="0" w:space="0" w:color="auto"/>
          </w:divBdr>
        </w:div>
        <w:div w:id="200364928">
          <w:marLeft w:val="640"/>
          <w:marRight w:val="0"/>
          <w:marTop w:val="0"/>
          <w:marBottom w:val="0"/>
          <w:divBdr>
            <w:top w:val="none" w:sz="0" w:space="0" w:color="auto"/>
            <w:left w:val="none" w:sz="0" w:space="0" w:color="auto"/>
            <w:bottom w:val="none" w:sz="0" w:space="0" w:color="auto"/>
            <w:right w:val="none" w:sz="0" w:space="0" w:color="auto"/>
          </w:divBdr>
        </w:div>
        <w:div w:id="1729063716">
          <w:marLeft w:val="640"/>
          <w:marRight w:val="0"/>
          <w:marTop w:val="0"/>
          <w:marBottom w:val="0"/>
          <w:divBdr>
            <w:top w:val="none" w:sz="0" w:space="0" w:color="auto"/>
            <w:left w:val="none" w:sz="0" w:space="0" w:color="auto"/>
            <w:bottom w:val="none" w:sz="0" w:space="0" w:color="auto"/>
            <w:right w:val="none" w:sz="0" w:space="0" w:color="auto"/>
          </w:divBdr>
        </w:div>
        <w:div w:id="2054768207">
          <w:marLeft w:val="640"/>
          <w:marRight w:val="0"/>
          <w:marTop w:val="0"/>
          <w:marBottom w:val="0"/>
          <w:divBdr>
            <w:top w:val="none" w:sz="0" w:space="0" w:color="auto"/>
            <w:left w:val="none" w:sz="0" w:space="0" w:color="auto"/>
            <w:bottom w:val="none" w:sz="0" w:space="0" w:color="auto"/>
            <w:right w:val="none" w:sz="0" w:space="0" w:color="auto"/>
          </w:divBdr>
        </w:div>
        <w:div w:id="1949118064">
          <w:marLeft w:val="640"/>
          <w:marRight w:val="0"/>
          <w:marTop w:val="0"/>
          <w:marBottom w:val="0"/>
          <w:divBdr>
            <w:top w:val="none" w:sz="0" w:space="0" w:color="auto"/>
            <w:left w:val="none" w:sz="0" w:space="0" w:color="auto"/>
            <w:bottom w:val="none" w:sz="0" w:space="0" w:color="auto"/>
            <w:right w:val="none" w:sz="0" w:space="0" w:color="auto"/>
          </w:divBdr>
        </w:div>
        <w:div w:id="545723472">
          <w:marLeft w:val="640"/>
          <w:marRight w:val="0"/>
          <w:marTop w:val="0"/>
          <w:marBottom w:val="0"/>
          <w:divBdr>
            <w:top w:val="none" w:sz="0" w:space="0" w:color="auto"/>
            <w:left w:val="none" w:sz="0" w:space="0" w:color="auto"/>
            <w:bottom w:val="none" w:sz="0" w:space="0" w:color="auto"/>
            <w:right w:val="none" w:sz="0" w:space="0" w:color="auto"/>
          </w:divBdr>
        </w:div>
        <w:div w:id="1528255829">
          <w:marLeft w:val="640"/>
          <w:marRight w:val="0"/>
          <w:marTop w:val="0"/>
          <w:marBottom w:val="0"/>
          <w:divBdr>
            <w:top w:val="none" w:sz="0" w:space="0" w:color="auto"/>
            <w:left w:val="none" w:sz="0" w:space="0" w:color="auto"/>
            <w:bottom w:val="none" w:sz="0" w:space="0" w:color="auto"/>
            <w:right w:val="none" w:sz="0" w:space="0" w:color="auto"/>
          </w:divBdr>
        </w:div>
        <w:div w:id="1284918115">
          <w:marLeft w:val="640"/>
          <w:marRight w:val="0"/>
          <w:marTop w:val="0"/>
          <w:marBottom w:val="0"/>
          <w:divBdr>
            <w:top w:val="none" w:sz="0" w:space="0" w:color="auto"/>
            <w:left w:val="none" w:sz="0" w:space="0" w:color="auto"/>
            <w:bottom w:val="none" w:sz="0" w:space="0" w:color="auto"/>
            <w:right w:val="none" w:sz="0" w:space="0" w:color="auto"/>
          </w:divBdr>
        </w:div>
        <w:div w:id="961108213">
          <w:marLeft w:val="640"/>
          <w:marRight w:val="0"/>
          <w:marTop w:val="0"/>
          <w:marBottom w:val="0"/>
          <w:divBdr>
            <w:top w:val="none" w:sz="0" w:space="0" w:color="auto"/>
            <w:left w:val="none" w:sz="0" w:space="0" w:color="auto"/>
            <w:bottom w:val="none" w:sz="0" w:space="0" w:color="auto"/>
            <w:right w:val="none" w:sz="0" w:space="0" w:color="auto"/>
          </w:divBdr>
        </w:div>
        <w:div w:id="1550527890">
          <w:marLeft w:val="640"/>
          <w:marRight w:val="0"/>
          <w:marTop w:val="0"/>
          <w:marBottom w:val="0"/>
          <w:divBdr>
            <w:top w:val="none" w:sz="0" w:space="0" w:color="auto"/>
            <w:left w:val="none" w:sz="0" w:space="0" w:color="auto"/>
            <w:bottom w:val="none" w:sz="0" w:space="0" w:color="auto"/>
            <w:right w:val="none" w:sz="0" w:space="0" w:color="auto"/>
          </w:divBdr>
        </w:div>
        <w:div w:id="1347092788">
          <w:marLeft w:val="640"/>
          <w:marRight w:val="0"/>
          <w:marTop w:val="0"/>
          <w:marBottom w:val="0"/>
          <w:divBdr>
            <w:top w:val="none" w:sz="0" w:space="0" w:color="auto"/>
            <w:left w:val="none" w:sz="0" w:space="0" w:color="auto"/>
            <w:bottom w:val="none" w:sz="0" w:space="0" w:color="auto"/>
            <w:right w:val="none" w:sz="0" w:space="0" w:color="auto"/>
          </w:divBdr>
        </w:div>
        <w:div w:id="649793048">
          <w:marLeft w:val="640"/>
          <w:marRight w:val="0"/>
          <w:marTop w:val="0"/>
          <w:marBottom w:val="0"/>
          <w:divBdr>
            <w:top w:val="none" w:sz="0" w:space="0" w:color="auto"/>
            <w:left w:val="none" w:sz="0" w:space="0" w:color="auto"/>
            <w:bottom w:val="none" w:sz="0" w:space="0" w:color="auto"/>
            <w:right w:val="none" w:sz="0" w:space="0" w:color="auto"/>
          </w:divBdr>
        </w:div>
        <w:div w:id="820268019">
          <w:marLeft w:val="640"/>
          <w:marRight w:val="0"/>
          <w:marTop w:val="0"/>
          <w:marBottom w:val="0"/>
          <w:divBdr>
            <w:top w:val="none" w:sz="0" w:space="0" w:color="auto"/>
            <w:left w:val="none" w:sz="0" w:space="0" w:color="auto"/>
            <w:bottom w:val="none" w:sz="0" w:space="0" w:color="auto"/>
            <w:right w:val="none" w:sz="0" w:space="0" w:color="auto"/>
          </w:divBdr>
        </w:div>
        <w:div w:id="1498035778">
          <w:marLeft w:val="640"/>
          <w:marRight w:val="0"/>
          <w:marTop w:val="0"/>
          <w:marBottom w:val="0"/>
          <w:divBdr>
            <w:top w:val="none" w:sz="0" w:space="0" w:color="auto"/>
            <w:left w:val="none" w:sz="0" w:space="0" w:color="auto"/>
            <w:bottom w:val="none" w:sz="0" w:space="0" w:color="auto"/>
            <w:right w:val="none" w:sz="0" w:space="0" w:color="auto"/>
          </w:divBdr>
        </w:div>
        <w:div w:id="554857895">
          <w:marLeft w:val="640"/>
          <w:marRight w:val="0"/>
          <w:marTop w:val="0"/>
          <w:marBottom w:val="0"/>
          <w:divBdr>
            <w:top w:val="none" w:sz="0" w:space="0" w:color="auto"/>
            <w:left w:val="none" w:sz="0" w:space="0" w:color="auto"/>
            <w:bottom w:val="none" w:sz="0" w:space="0" w:color="auto"/>
            <w:right w:val="none" w:sz="0" w:space="0" w:color="auto"/>
          </w:divBdr>
        </w:div>
        <w:div w:id="917253695">
          <w:marLeft w:val="640"/>
          <w:marRight w:val="0"/>
          <w:marTop w:val="0"/>
          <w:marBottom w:val="0"/>
          <w:divBdr>
            <w:top w:val="none" w:sz="0" w:space="0" w:color="auto"/>
            <w:left w:val="none" w:sz="0" w:space="0" w:color="auto"/>
            <w:bottom w:val="none" w:sz="0" w:space="0" w:color="auto"/>
            <w:right w:val="none" w:sz="0" w:space="0" w:color="auto"/>
          </w:divBdr>
        </w:div>
        <w:div w:id="1188257530">
          <w:marLeft w:val="640"/>
          <w:marRight w:val="0"/>
          <w:marTop w:val="0"/>
          <w:marBottom w:val="0"/>
          <w:divBdr>
            <w:top w:val="none" w:sz="0" w:space="0" w:color="auto"/>
            <w:left w:val="none" w:sz="0" w:space="0" w:color="auto"/>
            <w:bottom w:val="none" w:sz="0" w:space="0" w:color="auto"/>
            <w:right w:val="none" w:sz="0" w:space="0" w:color="auto"/>
          </w:divBdr>
        </w:div>
        <w:div w:id="957222546">
          <w:marLeft w:val="640"/>
          <w:marRight w:val="0"/>
          <w:marTop w:val="0"/>
          <w:marBottom w:val="0"/>
          <w:divBdr>
            <w:top w:val="none" w:sz="0" w:space="0" w:color="auto"/>
            <w:left w:val="none" w:sz="0" w:space="0" w:color="auto"/>
            <w:bottom w:val="none" w:sz="0" w:space="0" w:color="auto"/>
            <w:right w:val="none" w:sz="0" w:space="0" w:color="auto"/>
          </w:divBdr>
        </w:div>
        <w:div w:id="192232790">
          <w:marLeft w:val="640"/>
          <w:marRight w:val="0"/>
          <w:marTop w:val="0"/>
          <w:marBottom w:val="0"/>
          <w:divBdr>
            <w:top w:val="none" w:sz="0" w:space="0" w:color="auto"/>
            <w:left w:val="none" w:sz="0" w:space="0" w:color="auto"/>
            <w:bottom w:val="none" w:sz="0" w:space="0" w:color="auto"/>
            <w:right w:val="none" w:sz="0" w:space="0" w:color="auto"/>
          </w:divBdr>
        </w:div>
        <w:div w:id="513148987">
          <w:marLeft w:val="640"/>
          <w:marRight w:val="0"/>
          <w:marTop w:val="0"/>
          <w:marBottom w:val="0"/>
          <w:divBdr>
            <w:top w:val="none" w:sz="0" w:space="0" w:color="auto"/>
            <w:left w:val="none" w:sz="0" w:space="0" w:color="auto"/>
            <w:bottom w:val="none" w:sz="0" w:space="0" w:color="auto"/>
            <w:right w:val="none" w:sz="0" w:space="0" w:color="auto"/>
          </w:divBdr>
        </w:div>
        <w:div w:id="1299645139">
          <w:marLeft w:val="640"/>
          <w:marRight w:val="0"/>
          <w:marTop w:val="0"/>
          <w:marBottom w:val="0"/>
          <w:divBdr>
            <w:top w:val="none" w:sz="0" w:space="0" w:color="auto"/>
            <w:left w:val="none" w:sz="0" w:space="0" w:color="auto"/>
            <w:bottom w:val="none" w:sz="0" w:space="0" w:color="auto"/>
            <w:right w:val="none" w:sz="0" w:space="0" w:color="auto"/>
          </w:divBdr>
        </w:div>
        <w:div w:id="1510674228">
          <w:marLeft w:val="640"/>
          <w:marRight w:val="0"/>
          <w:marTop w:val="0"/>
          <w:marBottom w:val="0"/>
          <w:divBdr>
            <w:top w:val="none" w:sz="0" w:space="0" w:color="auto"/>
            <w:left w:val="none" w:sz="0" w:space="0" w:color="auto"/>
            <w:bottom w:val="none" w:sz="0" w:space="0" w:color="auto"/>
            <w:right w:val="none" w:sz="0" w:space="0" w:color="auto"/>
          </w:divBdr>
        </w:div>
        <w:div w:id="1031611501">
          <w:marLeft w:val="640"/>
          <w:marRight w:val="0"/>
          <w:marTop w:val="0"/>
          <w:marBottom w:val="0"/>
          <w:divBdr>
            <w:top w:val="none" w:sz="0" w:space="0" w:color="auto"/>
            <w:left w:val="none" w:sz="0" w:space="0" w:color="auto"/>
            <w:bottom w:val="none" w:sz="0" w:space="0" w:color="auto"/>
            <w:right w:val="none" w:sz="0" w:space="0" w:color="auto"/>
          </w:divBdr>
        </w:div>
        <w:div w:id="1900359598">
          <w:marLeft w:val="640"/>
          <w:marRight w:val="0"/>
          <w:marTop w:val="0"/>
          <w:marBottom w:val="0"/>
          <w:divBdr>
            <w:top w:val="none" w:sz="0" w:space="0" w:color="auto"/>
            <w:left w:val="none" w:sz="0" w:space="0" w:color="auto"/>
            <w:bottom w:val="none" w:sz="0" w:space="0" w:color="auto"/>
            <w:right w:val="none" w:sz="0" w:space="0" w:color="auto"/>
          </w:divBdr>
        </w:div>
        <w:div w:id="1153260432">
          <w:marLeft w:val="640"/>
          <w:marRight w:val="0"/>
          <w:marTop w:val="0"/>
          <w:marBottom w:val="0"/>
          <w:divBdr>
            <w:top w:val="none" w:sz="0" w:space="0" w:color="auto"/>
            <w:left w:val="none" w:sz="0" w:space="0" w:color="auto"/>
            <w:bottom w:val="none" w:sz="0" w:space="0" w:color="auto"/>
            <w:right w:val="none" w:sz="0" w:space="0" w:color="auto"/>
          </w:divBdr>
        </w:div>
        <w:div w:id="1287081417">
          <w:marLeft w:val="640"/>
          <w:marRight w:val="0"/>
          <w:marTop w:val="0"/>
          <w:marBottom w:val="0"/>
          <w:divBdr>
            <w:top w:val="none" w:sz="0" w:space="0" w:color="auto"/>
            <w:left w:val="none" w:sz="0" w:space="0" w:color="auto"/>
            <w:bottom w:val="none" w:sz="0" w:space="0" w:color="auto"/>
            <w:right w:val="none" w:sz="0" w:space="0" w:color="auto"/>
          </w:divBdr>
        </w:div>
        <w:div w:id="634799064">
          <w:marLeft w:val="640"/>
          <w:marRight w:val="0"/>
          <w:marTop w:val="0"/>
          <w:marBottom w:val="0"/>
          <w:divBdr>
            <w:top w:val="none" w:sz="0" w:space="0" w:color="auto"/>
            <w:left w:val="none" w:sz="0" w:space="0" w:color="auto"/>
            <w:bottom w:val="none" w:sz="0" w:space="0" w:color="auto"/>
            <w:right w:val="none" w:sz="0" w:space="0" w:color="auto"/>
          </w:divBdr>
        </w:div>
        <w:div w:id="1076127890">
          <w:marLeft w:val="640"/>
          <w:marRight w:val="0"/>
          <w:marTop w:val="0"/>
          <w:marBottom w:val="0"/>
          <w:divBdr>
            <w:top w:val="none" w:sz="0" w:space="0" w:color="auto"/>
            <w:left w:val="none" w:sz="0" w:space="0" w:color="auto"/>
            <w:bottom w:val="none" w:sz="0" w:space="0" w:color="auto"/>
            <w:right w:val="none" w:sz="0" w:space="0" w:color="auto"/>
          </w:divBdr>
        </w:div>
        <w:div w:id="1555241322">
          <w:marLeft w:val="640"/>
          <w:marRight w:val="0"/>
          <w:marTop w:val="0"/>
          <w:marBottom w:val="0"/>
          <w:divBdr>
            <w:top w:val="none" w:sz="0" w:space="0" w:color="auto"/>
            <w:left w:val="none" w:sz="0" w:space="0" w:color="auto"/>
            <w:bottom w:val="none" w:sz="0" w:space="0" w:color="auto"/>
            <w:right w:val="none" w:sz="0" w:space="0" w:color="auto"/>
          </w:divBdr>
        </w:div>
        <w:div w:id="2132432468">
          <w:marLeft w:val="640"/>
          <w:marRight w:val="0"/>
          <w:marTop w:val="0"/>
          <w:marBottom w:val="0"/>
          <w:divBdr>
            <w:top w:val="none" w:sz="0" w:space="0" w:color="auto"/>
            <w:left w:val="none" w:sz="0" w:space="0" w:color="auto"/>
            <w:bottom w:val="none" w:sz="0" w:space="0" w:color="auto"/>
            <w:right w:val="none" w:sz="0" w:space="0" w:color="auto"/>
          </w:divBdr>
        </w:div>
        <w:div w:id="1716350367">
          <w:marLeft w:val="640"/>
          <w:marRight w:val="0"/>
          <w:marTop w:val="0"/>
          <w:marBottom w:val="0"/>
          <w:divBdr>
            <w:top w:val="none" w:sz="0" w:space="0" w:color="auto"/>
            <w:left w:val="none" w:sz="0" w:space="0" w:color="auto"/>
            <w:bottom w:val="none" w:sz="0" w:space="0" w:color="auto"/>
            <w:right w:val="none" w:sz="0" w:space="0" w:color="auto"/>
          </w:divBdr>
        </w:div>
      </w:divsChild>
    </w:div>
    <w:div w:id="156389548">
      <w:bodyDiv w:val="1"/>
      <w:marLeft w:val="0"/>
      <w:marRight w:val="0"/>
      <w:marTop w:val="0"/>
      <w:marBottom w:val="0"/>
      <w:divBdr>
        <w:top w:val="none" w:sz="0" w:space="0" w:color="auto"/>
        <w:left w:val="none" w:sz="0" w:space="0" w:color="auto"/>
        <w:bottom w:val="none" w:sz="0" w:space="0" w:color="auto"/>
        <w:right w:val="none" w:sz="0" w:space="0" w:color="auto"/>
      </w:divBdr>
    </w:div>
    <w:div w:id="159514805">
      <w:bodyDiv w:val="1"/>
      <w:marLeft w:val="0"/>
      <w:marRight w:val="0"/>
      <w:marTop w:val="0"/>
      <w:marBottom w:val="0"/>
      <w:divBdr>
        <w:top w:val="none" w:sz="0" w:space="0" w:color="auto"/>
        <w:left w:val="none" w:sz="0" w:space="0" w:color="auto"/>
        <w:bottom w:val="none" w:sz="0" w:space="0" w:color="auto"/>
        <w:right w:val="none" w:sz="0" w:space="0" w:color="auto"/>
      </w:divBdr>
    </w:div>
    <w:div w:id="161241345">
      <w:bodyDiv w:val="1"/>
      <w:marLeft w:val="0"/>
      <w:marRight w:val="0"/>
      <w:marTop w:val="0"/>
      <w:marBottom w:val="0"/>
      <w:divBdr>
        <w:top w:val="none" w:sz="0" w:space="0" w:color="auto"/>
        <w:left w:val="none" w:sz="0" w:space="0" w:color="auto"/>
        <w:bottom w:val="none" w:sz="0" w:space="0" w:color="auto"/>
        <w:right w:val="none" w:sz="0" w:space="0" w:color="auto"/>
      </w:divBdr>
    </w:div>
    <w:div w:id="163252380">
      <w:bodyDiv w:val="1"/>
      <w:marLeft w:val="0"/>
      <w:marRight w:val="0"/>
      <w:marTop w:val="0"/>
      <w:marBottom w:val="0"/>
      <w:divBdr>
        <w:top w:val="none" w:sz="0" w:space="0" w:color="auto"/>
        <w:left w:val="none" w:sz="0" w:space="0" w:color="auto"/>
        <w:bottom w:val="none" w:sz="0" w:space="0" w:color="auto"/>
        <w:right w:val="none" w:sz="0" w:space="0" w:color="auto"/>
      </w:divBdr>
    </w:div>
    <w:div w:id="167451518">
      <w:bodyDiv w:val="1"/>
      <w:marLeft w:val="0"/>
      <w:marRight w:val="0"/>
      <w:marTop w:val="0"/>
      <w:marBottom w:val="0"/>
      <w:divBdr>
        <w:top w:val="none" w:sz="0" w:space="0" w:color="auto"/>
        <w:left w:val="none" w:sz="0" w:space="0" w:color="auto"/>
        <w:bottom w:val="none" w:sz="0" w:space="0" w:color="auto"/>
        <w:right w:val="none" w:sz="0" w:space="0" w:color="auto"/>
      </w:divBdr>
    </w:div>
    <w:div w:id="169679272">
      <w:bodyDiv w:val="1"/>
      <w:marLeft w:val="0"/>
      <w:marRight w:val="0"/>
      <w:marTop w:val="0"/>
      <w:marBottom w:val="0"/>
      <w:divBdr>
        <w:top w:val="none" w:sz="0" w:space="0" w:color="auto"/>
        <w:left w:val="none" w:sz="0" w:space="0" w:color="auto"/>
        <w:bottom w:val="none" w:sz="0" w:space="0" w:color="auto"/>
        <w:right w:val="none" w:sz="0" w:space="0" w:color="auto"/>
      </w:divBdr>
    </w:div>
    <w:div w:id="171535748">
      <w:bodyDiv w:val="1"/>
      <w:marLeft w:val="0"/>
      <w:marRight w:val="0"/>
      <w:marTop w:val="0"/>
      <w:marBottom w:val="0"/>
      <w:divBdr>
        <w:top w:val="none" w:sz="0" w:space="0" w:color="auto"/>
        <w:left w:val="none" w:sz="0" w:space="0" w:color="auto"/>
        <w:bottom w:val="none" w:sz="0" w:space="0" w:color="auto"/>
        <w:right w:val="none" w:sz="0" w:space="0" w:color="auto"/>
      </w:divBdr>
    </w:div>
    <w:div w:id="172109862">
      <w:bodyDiv w:val="1"/>
      <w:marLeft w:val="0"/>
      <w:marRight w:val="0"/>
      <w:marTop w:val="0"/>
      <w:marBottom w:val="0"/>
      <w:divBdr>
        <w:top w:val="none" w:sz="0" w:space="0" w:color="auto"/>
        <w:left w:val="none" w:sz="0" w:space="0" w:color="auto"/>
        <w:bottom w:val="none" w:sz="0" w:space="0" w:color="auto"/>
        <w:right w:val="none" w:sz="0" w:space="0" w:color="auto"/>
      </w:divBdr>
    </w:div>
    <w:div w:id="174272693">
      <w:bodyDiv w:val="1"/>
      <w:marLeft w:val="0"/>
      <w:marRight w:val="0"/>
      <w:marTop w:val="0"/>
      <w:marBottom w:val="0"/>
      <w:divBdr>
        <w:top w:val="none" w:sz="0" w:space="0" w:color="auto"/>
        <w:left w:val="none" w:sz="0" w:space="0" w:color="auto"/>
        <w:bottom w:val="none" w:sz="0" w:space="0" w:color="auto"/>
        <w:right w:val="none" w:sz="0" w:space="0" w:color="auto"/>
      </w:divBdr>
    </w:div>
    <w:div w:id="174616146">
      <w:bodyDiv w:val="1"/>
      <w:marLeft w:val="0"/>
      <w:marRight w:val="0"/>
      <w:marTop w:val="0"/>
      <w:marBottom w:val="0"/>
      <w:divBdr>
        <w:top w:val="none" w:sz="0" w:space="0" w:color="auto"/>
        <w:left w:val="none" w:sz="0" w:space="0" w:color="auto"/>
        <w:bottom w:val="none" w:sz="0" w:space="0" w:color="auto"/>
        <w:right w:val="none" w:sz="0" w:space="0" w:color="auto"/>
      </w:divBdr>
    </w:div>
    <w:div w:id="175582637">
      <w:bodyDiv w:val="1"/>
      <w:marLeft w:val="0"/>
      <w:marRight w:val="0"/>
      <w:marTop w:val="0"/>
      <w:marBottom w:val="0"/>
      <w:divBdr>
        <w:top w:val="none" w:sz="0" w:space="0" w:color="auto"/>
        <w:left w:val="none" w:sz="0" w:space="0" w:color="auto"/>
        <w:bottom w:val="none" w:sz="0" w:space="0" w:color="auto"/>
        <w:right w:val="none" w:sz="0" w:space="0" w:color="auto"/>
      </w:divBdr>
    </w:div>
    <w:div w:id="177038229">
      <w:bodyDiv w:val="1"/>
      <w:marLeft w:val="0"/>
      <w:marRight w:val="0"/>
      <w:marTop w:val="0"/>
      <w:marBottom w:val="0"/>
      <w:divBdr>
        <w:top w:val="none" w:sz="0" w:space="0" w:color="auto"/>
        <w:left w:val="none" w:sz="0" w:space="0" w:color="auto"/>
        <w:bottom w:val="none" w:sz="0" w:space="0" w:color="auto"/>
        <w:right w:val="none" w:sz="0" w:space="0" w:color="auto"/>
      </w:divBdr>
      <w:divsChild>
        <w:div w:id="1862818202">
          <w:marLeft w:val="0"/>
          <w:marRight w:val="0"/>
          <w:marTop w:val="0"/>
          <w:marBottom w:val="0"/>
          <w:divBdr>
            <w:top w:val="none" w:sz="0" w:space="0" w:color="auto"/>
            <w:left w:val="none" w:sz="0" w:space="0" w:color="auto"/>
            <w:bottom w:val="none" w:sz="0" w:space="0" w:color="auto"/>
            <w:right w:val="none" w:sz="0" w:space="0" w:color="auto"/>
          </w:divBdr>
        </w:div>
        <w:div w:id="501896634">
          <w:marLeft w:val="0"/>
          <w:marRight w:val="0"/>
          <w:marTop w:val="0"/>
          <w:marBottom w:val="0"/>
          <w:divBdr>
            <w:top w:val="none" w:sz="0" w:space="0" w:color="auto"/>
            <w:left w:val="none" w:sz="0" w:space="0" w:color="auto"/>
            <w:bottom w:val="none" w:sz="0" w:space="0" w:color="auto"/>
            <w:right w:val="none" w:sz="0" w:space="0" w:color="auto"/>
          </w:divBdr>
        </w:div>
        <w:div w:id="1481851394">
          <w:marLeft w:val="0"/>
          <w:marRight w:val="0"/>
          <w:marTop w:val="0"/>
          <w:marBottom w:val="0"/>
          <w:divBdr>
            <w:top w:val="none" w:sz="0" w:space="0" w:color="auto"/>
            <w:left w:val="none" w:sz="0" w:space="0" w:color="auto"/>
            <w:bottom w:val="none" w:sz="0" w:space="0" w:color="auto"/>
            <w:right w:val="none" w:sz="0" w:space="0" w:color="auto"/>
          </w:divBdr>
        </w:div>
        <w:div w:id="1657952512">
          <w:marLeft w:val="0"/>
          <w:marRight w:val="0"/>
          <w:marTop w:val="0"/>
          <w:marBottom w:val="0"/>
          <w:divBdr>
            <w:top w:val="none" w:sz="0" w:space="0" w:color="auto"/>
            <w:left w:val="none" w:sz="0" w:space="0" w:color="auto"/>
            <w:bottom w:val="none" w:sz="0" w:space="0" w:color="auto"/>
            <w:right w:val="none" w:sz="0" w:space="0" w:color="auto"/>
          </w:divBdr>
        </w:div>
        <w:div w:id="1917082049">
          <w:marLeft w:val="0"/>
          <w:marRight w:val="0"/>
          <w:marTop w:val="0"/>
          <w:marBottom w:val="0"/>
          <w:divBdr>
            <w:top w:val="none" w:sz="0" w:space="0" w:color="auto"/>
            <w:left w:val="none" w:sz="0" w:space="0" w:color="auto"/>
            <w:bottom w:val="none" w:sz="0" w:space="0" w:color="auto"/>
            <w:right w:val="none" w:sz="0" w:space="0" w:color="auto"/>
          </w:divBdr>
        </w:div>
        <w:div w:id="1773931814">
          <w:marLeft w:val="0"/>
          <w:marRight w:val="0"/>
          <w:marTop w:val="0"/>
          <w:marBottom w:val="0"/>
          <w:divBdr>
            <w:top w:val="none" w:sz="0" w:space="0" w:color="auto"/>
            <w:left w:val="none" w:sz="0" w:space="0" w:color="auto"/>
            <w:bottom w:val="none" w:sz="0" w:space="0" w:color="auto"/>
            <w:right w:val="none" w:sz="0" w:space="0" w:color="auto"/>
          </w:divBdr>
        </w:div>
        <w:div w:id="1942834938">
          <w:marLeft w:val="0"/>
          <w:marRight w:val="0"/>
          <w:marTop w:val="0"/>
          <w:marBottom w:val="0"/>
          <w:divBdr>
            <w:top w:val="none" w:sz="0" w:space="0" w:color="auto"/>
            <w:left w:val="none" w:sz="0" w:space="0" w:color="auto"/>
            <w:bottom w:val="none" w:sz="0" w:space="0" w:color="auto"/>
            <w:right w:val="none" w:sz="0" w:space="0" w:color="auto"/>
          </w:divBdr>
        </w:div>
        <w:div w:id="1776905495">
          <w:marLeft w:val="0"/>
          <w:marRight w:val="0"/>
          <w:marTop w:val="0"/>
          <w:marBottom w:val="0"/>
          <w:divBdr>
            <w:top w:val="none" w:sz="0" w:space="0" w:color="auto"/>
            <w:left w:val="none" w:sz="0" w:space="0" w:color="auto"/>
            <w:bottom w:val="none" w:sz="0" w:space="0" w:color="auto"/>
            <w:right w:val="none" w:sz="0" w:space="0" w:color="auto"/>
          </w:divBdr>
        </w:div>
        <w:div w:id="1066537826">
          <w:marLeft w:val="0"/>
          <w:marRight w:val="0"/>
          <w:marTop w:val="0"/>
          <w:marBottom w:val="0"/>
          <w:divBdr>
            <w:top w:val="none" w:sz="0" w:space="0" w:color="auto"/>
            <w:left w:val="none" w:sz="0" w:space="0" w:color="auto"/>
            <w:bottom w:val="none" w:sz="0" w:space="0" w:color="auto"/>
            <w:right w:val="none" w:sz="0" w:space="0" w:color="auto"/>
          </w:divBdr>
        </w:div>
        <w:div w:id="928656863">
          <w:marLeft w:val="0"/>
          <w:marRight w:val="0"/>
          <w:marTop w:val="0"/>
          <w:marBottom w:val="0"/>
          <w:divBdr>
            <w:top w:val="none" w:sz="0" w:space="0" w:color="auto"/>
            <w:left w:val="none" w:sz="0" w:space="0" w:color="auto"/>
            <w:bottom w:val="none" w:sz="0" w:space="0" w:color="auto"/>
            <w:right w:val="none" w:sz="0" w:space="0" w:color="auto"/>
          </w:divBdr>
        </w:div>
        <w:div w:id="1620796573">
          <w:marLeft w:val="0"/>
          <w:marRight w:val="0"/>
          <w:marTop w:val="0"/>
          <w:marBottom w:val="0"/>
          <w:divBdr>
            <w:top w:val="none" w:sz="0" w:space="0" w:color="auto"/>
            <w:left w:val="none" w:sz="0" w:space="0" w:color="auto"/>
            <w:bottom w:val="none" w:sz="0" w:space="0" w:color="auto"/>
            <w:right w:val="none" w:sz="0" w:space="0" w:color="auto"/>
          </w:divBdr>
        </w:div>
        <w:div w:id="54859937">
          <w:marLeft w:val="0"/>
          <w:marRight w:val="0"/>
          <w:marTop w:val="0"/>
          <w:marBottom w:val="0"/>
          <w:divBdr>
            <w:top w:val="none" w:sz="0" w:space="0" w:color="auto"/>
            <w:left w:val="none" w:sz="0" w:space="0" w:color="auto"/>
            <w:bottom w:val="none" w:sz="0" w:space="0" w:color="auto"/>
            <w:right w:val="none" w:sz="0" w:space="0" w:color="auto"/>
          </w:divBdr>
        </w:div>
        <w:div w:id="1974284975">
          <w:marLeft w:val="0"/>
          <w:marRight w:val="0"/>
          <w:marTop w:val="0"/>
          <w:marBottom w:val="0"/>
          <w:divBdr>
            <w:top w:val="none" w:sz="0" w:space="0" w:color="auto"/>
            <w:left w:val="none" w:sz="0" w:space="0" w:color="auto"/>
            <w:bottom w:val="none" w:sz="0" w:space="0" w:color="auto"/>
            <w:right w:val="none" w:sz="0" w:space="0" w:color="auto"/>
          </w:divBdr>
        </w:div>
        <w:div w:id="2013876695">
          <w:marLeft w:val="0"/>
          <w:marRight w:val="0"/>
          <w:marTop w:val="0"/>
          <w:marBottom w:val="0"/>
          <w:divBdr>
            <w:top w:val="none" w:sz="0" w:space="0" w:color="auto"/>
            <w:left w:val="none" w:sz="0" w:space="0" w:color="auto"/>
            <w:bottom w:val="none" w:sz="0" w:space="0" w:color="auto"/>
            <w:right w:val="none" w:sz="0" w:space="0" w:color="auto"/>
          </w:divBdr>
        </w:div>
        <w:div w:id="1230268400">
          <w:marLeft w:val="0"/>
          <w:marRight w:val="0"/>
          <w:marTop w:val="0"/>
          <w:marBottom w:val="0"/>
          <w:divBdr>
            <w:top w:val="none" w:sz="0" w:space="0" w:color="auto"/>
            <w:left w:val="none" w:sz="0" w:space="0" w:color="auto"/>
            <w:bottom w:val="none" w:sz="0" w:space="0" w:color="auto"/>
            <w:right w:val="none" w:sz="0" w:space="0" w:color="auto"/>
          </w:divBdr>
        </w:div>
        <w:div w:id="117529967">
          <w:marLeft w:val="0"/>
          <w:marRight w:val="0"/>
          <w:marTop w:val="0"/>
          <w:marBottom w:val="0"/>
          <w:divBdr>
            <w:top w:val="none" w:sz="0" w:space="0" w:color="auto"/>
            <w:left w:val="none" w:sz="0" w:space="0" w:color="auto"/>
            <w:bottom w:val="none" w:sz="0" w:space="0" w:color="auto"/>
            <w:right w:val="none" w:sz="0" w:space="0" w:color="auto"/>
          </w:divBdr>
        </w:div>
      </w:divsChild>
    </w:div>
    <w:div w:id="177619706">
      <w:bodyDiv w:val="1"/>
      <w:marLeft w:val="0"/>
      <w:marRight w:val="0"/>
      <w:marTop w:val="0"/>
      <w:marBottom w:val="0"/>
      <w:divBdr>
        <w:top w:val="none" w:sz="0" w:space="0" w:color="auto"/>
        <w:left w:val="none" w:sz="0" w:space="0" w:color="auto"/>
        <w:bottom w:val="none" w:sz="0" w:space="0" w:color="auto"/>
        <w:right w:val="none" w:sz="0" w:space="0" w:color="auto"/>
      </w:divBdr>
    </w:div>
    <w:div w:id="178589061">
      <w:bodyDiv w:val="1"/>
      <w:marLeft w:val="0"/>
      <w:marRight w:val="0"/>
      <w:marTop w:val="0"/>
      <w:marBottom w:val="0"/>
      <w:divBdr>
        <w:top w:val="none" w:sz="0" w:space="0" w:color="auto"/>
        <w:left w:val="none" w:sz="0" w:space="0" w:color="auto"/>
        <w:bottom w:val="none" w:sz="0" w:space="0" w:color="auto"/>
        <w:right w:val="none" w:sz="0" w:space="0" w:color="auto"/>
      </w:divBdr>
    </w:div>
    <w:div w:id="179899635">
      <w:bodyDiv w:val="1"/>
      <w:marLeft w:val="0"/>
      <w:marRight w:val="0"/>
      <w:marTop w:val="0"/>
      <w:marBottom w:val="0"/>
      <w:divBdr>
        <w:top w:val="none" w:sz="0" w:space="0" w:color="auto"/>
        <w:left w:val="none" w:sz="0" w:space="0" w:color="auto"/>
        <w:bottom w:val="none" w:sz="0" w:space="0" w:color="auto"/>
        <w:right w:val="none" w:sz="0" w:space="0" w:color="auto"/>
      </w:divBdr>
    </w:div>
    <w:div w:id="180557628">
      <w:bodyDiv w:val="1"/>
      <w:marLeft w:val="0"/>
      <w:marRight w:val="0"/>
      <w:marTop w:val="0"/>
      <w:marBottom w:val="0"/>
      <w:divBdr>
        <w:top w:val="none" w:sz="0" w:space="0" w:color="auto"/>
        <w:left w:val="none" w:sz="0" w:space="0" w:color="auto"/>
        <w:bottom w:val="none" w:sz="0" w:space="0" w:color="auto"/>
        <w:right w:val="none" w:sz="0" w:space="0" w:color="auto"/>
      </w:divBdr>
      <w:divsChild>
        <w:div w:id="1820267274">
          <w:marLeft w:val="640"/>
          <w:marRight w:val="0"/>
          <w:marTop w:val="0"/>
          <w:marBottom w:val="0"/>
          <w:divBdr>
            <w:top w:val="none" w:sz="0" w:space="0" w:color="auto"/>
            <w:left w:val="none" w:sz="0" w:space="0" w:color="auto"/>
            <w:bottom w:val="none" w:sz="0" w:space="0" w:color="auto"/>
            <w:right w:val="none" w:sz="0" w:space="0" w:color="auto"/>
          </w:divBdr>
        </w:div>
        <w:div w:id="1944068933">
          <w:marLeft w:val="640"/>
          <w:marRight w:val="0"/>
          <w:marTop w:val="0"/>
          <w:marBottom w:val="0"/>
          <w:divBdr>
            <w:top w:val="none" w:sz="0" w:space="0" w:color="auto"/>
            <w:left w:val="none" w:sz="0" w:space="0" w:color="auto"/>
            <w:bottom w:val="none" w:sz="0" w:space="0" w:color="auto"/>
            <w:right w:val="none" w:sz="0" w:space="0" w:color="auto"/>
          </w:divBdr>
        </w:div>
        <w:div w:id="595746935">
          <w:marLeft w:val="640"/>
          <w:marRight w:val="0"/>
          <w:marTop w:val="0"/>
          <w:marBottom w:val="0"/>
          <w:divBdr>
            <w:top w:val="none" w:sz="0" w:space="0" w:color="auto"/>
            <w:left w:val="none" w:sz="0" w:space="0" w:color="auto"/>
            <w:bottom w:val="none" w:sz="0" w:space="0" w:color="auto"/>
            <w:right w:val="none" w:sz="0" w:space="0" w:color="auto"/>
          </w:divBdr>
        </w:div>
        <w:div w:id="1204559793">
          <w:marLeft w:val="640"/>
          <w:marRight w:val="0"/>
          <w:marTop w:val="0"/>
          <w:marBottom w:val="0"/>
          <w:divBdr>
            <w:top w:val="none" w:sz="0" w:space="0" w:color="auto"/>
            <w:left w:val="none" w:sz="0" w:space="0" w:color="auto"/>
            <w:bottom w:val="none" w:sz="0" w:space="0" w:color="auto"/>
            <w:right w:val="none" w:sz="0" w:space="0" w:color="auto"/>
          </w:divBdr>
        </w:div>
        <w:div w:id="1648900369">
          <w:marLeft w:val="640"/>
          <w:marRight w:val="0"/>
          <w:marTop w:val="0"/>
          <w:marBottom w:val="0"/>
          <w:divBdr>
            <w:top w:val="none" w:sz="0" w:space="0" w:color="auto"/>
            <w:left w:val="none" w:sz="0" w:space="0" w:color="auto"/>
            <w:bottom w:val="none" w:sz="0" w:space="0" w:color="auto"/>
            <w:right w:val="none" w:sz="0" w:space="0" w:color="auto"/>
          </w:divBdr>
        </w:div>
        <w:div w:id="1410347381">
          <w:marLeft w:val="640"/>
          <w:marRight w:val="0"/>
          <w:marTop w:val="0"/>
          <w:marBottom w:val="0"/>
          <w:divBdr>
            <w:top w:val="none" w:sz="0" w:space="0" w:color="auto"/>
            <w:left w:val="none" w:sz="0" w:space="0" w:color="auto"/>
            <w:bottom w:val="none" w:sz="0" w:space="0" w:color="auto"/>
            <w:right w:val="none" w:sz="0" w:space="0" w:color="auto"/>
          </w:divBdr>
        </w:div>
        <w:div w:id="1686713060">
          <w:marLeft w:val="640"/>
          <w:marRight w:val="0"/>
          <w:marTop w:val="0"/>
          <w:marBottom w:val="0"/>
          <w:divBdr>
            <w:top w:val="none" w:sz="0" w:space="0" w:color="auto"/>
            <w:left w:val="none" w:sz="0" w:space="0" w:color="auto"/>
            <w:bottom w:val="none" w:sz="0" w:space="0" w:color="auto"/>
            <w:right w:val="none" w:sz="0" w:space="0" w:color="auto"/>
          </w:divBdr>
        </w:div>
        <w:div w:id="2068608337">
          <w:marLeft w:val="640"/>
          <w:marRight w:val="0"/>
          <w:marTop w:val="0"/>
          <w:marBottom w:val="0"/>
          <w:divBdr>
            <w:top w:val="none" w:sz="0" w:space="0" w:color="auto"/>
            <w:left w:val="none" w:sz="0" w:space="0" w:color="auto"/>
            <w:bottom w:val="none" w:sz="0" w:space="0" w:color="auto"/>
            <w:right w:val="none" w:sz="0" w:space="0" w:color="auto"/>
          </w:divBdr>
        </w:div>
        <w:div w:id="1421870663">
          <w:marLeft w:val="640"/>
          <w:marRight w:val="0"/>
          <w:marTop w:val="0"/>
          <w:marBottom w:val="0"/>
          <w:divBdr>
            <w:top w:val="none" w:sz="0" w:space="0" w:color="auto"/>
            <w:left w:val="none" w:sz="0" w:space="0" w:color="auto"/>
            <w:bottom w:val="none" w:sz="0" w:space="0" w:color="auto"/>
            <w:right w:val="none" w:sz="0" w:space="0" w:color="auto"/>
          </w:divBdr>
        </w:div>
        <w:div w:id="1399093011">
          <w:marLeft w:val="640"/>
          <w:marRight w:val="0"/>
          <w:marTop w:val="0"/>
          <w:marBottom w:val="0"/>
          <w:divBdr>
            <w:top w:val="none" w:sz="0" w:space="0" w:color="auto"/>
            <w:left w:val="none" w:sz="0" w:space="0" w:color="auto"/>
            <w:bottom w:val="none" w:sz="0" w:space="0" w:color="auto"/>
            <w:right w:val="none" w:sz="0" w:space="0" w:color="auto"/>
          </w:divBdr>
        </w:div>
        <w:div w:id="1284850221">
          <w:marLeft w:val="640"/>
          <w:marRight w:val="0"/>
          <w:marTop w:val="0"/>
          <w:marBottom w:val="0"/>
          <w:divBdr>
            <w:top w:val="none" w:sz="0" w:space="0" w:color="auto"/>
            <w:left w:val="none" w:sz="0" w:space="0" w:color="auto"/>
            <w:bottom w:val="none" w:sz="0" w:space="0" w:color="auto"/>
            <w:right w:val="none" w:sz="0" w:space="0" w:color="auto"/>
          </w:divBdr>
        </w:div>
        <w:div w:id="1617299161">
          <w:marLeft w:val="640"/>
          <w:marRight w:val="0"/>
          <w:marTop w:val="0"/>
          <w:marBottom w:val="0"/>
          <w:divBdr>
            <w:top w:val="none" w:sz="0" w:space="0" w:color="auto"/>
            <w:left w:val="none" w:sz="0" w:space="0" w:color="auto"/>
            <w:bottom w:val="none" w:sz="0" w:space="0" w:color="auto"/>
            <w:right w:val="none" w:sz="0" w:space="0" w:color="auto"/>
          </w:divBdr>
        </w:div>
        <w:div w:id="742064760">
          <w:marLeft w:val="640"/>
          <w:marRight w:val="0"/>
          <w:marTop w:val="0"/>
          <w:marBottom w:val="0"/>
          <w:divBdr>
            <w:top w:val="none" w:sz="0" w:space="0" w:color="auto"/>
            <w:left w:val="none" w:sz="0" w:space="0" w:color="auto"/>
            <w:bottom w:val="none" w:sz="0" w:space="0" w:color="auto"/>
            <w:right w:val="none" w:sz="0" w:space="0" w:color="auto"/>
          </w:divBdr>
        </w:div>
        <w:div w:id="1055929283">
          <w:marLeft w:val="640"/>
          <w:marRight w:val="0"/>
          <w:marTop w:val="0"/>
          <w:marBottom w:val="0"/>
          <w:divBdr>
            <w:top w:val="none" w:sz="0" w:space="0" w:color="auto"/>
            <w:left w:val="none" w:sz="0" w:space="0" w:color="auto"/>
            <w:bottom w:val="none" w:sz="0" w:space="0" w:color="auto"/>
            <w:right w:val="none" w:sz="0" w:space="0" w:color="auto"/>
          </w:divBdr>
        </w:div>
        <w:div w:id="1162156210">
          <w:marLeft w:val="640"/>
          <w:marRight w:val="0"/>
          <w:marTop w:val="0"/>
          <w:marBottom w:val="0"/>
          <w:divBdr>
            <w:top w:val="none" w:sz="0" w:space="0" w:color="auto"/>
            <w:left w:val="none" w:sz="0" w:space="0" w:color="auto"/>
            <w:bottom w:val="none" w:sz="0" w:space="0" w:color="auto"/>
            <w:right w:val="none" w:sz="0" w:space="0" w:color="auto"/>
          </w:divBdr>
        </w:div>
        <w:div w:id="1837721657">
          <w:marLeft w:val="640"/>
          <w:marRight w:val="0"/>
          <w:marTop w:val="0"/>
          <w:marBottom w:val="0"/>
          <w:divBdr>
            <w:top w:val="none" w:sz="0" w:space="0" w:color="auto"/>
            <w:left w:val="none" w:sz="0" w:space="0" w:color="auto"/>
            <w:bottom w:val="none" w:sz="0" w:space="0" w:color="auto"/>
            <w:right w:val="none" w:sz="0" w:space="0" w:color="auto"/>
          </w:divBdr>
        </w:div>
        <w:div w:id="110520630">
          <w:marLeft w:val="640"/>
          <w:marRight w:val="0"/>
          <w:marTop w:val="0"/>
          <w:marBottom w:val="0"/>
          <w:divBdr>
            <w:top w:val="none" w:sz="0" w:space="0" w:color="auto"/>
            <w:left w:val="none" w:sz="0" w:space="0" w:color="auto"/>
            <w:bottom w:val="none" w:sz="0" w:space="0" w:color="auto"/>
            <w:right w:val="none" w:sz="0" w:space="0" w:color="auto"/>
          </w:divBdr>
        </w:div>
        <w:div w:id="1787313269">
          <w:marLeft w:val="640"/>
          <w:marRight w:val="0"/>
          <w:marTop w:val="0"/>
          <w:marBottom w:val="0"/>
          <w:divBdr>
            <w:top w:val="none" w:sz="0" w:space="0" w:color="auto"/>
            <w:left w:val="none" w:sz="0" w:space="0" w:color="auto"/>
            <w:bottom w:val="none" w:sz="0" w:space="0" w:color="auto"/>
            <w:right w:val="none" w:sz="0" w:space="0" w:color="auto"/>
          </w:divBdr>
        </w:div>
        <w:div w:id="1705521189">
          <w:marLeft w:val="640"/>
          <w:marRight w:val="0"/>
          <w:marTop w:val="0"/>
          <w:marBottom w:val="0"/>
          <w:divBdr>
            <w:top w:val="none" w:sz="0" w:space="0" w:color="auto"/>
            <w:left w:val="none" w:sz="0" w:space="0" w:color="auto"/>
            <w:bottom w:val="none" w:sz="0" w:space="0" w:color="auto"/>
            <w:right w:val="none" w:sz="0" w:space="0" w:color="auto"/>
          </w:divBdr>
        </w:div>
        <w:div w:id="575359086">
          <w:marLeft w:val="640"/>
          <w:marRight w:val="0"/>
          <w:marTop w:val="0"/>
          <w:marBottom w:val="0"/>
          <w:divBdr>
            <w:top w:val="none" w:sz="0" w:space="0" w:color="auto"/>
            <w:left w:val="none" w:sz="0" w:space="0" w:color="auto"/>
            <w:bottom w:val="none" w:sz="0" w:space="0" w:color="auto"/>
            <w:right w:val="none" w:sz="0" w:space="0" w:color="auto"/>
          </w:divBdr>
        </w:div>
        <w:div w:id="822427636">
          <w:marLeft w:val="640"/>
          <w:marRight w:val="0"/>
          <w:marTop w:val="0"/>
          <w:marBottom w:val="0"/>
          <w:divBdr>
            <w:top w:val="none" w:sz="0" w:space="0" w:color="auto"/>
            <w:left w:val="none" w:sz="0" w:space="0" w:color="auto"/>
            <w:bottom w:val="none" w:sz="0" w:space="0" w:color="auto"/>
            <w:right w:val="none" w:sz="0" w:space="0" w:color="auto"/>
          </w:divBdr>
        </w:div>
        <w:div w:id="275064730">
          <w:marLeft w:val="640"/>
          <w:marRight w:val="0"/>
          <w:marTop w:val="0"/>
          <w:marBottom w:val="0"/>
          <w:divBdr>
            <w:top w:val="none" w:sz="0" w:space="0" w:color="auto"/>
            <w:left w:val="none" w:sz="0" w:space="0" w:color="auto"/>
            <w:bottom w:val="none" w:sz="0" w:space="0" w:color="auto"/>
            <w:right w:val="none" w:sz="0" w:space="0" w:color="auto"/>
          </w:divBdr>
        </w:div>
        <w:div w:id="1294561683">
          <w:marLeft w:val="640"/>
          <w:marRight w:val="0"/>
          <w:marTop w:val="0"/>
          <w:marBottom w:val="0"/>
          <w:divBdr>
            <w:top w:val="none" w:sz="0" w:space="0" w:color="auto"/>
            <w:left w:val="none" w:sz="0" w:space="0" w:color="auto"/>
            <w:bottom w:val="none" w:sz="0" w:space="0" w:color="auto"/>
            <w:right w:val="none" w:sz="0" w:space="0" w:color="auto"/>
          </w:divBdr>
        </w:div>
        <w:div w:id="915626470">
          <w:marLeft w:val="640"/>
          <w:marRight w:val="0"/>
          <w:marTop w:val="0"/>
          <w:marBottom w:val="0"/>
          <w:divBdr>
            <w:top w:val="none" w:sz="0" w:space="0" w:color="auto"/>
            <w:left w:val="none" w:sz="0" w:space="0" w:color="auto"/>
            <w:bottom w:val="none" w:sz="0" w:space="0" w:color="auto"/>
            <w:right w:val="none" w:sz="0" w:space="0" w:color="auto"/>
          </w:divBdr>
        </w:div>
        <w:div w:id="1885412010">
          <w:marLeft w:val="640"/>
          <w:marRight w:val="0"/>
          <w:marTop w:val="0"/>
          <w:marBottom w:val="0"/>
          <w:divBdr>
            <w:top w:val="none" w:sz="0" w:space="0" w:color="auto"/>
            <w:left w:val="none" w:sz="0" w:space="0" w:color="auto"/>
            <w:bottom w:val="none" w:sz="0" w:space="0" w:color="auto"/>
            <w:right w:val="none" w:sz="0" w:space="0" w:color="auto"/>
          </w:divBdr>
        </w:div>
        <w:div w:id="1770151371">
          <w:marLeft w:val="640"/>
          <w:marRight w:val="0"/>
          <w:marTop w:val="0"/>
          <w:marBottom w:val="0"/>
          <w:divBdr>
            <w:top w:val="none" w:sz="0" w:space="0" w:color="auto"/>
            <w:left w:val="none" w:sz="0" w:space="0" w:color="auto"/>
            <w:bottom w:val="none" w:sz="0" w:space="0" w:color="auto"/>
            <w:right w:val="none" w:sz="0" w:space="0" w:color="auto"/>
          </w:divBdr>
        </w:div>
        <w:div w:id="1178421983">
          <w:marLeft w:val="640"/>
          <w:marRight w:val="0"/>
          <w:marTop w:val="0"/>
          <w:marBottom w:val="0"/>
          <w:divBdr>
            <w:top w:val="none" w:sz="0" w:space="0" w:color="auto"/>
            <w:left w:val="none" w:sz="0" w:space="0" w:color="auto"/>
            <w:bottom w:val="none" w:sz="0" w:space="0" w:color="auto"/>
            <w:right w:val="none" w:sz="0" w:space="0" w:color="auto"/>
          </w:divBdr>
        </w:div>
        <w:div w:id="2092657003">
          <w:marLeft w:val="640"/>
          <w:marRight w:val="0"/>
          <w:marTop w:val="0"/>
          <w:marBottom w:val="0"/>
          <w:divBdr>
            <w:top w:val="none" w:sz="0" w:space="0" w:color="auto"/>
            <w:left w:val="none" w:sz="0" w:space="0" w:color="auto"/>
            <w:bottom w:val="none" w:sz="0" w:space="0" w:color="auto"/>
            <w:right w:val="none" w:sz="0" w:space="0" w:color="auto"/>
          </w:divBdr>
        </w:div>
        <w:div w:id="1321622122">
          <w:marLeft w:val="640"/>
          <w:marRight w:val="0"/>
          <w:marTop w:val="0"/>
          <w:marBottom w:val="0"/>
          <w:divBdr>
            <w:top w:val="none" w:sz="0" w:space="0" w:color="auto"/>
            <w:left w:val="none" w:sz="0" w:space="0" w:color="auto"/>
            <w:bottom w:val="none" w:sz="0" w:space="0" w:color="auto"/>
            <w:right w:val="none" w:sz="0" w:space="0" w:color="auto"/>
          </w:divBdr>
        </w:div>
        <w:div w:id="996033977">
          <w:marLeft w:val="640"/>
          <w:marRight w:val="0"/>
          <w:marTop w:val="0"/>
          <w:marBottom w:val="0"/>
          <w:divBdr>
            <w:top w:val="none" w:sz="0" w:space="0" w:color="auto"/>
            <w:left w:val="none" w:sz="0" w:space="0" w:color="auto"/>
            <w:bottom w:val="none" w:sz="0" w:space="0" w:color="auto"/>
            <w:right w:val="none" w:sz="0" w:space="0" w:color="auto"/>
          </w:divBdr>
        </w:div>
        <w:div w:id="1692874467">
          <w:marLeft w:val="640"/>
          <w:marRight w:val="0"/>
          <w:marTop w:val="0"/>
          <w:marBottom w:val="0"/>
          <w:divBdr>
            <w:top w:val="none" w:sz="0" w:space="0" w:color="auto"/>
            <w:left w:val="none" w:sz="0" w:space="0" w:color="auto"/>
            <w:bottom w:val="none" w:sz="0" w:space="0" w:color="auto"/>
            <w:right w:val="none" w:sz="0" w:space="0" w:color="auto"/>
          </w:divBdr>
        </w:div>
        <w:div w:id="1220281727">
          <w:marLeft w:val="640"/>
          <w:marRight w:val="0"/>
          <w:marTop w:val="0"/>
          <w:marBottom w:val="0"/>
          <w:divBdr>
            <w:top w:val="none" w:sz="0" w:space="0" w:color="auto"/>
            <w:left w:val="none" w:sz="0" w:space="0" w:color="auto"/>
            <w:bottom w:val="none" w:sz="0" w:space="0" w:color="auto"/>
            <w:right w:val="none" w:sz="0" w:space="0" w:color="auto"/>
          </w:divBdr>
        </w:div>
        <w:div w:id="1825585490">
          <w:marLeft w:val="640"/>
          <w:marRight w:val="0"/>
          <w:marTop w:val="0"/>
          <w:marBottom w:val="0"/>
          <w:divBdr>
            <w:top w:val="none" w:sz="0" w:space="0" w:color="auto"/>
            <w:left w:val="none" w:sz="0" w:space="0" w:color="auto"/>
            <w:bottom w:val="none" w:sz="0" w:space="0" w:color="auto"/>
            <w:right w:val="none" w:sz="0" w:space="0" w:color="auto"/>
          </w:divBdr>
        </w:div>
        <w:div w:id="324556566">
          <w:marLeft w:val="640"/>
          <w:marRight w:val="0"/>
          <w:marTop w:val="0"/>
          <w:marBottom w:val="0"/>
          <w:divBdr>
            <w:top w:val="none" w:sz="0" w:space="0" w:color="auto"/>
            <w:left w:val="none" w:sz="0" w:space="0" w:color="auto"/>
            <w:bottom w:val="none" w:sz="0" w:space="0" w:color="auto"/>
            <w:right w:val="none" w:sz="0" w:space="0" w:color="auto"/>
          </w:divBdr>
        </w:div>
        <w:div w:id="2037191166">
          <w:marLeft w:val="640"/>
          <w:marRight w:val="0"/>
          <w:marTop w:val="0"/>
          <w:marBottom w:val="0"/>
          <w:divBdr>
            <w:top w:val="none" w:sz="0" w:space="0" w:color="auto"/>
            <w:left w:val="none" w:sz="0" w:space="0" w:color="auto"/>
            <w:bottom w:val="none" w:sz="0" w:space="0" w:color="auto"/>
            <w:right w:val="none" w:sz="0" w:space="0" w:color="auto"/>
          </w:divBdr>
        </w:div>
        <w:div w:id="1104379164">
          <w:marLeft w:val="640"/>
          <w:marRight w:val="0"/>
          <w:marTop w:val="0"/>
          <w:marBottom w:val="0"/>
          <w:divBdr>
            <w:top w:val="none" w:sz="0" w:space="0" w:color="auto"/>
            <w:left w:val="none" w:sz="0" w:space="0" w:color="auto"/>
            <w:bottom w:val="none" w:sz="0" w:space="0" w:color="auto"/>
            <w:right w:val="none" w:sz="0" w:space="0" w:color="auto"/>
          </w:divBdr>
        </w:div>
        <w:div w:id="1307320132">
          <w:marLeft w:val="640"/>
          <w:marRight w:val="0"/>
          <w:marTop w:val="0"/>
          <w:marBottom w:val="0"/>
          <w:divBdr>
            <w:top w:val="none" w:sz="0" w:space="0" w:color="auto"/>
            <w:left w:val="none" w:sz="0" w:space="0" w:color="auto"/>
            <w:bottom w:val="none" w:sz="0" w:space="0" w:color="auto"/>
            <w:right w:val="none" w:sz="0" w:space="0" w:color="auto"/>
          </w:divBdr>
        </w:div>
        <w:div w:id="56634464">
          <w:marLeft w:val="640"/>
          <w:marRight w:val="0"/>
          <w:marTop w:val="0"/>
          <w:marBottom w:val="0"/>
          <w:divBdr>
            <w:top w:val="none" w:sz="0" w:space="0" w:color="auto"/>
            <w:left w:val="none" w:sz="0" w:space="0" w:color="auto"/>
            <w:bottom w:val="none" w:sz="0" w:space="0" w:color="auto"/>
            <w:right w:val="none" w:sz="0" w:space="0" w:color="auto"/>
          </w:divBdr>
        </w:div>
        <w:div w:id="63577736">
          <w:marLeft w:val="640"/>
          <w:marRight w:val="0"/>
          <w:marTop w:val="0"/>
          <w:marBottom w:val="0"/>
          <w:divBdr>
            <w:top w:val="none" w:sz="0" w:space="0" w:color="auto"/>
            <w:left w:val="none" w:sz="0" w:space="0" w:color="auto"/>
            <w:bottom w:val="none" w:sz="0" w:space="0" w:color="auto"/>
            <w:right w:val="none" w:sz="0" w:space="0" w:color="auto"/>
          </w:divBdr>
        </w:div>
        <w:div w:id="1227493937">
          <w:marLeft w:val="640"/>
          <w:marRight w:val="0"/>
          <w:marTop w:val="0"/>
          <w:marBottom w:val="0"/>
          <w:divBdr>
            <w:top w:val="none" w:sz="0" w:space="0" w:color="auto"/>
            <w:left w:val="none" w:sz="0" w:space="0" w:color="auto"/>
            <w:bottom w:val="none" w:sz="0" w:space="0" w:color="auto"/>
            <w:right w:val="none" w:sz="0" w:space="0" w:color="auto"/>
          </w:divBdr>
        </w:div>
        <w:div w:id="2132047139">
          <w:marLeft w:val="640"/>
          <w:marRight w:val="0"/>
          <w:marTop w:val="0"/>
          <w:marBottom w:val="0"/>
          <w:divBdr>
            <w:top w:val="none" w:sz="0" w:space="0" w:color="auto"/>
            <w:left w:val="none" w:sz="0" w:space="0" w:color="auto"/>
            <w:bottom w:val="none" w:sz="0" w:space="0" w:color="auto"/>
            <w:right w:val="none" w:sz="0" w:space="0" w:color="auto"/>
          </w:divBdr>
        </w:div>
        <w:div w:id="1786003404">
          <w:marLeft w:val="640"/>
          <w:marRight w:val="0"/>
          <w:marTop w:val="0"/>
          <w:marBottom w:val="0"/>
          <w:divBdr>
            <w:top w:val="none" w:sz="0" w:space="0" w:color="auto"/>
            <w:left w:val="none" w:sz="0" w:space="0" w:color="auto"/>
            <w:bottom w:val="none" w:sz="0" w:space="0" w:color="auto"/>
            <w:right w:val="none" w:sz="0" w:space="0" w:color="auto"/>
          </w:divBdr>
        </w:div>
      </w:divsChild>
    </w:div>
    <w:div w:id="180558292">
      <w:bodyDiv w:val="1"/>
      <w:marLeft w:val="0"/>
      <w:marRight w:val="0"/>
      <w:marTop w:val="0"/>
      <w:marBottom w:val="0"/>
      <w:divBdr>
        <w:top w:val="none" w:sz="0" w:space="0" w:color="auto"/>
        <w:left w:val="none" w:sz="0" w:space="0" w:color="auto"/>
        <w:bottom w:val="none" w:sz="0" w:space="0" w:color="auto"/>
        <w:right w:val="none" w:sz="0" w:space="0" w:color="auto"/>
      </w:divBdr>
      <w:divsChild>
        <w:div w:id="1270625027">
          <w:marLeft w:val="640"/>
          <w:marRight w:val="0"/>
          <w:marTop w:val="0"/>
          <w:marBottom w:val="0"/>
          <w:divBdr>
            <w:top w:val="none" w:sz="0" w:space="0" w:color="auto"/>
            <w:left w:val="none" w:sz="0" w:space="0" w:color="auto"/>
            <w:bottom w:val="none" w:sz="0" w:space="0" w:color="auto"/>
            <w:right w:val="none" w:sz="0" w:space="0" w:color="auto"/>
          </w:divBdr>
        </w:div>
        <w:div w:id="87584520">
          <w:marLeft w:val="640"/>
          <w:marRight w:val="0"/>
          <w:marTop w:val="0"/>
          <w:marBottom w:val="0"/>
          <w:divBdr>
            <w:top w:val="none" w:sz="0" w:space="0" w:color="auto"/>
            <w:left w:val="none" w:sz="0" w:space="0" w:color="auto"/>
            <w:bottom w:val="none" w:sz="0" w:space="0" w:color="auto"/>
            <w:right w:val="none" w:sz="0" w:space="0" w:color="auto"/>
          </w:divBdr>
        </w:div>
        <w:div w:id="885218787">
          <w:marLeft w:val="640"/>
          <w:marRight w:val="0"/>
          <w:marTop w:val="0"/>
          <w:marBottom w:val="0"/>
          <w:divBdr>
            <w:top w:val="none" w:sz="0" w:space="0" w:color="auto"/>
            <w:left w:val="none" w:sz="0" w:space="0" w:color="auto"/>
            <w:bottom w:val="none" w:sz="0" w:space="0" w:color="auto"/>
            <w:right w:val="none" w:sz="0" w:space="0" w:color="auto"/>
          </w:divBdr>
        </w:div>
        <w:div w:id="1741974810">
          <w:marLeft w:val="640"/>
          <w:marRight w:val="0"/>
          <w:marTop w:val="0"/>
          <w:marBottom w:val="0"/>
          <w:divBdr>
            <w:top w:val="none" w:sz="0" w:space="0" w:color="auto"/>
            <w:left w:val="none" w:sz="0" w:space="0" w:color="auto"/>
            <w:bottom w:val="none" w:sz="0" w:space="0" w:color="auto"/>
            <w:right w:val="none" w:sz="0" w:space="0" w:color="auto"/>
          </w:divBdr>
        </w:div>
        <w:div w:id="737750618">
          <w:marLeft w:val="640"/>
          <w:marRight w:val="0"/>
          <w:marTop w:val="0"/>
          <w:marBottom w:val="0"/>
          <w:divBdr>
            <w:top w:val="none" w:sz="0" w:space="0" w:color="auto"/>
            <w:left w:val="none" w:sz="0" w:space="0" w:color="auto"/>
            <w:bottom w:val="none" w:sz="0" w:space="0" w:color="auto"/>
            <w:right w:val="none" w:sz="0" w:space="0" w:color="auto"/>
          </w:divBdr>
        </w:div>
        <w:div w:id="929394146">
          <w:marLeft w:val="640"/>
          <w:marRight w:val="0"/>
          <w:marTop w:val="0"/>
          <w:marBottom w:val="0"/>
          <w:divBdr>
            <w:top w:val="none" w:sz="0" w:space="0" w:color="auto"/>
            <w:left w:val="none" w:sz="0" w:space="0" w:color="auto"/>
            <w:bottom w:val="none" w:sz="0" w:space="0" w:color="auto"/>
            <w:right w:val="none" w:sz="0" w:space="0" w:color="auto"/>
          </w:divBdr>
        </w:div>
        <w:div w:id="621303026">
          <w:marLeft w:val="640"/>
          <w:marRight w:val="0"/>
          <w:marTop w:val="0"/>
          <w:marBottom w:val="0"/>
          <w:divBdr>
            <w:top w:val="none" w:sz="0" w:space="0" w:color="auto"/>
            <w:left w:val="none" w:sz="0" w:space="0" w:color="auto"/>
            <w:bottom w:val="none" w:sz="0" w:space="0" w:color="auto"/>
            <w:right w:val="none" w:sz="0" w:space="0" w:color="auto"/>
          </w:divBdr>
        </w:div>
        <w:div w:id="1507941698">
          <w:marLeft w:val="640"/>
          <w:marRight w:val="0"/>
          <w:marTop w:val="0"/>
          <w:marBottom w:val="0"/>
          <w:divBdr>
            <w:top w:val="none" w:sz="0" w:space="0" w:color="auto"/>
            <w:left w:val="none" w:sz="0" w:space="0" w:color="auto"/>
            <w:bottom w:val="none" w:sz="0" w:space="0" w:color="auto"/>
            <w:right w:val="none" w:sz="0" w:space="0" w:color="auto"/>
          </w:divBdr>
        </w:div>
        <w:div w:id="1528445172">
          <w:marLeft w:val="640"/>
          <w:marRight w:val="0"/>
          <w:marTop w:val="0"/>
          <w:marBottom w:val="0"/>
          <w:divBdr>
            <w:top w:val="none" w:sz="0" w:space="0" w:color="auto"/>
            <w:left w:val="none" w:sz="0" w:space="0" w:color="auto"/>
            <w:bottom w:val="none" w:sz="0" w:space="0" w:color="auto"/>
            <w:right w:val="none" w:sz="0" w:space="0" w:color="auto"/>
          </w:divBdr>
        </w:div>
        <w:div w:id="118233026">
          <w:marLeft w:val="640"/>
          <w:marRight w:val="0"/>
          <w:marTop w:val="0"/>
          <w:marBottom w:val="0"/>
          <w:divBdr>
            <w:top w:val="none" w:sz="0" w:space="0" w:color="auto"/>
            <w:left w:val="none" w:sz="0" w:space="0" w:color="auto"/>
            <w:bottom w:val="none" w:sz="0" w:space="0" w:color="auto"/>
            <w:right w:val="none" w:sz="0" w:space="0" w:color="auto"/>
          </w:divBdr>
        </w:div>
        <w:div w:id="1922137464">
          <w:marLeft w:val="640"/>
          <w:marRight w:val="0"/>
          <w:marTop w:val="0"/>
          <w:marBottom w:val="0"/>
          <w:divBdr>
            <w:top w:val="none" w:sz="0" w:space="0" w:color="auto"/>
            <w:left w:val="none" w:sz="0" w:space="0" w:color="auto"/>
            <w:bottom w:val="none" w:sz="0" w:space="0" w:color="auto"/>
            <w:right w:val="none" w:sz="0" w:space="0" w:color="auto"/>
          </w:divBdr>
        </w:div>
        <w:div w:id="158614948">
          <w:marLeft w:val="640"/>
          <w:marRight w:val="0"/>
          <w:marTop w:val="0"/>
          <w:marBottom w:val="0"/>
          <w:divBdr>
            <w:top w:val="none" w:sz="0" w:space="0" w:color="auto"/>
            <w:left w:val="none" w:sz="0" w:space="0" w:color="auto"/>
            <w:bottom w:val="none" w:sz="0" w:space="0" w:color="auto"/>
            <w:right w:val="none" w:sz="0" w:space="0" w:color="auto"/>
          </w:divBdr>
        </w:div>
        <w:div w:id="1057045231">
          <w:marLeft w:val="640"/>
          <w:marRight w:val="0"/>
          <w:marTop w:val="0"/>
          <w:marBottom w:val="0"/>
          <w:divBdr>
            <w:top w:val="none" w:sz="0" w:space="0" w:color="auto"/>
            <w:left w:val="none" w:sz="0" w:space="0" w:color="auto"/>
            <w:bottom w:val="none" w:sz="0" w:space="0" w:color="auto"/>
            <w:right w:val="none" w:sz="0" w:space="0" w:color="auto"/>
          </w:divBdr>
        </w:div>
        <w:div w:id="211425264">
          <w:marLeft w:val="640"/>
          <w:marRight w:val="0"/>
          <w:marTop w:val="0"/>
          <w:marBottom w:val="0"/>
          <w:divBdr>
            <w:top w:val="none" w:sz="0" w:space="0" w:color="auto"/>
            <w:left w:val="none" w:sz="0" w:space="0" w:color="auto"/>
            <w:bottom w:val="none" w:sz="0" w:space="0" w:color="auto"/>
            <w:right w:val="none" w:sz="0" w:space="0" w:color="auto"/>
          </w:divBdr>
        </w:div>
        <w:div w:id="1448694446">
          <w:marLeft w:val="640"/>
          <w:marRight w:val="0"/>
          <w:marTop w:val="0"/>
          <w:marBottom w:val="0"/>
          <w:divBdr>
            <w:top w:val="none" w:sz="0" w:space="0" w:color="auto"/>
            <w:left w:val="none" w:sz="0" w:space="0" w:color="auto"/>
            <w:bottom w:val="none" w:sz="0" w:space="0" w:color="auto"/>
            <w:right w:val="none" w:sz="0" w:space="0" w:color="auto"/>
          </w:divBdr>
        </w:div>
      </w:divsChild>
    </w:div>
    <w:div w:id="183399614">
      <w:bodyDiv w:val="1"/>
      <w:marLeft w:val="0"/>
      <w:marRight w:val="0"/>
      <w:marTop w:val="0"/>
      <w:marBottom w:val="0"/>
      <w:divBdr>
        <w:top w:val="none" w:sz="0" w:space="0" w:color="auto"/>
        <w:left w:val="none" w:sz="0" w:space="0" w:color="auto"/>
        <w:bottom w:val="none" w:sz="0" w:space="0" w:color="auto"/>
        <w:right w:val="none" w:sz="0" w:space="0" w:color="auto"/>
      </w:divBdr>
    </w:div>
    <w:div w:id="184027459">
      <w:bodyDiv w:val="1"/>
      <w:marLeft w:val="0"/>
      <w:marRight w:val="0"/>
      <w:marTop w:val="0"/>
      <w:marBottom w:val="0"/>
      <w:divBdr>
        <w:top w:val="none" w:sz="0" w:space="0" w:color="auto"/>
        <w:left w:val="none" w:sz="0" w:space="0" w:color="auto"/>
        <w:bottom w:val="none" w:sz="0" w:space="0" w:color="auto"/>
        <w:right w:val="none" w:sz="0" w:space="0" w:color="auto"/>
      </w:divBdr>
    </w:div>
    <w:div w:id="185752180">
      <w:bodyDiv w:val="1"/>
      <w:marLeft w:val="0"/>
      <w:marRight w:val="0"/>
      <w:marTop w:val="0"/>
      <w:marBottom w:val="0"/>
      <w:divBdr>
        <w:top w:val="none" w:sz="0" w:space="0" w:color="auto"/>
        <w:left w:val="none" w:sz="0" w:space="0" w:color="auto"/>
        <w:bottom w:val="none" w:sz="0" w:space="0" w:color="auto"/>
        <w:right w:val="none" w:sz="0" w:space="0" w:color="auto"/>
      </w:divBdr>
    </w:div>
    <w:div w:id="186330409">
      <w:bodyDiv w:val="1"/>
      <w:marLeft w:val="0"/>
      <w:marRight w:val="0"/>
      <w:marTop w:val="0"/>
      <w:marBottom w:val="0"/>
      <w:divBdr>
        <w:top w:val="none" w:sz="0" w:space="0" w:color="auto"/>
        <w:left w:val="none" w:sz="0" w:space="0" w:color="auto"/>
        <w:bottom w:val="none" w:sz="0" w:space="0" w:color="auto"/>
        <w:right w:val="none" w:sz="0" w:space="0" w:color="auto"/>
      </w:divBdr>
    </w:div>
    <w:div w:id="186871107">
      <w:bodyDiv w:val="1"/>
      <w:marLeft w:val="0"/>
      <w:marRight w:val="0"/>
      <w:marTop w:val="0"/>
      <w:marBottom w:val="0"/>
      <w:divBdr>
        <w:top w:val="none" w:sz="0" w:space="0" w:color="auto"/>
        <w:left w:val="none" w:sz="0" w:space="0" w:color="auto"/>
        <w:bottom w:val="none" w:sz="0" w:space="0" w:color="auto"/>
        <w:right w:val="none" w:sz="0" w:space="0" w:color="auto"/>
      </w:divBdr>
    </w:div>
    <w:div w:id="188833120">
      <w:bodyDiv w:val="1"/>
      <w:marLeft w:val="0"/>
      <w:marRight w:val="0"/>
      <w:marTop w:val="0"/>
      <w:marBottom w:val="0"/>
      <w:divBdr>
        <w:top w:val="none" w:sz="0" w:space="0" w:color="auto"/>
        <w:left w:val="none" w:sz="0" w:space="0" w:color="auto"/>
        <w:bottom w:val="none" w:sz="0" w:space="0" w:color="auto"/>
        <w:right w:val="none" w:sz="0" w:space="0" w:color="auto"/>
      </w:divBdr>
    </w:div>
    <w:div w:id="190580863">
      <w:bodyDiv w:val="1"/>
      <w:marLeft w:val="0"/>
      <w:marRight w:val="0"/>
      <w:marTop w:val="0"/>
      <w:marBottom w:val="0"/>
      <w:divBdr>
        <w:top w:val="none" w:sz="0" w:space="0" w:color="auto"/>
        <w:left w:val="none" w:sz="0" w:space="0" w:color="auto"/>
        <w:bottom w:val="none" w:sz="0" w:space="0" w:color="auto"/>
        <w:right w:val="none" w:sz="0" w:space="0" w:color="auto"/>
      </w:divBdr>
    </w:div>
    <w:div w:id="191194316">
      <w:bodyDiv w:val="1"/>
      <w:marLeft w:val="0"/>
      <w:marRight w:val="0"/>
      <w:marTop w:val="0"/>
      <w:marBottom w:val="0"/>
      <w:divBdr>
        <w:top w:val="none" w:sz="0" w:space="0" w:color="auto"/>
        <w:left w:val="none" w:sz="0" w:space="0" w:color="auto"/>
        <w:bottom w:val="none" w:sz="0" w:space="0" w:color="auto"/>
        <w:right w:val="none" w:sz="0" w:space="0" w:color="auto"/>
      </w:divBdr>
    </w:div>
    <w:div w:id="191920162">
      <w:bodyDiv w:val="1"/>
      <w:marLeft w:val="0"/>
      <w:marRight w:val="0"/>
      <w:marTop w:val="0"/>
      <w:marBottom w:val="0"/>
      <w:divBdr>
        <w:top w:val="none" w:sz="0" w:space="0" w:color="auto"/>
        <w:left w:val="none" w:sz="0" w:space="0" w:color="auto"/>
        <w:bottom w:val="none" w:sz="0" w:space="0" w:color="auto"/>
        <w:right w:val="none" w:sz="0" w:space="0" w:color="auto"/>
      </w:divBdr>
    </w:div>
    <w:div w:id="198323292">
      <w:bodyDiv w:val="1"/>
      <w:marLeft w:val="0"/>
      <w:marRight w:val="0"/>
      <w:marTop w:val="0"/>
      <w:marBottom w:val="0"/>
      <w:divBdr>
        <w:top w:val="none" w:sz="0" w:space="0" w:color="auto"/>
        <w:left w:val="none" w:sz="0" w:space="0" w:color="auto"/>
        <w:bottom w:val="none" w:sz="0" w:space="0" w:color="auto"/>
        <w:right w:val="none" w:sz="0" w:space="0" w:color="auto"/>
      </w:divBdr>
    </w:div>
    <w:div w:id="200016022">
      <w:bodyDiv w:val="1"/>
      <w:marLeft w:val="0"/>
      <w:marRight w:val="0"/>
      <w:marTop w:val="0"/>
      <w:marBottom w:val="0"/>
      <w:divBdr>
        <w:top w:val="none" w:sz="0" w:space="0" w:color="auto"/>
        <w:left w:val="none" w:sz="0" w:space="0" w:color="auto"/>
        <w:bottom w:val="none" w:sz="0" w:space="0" w:color="auto"/>
        <w:right w:val="none" w:sz="0" w:space="0" w:color="auto"/>
      </w:divBdr>
    </w:div>
    <w:div w:id="200018972">
      <w:bodyDiv w:val="1"/>
      <w:marLeft w:val="0"/>
      <w:marRight w:val="0"/>
      <w:marTop w:val="0"/>
      <w:marBottom w:val="0"/>
      <w:divBdr>
        <w:top w:val="none" w:sz="0" w:space="0" w:color="auto"/>
        <w:left w:val="none" w:sz="0" w:space="0" w:color="auto"/>
        <w:bottom w:val="none" w:sz="0" w:space="0" w:color="auto"/>
        <w:right w:val="none" w:sz="0" w:space="0" w:color="auto"/>
      </w:divBdr>
    </w:div>
    <w:div w:id="202179655">
      <w:bodyDiv w:val="1"/>
      <w:marLeft w:val="0"/>
      <w:marRight w:val="0"/>
      <w:marTop w:val="0"/>
      <w:marBottom w:val="0"/>
      <w:divBdr>
        <w:top w:val="none" w:sz="0" w:space="0" w:color="auto"/>
        <w:left w:val="none" w:sz="0" w:space="0" w:color="auto"/>
        <w:bottom w:val="none" w:sz="0" w:space="0" w:color="auto"/>
        <w:right w:val="none" w:sz="0" w:space="0" w:color="auto"/>
      </w:divBdr>
    </w:div>
    <w:div w:id="203060376">
      <w:bodyDiv w:val="1"/>
      <w:marLeft w:val="0"/>
      <w:marRight w:val="0"/>
      <w:marTop w:val="0"/>
      <w:marBottom w:val="0"/>
      <w:divBdr>
        <w:top w:val="none" w:sz="0" w:space="0" w:color="auto"/>
        <w:left w:val="none" w:sz="0" w:space="0" w:color="auto"/>
        <w:bottom w:val="none" w:sz="0" w:space="0" w:color="auto"/>
        <w:right w:val="none" w:sz="0" w:space="0" w:color="auto"/>
      </w:divBdr>
    </w:div>
    <w:div w:id="206451252">
      <w:bodyDiv w:val="1"/>
      <w:marLeft w:val="0"/>
      <w:marRight w:val="0"/>
      <w:marTop w:val="0"/>
      <w:marBottom w:val="0"/>
      <w:divBdr>
        <w:top w:val="none" w:sz="0" w:space="0" w:color="auto"/>
        <w:left w:val="none" w:sz="0" w:space="0" w:color="auto"/>
        <w:bottom w:val="none" w:sz="0" w:space="0" w:color="auto"/>
        <w:right w:val="none" w:sz="0" w:space="0" w:color="auto"/>
      </w:divBdr>
    </w:div>
    <w:div w:id="207886166">
      <w:bodyDiv w:val="1"/>
      <w:marLeft w:val="0"/>
      <w:marRight w:val="0"/>
      <w:marTop w:val="0"/>
      <w:marBottom w:val="0"/>
      <w:divBdr>
        <w:top w:val="none" w:sz="0" w:space="0" w:color="auto"/>
        <w:left w:val="none" w:sz="0" w:space="0" w:color="auto"/>
        <w:bottom w:val="none" w:sz="0" w:space="0" w:color="auto"/>
        <w:right w:val="none" w:sz="0" w:space="0" w:color="auto"/>
      </w:divBdr>
    </w:div>
    <w:div w:id="209264011">
      <w:bodyDiv w:val="1"/>
      <w:marLeft w:val="0"/>
      <w:marRight w:val="0"/>
      <w:marTop w:val="0"/>
      <w:marBottom w:val="0"/>
      <w:divBdr>
        <w:top w:val="none" w:sz="0" w:space="0" w:color="auto"/>
        <w:left w:val="none" w:sz="0" w:space="0" w:color="auto"/>
        <w:bottom w:val="none" w:sz="0" w:space="0" w:color="auto"/>
        <w:right w:val="none" w:sz="0" w:space="0" w:color="auto"/>
      </w:divBdr>
    </w:div>
    <w:div w:id="209660099">
      <w:bodyDiv w:val="1"/>
      <w:marLeft w:val="0"/>
      <w:marRight w:val="0"/>
      <w:marTop w:val="0"/>
      <w:marBottom w:val="0"/>
      <w:divBdr>
        <w:top w:val="none" w:sz="0" w:space="0" w:color="auto"/>
        <w:left w:val="none" w:sz="0" w:space="0" w:color="auto"/>
        <w:bottom w:val="none" w:sz="0" w:space="0" w:color="auto"/>
        <w:right w:val="none" w:sz="0" w:space="0" w:color="auto"/>
      </w:divBdr>
    </w:div>
    <w:div w:id="209849279">
      <w:bodyDiv w:val="1"/>
      <w:marLeft w:val="0"/>
      <w:marRight w:val="0"/>
      <w:marTop w:val="0"/>
      <w:marBottom w:val="0"/>
      <w:divBdr>
        <w:top w:val="none" w:sz="0" w:space="0" w:color="auto"/>
        <w:left w:val="none" w:sz="0" w:space="0" w:color="auto"/>
        <w:bottom w:val="none" w:sz="0" w:space="0" w:color="auto"/>
        <w:right w:val="none" w:sz="0" w:space="0" w:color="auto"/>
      </w:divBdr>
    </w:div>
    <w:div w:id="212546258">
      <w:bodyDiv w:val="1"/>
      <w:marLeft w:val="0"/>
      <w:marRight w:val="0"/>
      <w:marTop w:val="0"/>
      <w:marBottom w:val="0"/>
      <w:divBdr>
        <w:top w:val="none" w:sz="0" w:space="0" w:color="auto"/>
        <w:left w:val="none" w:sz="0" w:space="0" w:color="auto"/>
        <w:bottom w:val="none" w:sz="0" w:space="0" w:color="auto"/>
        <w:right w:val="none" w:sz="0" w:space="0" w:color="auto"/>
      </w:divBdr>
    </w:div>
    <w:div w:id="214120031">
      <w:bodyDiv w:val="1"/>
      <w:marLeft w:val="0"/>
      <w:marRight w:val="0"/>
      <w:marTop w:val="0"/>
      <w:marBottom w:val="0"/>
      <w:divBdr>
        <w:top w:val="none" w:sz="0" w:space="0" w:color="auto"/>
        <w:left w:val="none" w:sz="0" w:space="0" w:color="auto"/>
        <w:bottom w:val="none" w:sz="0" w:space="0" w:color="auto"/>
        <w:right w:val="none" w:sz="0" w:space="0" w:color="auto"/>
      </w:divBdr>
    </w:div>
    <w:div w:id="215246298">
      <w:bodyDiv w:val="1"/>
      <w:marLeft w:val="0"/>
      <w:marRight w:val="0"/>
      <w:marTop w:val="0"/>
      <w:marBottom w:val="0"/>
      <w:divBdr>
        <w:top w:val="none" w:sz="0" w:space="0" w:color="auto"/>
        <w:left w:val="none" w:sz="0" w:space="0" w:color="auto"/>
        <w:bottom w:val="none" w:sz="0" w:space="0" w:color="auto"/>
        <w:right w:val="none" w:sz="0" w:space="0" w:color="auto"/>
      </w:divBdr>
    </w:div>
    <w:div w:id="215750419">
      <w:bodyDiv w:val="1"/>
      <w:marLeft w:val="0"/>
      <w:marRight w:val="0"/>
      <w:marTop w:val="0"/>
      <w:marBottom w:val="0"/>
      <w:divBdr>
        <w:top w:val="none" w:sz="0" w:space="0" w:color="auto"/>
        <w:left w:val="none" w:sz="0" w:space="0" w:color="auto"/>
        <w:bottom w:val="none" w:sz="0" w:space="0" w:color="auto"/>
        <w:right w:val="none" w:sz="0" w:space="0" w:color="auto"/>
      </w:divBdr>
    </w:div>
    <w:div w:id="220218119">
      <w:bodyDiv w:val="1"/>
      <w:marLeft w:val="0"/>
      <w:marRight w:val="0"/>
      <w:marTop w:val="0"/>
      <w:marBottom w:val="0"/>
      <w:divBdr>
        <w:top w:val="none" w:sz="0" w:space="0" w:color="auto"/>
        <w:left w:val="none" w:sz="0" w:space="0" w:color="auto"/>
        <w:bottom w:val="none" w:sz="0" w:space="0" w:color="auto"/>
        <w:right w:val="none" w:sz="0" w:space="0" w:color="auto"/>
      </w:divBdr>
    </w:div>
    <w:div w:id="221598572">
      <w:bodyDiv w:val="1"/>
      <w:marLeft w:val="0"/>
      <w:marRight w:val="0"/>
      <w:marTop w:val="0"/>
      <w:marBottom w:val="0"/>
      <w:divBdr>
        <w:top w:val="none" w:sz="0" w:space="0" w:color="auto"/>
        <w:left w:val="none" w:sz="0" w:space="0" w:color="auto"/>
        <w:bottom w:val="none" w:sz="0" w:space="0" w:color="auto"/>
        <w:right w:val="none" w:sz="0" w:space="0" w:color="auto"/>
      </w:divBdr>
    </w:div>
    <w:div w:id="233442256">
      <w:bodyDiv w:val="1"/>
      <w:marLeft w:val="0"/>
      <w:marRight w:val="0"/>
      <w:marTop w:val="0"/>
      <w:marBottom w:val="0"/>
      <w:divBdr>
        <w:top w:val="none" w:sz="0" w:space="0" w:color="auto"/>
        <w:left w:val="none" w:sz="0" w:space="0" w:color="auto"/>
        <w:bottom w:val="none" w:sz="0" w:space="0" w:color="auto"/>
        <w:right w:val="none" w:sz="0" w:space="0" w:color="auto"/>
      </w:divBdr>
    </w:div>
    <w:div w:id="233470106">
      <w:bodyDiv w:val="1"/>
      <w:marLeft w:val="0"/>
      <w:marRight w:val="0"/>
      <w:marTop w:val="0"/>
      <w:marBottom w:val="0"/>
      <w:divBdr>
        <w:top w:val="none" w:sz="0" w:space="0" w:color="auto"/>
        <w:left w:val="none" w:sz="0" w:space="0" w:color="auto"/>
        <w:bottom w:val="none" w:sz="0" w:space="0" w:color="auto"/>
        <w:right w:val="none" w:sz="0" w:space="0" w:color="auto"/>
      </w:divBdr>
    </w:div>
    <w:div w:id="234974282">
      <w:bodyDiv w:val="1"/>
      <w:marLeft w:val="0"/>
      <w:marRight w:val="0"/>
      <w:marTop w:val="0"/>
      <w:marBottom w:val="0"/>
      <w:divBdr>
        <w:top w:val="none" w:sz="0" w:space="0" w:color="auto"/>
        <w:left w:val="none" w:sz="0" w:space="0" w:color="auto"/>
        <w:bottom w:val="none" w:sz="0" w:space="0" w:color="auto"/>
        <w:right w:val="none" w:sz="0" w:space="0" w:color="auto"/>
      </w:divBdr>
    </w:div>
    <w:div w:id="235286951">
      <w:bodyDiv w:val="1"/>
      <w:marLeft w:val="0"/>
      <w:marRight w:val="0"/>
      <w:marTop w:val="0"/>
      <w:marBottom w:val="0"/>
      <w:divBdr>
        <w:top w:val="none" w:sz="0" w:space="0" w:color="auto"/>
        <w:left w:val="none" w:sz="0" w:space="0" w:color="auto"/>
        <w:bottom w:val="none" w:sz="0" w:space="0" w:color="auto"/>
        <w:right w:val="none" w:sz="0" w:space="0" w:color="auto"/>
      </w:divBdr>
    </w:div>
    <w:div w:id="235627226">
      <w:bodyDiv w:val="1"/>
      <w:marLeft w:val="0"/>
      <w:marRight w:val="0"/>
      <w:marTop w:val="0"/>
      <w:marBottom w:val="0"/>
      <w:divBdr>
        <w:top w:val="none" w:sz="0" w:space="0" w:color="auto"/>
        <w:left w:val="none" w:sz="0" w:space="0" w:color="auto"/>
        <w:bottom w:val="none" w:sz="0" w:space="0" w:color="auto"/>
        <w:right w:val="none" w:sz="0" w:space="0" w:color="auto"/>
      </w:divBdr>
    </w:div>
    <w:div w:id="236018240">
      <w:bodyDiv w:val="1"/>
      <w:marLeft w:val="0"/>
      <w:marRight w:val="0"/>
      <w:marTop w:val="0"/>
      <w:marBottom w:val="0"/>
      <w:divBdr>
        <w:top w:val="none" w:sz="0" w:space="0" w:color="auto"/>
        <w:left w:val="none" w:sz="0" w:space="0" w:color="auto"/>
        <w:bottom w:val="none" w:sz="0" w:space="0" w:color="auto"/>
        <w:right w:val="none" w:sz="0" w:space="0" w:color="auto"/>
      </w:divBdr>
    </w:div>
    <w:div w:id="236062173">
      <w:bodyDiv w:val="1"/>
      <w:marLeft w:val="0"/>
      <w:marRight w:val="0"/>
      <w:marTop w:val="0"/>
      <w:marBottom w:val="0"/>
      <w:divBdr>
        <w:top w:val="none" w:sz="0" w:space="0" w:color="auto"/>
        <w:left w:val="none" w:sz="0" w:space="0" w:color="auto"/>
        <w:bottom w:val="none" w:sz="0" w:space="0" w:color="auto"/>
        <w:right w:val="none" w:sz="0" w:space="0" w:color="auto"/>
      </w:divBdr>
    </w:div>
    <w:div w:id="236597657">
      <w:bodyDiv w:val="1"/>
      <w:marLeft w:val="0"/>
      <w:marRight w:val="0"/>
      <w:marTop w:val="0"/>
      <w:marBottom w:val="0"/>
      <w:divBdr>
        <w:top w:val="none" w:sz="0" w:space="0" w:color="auto"/>
        <w:left w:val="none" w:sz="0" w:space="0" w:color="auto"/>
        <w:bottom w:val="none" w:sz="0" w:space="0" w:color="auto"/>
        <w:right w:val="none" w:sz="0" w:space="0" w:color="auto"/>
      </w:divBdr>
    </w:div>
    <w:div w:id="236745788">
      <w:bodyDiv w:val="1"/>
      <w:marLeft w:val="0"/>
      <w:marRight w:val="0"/>
      <w:marTop w:val="0"/>
      <w:marBottom w:val="0"/>
      <w:divBdr>
        <w:top w:val="none" w:sz="0" w:space="0" w:color="auto"/>
        <w:left w:val="none" w:sz="0" w:space="0" w:color="auto"/>
        <w:bottom w:val="none" w:sz="0" w:space="0" w:color="auto"/>
        <w:right w:val="none" w:sz="0" w:space="0" w:color="auto"/>
      </w:divBdr>
    </w:div>
    <w:div w:id="237204915">
      <w:bodyDiv w:val="1"/>
      <w:marLeft w:val="0"/>
      <w:marRight w:val="0"/>
      <w:marTop w:val="0"/>
      <w:marBottom w:val="0"/>
      <w:divBdr>
        <w:top w:val="none" w:sz="0" w:space="0" w:color="auto"/>
        <w:left w:val="none" w:sz="0" w:space="0" w:color="auto"/>
        <w:bottom w:val="none" w:sz="0" w:space="0" w:color="auto"/>
        <w:right w:val="none" w:sz="0" w:space="0" w:color="auto"/>
      </w:divBdr>
      <w:divsChild>
        <w:div w:id="118109056">
          <w:marLeft w:val="0"/>
          <w:marRight w:val="0"/>
          <w:marTop w:val="0"/>
          <w:marBottom w:val="0"/>
          <w:divBdr>
            <w:top w:val="none" w:sz="0" w:space="0" w:color="auto"/>
            <w:left w:val="none" w:sz="0" w:space="0" w:color="auto"/>
            <w:bottom w:val="none" w:sz="0" w:space="0" w:color="auto"/>
            <w:right w:val="none" w:sz="0" w:space="0" w:color="auto"/>
          </w:divBdr>
        </w:div>
        <w:div w:id="1556160998">
          <w:marLeft w:val="0"/>
          <w:marRight w:val="0"/>
          <w:marTop w:val="0"/>
          <w:marBottom w:val="0"/>
          <w:divBdr>
            <w:top w:val="none" w:sz="0" w:space="0" w:color="auto"/>
            <w:left w:val="none" w:sz="0" w:space="0" w:color="auto"/>
            <w:bottom w:val="none" w:sz="0" w:space="0" w:color="auto"/>
            <w:right w:val="none" w:sz="0" w:space="0" w:color="auto"/>
          </w:divBdr>
        </w:div>
        <w:div w:id="342822484">
          <w:marLeft w:val="0"/>
          <w:marRight w:val="0"/>
          <w:marTop w:val="0"/>
          <w:marBottom w:val="0"/>
          <w:divBdr>
            <w:top w:val="none" w:sz="0" w:space="0" w:color="auto"/>
            <w:left w:val="none" w:sz="0" w:space="0" w:color="auto"/>
            <w:bottom w:val="none" w:sz="0" w:space="0" w:color="auto"/>
            <w:right w:val="none" w:sz="0" w:space="0" w:color="auto"/>
          </w:divBdr>
        </w:div>
        <w:div w:id="1248877596">
          <w:marLeft w:val="0"/>
          <w:marRight w:val="0"/>
          <w:marTop w:val="0"/>
          <w:marBottom w:val="0"/>
          <w:divBdr>
            <w:top w:val="none" w:sz="0" w:space="0" w:color="auto"/>
            <w:left w:val="none" w:sz="0" w:space="0" w:color="auto"/>
            <w:bottom w:val="none" w:sz="0" w:space="0" w:color="auto"/>
            <w:right w:val="none" w:sz="0" w:space="0" w:color="auto"/>
          </w:divBdr>
        </w:div>
        <w:div w:id="1040322366">
          <w:marLeft w:val="0"/>
          <w:marRight w:val="0"/>
          <w:marTop w:val="0"/>
          <w:marBottom w:val="0"/>
          <w:divBdr>
            <w:top w:val="none" w:sz="0" w:space="0" w:color="auto"/>
            <w:left w:val="none" w:sz="0" w:space="0" w:color="auto"/>
            <w:bottom w:val="none" w:sz="0" w:space="0" w:color="auto"/>
            <w:right w:val="none" w:sz="0" w:space="0" w:color="auto"/>
          </w:divBdr>
        </w:div>
        <w:div w:id="1253078368">
          <w:marLeft w:val="0"/>
          <w:marRight w:val="0"/>
          <w:marTop w:val="0"/>
          <w:marBottom w:val="0"/>
          <w:divBdr>
            <w:top w:val="none" w:sz="0" w:space="0" w:color="auto"/>
            <w:left w:val="none" w:sz="0" w:space="0" w:color="auto"/>
            <w:bottom w:val="none" w:sz="0" w:space="0" w:color="auto"/>
            <w:right w:val="none" w:sz="0" w:space="0" w:color="auto"/>
          </w:divBdr>
        </w:div>
        <w:div w:id="16741242">
          <w:marLeft w:val="0"/>
          <w:marRight w:val="0"/>
          <w:marTop w:val="0"/>
          <w:marBottom w:val="0"/>
          <w:divBdr>
            <w:top w:val="none" w:sz="0" w:space="0" w:color="auto"/>
            <w:left w:val="none" w:sz="0" w:space="0" w:color="auto"/>
            <w:bottom w:val="none" w:sz="0" w:space="0" w:color="auto"/>
            <w:right w:val="none" w:sz="0" w:space="0" w:color="auto"/>
          </w:divBdr>
        </w:div>
        <w:div w:id="1154953194">
          <w:marLeft w:val="0"/>
          <w:marRight w:val="0"/>
          <w:marTop w:val="0"/>
          <w:marBottom w:val="0"/>
          <w:divBdr>
            <w:top w:val="none" w:sz="0" w:space="0" w:color="auto"/>
            <w:left w:val="none" w:sz="0" w:space="0" w:color="auto"/>
            <w:bottom w:val="none" w:sz="0" w:space="0" w:color="auto"/>
            <w:right w:val="none" w:sz="0" w:space="0" w:color="auto"/>
          </w:divBdr>
        </w:div>
        <w:div w:id="803699784">
          <w:marLeft w:val="0"/>
          <w:marRight w:val="0"/>
          <w:marTop w:val="0"/>
          <w:marBottom w:val="0"/>
          <w:divBdr>
            <w:top w:val="none" w:sz="0" w:space="0" w:color="auto"/>
            <w:left w:val="none" w:sz="0" w:space="0" w:color="auto"/>
            <w:bottom w:val="none" w:sz="0" w:space="0" w:color="auto"/>
            <w:right w:val="none" w:sz="0" w:space="0" w:color="auto"/>
          </w:divBdr>
        </w:div>
        <w:div w:id="347756476">
          <w:marLeft w:val="0"/>
          <w:marRight w:val="0"/>
          <w:marTop w:val="0"/>
          <w:marBottom w:val="0"/>
          <w:divBdr>
            <w:top w:val="none" w:sz="0" w:space="0" w:color="auto"/>
            <w:left w:val="none" w:sz="0" w:space="0" w:color="auto"/>
            <w:bottom w:val="none" w:sz="0" w:space="0" w:color="auto"/>
            <w:right w:val="none" w:sz="0" w:space="0" w:color="auto"/>
          </w:divBdr>
        </w:div>
        <w:div w:id="1896157014">
          <w:marLeft w:val="0"/>
          <w:marRight w:val="0"/>
          <w:marTop w:val="0"/>
          <w:marBottom w:val="0"/>
          <w:divBdr>
            <w:top w:val="none" w:sz="0" w:space="0" w:color="auto"/>
            <w:left w:val="none" w:sz="0" w:space="0" w:color="auto"/>
            <w:bottom w:val="none" w:sz="0" w:space="0" w:color="auto"/>
            <w:right w:val="none" w:sz="0" w:space="0" w:color="auto"/>
          </w:divBdr>
        </w:div>
        <w:div w:id="1336804481">
          <w:marLeft w:val="0"/>
          <w:marRight w:val="0"/>
          <w:marTop w:val="0"/>
          <w:marBottom w:val="0"/>
          <w:divBdr>
            <w:top w:val="none" w:sz="0" w:space="0" w:color="auto"/>
            <w:left w:val="none" w:sz="0" w:space="0" w:color="auto"/>
            <w:bottom w:val="none" w:sz="0" w:space="0" w:color="auto"/>
            <w:right w:val="none" w:sz="0" w:space="0" w:color="auto"/>
          </w:divBdr>
        </w:div>
        <w:div w:id="1654987205">
          <w:marLeft w:val="0"/>
          <w:marRight w:val="0"/>
          <w:marTop w:val="0"/>
          <w:marBottom w:val="0"/>
          <w:divBdr>
            <w:top w:val="none" w:sz="0" w:space="0" w:color="auto"/>
            <w:left w:val="none" w:sz="0" w:space="0" w:color="auto"/>
            <w:bottom w:val="none" w:sz="0" w:space="0" w:color="auto"/>
            <w:right w:val="none" w:sz="0" w:space="0" w:color="auto"/>
          </w:divBdr>
        </w:div>
        <w:div w:id="987516983">
          <w:marLeft w:val="0"/>
          <w:marRight w:val="0"/>
          <w:marTop w:val="0"/>
          <w:marBottom w:val="0"/>
          <w:divBdr>
            <w:top w:val="none" w:sz="0" w:space="0" w:color="auto"/>
            <w:left w:val="none" w:sz="0" w:space="0" w:color="auto"/>
            <w:bottom w:val="none" w:sz="0" w:space="0" w:color="auto"/>
            <w:right w:val="none" w:sz="0" w:space="0" w:color="auto"/>
          </w:divBdr>
        </w:div>
        <w:div w:id="1525053593">
          <w:marLeft w:val="0"/>
          <w:marRight w:val="0"/>
          <w:marTop w:val="0"/>
          <w:marBottom w:val="0"/>
          <w:divBdr>
            <w:top w:val="none" w:sz="0" w:space="0" w:color="auto"/>
            <w:left w:val="none" w:sz="0" w:space="0" w:color="auto"/>
            <w:bottom w:val="none" w:sz="0" w:space="0" w:color="auto"/>
            <w:right w:val="none" w:sz="0" w:space="0" w:color="auto"/>
          </w:divBdr>
        </w:div>
        <w:div w:id="1142574391">
          <w:marLeft w:val="0"/>
          <w:marRight w:val="0"/>
          <w:marTop w:val="0"/>
          <w:marBottom w:val="0"/>
          <w:divBdr>
            <w:top w:val="none" w:sz="0" w:space="0" w:color="auto"/>
            <w:left w:val="none" w:sz="0" w:space="0" w:color="auto"/>
            <w:bottom w:val="none" w:sz="0" w:space="0" w:color="auto"/>
            <w:right w:val="none" w:sz="0" w:space="0" w:color="auto"/>
          </w:divBdr>
        </w:div>
        <w:div w:id="1513645810">
          <w:marLeft w:val="0"/>
          <w:marRight w:val="0"/>
          <w:marTop w:val="0"/>
          <w:marBottom w:val="0"/>
          <w:divBdr>
            <w:top w:val="none" w:sz="0" w:space="0" w:color="auto"/>
            <w:left w:val="none" w:sz="0" w:space="0" w:color="auto"/>
            <w:bottom w:val="none" w:sz="0" w:space="0" w:color="auto"/>
            <w:right w:val="none" w:sz="0" w:space="0" w:color="auto"/>
          </w:divBdr>
        </w:div>
        <w:div w:id="2080590516">
          <w:marLeft w:val="0"/>
          <w:marRight w:val="0"/>
          <w:marTop w:val="0"/>
          <w:marBottom w:val="0"/>
          <w:divBdr>
            <w:top w:val="none" w:sz="0" w:space="0" w:color="auto"/>
            <w:left w:val="none" w:sz="0" w:space="0" w:color="auto"/>
            <w:bottom w:val="none" w:sz="0" w:space="0" w:color="auto"/>
            <w:right w:val="none" w:sz="0" w:space="0" w:color="auto"/>
          </w:divBdr>
        </w:div>
        <w:div w:id="173618603">
          <w:marLeft w:val="0"/>
          <w:marRight w:val="0"/>
          <w:marTop w:val="0"/>
          <w:marBottom w:val="0"/>
          <w:divBdr>
            <w:top w:val="none" w:sz="0" w:space="0" w:color="auto"/>
            <w:left w:val="none" w:sz="0" w:space="0" w:color="auto"/>
            <w:bottom w:val="none" w:sz="0" w:space="0" w:color="auto"/>
            <w:right w:val="none" w:sz="0" w:space="0" w:color="auto"/>
          </w:divBdr>
        </w:div>
        <w:div w:id="1856841105">
          <w:marLeft w:val="0"/>
          <w:marRight w:val="0"/>
          <w:marTop w:val="0"/>
          <w:marBottom w:val="0"/>
          <w:divBdr>
            <w:top w:val="none" w:sz="0" w:space="0" w:color="auto"/>
            <w:left w:val="none" w:sz="0" w:space="0" w:color="auto"/>
            <w:bottom w:val="none" w:sz="0" w:space="0" w:color="auto"/>
            <w:right w:val="none" w:sz="0" w:space="0" w:color="auto"/>
          </w:divBdr>
        </w:div>
        <w:div w:id="1277911715">
          <w:marLeft w:val="0"/>
          <w:marRight w:val="0"/>
          <w:marTop w:val="0"/>
          <w:marBottom w:val="0"/>
          <w:divBdr>
            <w:top w:val="none" w:sz="0" w:space="0" w:color="auto"/>
            <w:left w:val="none" w:sz="0" w:space="0" w:color="auto"/>
            <w:bottom w:val="none" w:sz="0" w:space="0" w:color="auto"/>
            <w:right w:val="none" w:sz="0" w:space="0" w:color="auto"/>
          </w:divBdr>
        </w:div>
        <w:div w:id="699428294">
          <w:marLeft w:val="0"/>
          <w:marRight w:val="0"/>
          <w:marTop w:val="0"/>
          <w:marBottom w:val="0"/>
          <w:divBdr>
            <w:top w:val="none" w:sz="0" w:space="0" w:color="auto"/>
            <w:left w:val="none" w:sz="0" w:space="0" w:color="auto"/>
            <w:bottom w:val="none" w:sz="0" w:space="0" w:color="auto"/>
            <w:right w:val="none" w:sz="0" w:space="0" w:color="auto"/>
          </w:divBdr>
        </w:div>
        <w:div w:id="10769474">
          <w:marLeft w:val="0"/>
          <w:marRight w:val="0"/>
          <w:marTop w:val="0"/>
          <w:marBottom w:val="0"/>
          <w:divBdr>
            <w:top w:val="none" w:sz="0" w:space="0" w:color="auto"/>
            <w:left w:val="none" w:sz="0" w:space="0" w:color="auto"/>
            <w:bottom w:val="none" w:sz="0" w:space="0" w:color="auto"/>
            <w:right w:val="none" w:sz="0" w:space="0" w:color="auto"/>
          </w:divBdr>
        </w:div>
        <w:div w:id="2116710930">
          <w:marLeft w:val="0"/>
          <w:marRight w:val="0"/>
          <w:marTop w:val="0"/>
          <w:marBottom w:val="0"/>
          <w:divBdr>
            <w:top w:val="none" w:sz="0" w:space="0" w:color="auto"/>
            <w:left w:val="none" w:sz="0" w:space="0" w:color="auto"/>
            <w:bottom w:val="none" w:sz="0" w:space="0" w:color="auto"/>
            <w:right w:val="none" w:sz="0" w:space="0" w:color="auto"/>
          </w:divBdr>
        </w:div>
        <w:div w:id="1259604894">
          <w:marLeft w:val="0"/>
          <w:marRight w:val="0"/>
          <w:marTop w:val="0"/>
          <w:marBottom w:val="0"/>
          <w:divBdr>
            <w:top w:val="none" w:sz="0" w:space="0" w:color="auto"/>
            <w:left w:val="none" w:sz="0" w:space="0" w:color="auto"/>
            <w:bottom w:val="none" w:sz="0" w:space="0" w:color="auto"/>
            <w:right w:val="none" w:sz="0" w:space="0" w:color="auto"/>
          </w:divBdr>
        </w:div>
        <w:div w:id="786505449">
          <w:marLeft w:val="0"/>
          <w:marRight w:val="0"/>
          <w:marTop w:val="0"/>
          <w:marBottom w:val="0"/>
          <w:divBdr>
            <w:top w:val="none" w:sz="0" w:space="0" w:color="auto"/>
            <w:left w:val="none" w:sz="0" w:space="0" w:color="auto"/>
            <w:bottom w:val="none" w:sz="0" w:space="0" w:color="auto"/>
            <w:right w:val="none" w:sz="0" w:space="0" w:color="auto"/>
          </w:divBdr>
        </w:div>
        <w:div w:id="1326201509">
          <w:marLeft w:val="0"/>
          <w:marRight w:val="0"/>
          <w:marTop w:val="0"/>
          <w:marBottom w:val="0"/>
          <w:divBdr>
            <w:top w:val="none" w:sz="0" w:space="0" w:color="auto"/>
            <w:left w:val="none" w:sz="0" w:space="0" w:color="auto"/>
            <w:bottom w:val="none" w:sz="0" w:space="0" w:color="auto"/>
            <w:right w:val="none" w:sz="0" w:space="0" w:color="auto"/>
          </w:divBdr>
        </w:div>
        <w:div w:id="1397901471">
          <w:marLeft w:val="0"/>
          <w:marRight w:val="0"/>
          <w:marTop w:val="0"/>
          <w:marBottom w:val="0"/>
          <w:divBdr>
            <w:top w:val="none" w:sz="0" w:space="0" w:color="auto"/>
            <w:left w:val="none" w:sz="0" w:space="0" w:color="auto"/>
            <w:bottom w:val="none" w:sz="0" w:space="0" w:color="auto"/>
            <w:right w:val="none" w:sz="0" w:space="0" w:color="auto"/>
          </w:divBdr>
        </w:div>
        <w:div w:id="135416388">
          <w:marLeft w:val="0"/>
          <w:marRight w:val="0"/>
          <w:marTop w:val="0"/>
          <w:marBottom w:val="0"/>
          <w:divBdr>
            <w:top w:val="none" w:sz="0" w:space="0" w:color="auto"/>
            <w:left w:val="none" w:sz="0" w:space="0" w:color="auto"/>
            <w:bottom w:val="none" w:sz="0" w:space="0" w:color="auto"/>
            <w:right w:val="none" w:sz="0" w:space="0" w:color="auto"/>
          </w:divBdr>
        </w:div>
        <w:div w:id="744449548">
          <w:marLeft w:val="0"/>
          <w:marRight w:val="0"/>
          <w:marTop w:val="0"/>
          <w:marBottom w:val="0"/>
          <w:divBdr>
            <w:top w:val="none" w:sz="0" w:space="0" w:color="auto"/>
            <w:left w:val="none" w:sz="0" w:space="0" w:color="auto"/>
            <w:bottom w:val="none" w:sz="0" w:space="0" w:color="auto"/>
            <w:right w:val="none" w:sz="0" w:space="0" w:color="auto"/>
          </w:divBdr>
        </w:div>
        <w:div w:id="1910922598">
          <w:marLeft w:val="0"/>
          <w:marRight w:val="0"/>
          <w:marTop w:val="0"/>
          <w:marBottom w:val="0"/>
          <w:divBdr>
            <w:top w:val="none" w:sz="0" w:space="0" w:color="auto"/>
            <w:left w:val="none" w:sz="0" w:space="0" w:color="auto"/>
            <w:bottom w:val="none" w:sz="0" w:space="0" w:color="auto"/>
            <w:right w:val="none" w:sz="0" w:space="0" w:color="auto"/>
          </w:divBdr>
        </w:div>
        <w:div w:id="999626109">
          <w:marLeft w:val="0"/>
          <w:marRight w:val="0"/>
          <w:marTop w:val="0"/>
          <w:marBottom w:val="0"/>
          <w:divBdr>
            <w:top w:val="none" w:sz="0" w:space="0" w:color="auto"/>
            <w:left w:val="none" w:sz="0" w:space="0" w:color="auto"/>
            <w:bottom w:val="none" w:sz="0" w:space="0" w:color="auto"/>
            <w:right w:val="none" w:sz="0" w:space="0" w:color="auto"/>
          </w:divBdr>
        </w:div>
        <w:div w:id="2059428270">
          <w:marLeft w:val="0"/>
          <w:marRight w:val="0"/>
          <w:marTop w:val="0"/>
          <w:marBottom w:val="0"/>
          <w:divBdr>
            <w:top w:val="none" w:sz="0" w:space="0" w:color="auto"/>
            <w:left w:val="none" w:sz="0" w:space="0" w:color="auto"/>
            <w:bottom w:val="none" w:sz="0" w:space="0" w:color="auto"/>
            <w:right w:val="none" w:sz="0" w:space="0" w:color="auto"/>
          </w:divBdr>
        </w:div>
        <w:div w:id="2099204154">
          <w:marLeft w:val="0"/>
          <w:marRight w:val="0"/>
          <w:marTop w:val="0"/>
          <w:marBottom w:val="0"/>
          <w:divBdr>
            <w:top w:val="none" w:sz="0" w:space="0" w:color="auto"/>
            <w:left w:val="none" w:sz="0" w:space="0" w:color="auto"/>
            <w:bottom w:val="none" w:sz="0" w:space="0" w:color="auto"/>
            <w:right w:val="none" w:sz="0" w:space="0" w:color="auto"/>
          </w:divBdr>
        </w:div>
        <w:div w:id="1938950356">
          <w:marLeft w:val="0"/>
          <w:marRight w:val="0"/>
          <w:marTop w:val="0"/>
          <w:marBottom w:val="0"/>
          <w:divBdr>
            <w:top w:val="none" w:sz="0" w:space="0" w:color="auto"/>
            <w:left w:val="none" w:sz="0" w:space="0" w:color="auto"/>
            <w:bottom w:val="none" w:sz="0" w:space="0" w:color="auto"/>
            <w:right w:val="none" w:sz="0" w:space="0" w:color="auto"/>
          </w:divBdr>
        </w:div>
        <w:div w:id="1096707745">
          <w:marLeft w:val="0"/>
          <w:marRight w:val="0"/>
          <w:marTop w:val="0"/>
          <w:marBottom w:val="0"/>
          <w:divBdr>
            <w:top w:val="none" w:sz="0" w:space="0" w:color="auto"/>
            <w:left w:val="none" w:sz="0" w:space="0" w:color="auto"/>
            <w:bottom w:val="none" w:sz="0" w:space="0" w:color="auto"/>
            <w:right w:val="none" w:sz="0" w:space="0" w:color="auto"/>
          </w:divBdr>
        </w:div>
        <w:div w:id="982849762">
          <w:marLeft w:val="0"/>
          <w:marRight w:val="0"/>
          <w:marTop w:val="0"/>
          <w:marBottom w:val="0"/>
          <w:divBdr>
            <w:top w:val="none" w:sz="0" w:space="0" w:color="auto"/>
            <w:left w:val="none" w:sz="0" w:space="0" w:color="auto"/>
            <w:bottom w:val="none" w:sz="0" w:space="0" w:color="auto"/>
            <w:right w:val="none" w:sz="0" w:space="0" w:color="auto"/>
          </w:divBdr>
        </w:div>
        <w:div w:id="578490657">
          <w:marLeft w:val="0"/>
          <w:marRight w:val="0"/>
          <w:marTop w:val="0"/>
          <w:marBottom w:val="0"/>
          <w:divBdr>
            <w:top w:val="none" w:sz="0" w:space="0" w:color="auto"/>
            <w:left w:val="none" w:sz="0" w:space="0" w:color="auto"/>
            <w:bottom w:val="none" w:sz="0" w:space="0" w:color="auto"/>
            <w:right w:val="none" w:sz="0" w:space="0" w:color="auto"/>
          </w:divBdr>
        </w:div>
        <w:div w:id="512887460">
          <w:marLeft w:val="0"/>
          <w:marRight w:val="0"/>
          <w:marTop w:val="0"/>
          <w:marBottom w:val="0"/>
          <w:divBdr>
            <w:top w:val="none" w:sz="0" w:space="0" w:color="auto"/>
            <w:left w:val="none" w:sz="0" w:space="0" w:color="auto"/>
            <w:bottom w:val="none" w:sz="0" w:space="0" w:color="auto"/>
            <w:right w:val="none" w:sz="0" w:space="0" w:color="auto"/>
          </w:divBdr>
        </w:div>
        <w:div w:id="1103309170">
          <w:marLeft w:val="0"/>
          <w:marRight w:val="0"/>
          <w:marTop w:val="0"/>
          <w:marBottom w:val="0"/>
          <w:divBdr>
            <w:top w:val="none" w:sz="0" w:space="0" w:color="auto"/>
            <w:left w:val="none" w:sz="0" w:space="0" w:color="auto"/>
            <w:bottom w:val="none" w:sz="0" w:space="0" w:color="auto"/>
            <w:right w:val="none" w:sz="0" w:space="0" w:color="auto"/>
          </w:divBdr>
        </w:div>
        <w:div w:id="90861597">
          <w:marLeft w:val="0"/>
          <w:marRight w:val="0"/>
          <w:marTop w:val="0"/>
          <w:marBottom w:val="0"/>
          <w:divBdr>
            <w:top w:val="none" w:sz="0" w:space="0" w:color="auto"/>
            <w:left w:val="none" w:sz="0" w:space="0" w:color="auto"/>
            <w:bottom w:val="none" w:sz="0" w:space="0" w:color="auto"/>
            <w:right w:val="none" w:sz="0" w:space="0" w:color="auto"/>
          </w:divBdr>
        </w:div>
        <w:div w:id="817693433">
          <w:marLeft w:val="0"/>
          <w:marRight w:val="0"/>
          <w:marTop w:val="0"/>
          <w:marBottom w:val="0"/>
          <w:divBdr>
            <w:top w:val="none" w:sz="0" w:space="0" w:color="auto"/>
            <w:left w:val="none" w:sz="0" w:space="0" w:color="auto"/>
            <w:bottom w:val="none" w:sz="0" w:space="0" w:color="auto"/>
            <w:right w:val="none" w:sz="0" w:space="0" w:color="auto"/>
          </w:divBdr>
        </w:div>
        <w:div w:id="233662378">
          <w:marLeft w:val="0"/>
          <w:marRight w:val="0"/>
          <w:marTop w:val="0"/>
          <w:marBottom w:val="0"/>
          <w:divBdr>
            <w:top w:val="none" w:sz="0" w:space="0" w:color="auto"/>
            <w:left w:val="none" w:sz="0" w:space="0" w:color="auto"/>
            <w:bottom w:val="none" w:sz="0" w:space="0" w:color="auto"/>
            <w:right w:val="none" w:sz="0" w:space="0" w:color="auto"/>
          </w:divBdr>
        </w:div>
      </w:divsChild>
    </w:div>
    <w:div w:id="240410874">
      <w:bodyDiv w:val="1"/>
      <w:marLeft w:val="0"/>
      <w:marRight w:val="0"/>
      <w:marTop w:val="0"/>
      <w:marBottom w:val="0"/>
      <w:divBdr>
        <w:top w:val="none" w:sz="0" w:space="0" w:color="auto"/>
        <w:left w:val="none" w:sz="0" w:space="0" w:color="auto"/>
        <w:bottom w:val="none" w:sz="0" w:space="0" w:color="auto"/>
        <w:right w:val="none" w:sz="0" w:space="0" w:color="auto"/>
      </w:divBdr>
    </w:div>
    <w:div w:id="241110874">
      <w:bodyDiv w:val="1"/>
      <w:marLeft w:val="0"/>
      <w:marRight w:val="0"/>
      <w:marTop w:val="0"/>
      <w:marBottom w:val="0"/>
      <w:divBdr>
        <w:top w:val="none" w:sz="0" w:space="0" w:color="auto"/>
        <w:left w:val="none" w:sz="0" w:space="0" w:color="auto"/>
        <w:bottom w:val="none" w:sz="0" w:space="0" w:color="auto"/>
        <w:right w:val="none" w:sz="0" w:space="0" w:color="auto"/>
      </w:divBdr>
    </w:div>
    <w:div w:id="241641854">
      <w:bodyDiv w:val="1"/>
      <w:marLeft w:val="0"/>
      <w:marRight w:val="0"/>
      <w:marTop w:val="0"/>
      <w:marBottom w:val="0"/>
      <w:divBdr>
        <w:top w:val="none" w:sz="0" w:space="0" w:color="auto"/>
        <w:left w:val="none" w:sz="0" w:space="0" w:color="auto"/>
        <w:bottom w:val="none" w:sz="0" w:space="0" w:color="auto"/>
        <w:right w:val="none" w:sz="0" w:space="0" w:color="auto"/>
      </w:divBdr>
    </w:div>
    <w:div w:id="245236430">
      <w:bodyDiv w:val="1"/>
      <w:marLeft w:val="0"/>
      <w:marRight w:val="0"/>
      <w:marTop w:val="0"/>
      <w:marBottom w:val="0"/>
      <w:divBdr>
        <w:top w:val="none" w:sz="0" w:space="0" w:color="auto"/>
        <w:left w:val="none" w:sz="0" w:space="0" w:color="auto"/>
        <w:bottom w:val="none" w:sz="0" w:space="0" w:color="auto"/>
        <w:right w:val="none" w:sz="0" w:space="0" w:color="auto"/>
      </w:divBdr>
    </w:div>
    <w:div w:id="245379336">
      <w:bodyDiv w:val="1"/>
      <w:marLeft w:val="0"/>
      <w:marRight w:val="0"/>
      <w:marTop w:val="0"/>
      <w:marBottom w:val="0"/>
      <w:divBdr>
        <w:top w:val="none" w:sz="0" w:space="0" w:color="auto"/>
        <w:left w:val="none" w:sz="0" w:space="0" w:color="auto"/>
        <w:bottom w:val="none" w:sz="0" w:space="0" w:color="auto"/>
        <w:right w:val="none" w:sz="0" w:space="0" w:color="auto"/>
      </w:divBdr>
    </w:div>
    <w:div w:id="245654761">
      <w:bodyDiv w:val="1"/>
      <w:marLeft w:val="0"/>
      <w:marRight w:val="0"/>
      <w:marTop w:val="0"/>
      <w:marBottom w:val="0"/>
      <w:divBdr>
        <w:top w:val="none" w:sz="0" w:space="0" w:color="auto"/>
        <w:left w:val="none" w:sz="0" w:space="0" w:color="auto"/>
        <w:bottom w:val="none" w:sz="0" w:space="0" w:color="auto"/>
        <w:right w:val="none" w:sz="0" w:space="0" w:color="auto"/>
      </w:divBdr>
    </w:div>
    <w:div w:id="249628053">
      <w:bodyDiv w:val="1"/>
      <w:marLeft w:val="0"/>
      <w:marRight w:val="0"/>
      <w:marTop w:val="0"/>
      <w:marBottom w:val="0"/>
      <w:divBdr>
        <w:top w:val="none" w:sz="0" w:space="0" w:color="auto"/>
        <w:left w:val="none" w:sz="0" w:space="0" w:color="auto"/>
        <w:bottom w:val="none" w:sz="0" w:space="0" w:color="auto"/>
        <w:right w:val="none" w:sz="0" w:space="0" w:color="auto"/>
      </w:divBdr>
    </w:div>
    <w:div w:id="250046300">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8686143">
      <w:bodyDiv w:val="1"/>
      <w:marLeft w:val="0"/>
      <w:marRight w:val="0"/>
      <w:marTop w:val="0"/>
      <w:marBottom w:val="0"/>
      <w:divBdr>
        <w:top w:val="none" w:sz="0" w:space="0" w:color="auto"/>
        <w:left w:val="none" w:sz="0" w:space="0" w:color="auto"/>
        <w:bottom w:val="none" w:sz="0" w:space="0" w:color="auto"/>
        <w:right w:val="none" w:sz="0" w:space="0" w:color="auto"/>
      </w:divBdr>
    </w:div>
    <w:div w:id="259266069">
      <w:bodyDiv w:val="1"/>
      <w:marLeft w:val="0"/>
      <w:marRight w:val="0"/>
      <w:marTop w:val="0"/>
      <w:marBottom w:val="0"/>
      <w:divBdr>
        <w:top w:val="none" w:sz="0" w:space="0" w:color="auto"/>
        <w:left w:val="none" w:sz="0" w:space="0" w:color="auto"/>
        <w:bottom w:val="none" w:sz="0" w:space="0" w:color="auto"/>
        <w:right w:val="none" w:sz="0" w:space="0" w:color="auto"/>
      </w:divBdr>
    </w:div>
    <w:div w:id="259921188">
      <w:bodyDiv w:val="1"/>
      <w:marLeft w:val="0"/>
      <w:marRight w:val="0"/>
      <w:marTop w:val="0"/>
      <w:marBottom w:val="0"/>
      <w:divBdr>
        <w:top w:val="none" w:sz="0" w:space="0" w:color="auto"/>
        <w:left w:val="none" w:sz="0" w:space="0" w:color="auto"/>
        <w:bottom w:val="none" w:sz="0" w:space="0" w:color="auto"/>
        <w:right w:val="none" w:sz="0" w:space="0" w:color="auto"/>
      </w:divBdr>
    </w:div>
    <w:div w:id="262034821">
      <w:bodyDiv w:val="1"/>
      <w:marLeft w:val="0"/>
      <w:marRight w:val="0"/>
      <w:marTop w:val="0"/>
      <w:marBottom w:val="0"/>
      <w:divBdr>
        <w:top w:val="none" w:sz="0" w:space="0" w:color="auto"/>
        <w:left w:val="none" w:sz="0" w:space="0" w:color="auto"/>
        <w:bottom w:val="none" w:sz="0" w:space="0" w:color="auto"/>
        <w:right w:val="none" w:sz="0" w:space="0" w:color="auto"/>
      </w:divBdr>
    </w:div>
    <w:div w:id="263265534">
      <w:bodyDiv w:val="1"/>
      <w:marLeft w:val="0"/>
      <w:marRight w:val="0"/>
      <w:marTop w:val="0"/>
      <w:marBottom w:val="0"/>
      <w:divBdr>
        <w:top w:val="none" w:sz="0" w:space="0" w:color="auto"/>
        <w:left w:val="none" w:sz="0" w:space="0" w:color="auto"/>
        <w:bottom w:val="none" w:sz="0" w:space="0" w:color="auto"/>
        <w:right w:val="none" w:sz="0" w:space="0" w:color="auto"/>
      </w:divBdr>
    </w:div>
    <w:div w:id="264460614">
      <w:bodyDiv w:val="1"/>
      <w:marLeft w:val="0"/>
      <w:marRight w:val="0"/>
      <w:marTop w:val="0"/>
      <w:marBottom w:val="0"/>
      <w:divBdr>
        <w:top w:val="none" w:sz="0" w:space="0" w:color="auto"/>
        <w:left w:val="none" w:sz="0" w:space="0" w:color="auto"/>
        <w:bottom w:val="none" w:sz="0" w:space="0" w:color="auto"/>
        <w:right w:val="none" w:sz="0" w:space="0" w:color="auto"/>
      </w:divBdr>
    </w:div>
    <w:div w:id="264971272">
      <w:bodyDiv w:val="1"/>
      <w:marLeft w:val="0"/>
      <w:marRight w:val="0"/>
      <w:marTop w:val="0"/>
      <w:marBottom w:val="0"/>
      <w:divBdr>
        <w:top w:val="none" w:sz="0" w:space="0" w:color="auto"/>
        <w:left w:val="none" w:sz="0" w:space="0" w:color="auto"/>
        <w:bottom w:val="none" w:sz="0" w:space="0" w:color="auto"/>
        <w:right w:val="none" w:sz="0" w:space="0" w:color="auto"/>
      </w:divBdr>
    </w:div>
    <w:div w:id="266429455">
      <w:bodyDiv w:val="1"/>
      <w:marLeft w:val="0"/>
      <w:marRight w:val="0"/>
      <w:marTop w:val="0"/>
      <w:marBottom w:val="0"/>
      <w:divBdr>
        <w:top w:val="none" w:sz="0" w:space="0" w:color="auto"/>
        <w:left w:val="none" w:sz="0" w:space="0" w:color="auto"/>
        <w:bottom w:val="none" w:sz="0" w:space="0" w:color="auto"/>
        <w:right w:val="none" w:sz="0" w:space="0" w:color="auto"/>
      </w:divBdr>
    </w:div>
    <w:div w:id="268707635">
      <w:bodyDiv w:val="1"/>
      <w:marLeft w:val="0"/>
      <w:marRight w:val="0"/>
      <w:marTop w:val="0"/>
      <w:marBottom w:val="0"/>
      <w:divBdr>
        <w:top w:val="none" w:sz="0" w:space="0" w:color="auto"/>
        <w:left w:val="none" w:sz="0" w:space="0" w:color="auto"/>
        <w:bottom w:val="none" w:sz="0" w:space="0" w:color="auto"/>
        <w:right w:val="none" w:sz="0" w:space="0" w:color="auto"/>
      </w:divBdr>
    </w:div>
    <w:div w:id="269120351">
      <w:bodyDiv w:val="1"/>
      <w:marLeft w:val="0"/>
      <w:marRight w:val="0"/>
      <w:marTop w:val="0"/>
      <w:marBottom w:val="0"/>
      <w:divBdr>
        <w:top w:val="none" w:sz="0" w:space="0" w:color="auto"/>
        <w:left w:val="none" w:sz="0" w:space="0" w:color="auto"/>
        <w:bottom w:val="none" w:sz="0" w:space="0" w:color="auto"/>
        <w:right w:val="none" w:sz="0" w:space="0" w:color="auto"/>
      </w:divBdr>
    </w:div>
    <w:div w:id="273293284">
      <w:bodyDiv w:val="1"/>
      <w:marLeft w:val="0"/>
      <w:marRight w:val="0"/>
      <w:marTop w:val="0"/>
      <w:marBottom w:val="0"/>
      <w:divBdr>
        <w:top w:val="none" w:sz="0" w:space="0" w:color="auto"/>
        <w:left w:val="none" w:sz="0" w:space="0" w:color="auto"/>
        <w:bottom w:val="none" w:sz="0" w:space="0" w:color="auto"/>
        <w:right w:val="none" w:sz="0" w:space="0" w:color="auto"/>
      </w:divBdr>
    </w:div>
    <w:div w:id="273442665">
      <w:bodyDiv w:val="1"/>
      <w:marLeft w:val="0"/>
      <w:marRight w:val="0"/>
      <w:marTop w:val="0"/>
      <w:marBottom w:val="0"/>
      <w:divBdr>
        <w:top w:val="none" w:sz="0" w:space="0" w:color="auto"/>
        <w:left w:val="none" w:sz="0" w:space="0" w:color="auto"/>
        <w:bottom w:val="none" w:sz="0" w:space="0" w:color="auto"/>
        <w:right w:val="none" w:sz="0" w:space="0" w:color="auto"/>
      </w:divBdr>
    </w:div>
    <w:div w:id="274288357">
      <w:bodyDiv w:val="1"/>
      <w:marLeft w:val="0"/>
      <w:marRight w:val="0"/>
      <w:marTop w:val="0"/>
      <w:marBottom w:val="0"/>
      <w:divBdr>
        <w:top w:val="none" w:sz="0" w:space="0" w:color="auto"/>
        <w:left w:val="none" w:sz="0" w:space="0" w:color="auto"/>
        <w:bottom w:val="none" w:sz="0" w:space="0" w:color="auto"/>
        <w:right w:val="none" w:sz="0" w:space="0" w:color="auto"/>
      </w:divBdr>
    </w:div>
    <w:div w:id="275527404">
      <w:bodyDiv w:val="1"/>
      <w:marLeft w:val="0"/>
      <w:marRight w:val="0"/>
      <w:marTop w:val="0"/>
      <w:marBottom w:val="0"/>
      <w:divBdr>
        <w:top w:val="none" w:sz="0" w:space="0" w:color="auto"/>
        <w:left w:val="none" w:sz="0" w:space="0" w:color="auto"/>
        <w:bottom w:val="none" w:sz="0" w:space="0" w:color="auto"/>
        <w:right w:val="none" w:sz="0" w:space="0" w:color="auto"/>
      </w:divBdr>
    </w:div>
    <w:div w:id="276987472">
      <w:bodyDiv w:val="1"/>
      <w:marLeft w:val="0"/>
      <w:marRight w:val="0"/>
      <w:marTop w:val="0"/>
      <w:marBottom w:val="0"/>
      <w:divBdr>
        <w:top w:val="none" w:sz="0" w:space="0" w:color="auto"/>
        <w:left w:val="none" w:sz="0" w:space="0" w:color="auto"/>
        <w:bottom w:val="none" w:sz="0" w:space="0" w:color="auto"/>
        <w:right w:val="none" w:sz="0" w:space="0" w:color="auto"/>
      </w:divBdr>
    </w:div>
    <w:div w:id="277684499">
      <w:bodyDiv w:val="1"/>
      <w:marLeft w:val="0"/>
      <w:marRight w:val="0"/>
      <w:marTop w:val="0"/>
      <w:marBottom w:val="0"/>
      <w:divBdr>
        <w:top w:val="none" w:sz="0" w:space="0" w:color="auto"/>
        <w:left w:val="none" w:sz="0" w:space="0" w:color="auto"/>
        <w:bottom w:val="none" w:sz="0" w:space="0" w:color="auto"/>
        <w:right w:val="none" w:sz="0" w:space="0" w:color="auto"/>
      </w:divBdr>
    </w:div>
    <w:div w:id="278613209">
      <w:bodyDiv w:val="1"/>
      <w:marLeft w:val="0"/>
      <w:marRight w:val="0"/>
      <w:marTop w:val="0"/>
      <w:marBottom w:val="0"/>
      <w:divBdr>
        <w:top w:val="none" w:sz="0" w:space="0" w:color="auto"/>
        <w:left w:val="none" w:sz="0" w:space="0" w:color="auto"/>
        <w:bottom w:val="none" w:sz="0" w:space="0" w:color="auto"/>
        <w:right w:val="none" w:sz="0" w:space="0" w:color="auto"/>
      </w:divBdr>
    </w:div>
    <w:div w:id="278613930">
      <w:bodyDiv w:val="1"/>
      <w:marLeft w:val="0"/>
      <w:marRight w:val="0"/>
      <w:marTop w:val="0"/>
      <w:marBottom w:val="0"/>
      <w:divBdr>
        <w:top w:val="none" w:sz="0" w:space="0" w:color="auto"/>
        <w:left w:val="none" w:sz="0" w:space="0" w:color="auto"/>
        <w:bottom w:val="none" w:sz="0" w:space="0" w:color="auto"/>
        <w:right w:val="none" w:sz="0" w:space="0" w:color="auto"/>
      </w:divBdr>
    </w:div>
    <w:div w:id="279384805">
      <w:bodyDiv w:val="1"/>
      <w:marLeft w:val="0"/>
      <w:marRight w:val="0"/>
      <w:marTop w:val="0"/>
      <w:marBottom w:val="0"/>
      <w:divBdr>
        <w:top w:val="none" w:sz="0" w:space="0" w:color="auto"/>
        <w:left w:val="none" w:sz="0" w:space="0" w:color="auto"/>
        <w:bottom w:val="none" w:sz="0" w:space="0" w:color="auto"/>
        <w:right w:val="none" w:sz="0" w:space="0" w:color="auto"/>
      </w:divBdr>
      <w:divsChild>
        <w:div w:id="2136484520">
          <w:marLeft w:val="640"/>
          <w:marRight w:val="0"/>
          <w:marTop w:val="0"/>
          <w:marBottom w:val="0"/>
          <w:divBdr>
            <w:top w:val="none" w:sz="0" w:space="0" w:color="auto"/>
            <w:left w:val="none" w:sz="0" w:space="0" w:color="auto"/>
            <w:bottom w:val="none" w:sz="0" w:space="0" w:color="auto"/>
            <w:right w:val="none" w:sz="0" w:space="0" w:color="auto"/>
          </w:divBdr>
        </w:div>
        <w:div w:id="269627279">
          <w:marLeft w:val="640"/>
          <w:marRight w:val="0"/>
          <w:marTop w:val="0"/>
          <w:marBottom w:val="0"/>
          <w:divBdr>
            <w:top w:val="none" w:sz="0" w:space="0" w:color="auto"/>
            <w:left w:val="none" w:sz="0" w:space="0" w:color="auto"/>
            <w:bottom w:val="none" w:sz="0" w:space="0" w:color="auto"/>
            <w:right w:val="none" w:sz="0" w:space="0" w:color="auto"/>
          </w:divBdr>
        </w:div>
        <w:div w:id="536431241">
          <w:marLeft w:val="640"/>
          <w:marRight w:val="0"/>
          <w:marTop w:val="0"/>
          <w:marBottom w:val="0"/>
          <w:divBdr>
            <w:top w:val="none" w:sz="0" w:space="0" w:color="auto"/>
            <w:left w:val="none" w:sz="0" w:space="0" w:color="auto"/>
            <w:bottom w:val="none" w:sz="0" w:space="0" w:color="auto"/>
            <w:right w:val="none" w:sz="0" w:space="0" w:color="auto"/>
          </w:divBdr>
        </w:div>
        <w:div w:id="90317614">
          <w:marLeft w:val="640"/>
          <w:marRight w:val="0"/>
          <w:marTop w:val="0"/>
          <w:marBottom w:val="0"/>
          <w:divBdr>
            <w:top w:val="none" w:sz="0" w:space="0" w:color="auto"/>
            <w:left w:val="none" w:sz="0" w:space="0" w:color="auto"/>
            <w:bottom w:val="none" w:sz="0" w:space="0" w:color="auto"/>
            <w:right w:val="none" w:sz="0" w:space="0" w:color="auto"/>
          </w:divBdr>
        </w:div>
        <w:div w:id="584653838">
          <w:marLeft w:val="640"/>
          <w:marRight w:val="0"/>
          <w:marTop w:val="0"/>
          <w:marBottom w:val="0"/>
          <w:divBdr>
            <w:top w:val="none" w:sz="0" w:space="0" w:color="auto"/>
            <w:left w:val="none" w:sz="0" w:space="0" w:color="auto"/>
            <w:bottom w:val="none" w:sz="0" w:space="0" w:color="auto"/>
            <w:right w:val="none" w:sz="0" w:space="0" w:color="auto"/>
          </w:divBdr>
        </w:div>
        <w:div w:id="1419521958">
          <w:marLeft w:val="640"/>
          <w:marRight w:val="0"/>
          <w:marTop w:val="0"/>
          <w:marBottom w:val="0"/>
          <w:divBdr>
            <w:top w:val="none" w:sz="0" w:space="0" w:color="auto"/>
            <w:left w:val="none" w:sz="0" w:space="0" w:color="auto"/>
            <w:bottom w:val="none" w:sz="0" w:space="0" w:color="auto"/>
            <w:right w:val="none" w:sz="0" w:space="0" w:color="auto"/>
          </w:divBdr>
        </w:div>
        <w:div w:id="317274069">
          <w:marLeft w:val="640"/>
          <w:marRight w:val="0"/>
          <w:marTop w:val="0"/>
          <w:marBottom w:val="0"/>
          <w:divBdr>
            <w:top w:val="none" w:sz="0" w:space="0" w:color="auto"/>
            <w:left w:val="none" w:sz="0" w:space="0" w:color="auto"/>
            <w:bottom w:val="none" w:sz="0" w:space="0" w:color="auto"/>
            <w:right w:val="none" w:sz="0" w:space="0" w:color="auto"/>
          </w:divBdr>
        </w:div>
        <w:div w:id="214850215">
          <w:marLeft w:val="640"/>
          <w:marRight w:val="0"/>
          <w:marTop w:val="0"/>
          <w:marBottom w:val="0"/>
          <w:divBdr>
            <w:top w:val="none" w:sz="0" w:space="0" w:color="auto"/>
            <w:left w:val="none" w:sz="0" w:space="0" w:color="auto"/>
            <w:bottom w:val="none" w:sz="0" w:space="0" w:color="auto"/>
            <w:right w:val="none" w:sz="0" w:space="0" w:color="auto"/>
          </w:divBdr>
        </w:div>
        <w:div w:id="1436751567">
          <w:marLeft w:val="640"/>
          <w:marRight w:val="0"/>
          <w:marTop w:val="0"/>
          <w:marBottom w:val="0"/>
          <w:divBdr>
            <w:top w:val="none" w:sz="0" w:space="0" w:color="auto"/>
            <w:left w:val="none" w:sz="0" w:space="0" w:color="auto"/>
            <w:bottom w:val="none" w:sz="0" w:space="0" w:color="auto"/>
            <w:right w:val="none" w:sz="0" w:space="0" w:color="auto"/>
          </w:divBdr>
        </w:div>
        <w:div w:id="250168299">
          <w:marLeft w:val="640"/>
          <w:marRight w:val="0"/>
          <w:marTop w:val="0"/>
          <w:marBottom w:val="0"/>
          <w:divBdr>
            <w:top w:val="none" w:sz="0" w:space="0" w:color="auto"/>
            <w:left w:val="none" w:sz="0" w:space="0" w:color="auto"/>
            <w:bottom w:val="none" w:sz="0" w:space="0" w:color="auto"/>
            <w:right w:val="none" w:sz="0" w:space="0" w:color="auto"/>
          </w:divBdr>
        </w:div>
        <w:div w:id="718629135">
          <w:marLeft w:val="640"/>
          <w:marRight w:val="0"/>
          <w:marTop w:val="0"/>
          <w:marBottom w:val="0"/>
          <w:divBdr>
            <w:top w:val="none" w:sz="0" w:space="0" w:color="auto"/>
            <w:left w:val="none" w:sz="0" w:space="0" w:color="auto"/>
            <w:bottom w:val="none" w:sz="0" w:space="0" w:color="auto"/>
            <w:right w:val="none" w:sz="0" w:space="0" w:color="auto"/>
          </w:divBdr>
        </w:div>
        <w:div w:id="30544552">
          <w:marLeft w:val="640"/>
          <w:marRight w:val="0"/>
          <w:marTop w:val="0"/>
          <w:marBottom w:val="0"/>
          <w:divBdr>
            <w:top w:val="none" w:sz="0" w:space="0" w:color="auto"/>
            <w:left w:val="none" w:sz="0" w:space="0" w:color="auto"/>
            <w:bottom w:val="none" w:sz="0" w:space="0" w:color="auto"/>
            <w:right w:val="none" w:sz="0" w:space="0" w:color="auto"/>
          </w:divBdr>
        </w:div>
        <w:div w:id="1105344173">
          <w:marLeft w:val="640"/>
          <w:marRight w:val="0"/>
          <w:marTop w:val="0"/>
          <w:marBottom w:val="0"/>
          <w:divBdr>
            <w:top w:val="none" w:sz="0" w:space="0" w:color="auto"/>
            <w:left w:val="none" w:sz="0" w:space="0" w:color="auto"/>
            <w:bottom w:val="none" w:sz="0" w:space="0" w:color="auto"/>
            <w:right w:val="none" w:sz="0" w:space="0" w:color="auto"/>
          </w:divBdr>
        </w:div>
        <w:div w:id="276762012">
          <w:marLeft w:val="640"/>
          <w:marRight w:val="0"/>
          <w:marTop w:val="0"/>
          <w:marBottom w:val="0"/>
          <w:divBdr>
            <w:top w:val="none" w:sz="0" w:space="0" w:color="auto"/>
            <w:left w:val="none" w:sz="0" w:space="0" w:color="auto"/>
            <w:bottom w:val="none" w:sz="0" w:space="0" w:color="auto"/>
            <w:right w:val="none" w:sz="0" w:space="0" w:color="auto"/>
          </w:divBdr>
        </w:div>
        <w:div w:id="580480508">
          <w:marLeft w:val="640"/>
          <w:marRight w:val="0"/>
          <w:marTop w:val="0"/>
          <w:marBottom w:val="0"/>
          <w:divBdr>
            <w:top w:val="none" w:sz="0" w:space="0" w:color="auto"/>
            <w:left w:val="none" w:sz="0" w:space="0" w:color="auto"/>
            <w:bottom w:val="none" w:sz="0" w:space="0" w:color="auto"/>
            <w:right w:val="none" w:sz="0" w:space="0" w:color="auto"/>
          </w:divBdr>
        </w:div>
        <w:div w:id="403067548">
          <w:marLeft w:val="640"/>
          <w:marRight w:val="0"/>
          <w:marTop w:val="0"/>
          <w:marBottom w:val="0"/>
          <w:divBdr>
            <w:top w:val="none" w:sz="0" w:space="0" w:color="auto"/>
            <w:left w:val="none" w:sz="0" w:space="0" w:color="auto"/>
            <w:bottom w:val="none" w:sz="0" w:space="0" w:color="auto"/>
            <w:right w:val="none" w:sz="0" w:space="0" w:color="auto"/>
          </w:divBdr>
        </w:div>
        <w:div w:id="1078942360">
          <w:marLeft w:val="640"/>
          <w:marRight w:val="0"/>
          <w:marTop w:val="0"/>
          <w:marBottom w:val="0"/>
          <w:divBdr>
            <w:top w:val="none" w:sz="0" w:space="0" w:color="auto"/>
            <w:left w:val="none" w:sz="0" w:space="0" w:color="auto"/>
            <w:bottom w:val="none" w:sz="0" w:space="0" w:color="auto"/>
            <w:right w:val="none" w:sz="0" w:space="0" w:color="auto"/>
          </w:divBdr>
        </w:div>
        <w:div w:id="745305848">
          <w:marLeft w:val="640"/>
          <w:marRight w:val="0"/>
          <w:marTop w:val="0"/>
          <w:marBottom w:val="0"/>
          <w:divBdr>
            <w:top w:val="none" w:sz="0" w:space="0" w:color="auto"/>
            <w:left w:val="none" w:sz="0" w:space="0" w:color="auto"/>
            <w:bottom w:val="none" w:sz="0" w:space="0" w:color="auto"/>
            <w:right w:val="none" w:sz="0" w:space="0" w:color="auto"/>
          </w:divBdr>
        </w:div>
        <w:div w:id="569315993">
          <w:marLeft w:val="640"/>
          <w:marRight w:val="0"/>
          <w:marTop w:val="0"/>
          <w:marBottom w:val="0"/>
          <w:divBdr>
            <w:top w:val="none" w:sz="0" w:space="0" w:color="auto"/>
            <w:left w:val="none" w:sz="0" w:space="0" w:color="auto"/>
            <w:bottom w:val="none" w:sz="0" w:space="0" w:color="auto"/>
            <w:right w:val="none" w:sz="0" w:space="0" w:color="auto"/>
          </w:divBdr>
        </w:div>
        <w:div w:id="261032745">
          <w:marLeft w:val="640"/>
          <w:marRight w:val="0"/>
          <w:marTop w:val="0"/>
          <w:marBottom w:val="0"/>
          <w:divBdr>
            <w:top w:val="none" w:sz="0" w:space="0" w:color="auto"/>
            <w:left w:val="none" w:sz="0" w:space="0" w:color="auto"/>
            <w:bottom w:val="none" w:sz="0" w:space="0" w:color="auto"/>
            <w:right w:val="none" w:sz="0" w:space="0" w:color="auto"/>
          </w:divBdr>
        </w:div>
        <w:div w:id="1000738247">
          <w:marLeft w:val="640"/>
          <w:marRight w:val="0"/>
          <w:marTop w:val="0"/>
          <w:marBottom w:val="0"/>
          <w:divBdr>
            <w:top w:val="none" w:sz="0" w:space="0" w:color="auto"/>
            <w:left w:val="none" w:sz="0" w:space="0" w:color="auto"/>
            <w:bottom w:val="none" w:sz="0" w:space="0" w:color="auto"/>
            <w:right w:val="none" w:sz="0" w:space="0" w:color="auto"/>
          </w:divBdr>
        </w:div>
        <w:div w:id="86193551">
          <w:marLeft w:val="640"/>
          <w:marRight w:val="0"/>
          <w:marTop w:val="0"/>
          <w:marBottom w:val="0"/>
          <w:divBdr>
            <w:top w:val="none" w:sz="0" w:space="0" w:color="auto"/>
            <w:left w:val="none" w:sz="0" w:space="0" w:color="auto"/>
            <w:bottom w:val="none" w:sz="0" w:space="0" w:color="auto"/>
            <w:right w:val="none" w:sz="0" w:space="0" w:color="auto"/>
          </w:divBdr>
        </w:div>
        <w:div w:id="1201896272">
          <w:marLeft w:val="640"/>
          <w:marRight w:val="0"/>
          <w:marTop w:val="0"/>
          <w:marBottom w:val="0"/>
          <w:divBdr>
            <w:top w:val="none" w:sz="0" w:space="0" w:color="auto"/>
            <w:left w:val="none" w:sz="0" w:space="0" w:color="auto"/>
            <w:bottom w:val="none" w:sz="0" w:space="0" w:color="auto"/>
            <w:right w:val="none" w:sz="0" w:space="0" w:color="auto"/>
          </w:divBdr>
        </w:div>
        <w:div w:id="1780755862">
          <w:marLeft w:val="640"/>
          <w:marRight w:val="0"/>
          <w:marTop w:val="0"/>
          <w:marBottom w:val="0"/>
          <w:divBdr>
            <w:top w:val="none" w:sz="0" w:space="0" w:color="auto"/>
            <w:left w:val="none" w:sz="0" w:space="0" w:color="auto"/>
            <w:bottom w:val="none" w:sz="0" w:space="0" w:color="auto"/>
            <w:right w:val="none" w:sz="0" w:space="0" w:color="auto"/>
          </w:divBdr>
        </w:div>
        <w:div w:id="2036812124">
          <w:marLeft w:val="640"/>
          <w:marRight w:val="0"/>
          <w:marTop w:val="0"/>
          <w:marBottom w:val="0"/>
          <w:divBdr>
            <w:top w:val="none" w:sz="0" w:space="0" w:color="auto"/>
            <w:left w:val="none" w:sz="0" w:space="0" w:color="auto"/>
            <w:bottom w:val="none" w:sz="0" w:space="0" w:color="auto"/>
            <w:right w:val="none" w:sz="0" w:space="0" w:color="auto"/>
          </w:divBdr>
        </w:div>
        <w:div w:id="1863744155">
          <w:marLeft w:val="640"/>
          <w:marRight w:val="0"/>
          <w:marTop w:val="0"/>
          <w:marBottom w:val="0"/>
          <w:divBdr>
            <w:top w:val="none" w:sz="0" w:space="0" w:color="auto"/>
            <w:left w:val="none" w:sz="0" w:space="0" w:color="auto"/>
            <w:bottom w:val="none" w:sz="0" w:space="0" w:color="auto"/>
            <w:right w:val="none" w:sz="0" w:space="0" w:color="auto"/>
          </w:divBdr>
        </w:div>
        <w:div w:id="790897147">
          <w:marLeft w:val="640"/>
          <w:marRight w:val="0"/>
          <w:marTop w:val="0"/>
          <w:marBottom w:val="0"/>
          <w:divBdr>
            <w:top w:val="none" w:sz="0" w:space="0" w:color="auto"/>
            <w:left w:val="none" w:sz="0" w:space="0" w:color="auto"/>
            <w:bottom w:val="none" w:sz="0" w:space="0" w:color="auto"/>
            <w:right w:val="none" w:sz="0" w:space="0" w:color="auto"/>
          </w:divBdr>
        </w:div>
        <w:div w:id="1061904082">
          <w:marLeft w:val="640"/>
          <w:marRight w:val="0"/>
          <w:marTop w:val="0"/>
          <w:marBottom w:val="0"/>
          <w:divBdr>
            <w:top w:val="none" w:sz="0" w:space="0" w:color="auto"/>
            <w:left w:val="none" w:sz="0" w:space="0" w:color="auto"/>
            <w:bottom w:val="none" w:sz="0" w:space="0" w:color="auto"/>
            <w:right w:val="none" w:sz="0" w:space="0" w:color="auto"/>
          </w:divBdr>
        </w:div>
        <w:div w:id="1091776552">
          <w:marLeft w:val="640"/>
          <w:marRight w:val="0"/>
          <w:marTop w:val="0"/>
          <w:marBottom w:val="0"/>
          <w:divBdr>
            <w:top w:val="none" w:sz="0" w:space="0" w:color="auto"/>
            <w:left w:val="none" w:sz="0" w:space="0" w:color="auto"/>
            <w:bottom w:val="none" w:sz="0" w:space="0" w:color="auto"/>
            <w:right w:val="none" w:sz="0" w:space="0" w:color="auto"/>
          </w:divBdr>
        </w:div>
        <w:div w:id="233664954">
          <w:marLeft w:val="640"/>
          <w:marRight w:val="0"/>
          <w:marTop w:val="0"/>
          <w:marBottom w:val="0"/>
          <w:divBdr>
            <w:top w:val="none" w:sz="0" w:space="0" w:color="auto"/>
            <w:left w:val="none" w:sz="0" w:space="0" w:color="auto"/>
            <w:bottom w:val="none" w:sz="0" w:space="0" w:color="auto"/>
            <w:right w:val="none" w:sz="0" w:space="0" w:color="auto"/>
          </w:divBdr>
        </w:div>
        <w:div w:id="308246301">
          <w:marLeft w:val="640"/>
          <w:marRight w:val="0"/>
          <w:marTop w:val="0"/>
          <w:marBottom w:val="0"/>
          <w:divBdr>
            <w:top w:val="none" w:sz="0" w:space="0" w:color="auto"/>
            <w:left w:val="none" w:sz="0" w:space="0" w:color="auto"/>
            <w:bottom w:val="none" w:sz="0" w:space="0" w:color="auto"/>
            <w:right w:val="none" w:sz="0" w:space="0" w:color="auto"/>
          </w:divBdr>
        </w:div>
        <w:div w:id="1154224877">
          <w:marLeft w:val="640"/>
          <w:marRight w:val="0"/>
          <w:marTop w:val="0"/>
          <w:marBottom w:val="0"/>
          <w:divBdr>
            <w:top w:val="none" w:sz="0" w:space="0" w:color="auto"/>
            <w:left w:val="none" w:sz="0" w:space="0" w:color="auto"/>
            <w:bottom w:val="none" w:sz="0" w:space="0" w:color="auto"/>
            <w:right w:val="none" w:sz="0" w:space="0" w:color="auto"/>
          </w:divBdr>
        </w:div>
        <w:div w:id="683943599">
          <w:marLeft w:val="640"/>
          <w:marRight w:val="0"/>
          <w:marTop w:val="0"/>
          <w:marBottom w:val="0"/>
          <w:divBdr>
            <w:top w:val="none" w:sz="0" w:space="0" w:color="auto"/>
            <w:left w:val="none" w:sz="0" w:space="0" w:color="auto"/>
            <w:bottom w:val="none" w:sz="0" w:space="0" w:color="auto"/>
            <w:right w:val="none" w:sz="0" w:space="0" w:color="auto"/>
          </w:divBdr>
        </w:div>
        <w:div w:id="739446489">
          <w:marLeft w:val="640"/>
          <w:marRight w:val="0"/>
          <w:marTop w:val="0"/>
          <w:marBottom w:val="0"/>
          <w:divBdr>
            <w:top w:val="none" w:sz="0" w:space="0" w:color="auto"/>
            <w:left w:val="none" w:sz="0" w:space="0" w:color="auto"/>
            <w:bottom w:val="none" w:sz="0" w:space="0" w:color="auto"/>
            <w:right w:val="none" w:sz="0" w:space="0" w:color="auto"/>
          </w:divBdr>
        </w:div>
        <w:div w:id="849413790">
          <w:marLeft w:val="640"/>
          <w:marRight w:val="0"/>
          <w:marTop w:val="0"/>
          <w:marBottom w:val="0"/>
          <w:divBdr>
            <w:top w:val="none" w:sz="0" w:space="0" w:color="auto"/>
            <w:left w:val="none" w:sz="0" w:space="0" w:color="auto"/>
            <w:bottom w:val="none" w:sz="0" w:space="0" w:color="auto"/>
            <w:right w:val="none" w:sz="0" w:space="0" w:color="auto"/>
          </w:divBdr>
        </w:div>
        <w:div w:id="1667827556">
          <w:marLeft w:val="640"/>
          <w:marRight w:val="0"/>
          <w:marTop w:val="0"/>
          <w:marBottom w:val="0"/>
          <w:divBdr>
            <w:top w:val="none" w:sz="0" w:space="0" w:color="auto"/>
            <w:left w:val="none" w:sz="0" w:space="0" w:color="auto"/>
            <w:bottom w:val="none" w:sz="0" w:space="0" w:color="auto"/>
            <w:right w:val="none" w:sz="0" w:space="0" w:color="auto"/>
          </w:divBdr>
        </w:div>
        <w:div w:id="522524893">
          <w:marLeft w:val="640"/>
          <w:marRight w:val="0"/>
          <w:marTop w:val="0"/>
          <w:marBottom w:val="0"/>
          <w:divBdr>
            <w:top w:val="none" w:sz="0" w:space="0" w:color="auto"/>
            <w:left w:val="none" w:sz="0" w:space="0" w:color="auto"/>
            <w:bottom w:val="none" w:sz="0" w:space="0" w:color="auto"/>
            <w:right w:val="none" w:sz="0" w:space="0" w:color="auto"/>
          </w:divBdr>
        </w:div>
        <w:div w:id="1728141766">
          <w:marLeft w:val="640"/>
          <w:marRight w:val="0"/>
          <w:marTop w:val="0"/>
          <w:marBottom w:val="0"/>
          <w:divBdr>
            <w:top w:val="none" w:sz="0" w:space="0" w:color="auto"/>
            <w:left w:val="none" w:sz="0" w:space="0" w:color="auto"/>
            <w:bottom w:val="none" w:sz="0" w:space="0" w:color="auto"/>
            <w:right w:val="none" w:sz="0" w:space="0" w:color="auto"/>
          </w:divBdr>
        </w:div>
      </w:divsChild>
    </w:div>
    <w:div w:id="282809281">
      <w:bodyDiv w:val="1"/>
      <w:marLeft w:val="0"/>
      <w:marRight w:val="0"/>
      <w:marTop w:val="0"/>
      <w:marBottom w:val="0"/>
      <w:divBdr>
        <w:top w:val="none" w:sz="0" w:space="0" w:color="auto"/>
        <w:left w:val="none" w:sz="0" w:space="0" w:color="auto"/>
        <w:bottom w:val="none" w:sz="0" w:space="0" w:color="auto"/>
        <w:right w:val="none" w:sz="0" w:space="0" w:color="auto"/>
      </w:divBdr>
    </w:div>
    <w:div w:id="283192720">
      <w:bodyDiv w:val="1"/>
      <w:marLeft w:val="0"/>
      <w:marRight w:val="0"/>
      <w:marTop w:val="0"/>
      <w:marBottom w:val="0"/>
      <w:divBdr>
        <w:top w:val="none" w:sz="0" w:space="0" w:color="auto"/>
        <w:left w:val="none" w:sz="0" w:space="0" w:color="auto"/>
        <w:bottom w:val="none" w:sz="0" w:space="0" w:color="auto"/>
        <w:right w:val="none" w:sz="0" w:space="0" w:color="auto"/>
      </w:divBdr>
    </w:div>
    <w:div w:id="283854931">
      <w:bodyDiv w:val="1"/>
      <w:marLeft w:val="0"/>
      <w:marRight w:val="0"/>
      <w:marTop w:val="0"/>
      <w:marBottom w:val="0"/>
      <w:divBdr>
        <w:top w:val="none" w:sz="0" w:space="0" w:color="auto"/>
        <w:left w:val="none" w:sz="0" w:space="0" w:color="auto"/>
        <w:bottom w:val="none" w:sz="0" w:space="0" w:color="auto"/>
        <w:right w:val="none" w:sz="0" w:space="0" w:color="auto"/>
      </w:divBdr>
    </w:div>
    <w:div w:id="287394334">
      <w:bodyDiv w:val="1"/>
      <w:marLeft w:val="0"/>
      <w:marRight w:val="0"/>
      <w:marTop w:val="0"/>
      <w:marBottom w:val="0"/>
      <w:divBdr>
        <w:top w:val="none" w:sz="0" w:space="0" w:color="auto"/>
        <w:left w:val="none" w:sz="0" w:space="0" w:color="auto"/>
        <w:bottom w:val="none" w:sz="0" w:space="0" w:color="auto"/>
        <w:right w:val="none" w:sz="0" w:space="0" w:color="auto"/>
      </w:divBdr>
    </w:div>
    <w:div w:id="287856116">
      <w:bodyDiv w:val="1"/>
      <w:marLeft w:val="0"/>
      <w:marRight w:val="0"/>
      <w:marTop w:val="0"/>
      <w:marBottom w:val="0"/>
      <w:divBdr>
        <w:top w:val="none" w:sz="0" w:space="0" w:color="auto"/>
        <w:left w:val="none" w:sz="0" w:space="0" w:color="auto"/>
        <w:bottom w:val="none" w:sz="0" w:space="0" w:color="auto"/>
        <w:right w:val="none" w:sz="0" w:space="0" w:color="auto"/>
      </w:divBdr>
    </w:div>
    <w:div w:id="288098311">
      <w:bodyDiv w:val="1"/>
      <w:marLeft w:val="0"/>
      <w:marRight w:val="0"/>
      <w:marTop w:val="0"/>
      <w:marBottom w:val="0"/>
      <w:divBdr>
        <w:top w:val="none" w:sz="0" w:space="0" w:color="auto"/>
        <w:left w:val="none" w:sz="0" w:space="0" w:color="auto"/>
        <w:bottom w:val="none" w:sz="0" w:space="0" w:color="auto"/>
        <w:right w:val="none" w:sz="0" w:space="0" w:color="auto"/>
      </w:divBdr>
    </w:div>
    <w:div w:id="288559695">
      <w:bodyDiv w:val="1"/>
      <w:marLeft w:val="0"/>
      <w:marRight w:val="0"/>
      <w:marTop w:val="0"/>
      <w:marBottom w:val="0"/>
      <w:divBdr>
        <w:top w:val="none" w:sz="0" w:space="0" w:color="auto"/>
        <w:left w:val="none" w:sz="0" w:space="0" w:color="auto"/>
        <w:bottom w:val="none" w:sz="0" w:space="0" w:color="auto"/>
        <w:right w:val="none" w:sz="0" w:space="0" w:color="auto"/>
      </w:divBdr>
    </w:div>
    <w:div w:id="289479933">
      <w:bodyDiv w:val="1"/>
      <w:marLeft w:val="0"/>
      <w:marRight w:val="0"/>
      <w:marTop w:val="0"/>
      <w:marBottom w:val="0"/>
      <w:divBdr>
        <w:top w:val="none" w:sz="0" w:space="0" w:color="auto"/>
        <w:left w:val="none" w:sz="0" w:space="0" w:color="auto"/>
        <w:bottom w:val="none" w:sz="0" w:space="0" w:color="auto"/>
        <w:right w:val="none" w:sz="0" w:space="0" w:color="auto"/>
      </w:divBdr>
    </w:div>
    <w:div w:id="292712446">
      <w:bodyDiv w:val="1"/>
      <w:marLeft w:val="0"/>
      <w:marRight w:val="0"/>
      <w:marTop w:val="0"/>
      <w:marBottom w:val="0"/>
      <w:divBdr>
        <w:top w:val="none" w:sz="0" w:space="0" w:color="auto"/>
        <w:left w:val="none" w:sz="0" w:space="0" w:color="auto"/>
        <w:bottom w:val="none" w:sz="0" w:space="0" w:color="auto"/>
        <w:right w:val="none" w:sz="0" w:space="0" w:color="auto"/>
      </w:divBdr>
    </w:div>
    <w:div w:id="293413114">
      <w:bodyDiv w:val="1"/>
      <w:marLeft w:val="0"/>
      <w:marRight w:val="0"/>
      <w:marTop w:val="0"/>
      <w:marBottom w:val="0"/>
      <w:divBdr>
        <w:top w:val="none" w:sz="0" w:space="0" w:color="auto"/>
        <w:left w:val="none" w:sz="0" w:space="0" w:color="auto"/>
        <w:bottom w:val="none" w:sz="0" w:space="0" w:color="auto"/>
        <w:right w:val="none" w:sz="0" w:space="0" w:color="auto"/>
      </w:divBdr>
    </w:div>
    <w:div w:id="295110532">
      <w:bodyDiv w:val="1"/>
      <w:marLeft w:val="0"/>
      <w:marRight w:val="0"/>
      <w:marTop w:val="0"/>
      <w:marBottom w:val="0"/>
      <w:divBdr>
        <w:top w:val="none" w:sz="0" w:space="0" w:color="auto"/>
        <w:left w:val="none" w:sz="0" w:space="0" w:color="auto"/>
        <w:bottom w:val="none" w:sz="0" w:space="0" w:color="auto"/>
        <w:right w:val="none" w:sz="0" w:space="0" w:color="auto"/>
      </w:divBdr>
    </w:div>
    <w:div w:id="295835264">
      <w:bodyDiv w:val="1"/>
      <w:marLeft w:val="0"/>
      <w:marRight w:val="0"/>
      <w:marTop w:val="0"/>
      <w:marBottom w:val="0"/>
      <w:divBdr>
        <w:top w:val="none" w:sz="0" w:space="0" w:color="auto"/>
        <w:left w:val="none" w:sz="0" w:space="0" w:color="auto"/>
        <w:bottom w:val="none" w:sz="0" w:space="0" w:color="auto"/>
        <w:right w:val="none" w:sz="0" w:space="0" w:color="auto"/>
      </w:divBdr>
    </w:div>
    <w:div w:id="296229734">
      <w:bodyDiv w:val="1"/>
      <w:marLeft w:val="0"/>
      <w:marRight w:val="0"/>
      <w:marTop w:val="0"/>
      <w:marBottom w:val="0"/>
      <w:divBdr>
        <w:top w:val="none" w:sz="0" w:space="0" w:color="auto"/>
        <w:left w:val="none" w:sz="0" w:space="0" w:color="auto"/>
        <w:bottom w:val="none" w:sz="0" w:space="0" w:color="auto"/>
        <w:right w:val="none" w:sz="0" w:space="0" w:color="auto"/>
      </w:divBdr>
    </w:div>
    <w:div w:id="296646482">
      <w:bodyDiv w:val="1"/>
      <w:marLeft w:val="0"/>
      <w:marRight w:val="0"/>
      <w:marTop w:val="0"/>
      <w:marBottom w:val="0"/>
      <w:divBdr>
        <w:top w:val="none" w:sz="0" w:space="0" w:color="auto"/>
        <w:left w:val="none" w:sz="0" w:space="0" w:color="auto"/>
        <w:bottom w:val="none" w:sz="0" w:space="0" w:color="auto"/>
        <w:right w:val="none" w:sz="0" w:space="0" w:color="auto"/>
      </w:divBdr>
    </w:div>
    <w:div w:id="296684284">
      <w:bodyDiv w:val="1"/>
      <w:marLeft w:val="0"/>
      <w:marRight w:val="0"/>
      <w:marTop w:val="0"/>
      <w:marBottom w:val="0"/>
      <w:divBdr>
        <w:top w:val="none" w:sz="0" w:space="0" w:color="auto"/>
        <w:left w:val="none" w:sz="0" w:space="0" w:color="auto"/>
        <w:bottom w:val="none" w:sz="0" w:space="0" w:color="auto"/>
        <w:right w:val="none" w:sz="0" w:space="0" w:color="auto"/>
      </w:divBdr>
    </w:div>
    <w:div w:id="297810015">
      <w:bodyDiv w:val="1"/>
      <w:marLeft w:val="0"/>
      <w:marRight w:val="0"/>
      <w:marTop w:val="0"/>
      <w:marBottom w:val="0"/>
      <w:divBdr>
        <w:top w:val="none" w:sz="0" w:space="0" w:color="auto"/>
        <w:left w:val="none" w:sz="0" w:space="0" w:color="auto"/>
        <w:bottom w:val="none" w:sz="0" w:space="0" w:color="auto"/>
        <w:right w:val="none" w:sz="0" w:space="0" w:color="auto"/>
      </w:divBdr>
    </w:div>
    <w:div w:id="299696208">
      <w:bodyDiv w:val="1"/>
      <w:marLeft w:val="0"/>
      <w:marRight w:val="0"/>
      <w:marTop w:val="0"/>
      <w:marBottom w:val="0"/>
      <w:divBdr>
        <w:top w:val="none" w:sz="0" w:space="0" w:color="auto"/>
        <w:left w:val="none" w:sz="0" w:space="0" w:color="auto"/>
        <w:bottom w:val="none" w:sz="0" w:space="0" w:color="auto"/>
        <w:right w:val="none" w:sz="0" w:space="0" w:color="auto"/>
      </w:divBdr>
      <w:divsChild>
        <w:div w:id="1881815796">
          <w:marLeft w:val="640"/>
          <w:marRight w:val="0"/>
          <w:marTop w:val="0"/>
          <w:marBottom w:val="0"/>
          <w:divBdr>
            <w:top w:val="none" w:sz="0" w:space="0" w:color="auto"/>
            <w:left w:val="none" w:sz="0" w:space="0" w:color="auto"/>
            <w:bottom w:val="none" w:sz="0" w:space="0" w:color="auto"/>
            <w:right w:val="none" w:sz="0" w:space="0" w:color="auto"/>
          </w:divBdr>
        </w:div>
        <w:div w:id="738598319">
          <w:marLeft w:val="640"/>
          <w:marRight w:val="0"/>
          <w:marTop w:val="0"/>
          <w:marBottom w:val="0"/>
          <w:divBdr>
            <w:top w:val="none" w:sz="0" w:space="0" w:color="auto"/>
            <w:left w:val="none" w:sz="0" w:space="0" w:color="auto"/>
            <w:bottom w:val="none" w:sz="0" w:space="0" w:color="auto"/>
            <w:right w:val="none" w:sz="0" w:space="0" w:color="auto"/>
          </w:divBdr>
        </w:div>
        <w:div w:id="1139304752">
          <w:marLeft w:val="640"/>
          <w:marRight w:val="0"/>
          <w:marTop w:val="0"/>
          <w:marBottom w:val="0"/>
          <w:divBdr>
            <w:top w:val="none" w:sz="0" w:space="0" w:color="auto"/>
            <w:left w:val="none" w:sz="0" w:space="0" w:color="auto"/>
            <w:bottom w:val="none" w:sz="0" w:space="0" w:color="auto"/>
            <w:right w:val="none" w:sz="0" w:space="0" w:color="auto"/>
          </w:divBdr>
        </w:div>
        <w:div w:id="96296723">
          <w:marLeft w:val="640"/>
          <w:marRight w:val="0"/>
          <w:marTop w:val="0"/>
          <w:marBottom w:val="0"/>
          <w:divBdr>
            <w:top w:val="none" w:sz="0" w:space="0" w:color="auto"/>
            <w:left w:val="none" w:sz="0" w:space="0" w:color="auto"/>
            <w:bottom w:val="none" w:sz="0" w:space="0" w:color="auto"/>
            <w:right w:val="none" w:sz="0" w:space="0" w:color="auto"/>
          </w:divBdr>
        </w:div>
        <w:div w:id="232469122">
          <w:marLeft w:val="640"/>
          <w:marRight w:val="0"/>
          <w:marTop w:val="0"/>
          <w:marBottom w:val="0"/>
          <w:divBdr>
            <w:top w:val="none" w:sz="0" w:space="0" w:color="auto"/>
            <w:left w:val="none" w:sz="0" w:space="0" w:color="auto"/>
            <w:bottom w:val="none" w:sz="0" w:space="0" w:color="auto"/>
            <w:right w:val="none" w:sz="0" w:space="0" w:color="auto"/>
          </w:divBdr>
        </w:div>
        <w:div w:id="1253395963">
          <w:marLeft w:val="640"/>
          <w:marRight w:val="0"/>
          <w:marTop w:val="0"/>
          <w:marBottom w:val="0"/>
          <w:divBdr>
            <w:top w:val="none" w:sz="0" w:space="0" w:color="auto"/>
            <w:left w:val="none" w:sz="0" w:space="0" w:color="auto"/>
            <w:bottom w:val="none" w:sz="0" w:space="0" w:color="auto"/>
            <w:right w:val="none" w:sz="0" w:space="0" w:color="auto"/>
          </w:divBdr>
        </w:div>
        <w:div w:id="1143161055">
          <w:marLeft w:val="640"/>
          <w:marRight w:val="0"/>
          <w:marTop w:val="0"/>
          <w:marBottom w:val="0"/>
          <w:divBdr>
            <w:top w:val="none" w:sz="0" w:space="0" w:color="auto"/>
            <w:left w:val="none" w:sz="0" w:space="0" w:color="auto"/>
            <w:bottom w:val="none" w:sz="0" w:space="0" w:color="auto"/>
            <w:right w:val="none" w:sz="0" w:space="0" w:color="auto"/>
          </w:divBdr>
        </w:div>
        <w:div w:id="1479304106">
          <w:marLeft w:val="640"/>
          <w:marRight w:val="0"/>
          <w:marTop w:val="0"/>
          <w:marBottom w:val="0"/>
          <w:divBdr>
            <w:top w:val="none" w:sz="0" w:space="0" w:color="auto"/>
            <w:left w:val="none" w:sz="0" w:space="0" w:color="auto"/>
            <w:bottom w:val="none" w:sz="0" w:space="0" w:color="auto"/>
            <w:right w:val="none" w:sz="0" w:space="0" w:color="auto"/>
          </w:divBdr>
        </w:div>
        <w:div w:id="423844886">
          <w:marLeft w:val="640"/>
          <w:marRight w:val="0"/>
          <w:marTop w:val="0"/>
          <w:marBottom w:val="0"/>
          <w:divBdr>
            <w:top w:val="none" w:sz="0" w:space="0" w:color="auto"/>
            <w:left w:val="none" w:sz="0" w:space="0" w:color="auto"/>
            <w:bottom w:val="none" w:sz="0" w:space="0" w:color="auto"/>
            <w:right w:val="none" w:sz="0" w:space="0" w:color="auto"/>
          </w:divBdr>
        </w:div>
        <w:div w:id="1727147140">
          <w:marLeft w:val="640"/>
          <w:marRight w:val="0"/>
          <w:marTop w:val="0"/>
          <w:marBottom w:val="0"/>
          <w:divBdr>
            <w:top w:val="none" w:sz="0" w:space="0" w:color="auto"/>
            <w:left w:val="none" w:sz="0" w:space="0" w:color="auto"/>
            <w:bottom w:val="none" w:sz="0" w:space="0" w:color="auto"/>
            <w:right w:val="none" w:sz="0" w:space="0" w:color="auto"/>
          </w:divBdr>
        </w:div>
        <w:div w:id="1791776029">
          <w:marLeft w:val="640"/>
          <w:marRight w:val="0"/>
          <w:marTop w:val="0"/>
          <w:marBottom w:val="0"/>
          <w:divBdr>
            <w:top w:val="none" w:sz="0" w:space="0" w:color="auto"/>
            <w:left w:val="none" w:sz="0" w:space="0" w:color="auto"/>
            <w:bottom w:val="none" w:sz="0" w:space="0" w:color="auto"/>
            <w:right w:val="none" w:sz="0" w:space="0" w:color="auto"/>
          </w:divBdr>
        </w:div>
        <w:div w:id="1660690848">
          <w:marLeft w:val="640"/>
          <w:marRight w:val="0"/>
          <w:marTop w:val="0"/>
          <w:marBottom w:val="0"/>
          <w:divBdr>
            <w:top w:val="none" w:sz="0" w:space="0" w:color="auto"/>
            <w:left w:val="none" w:sz="0" w:space="0" w:color="auto"/>
            <w:bottom w:val="none" w:sz="0" w:space="0" w:color="auto"/>
            <w:right w:val="none" w:sz="0" w:space="0" w:color="auto"/>
          </w:divBdr>
        </w:div>
        <w:div w:id="142935608">
          <w:marLeft w:val="640"/>
          <w:marRight w:val="0"/>
          <w:marTop w:val="0"/>
          <w:marBottom w:val="0"/>
          <w:divBdr>
            <w:top w:val="none" w:sz="0" w:space="0" w:color="auto"/>
            <w:left w:val="none" w:sz="0" w:space="0" w:color="auto"/>
            <w:bottom w:val="none" w:sz="0" w:space="0" w:color="auto"/>
            <w:right w:val="none" w:sz="0" w:space="0" w:color="auto"/>
          </w:divBdr>
        </w:div>
        <w:div w:id="172913970">
          <w:marLeft w:val="640"/>
          <w:marRight w:val="0"/>
          <w:marTop w:val="0"/>
          <w:marBottom w:val="0"/>
          <w:divBdr>
            <w:top w:val="none" w:sz="0" w:space="0" w:color="auto"/>
            <w:left w:val="none" w:sz="0" w:space="0" w:color="auto"/>
            <w:bottom w:val="none" w:sz="0" w:space="0" w:color="auto"/>
            <w:right w:val="none" w:sz="0" w:space="0" w:color="auto"/>
          </w:divBdr>
        </w:div>
        <w:div w:id="682707169">
          <w:marLeft w:val="640"/>
          <w:marRight w:val="0"/>
          <w:marTop w:val="0"/>
          <w:marBottom w:val="0"/>
          <w:divBdr>
            <w:top w:val="none" w:sz="0" w:space="0" w:color="auto"/>
            <w:left w:val="none" w:sz="0" w:space="0" w:color="auto"/>
            <w:bottom w:val="none" w:sz="0" w:space="0" w:color="auto"/>
            <w:right w:val="none" w:sz="0" w:space="0" w:color="auto"/>
          </w:divBdr>
        </w:div>
        <w:div w:id="1999570978">
          <w:marLeft w:val="640"/>
          <w:marRight w:val="0"/>
          <w:marTop w:val="0"/>
          <w:marBottom w:val="0"/>
          <w:divBdr>
            <w:top w:val="none" w:sz="0" w:space="0" w:color="auto"/>
            <w:left w:val="none" w:sz="0" w:space="0" w:color="auto"/>
            <w:bottom w:val="none" w:sz="0" w:space="0" w:color="auto"/>
            <w:right w:val="none" w:sz="0" w:space="0" w:color="auto"/>
          </w:divBdr>
        </w:div>
        <w:div w:id="26373052">
          <w:marLeft w:val="640"/>
          <w:marRight w:val="0"/>
          <w:marTop w:val="0"/>
          <w:marBottom w:val="0"/>
          <w:divBdr>
            <w:top w:val="none" w:sz="0" w:space="0" w:color="auto"/>
            <w:left w:val="none" w:sz="0" w:space="0" w:color="auto"/>
            <w:bottom w:val="none" w:sz="0" w:space="0" w:color="auto"/>
            <w:right w:val="none" w:sz="0" w:space="0" w:color="auto"/>
          </w:divBdr>
        </w:div>
        <w:div w:id="1145969355">
          <w:marLeft w:val="640"/>
          <w:marRight w:val="0"/>
          <w:marTop w:val="0"/>
          <w:marBottom w:val="0"/>
          <w:divBdr>
            <w:top w:val="none" w:sz="0" w:space="0" w:color="auto"/>
            <w:left w:val="none" w:sz="0" w:space="0" w:color="auto"/>
            <w:bottom w:val="none" w:sz="0" w:space="0" w:color="auto"/>
            <w:right w:val="none" w:sz="0" w:space="0" w:color="auto"/>
          </w:divBdr>
        </w:div>
        <w:div w:id="1715881878">
          <w:marLeft w:val="640"/>
          <w:marRight w:val="0"/>
          <w:marTop w:val="0"/>
          <w:marBottom w:val="0"/>
          <w:divBdr>
            <w:top w:val="none" w:sz="0" w:space="0" w:color="auto"/>
            <w:left w:val="none" w:sz="0" w:space="0" w:color="auto"/>
            <w:bottom w:val="none" w:sz="0" w:space="0" w:color="auto"/>
            <w:right w:val="none" w:sz="0" w:space="0" w:color="auto"/>
          </w:divBdr>
        </w:div>
        <w:div w:id="1888763662">
          <w:marLeft w:val="640"/>
          <w:marRight w:val="0"/>
          <w:marTop w:val="0"/>
          <w:marBottom w:val="0"/>
          <w:divBdr>
            <w:top w:val="none" w:sz="0" w:space="0" w:color="auto"/>
            <w:left w:val="none" w:sz="0" w:space="0" w:color="auto"/>
            <w:bottom w:val="none" w:sz="0" w:space="0" w:color="auto"/>
            <w:right w:val="none" w:sz="0" w:space="0" w:color="auto"/>
          </w:divBdr>
        </w:div>
        <w:div w:id="141701501">
          <w:marLeft w:val="640"/>
          <w:marRight w:val="0"/>
          <w:marTop w:val="0"/>
          <w:marBottom w:val="0"/>
          <w:divBdr>
            <w:top w:val="none" w:sz="0" w:space="0" w:color="auto"/>
            <w:left w:val="none" w:sz="0" w:space="0" w:color="auto"/>
            <w:bottom w:val="none" w:sz="0" w:space="0" w:color="auto"/>
            <w:right w:val="none" w:sz="0" w:space="0" w:color="auto"/>
          </w:divBdr>
        </w:div>
        <w:div w:id="566260835">
          <w:marLeft w:val="640"/>
          <w:marRight w:val="0"/>
          <w:marTop w:val="0"/>
          <w:marBottom w:val="0"/>
          <w:divBdr>
            <w:top w:val="none" w:sz="0" w:space="0" w:color="auto"/>
            <w:left w:val="none" w:sz="0" w:space="0" w:color="auto"/>
            <w:bottom w:val="none" w:sz="0" w:space="0" w:color="auto"/>
            <w:right w:val="none" w:sz="0" w:space="0" w:color="auto"/>
          </w:divBdr>
        </w:div>
        <w:div w:id="566648621">
          <w:marLeft w:val="640"/>
          <w:marRight w:val="0"/>
          <w:marTop w:val="0"/>
          <w:marBottom w:val="0"/>
          <w:divBdr>
            <w:top w:val="none" w:sz="0" w:space="0" w:color="auto"/>
            <w:left w:val="none" w:sz="0" w:space="0" w:color="auto"/>
            <w:bottom w:val="none" w:sz="0" w:space="0" w:color="auto"/>
            <w:right w:val="none" w:sz="0" w:space="0" w:color="auto"/>
          </w:divBdr>
        </w:div>
        <w:div w:id="1414283252">
          <w:marLeft w:val="640"/>
          <w:marRight w:val="0"/>
          <w:marTop w:val="0"/>
          <w:marBottom w:val="0"/>
          <w:divBdr>
            <w:top w:val="none" w:sz="0" w:space="0" w:color="auto"/>
            <w:left w:val="none" w:sz="0" w:space="0" w:color="auto"/>
            <w:bottom w:val="none" w:sz="0" w:space="0" w:color="auto"/>
            <w:right w:val="none" w:sz="0" w:space="0" w:color="auto"/>
          </w:divBdr>
        </w:div>
        <w:div w:id="371655141">
          <w:marLeft w:val="640"/>
          <w:marRight w:val="0"/>
          <w:marTop w:val="0"/>
          <w:marBottom w:val="0"/>
          <w:divBdr>
            <w:top w:val="none" w:sz="0" w:space="0" w:color="auto"/>
            <w:left w:val="none" w:sz="0" w:space="0" w:color="auto"/>
            <w:bottom w:val="none" w:sz="0" w:space="0" w:color="auto"/>
            <w:right w:val="none" w:sz="0" w:space="0" w:color="auto"/>
          </w:divBdr>
        </w:div>
        <w:div w:id="962729176">
          <w:marLeft w:val="640"/>
          <w:marRight w:val="0"/>
          <w:marTop w:val="0"/>
          <w:marBottom w:val="0"/>
          <w:divBdr>
            <w:top w:val="none" w:sz="0" w:space="0" w:color="auto"/>
            <w:left w:val="none" w:sz="0" w:space="0" w:color="auto"/>
            <w:bottom w:val="none" w:sz="0" w:space="0" w:color="auto"/>
            <w:right w:val="none" w:sz="0" w:space="0" w:color="auto"/>
          </w:divBdr>
        </w:div>
        <w:div w:id="598024886">
          <w:marLeft w:val="640"/>
          <w:marRight w:val="0"/>
          <w:marTop w:val="0"/>
          <w:marBottom w:val="0"/>
          <w:divBdr>
            <w:top w:val="none" w:sz="0" w:space="0" w:color="auto"/>
            <w:left w:val="none" w:sz="0" w:space="0" w:color="auto"/>
            <w:bottom w:val="none" w:sz="0" w:space="0" w:color="auto"/>
            <w:right w:val="none" w:sz="0" w:space="0" w:color="auto"/>
          </w:divBdr>
        </w:div>
        <w:div w:id="1046491684">
          <w:marLeft w:val="640"/>
          <w:marRight w:val="0"/>
          <w:marTop w:val="0"/>
          <w:marBottom w:val="0"/>
          <w:divBdr>
            <w:top w:val="none" w:sz="0" w:space="0" w:color="auto"/>
            <w:left w:val="none" w:sz="0" w:space="0" w:color="auto"/>
            <w:bottom w:val="none" w:sz="0" w:space="0" w:color="auto"/>
            <w:right w:val="none" w:sz="0" w:space="0" w:color="auto"/>
          </w:divBdr>
        </w:div>
        <w:div w:id="540437730">
          <w:marLeft w:val="640"/>
          <w:marRight w:val="0"/>
          <w:marTop w:val="0"/>
          <w:marBottom w:val="0"/>
          <w:divBdr>
            <w:top w:val="none" w:sz="0" w:space="0" w:color="auto"/>
            <w:left w:val="none" w:sz="0" w:space="0" w:color="auto"/>
            <w:bottom w:val="none" w:sz="0" w:space="0" w:color="auto"/>
            <w:right w:val="none" w:sz="0" w:space="0" w:color="auto"/>
          </w:divBdr>
        </w:div>
        <w:div w:id="1365055248">
          <w:marLeft w:val="640"/>
          <w:marRight w:val="0"/>
          <w:marTop w:val="0"/>
          <w:marBottom w:val="0"/>
          <w:divBdr>
            <w:top w:val="none" w:sz="0" w:space="0" w:color="auto"/>
            <w:left w:val="none" w:sz="0" w:space="0" w:color="auto"/>
            <w:bottom w:val="none" w:sz="0" w:space="0" w:color="auto"/>
            <w:right w:val="none" w:sz="0" w:space="0" w:color="auto"/>
          </w:divBdr>
        </w:div>
        <w:div w:id="1425347114">
          <w:marLeft w:val="640"/>
          <w:marRight w:val="0"/>
          <w:marTop w:val="0"/>
          <w:marBottom w:val="0"/>
          <w:divBdr>
            <w:top w:val="none" w:sz="0" w:space="0" w:color="auto"/>
            <w:left w:val="none" w:sz="0" w:space="0" w:color="auto"/>
            <w:bottom w:val="none" w:sz="0" w:space="0" w:color="auto"/>
            <w:right w:val="none" w:sz="0" w:space="0" w:color="auto"/>
          </w:divBdr>
        </w:div>
        <w:div w:id="1461533171">
          <w:marLeft w:val="640"/>
          <w:marRight w:val="0"/>
          <w:marTop w:val="0"/>
          <w:marBottom w:val="0"/>
          <w:divBdr>
            <w:top w:val="none" w:sz="0" w:space="0" w:color="auto"/>
            <w:left w:val="none" w:sz="0" w:space="0" w:color="auto"/>
            <w:bottom w:val="none" w:sz="0" w:space="0" w:color="auto"/>
            <w:right w:val="none" w:sz="0" w:space="0" w:color="auto"/>
          </w:divBdr>
        </w:div>
        <w:div w:id="950671731">
          <w:marLeft w:val="640"/>
          <w:marRight w:val="0"/>
          <w:marTop w:val="0"/>
          <w:marBottom w:val="0"/>
          <w:divBdr>
            <w:top w:val="none" w:sz="0" w:space="0" w:color="auto"/>
            <w:left w:val="none" w:sz="0" w:space="0" w:color="auto"/>
            <w:bottom w:val="none" w:sz="0" w:space="0" w:color="auto"/>
            <w:right w:val="none" w:sz="0" w:space="0" w:color="auto"/>
          </w:divBdr>
        </w:div>
        <w:div w:id="1328628155">
          <w:marLeft w:val="640"/>
          <w:marRight w:val="0"/>
          <w:marTop w:val="0"/>
          <w:marBottom w:val="0"/>
          <w:divBdr>
            <w:top w:val="none" w:sz="0" w:space="0" w:color="auto"/>
            <w:left w:val="none" w:sz="0" w:space="0" w:color="auto"/>
            <w:bottom w:val="none" w:sz="0" w:space="0" w:color="auto"/>
            <w:right w:val="none" w:sz="0" w:space="0" w:color="auto"/>
          </w:divBdr>
        </w:div>
        <w:div w:id="882403106">
          <w:marLeft w:val="640"/>
          <w:marRight w:val="0"/>
          <w:marTop w:val="0"/>
          <w:marBottom w:val="0"/>
          <w:divBdr>
            <w:top w:val="none" w:sz="0" w:space="0" w:color="auto"/>
            <w:left w:val="none" w:sz="0" w:space="0" w:color="auto"/>
            <w:bottom w:val="none" w:sz="0" w:space="0" w:color="auto"/>
            <w:right w:val="none" w:sz="0" w:space="0" w:color="auto"/>
          </w:divBdr>
        </w:div>
        <w:div w:id="704410931">
          <w:marLeft w:val="640"/>
          <w:marRight w:val="0"/>
          <w:marTop w:val="0"/>
          <w:marBottom w:val="0"/>
          <w:divBdr>
            <w:top w:val="none" w:sz="0" w:space="0" w:color="auto"/>
            <w:left w:val="none" w:sz="0" w:space="0" w:color="auto"/>
            <w:bottom w:val="none" w:sz="0" w:space="0" w:color="auto"/>
            <w:right w:val="none" w:sz="0" w:space="0" w:color="auto"/>
          </w:divBdr>
        </w:div>
        <w:div w:id="1360200886">
          <w:marLeft w:val="640"/>
          <w:marRight w:val="0"/>
          <w:marTop w:val="0"/>
          <w:marBottom w:val="0"/>
          <w:divBdr>
            <w:top w:val="none" w:sz="0" w:space="0" w:color="auto"/>
            <w:left w:val="none" w:sz="0" w:space="0" w:color="auto"/>
            <w:bottom w:val="none" w:sz="0" w:space="0" w:color="auto"/>
            <w:right w:val="none" w:sz="0" w:space="0" w:color="auto"/>
          </w:divBdr>
        </w:div>
        <w:div w:id="1107624808">
          <w:marLeft w:val="640"/>
          <w:marRight w:val="0"/>
          <w:marTop w:val="0"/>
          <w:marBottom w:val="0"/>
          <w:divBdr>
            <w:top w:val="none" w:sz="0" w:space="0" w:color="auto"/>
            <w:left w:val="none" w:sz="0" w:space="0" w:color="auto"/>
            <w:bottom w:val="none" w:sz="0" w:space="0" w:color="auto"/>
            <w:right w:val="none" w:sz="0" w:space="0" w:color="auto"/>
          </w:divBdr>
        </w:div>
        <w:div w:id="866025456">
          <w:marLeft w:val="640"/>
          <w:marRight w:val="0"/>
          <w:marTop w:val="0"/>
          <w:marBottom w:val="0"/>
          <w:divBdr>
            <w:top w:val="none" w:sz="0" w:space="0" w:color="auto"/>
            <w:left w:val="none" w:sz="0" w:space="0" w:color="auto"/>
            <w:bottom w:val="none" w:sz="0" w:space="0" w:color="auto"/>
            <w:right w:val="none" w:sz="0" w:space="0" w:color="auto"/>
          </w:divBdr>
        </w:div>
        <w:div w:id="1106852055">
          <w:marLeft w:val="640"/>
          <w:marRight w:val="0"/>
          <w:marTop w:val="0"/>
          <w:marBottom w:val="0"/>
          <w:divBdr>
            <w:top w:val="none" w:sz="0" w:space="0" w:color="auto"/>
            <w:left w:val="none" w:sz="0" w:space="0" w:color="auto"/>
            <w:bottom w:val="none" w:sz="0" w:space="0" w:color="auto"/>
            <w:right w:val="none" w:sz="0" w:space="0" w:color="auto"/>
          </w:divBdr>
        </w:div>
        <w:div w:id="929463971">
          <w:marLeft w:val="640"/>
          <w:marRight w:val="0"/>
          <w:marTop w:val="0"/>
          <w:marBottom w:val="0"/>
          <w:divBdr>
            <w:top w:val="none" w:sz="0" w:space="0" w:color="auto"/>
            <w:left w:val="none" w:sz="0" w:space="0" w:color="auto"/>
            <w:bottom w:val="none" w:sz="0" w:space="0" w:color="auto"/>
            <w:right w:val="none" w:sz="0" w:space="0" w:color="auto"/>
          </w:divBdr>
        </w:div>
        <w:div w:id="1345135763">
          <w:marLeft w:val="640"/>
          <w:marRight w:val="0"/>
          <w:marTop w:val="0"/>
          <w:marBottom w:val="0"/>
          <w:divBdr>
            <w:top w:val="none" w:sz="0" w:space="0" w:color="auto"/>
            <w:left w:val="none" w:sz="0" w:space="0" w:color="auto"/>
            <w:bottom w:val="none" w:sz="0" w:space="0" w:color="auto"/>
            <w:right w:val="none" w:sz="0" w:space="0" w:color="auto"/>
          </w:divBdr>
        </w:div>
        <w:div w:id="793715875">
          <w:marLeft w:val="640"/>
          <w:marRight w:val="0"/>
          <w:marTop w:val="0"/>
          <w:marBottom w:val="0"/>
          <w:divBdr>
            <w:top w:val="none" w:sz="0" w:space="0" w:color="auto"/>
            <w:left w:val="none" w:sz="0" w:space="0" w:color="auto"/>
            <w:bottom w:val="none" w:sz="0" w:space="0" w:color="auto"/>
            <w:right w:val="none" w:sz="0" w:space="0" w:color="auto"/>
          </w:divBdr>
        </w:div>
        <w:div w:id="248123421">
          <w:marLeft w:val="640"/>
          <w:marRight w:val="0"/>
          <w:marTop w:val="0"/>
          <w:marBottom w:val="0"/>
          <w:divBdr>
            <w:top w:val="none" w:sz="0" w:space="0" w:color="auto"/>
            <w:left w:val="none" w:sz="0" w:space="0" w:color="auto"/>
            <w:bottom w:val="none" w:sz="0" w:space="0" w:color="auto"/>
            <w:right w:val="none" w:sz="0" w:space="0" w:color="auto"/>
          </w:divBdr>
        </w:div>
        <w:div w:id="822627091">
          <w:marLeft w:val="640"/>
          <w:marRight w:val="0"/>
          <w:marTop w:val="0"/>
          <w:marBottom w:val="0"/>
          <w:divBdr>
            <w:top w:val="none" w:sz="0" w:space="0" w:color="auto"/>
            <w:left w:val="none" w:sz="0" w:space="0" w:color="auto"/>
            <w:bottom w:val="none" w:sz="0" w:space="0" w:color="auto"/>
            <w:right w:val="none" w:sz="0" w:space="0" w:color="auto"/>
          </w:divBdr>
        </w:div>
        <w:div w:id="887495584">
          <w:marLeft w:val="640"/>
          <w:marRight w:val="0"/>
          <w:marTop w:val="0"/>
          <w:marBottom w:val="0"/>
          <w:divBdr>
            <w:top w:val="none" w:sz="0" w:space="0" w:color="auto"/>
            <w:left w:val="none" w:sz="0" w:space="0" w:color="auto"/>
            <w:bottom w:val="none" w:sz="0" w:space="0" w:color="auto"/>
            <w:right w:val="none" w:sz="0" w:space="0" w:color="auto"/>
          </w:divBdr>
        </w:div>
        <w:div w:id="1215190570">
          <w:marLeft w:val="640"/>
          <w:marRight w:val="0"/>
          <w:marTop w:val="0"/>
          <w:marBottom w:val="0"/>
          <w:divBdr>
            <w:top w:val="none" w:sz="0" w:space="0" w:color="auto"/>
            <w:left w:val="none" w:sz="0" w:space="0" w:color="auto"/>
            <w:bottom w:val="none" w:sz="0" w:space="0" w:color="auto"/>
            <w:right w:val="none" w:sz="0" w:space="0" w:color="auto"/>
          </w:divBdr>
        </w:div>
        <w:div w:id="571157981">
          <w:marLeft w:val="640"/>
          <w:marRight w:val="0"/>
          <w:marTop w:val="0"/>
          <w:marBottom w:val="0"/>
          <w:divBdr>
            <w:top w:val="none" w:sz="0" w:space="0" w:color="auto"/>
            <w:left w:val="none" w:sz="0" w:space="0" w:color="auto"/>
            <w:bottom w:val="none" w:sz="0" w:space="0" w:color="auto"/>
            <w:right w:val="none" w:sz="0" w:space="0" w:color="auto"/>
          </w:divBdr>
        </w:div>
        <w:div w:id="448280457">
          <w:marLeft w:val="640"/>
          <w:marRight w:val="0"/>
          <w:marTop w:val="0"/>
          <w:marBottom w:val="0"/>
          <w:divBdr>
            <w:top w:val="none" w:sz="0" w:space="0" w:color="auto"/>
            <w:left w:val="none" w:sz="0" w:space="0" w:color="auto"/>
            <w:bottom w:val="none" w:sz="0" w:space="0" w:color="auto"/>
            <w:right w:val="none" w:sz="0" w:space="0" w:color="auto"/>
          </w:divBdr>
        </w:div>
      </w:divsChild>
    </w:div>
    <w:div w:id="300379785">
      <w:bodyDiv w:val="1"/>
      <w:marLeft w:val="0"/>
      <w:marRight w:val="0"/>
      <w:marTop w:val="0"/>
      <w:marBottom w:val="0"/>
      <w:divBdr>
        <w:top w:val="none" w:sz="0" w:space="0" w:color="auto"/>
        <w:left w:val="none" w:sz="0" w:space="0" w:color="auto"/>
        <w:bottom w:val="none" w:sz="0" w:space="0" w:color="auto"/>
        <w:right w:val="none" w:sz="0" w:space="0" w:color="auto"/>
      </w:divBdr>
    </w:div>
    <w:div w:id="301694112">
      <w:bodyDiv w:val="1"/>
      <w:marLeft w:val="0"/>
      <w:marRight w:val="0"/>
      <w:marTop w:val="0"/>
      <w:marBottom w:val="0"/>
      <w:divBdr>
        <w:top w:val="none" w:sz="0" w:space="0" w:color="auto"/>
        <w:left w:val="none" w:sz="0" w:space="0" w:color="auto"/>
        <w:bottom w:val="none" w:sz="0" w:space="0" w:color="auto"/>
        <w:right w:val="none" w:sz="0" w:space="0" w:color="auto"/>
      </w:divBdr>
    </w:div>
    <w:div w:id="302394538">
      <w:bodyDiv w:val="1"/>
      <w:marLeft w:val="0"/>
      <w:marRight w:val="0"/>
      <w:marTop w:val="0"/>
      <w:marBottom w:val="0"/>
      <w:divBdr>
        <w:top w:val="none" w:sz="0" w:space="0" w:color="auto"/>
        <w:left w:val="none" w:sz="0" w:space="0" w:color="auto"/>
        <w:bottom w:val="none" w:sz="0" w:space="0" w:color="auto"/>
        <w:right w:val="none" w:sz="0" w:space="0" w:color="auto"/>
      </w:divBdr>
    </w:div>
    <w:div w:id="303125777">
      <w:bodyDiv w:val="1"/>
      <w:marLeft w:val="0"/>
      <w:marRight w:val="0"/>
      <w:marTop w:val="0"/>
      <w:marBottom w:val="0"/>
      <w:divBdr>
        <w:top w:val="none" w:sz="0" w:space="0" w:color="auto"/>
        <w:left w:val="none" w:sz="0" w:space="0" w:color="auto"/>
        <w:bottom w:val="none" w:sz="0" w:space="0" w:color="auto"/>
        <w:right w:val="none" w:sz="0" w:space="0" w:color="auto"/>
      </w:divBdr>
      <w:divsChild>
        <w:div w:id="289433617">
          <w:marLeft w:val="640"/>
          <w:marRight w:val="0"/>
          <w:marTop w:val="0"/>
          <w:marBottom w:val="0"/>
          <w:divBdr>
            <w:top w:val="none" w:sz="0" w:space="0" w:color="auto"/>
            <w:left w:val="none" w:sz="0" w:space="0" w:color="auto"/>
            <w:bottom w:val="none" w:sz="0" w:space="0" w:color="auto"/>
            <w:right w:val="none" w:sz="0" w:space="0" w:color="auto"/>
          </w:divBdr>
        </w:div>
        <w:div w:id="1908489973">
          <w:marLeft w:val="640"/>
          <w:marRight w:val="0"/>
          <w:marTop w:val="0"/>
          <w:marBottom w:val="0"/>
          <w:divBdr>
            <w:top w:val="none" w:sz="0" w:space="0" w:color="auto"/>
            <w:left w:val="none" w:sz="0" w:space="0" w:color="auto"/>
            <w:bottom w:val="none" w:sz="0" w:space="0" w:color="auto"/>
            <w:right w:val="none" w:sz="0" w:space="0" w:color="auto"/>
          </w:divBdr>
        </w:div>
        <w:div w:id="1698386717">
          <w:marLeft w:val="640"/>
          <w:marRight w:val="0"/>
          <w:marTop w:val="0"/>
          <w:marBottom w:val="0"/>
          <w:divBdr>
            <w:top w:val="none" w:sz="0" w:space="0" w:color="auto"/>
            <w:left w:val="none" w:sz="0" w:space="0" w:color="auto"/>
            <w:bottom w:val="none" w:sz="0" w:space="0" w:color="auto"/>
            <w:right w:val="none" w:sz="0" w:space="0" w:color="auto"/>
          </w:divBdr>
        </w:div>
        <w:div w:id="245116206">
          <w:marLeft w:val="640"/>
          <w:marRight w:val="0"/>
          <w:marTop w:val="0"/>
          <w:marBottom w:val="0"/>
          <w:divBdr>
            <w:top w:val="none" w:sz="0" w:space="0" w:color="auto"/>
            <w:left w:val="none" w:sz="0" w:space="0" w:color="auto"/>
            <w:bottom w:val="none" w:sz="0" w:space="0" w:color="auto"/>
            <w:right w:val="none" w:sz="0" w:space="0" w:color="auto"/>
          </w:divBdr>
        </w:div>
        <w:div w:id="1507937010">
          <w:marLeft w:val="640"/>
          <w:marRight w:val="0"/>
          <w:marTop w:val="0"/>
          <w:marBottom w:val="0"/>
          <w:divBdr>
            <w:top w:val="none" w:sz="0" w:space="0" w:color="auto"/>
            <w:left w:val="none" w:sz="0" w:space="0" w:color="auto"/>
            <w:bottom w:val="none" w:sz="0" w:space="0" w:color="auto"/>
            <w:right w:val="none" w:sz="0" w:space="0" w:color="auto"/>
          </w:divBdr>
        </w:div>
        <w:div w:id="1023286298">
          <w:marLeft w:val="640"/>
          <w:marRight w:val="0"/>
          <w:marTop w:val="0"/>
          <w:marBottom w:val="0"/>
          <w:divBdr>
            <w:top w:val="none" w:sz="0" w:space="0" w:color="auto"/>
            <w:left w:val="none" w:sz="0" w:space="0" w:color="auto"/>
            <w:bottom w:val="none" w:sz="0" w:space="0" w:color="auto"/>
            <w:right w:val="none" w:sz="0" w:space="0" w:color="auto"/>
          </w:divBdr>
        </w:div>
        <w:div w:id="453988576">
          <w:marLeft w:val="640"/>
          <w:marRight w:val="0"/>
          <w:marTop w:val="0"/>
          <w:marBottom w:val="0"/>
          <w:divBdr>
            <w:top w:val="none" w:sz="0" w:space="0" w:color="auto"/>
            <w:left w:val="none" w:sz="0" w:space="0" w:color="auto"/>
            <w:bottom w:val="none" w:sz="0" w:space="0" w:color="auto"/>
            <w:right w:val="none" w:sz="0" w:space="0" w:color="auto"/>
          </w:divBdr>
        </w:div>
        <w:div w:id="810709401">
          <w:marLeft w:val="640"/>
          <w:marRight w:val="0"/>
          <w:marTop w:val="0"/>
          <w:marBottom w:val="0"/>
          <w:divBdr>
            <w:top w:val="none" w:sz="0" w:space="0" w:color="auto"/>
            <w:left w:val="none" w:sz="0" w:space="0" w:color="auto"/>
            <w:bottom w:val="none" w:sz="0" w:space="0" w:color="auto"/>
            <w:right w:val="none" w:sz="0" w:space="0" w:color="auto"/>
          </w:divBdr>
        </w:div>
        <w:div w:id="316955822">
          <w:marLeft w:val="640"/>
          <w:marRight w:val="0"/>
          <w:marTop w:val="0"/>
          <w:marBottom w:val="0"/>
          <w:divBdr>
            <w:top w:val="none" w:sz="0" w:space="0" w:color="auto"/>
            <w:left w:val="none" w:sz="0" w:space="0" w:color="auto"/>
            <w:bottom w:val="none" w:sz="0" w:space="0" w:color="auto"/>
            <w:right w:val="none" w:sz="0" w:space="0" w:color="auto"/>
          </w:divBdr>
        </w:div>
        <w:div w:id="560218782">
          <w:marLeft w:val="640"/>
          <w:marRight w:val="0"/>
          <w:marTop w:val="0"/>
          <w:marBottom w:val="0"/>
          <w:divBdr>
            <w:top w:val="none" w:sz="0" w:space="0" w:color="auto"/>
            <w:left w:val="none" w:sz="0" w:space="0" w:color="auto"/>
            <w:bottom w:val="none" w:sz="0" w:space="0" w:color="auto"/>
            <w:right w:val="none" w:sz="0" w:space="0" w:color="auto"/>
          </w:divBdr>
        </w:div>
        <w:div w:id="1253858923">
          <w:marLeft w:val="640"/>
          <w:marRight w:val="0"/>
          <w:marTop w:val="0"/>
          <w:marBottom w:val="0"/>
          <w:divBdr>
            <w:top w:val="none" w:sz="0" w:space="0" w:color="auto"/>
            <w:left w:val="none" w:sz="0" w:space="0" w:color="auto"/>
            <w:bottom w:val="none" w:sz="0" w:space="0" w:color="auto"/>
            <w:right w:val="none" w:sz="0" w:space="0" w:color="auto"/>
          </w:divBdr>
        </w:div>
        <w:div w:id="1088385557">
          <w:marLeft w:val="640"/>
          <w:marRight w:val="0"/>
          <w:marTop w:val="0"/>
          <w:marBottom w:val="0"/>
          <w:divBdr>
            <w:top w:val="none" w:sz="0" w:space="0" w:color="auto"/>
            <w:left w:val="none" w:sz="0" w:space="0" w:color="auto"/>
            <w:bottom w:val="none" w:sz="0" w:space="0" w:color="auto"/>
            <w:right w:val="none" w:sz="0" w:space="0" w:color="auto"/>
          </w:divBdr>
        </w:div>
        <w:div w:id="1287811911">
          <w:marLeft w:val="640"/>
          <w:marRight w:val="0"/>
          <w:marTop w:val="0"/>
          <w:marBottom w:val="0"/>
          <w:divBdr>
            <w:top w:val="none" w:sz="0" w:space="0" w:color="auto"/>
            <w:left w:val="none" w:sz="0" w:space="0" w:color="auto"/>
            <w:bottom w:val="none" w:sz="0" w:space="0" w:color="auto"/>
            <w:right w:val="none" w:sz="0" w:space="0" w:color="auto"/>
          </w:divBdr>
        </w:div>
        <w:div w:id="115023763">
          <w:marLeft w:val="640"/>
          <w:marRight w:val="0"/>
          <w:marTop w:val="0"/>
          <w:marBottom w:val="0"/>
          <w:divBdr>
            <w:top w:val="none" w:sz="0" w:space="0" w:color="auto"/>
            <w:left w:val="none" w:sz="0" w:space="0" w:color="auto"/>
            <w:bottom w:val="none" w:sz="0" w:space="0" w:color="auto"/>
            <w:right w:val="none" w:sz="0" w:space="0" w:color="auto"/>
          </w:divBdr>
        </w:div>
        <w:div w:id="1690643061">
          <w:marLeft w:val="640"/>
          <w:marRight w:val="0"/>
          <w:marTop w:val="0"/>
          <w:marBottom w:val="0"/>
          <w:divBdr>
            <w:top w:val="none" w:sz="0" w:space="0" w:color="auto"/>
            <w:left w:val="none" w:sz="0" w:space="0" w:color="auto"/>
            <w:bottom w:val="none" w:sz="0" w:space="0" w:color="auto"/>
            <w:right w:val="none" w:sz="0" w:space="0" w:color="auto"/>
          </w:divBdr>
        </w:div>
        <w:div w:id="1294949168">
          <w:marLeft w:val="640"/>
          <w:marRight w:val="0"/>
          <w:marTop w:val="0"/>
          <w:marBottom w:val="0"/>
          <w:divBdr>
            <w:top w:val="none" w:sz="0" w:space="0" w:color="auto"/>
            <w:left w:val="none" w:sz="0" w:space="0" w:color="auto"/>
            <w:bottom w:val="none" w:sz="0" w:space="0" w:color="auto"/>
            <w:right w:val="none" w:sz="0" w:space="0" w:color="auto"/>
          </w:divBdr>
        </w:div>
        <w:div w:id="1708870980">
          <w:marLeft w:val="640"/>
          <w:marRight w:val="0"/>
          <w:marTop w:val="0"/>
          <w:marBottom w:val="0"/>
          <w:divBdr>
            <w:top w:val="none" w:sz="0" w:space="0" w:color="auto"/>
            <w:left w:val="none" w:sz="0" w:space="0" w:color="auto"/>
            <w:bottom w:val="none" w:sz="0" w:space="0" w:color="auto"/>
            <w:right w:val="none" w:sz="0" w:space="0" w:color="auto"/>
          </w:divBdr>
        </w:div>
        <w:div w:id="1347974608">
          <w:marLeft w:val="640"/>
          <w:marRight w:val="0"/>
          <w:marTop w:val="0"/>
          <w:marBottom w:val="0"/>
          <w:divBdr>
            <w:top w:val="none" w:sz="0" w:space="0" w:color="auto"/>
            <w:left w:val="none" w:sz="0" w:space="0" w:color="auto"/>
            <w:bottom w:val="none" w:sz="0" w:space="0" w:color="auto"/>
            <w:right w:val="none" w:sz="0" w:space="0" w:color="auto"/>
          </w:divBdr>
        </w:div>
        <w:div w:id="1686860272">
          <w:marLeft w:val="640"/>
          <w:marRight w:val="0"/>
          <w:marTop w:val="0"/>
          <w:marBottom w:val="0"/>
          <w:divBdr>
            <w:top w:val="none" w:sz="0" w:space="0" w:color="auto"/>
            <w:left w:val="none" w:sz="0" w:space="0" w:color="auto"/>
            <w:bottom w:val="none" w:sz="0" w:space="0" w:color="auto"/>
            <w:right w:val="none" w:sz="0" w:space="0" w:color="auto"/>
          </w:divBdr>
        </w:div>
        <w:div w:id="479004538">
          <w:marLeft w:val="640"/>
          <w:marRight w:val="0"/>
          <w:marTop w:val="0"/>
          <w:marBottom w:val="0"/>
          <w:divBdr>
            <w:top w:val="none" w:sz="0" w:space="0" w:color="auto"/>
            <w:left w:val="none" w:sz="0" w:space="0" w:color="auto"/>
            <w:bottom w:val="none" w:sz="0" w:space="0" w:color="auto"/>
            <w:right w:val="none" w:sz="0" w:space="0" w:color="auto"/>
          </w:divBdr>
        </w:div>
        <w:div w:id="1413697834">
          <w:marLeft w:val="640"/>
          <w:marRight w:val="0"/>
          <w:marTop w:val="0"/>
          <w:marBottom w:val="0"/>
          <w:divBdr>
            <w:top w:val="none" w:sz="0" w:space="0" w:color="auto"/>
            <w:left w:val="none" w:sz="0" w:space="0" w:color="auto"/>
            <w:bottom w:val="none" w:sz="0" w:space="0" w:color="auto"/>
            <w:right w:val="none" w:sz="0" w:space="0" w:color="auto"/>
          </w:divBdr>
        </w:div>
        <w:div w:id="1720125222">
          <w:marLeft w:val="640"/>
          <w:marRight w:val="0"/>
          <w:marTop w:val="0"/>
          <w:marBottom w:val="0"/>
          <w:divBdr>
            <w:top w:val="none" w:sz="0" w:space="0" w:color="auto"/>
            <w:left w:val="none" w:sz="0" w:space="0" w:color="auto"/>
            <w:bottom w:val="none" w:sz="0" w:space="0" w:color="auto"/>
            <w:right w:val="none" w:sz="0" w:space="0" w:color="auto"/>
          </w:divBdr>
        </w:div>
        <w:div w:id="1482774043">
          <w:marLeft w:val="640"/>
          <w:marRight w:val="0"/>
          <w:marTop w:val="0"/>
          <w:marBottom w:val="0"/>
          <w:divBdr>
            <w:top w:val="none" w:sz="0" w:space="0" w:color="auto"/>
            <w:left w:val="none" w:sz="0" w:space="0" w:color="auto"/>
            <w:bottom w:val="none" w:sz="0" w:space="0" w:color="auto"/>
            <w:right w:val="none" w:sz="0" w:space="0" w:color="auto"/>
          </w:divBdr>
        </w:div>
        <w:div w:id="1919437970">
          <w:marLeft w:val="640"/>
          <w:marRight w:val="0"/>
          <w:marTop w:val="0"/>
          <w:marBottom w:val="0"/>
          <w:divBdr>
            <w:top w:val="none" w:sz="0" w:space="0" w:color="auto"/>
            <w:left w:val="none" w:sz="0" w:space="0" w:color="auto"/>
            <w:bottom w:val="none" w:sz="0" w:space="0" w:color="auto"/>
            <w:right w:val="none" w:sz="0" w:space="0" w:color="auto"/>
          </w:divBdr>
        </w:div>
        <w:div w:id="403071045">
          <w:marLeft w:val="640"/>
          <w:marRight w:val="0"/>
          <w:marTop w:val="0"/>
          <w:marBottom w:val="0"/>
          <w:divBdr>
            <w:top w:val="none" w:sz="0" w:space="0" w:color="auto"/>
            <w:left w:val="none" w:sz="0" w:space="0" w:color="auto"/>
            <w:bottom w:val="none" w:sz="0" w:space="0" w:color="auto"/>
            <w:right w:val="none" w:sz="0" w:space="0" w:color="auto"/>
          </w:divBdr>
        </w:div>
        <w:div w:id="1505319696">
          <w:marLeft w:val="640"/>
          <w:marRight w:val="0"/>
          <w:marTop w:val="0"/>
          <w:marBottom w:val="0"/>
          <w:divBdr>
            <w:top w:val="none" w:sz="0" w:space="0" w:color="auto"/>
            <w:left w:val="none" w:sz="0" w:space="0" w:color="auto"/>
            <w:bottom w:val="none" w:sz="0" w:space="0" w:color="auto"/>
            <w:right w:val="none" w:sz="0" w:space="0" w:color="auto"/>
          </w:divBdr>
        </w:div>
        <w:div w:id="658190469">
          <w:marLeft w:val="640"/>
          <w:marRight w:val="0"/>
          <w:marTop w:val="0"/>
          <w:marBottom w:val="0"/>
          <w:divBdr>
            <w:top w:val="none" w:sz="0" w:space="0" w:color="auto"/>
            <w:left w:val="none" w:sz="0" w:space="0" w:color="auto"/>
            <w:bottom w:val="none" w:sz="0" w:space="0" w:color="auto"/>
            <w:right w:val="none" w:sz="0" w:space="0" w:color="auto"/>
          </w:divBdr>
        </w:div>
        <w:div w:id="115563292">
          <w:marLeft w:val="640"/>
          <w:marRight w:val="0"/>
          <w:marTop w:val="0"/>
          <w:marBottom w:val="0"/>
          <w:divBdr>
            <w:top w:val="none" w:sz="0" w:space="0" w:color="auto"/>
            <w:left w:val="none" w:sz="0" w:space="0" w:color="auto"/>
            <w:bottom w:val="none" w:sz="0" w:space="0" w:color="auto"/>
            <w:right w:val="none" w:sz="0" w:space="0" w:color="auto"/>
          </w:divBdr>
        </w:div>
        <w:div w:id="1921401059">
          <w:marLeft w:val="640"/>
          <w:marRight w:val="0"/>
          <w:marTop w:val="0"/>
          <w:marBottom w:val="0"/>
          <w:divBdr>
            <w:top w:val="none" w:sz="0" w:space="0" w:color="auto"/>
            <w:left w:val="none" w:sz="0" w:space="0" w:color="auto"/>
            <w:bottom w:val="none" w:sz="0" w:space="0" w:color="auto"/>
            <w:right w:val="none" w:sz="0" w:space="0" w:color="auto"/>
          </w:divBdr>
        </w:div>
        <w:div w:id="1695038678">
          <w:marLeft w:val="640"/>
          <w:marRight w:val="0"/>
          <w:marTop w:val="0"/>
          <w:marBottom w:val="0"/>
          <w:divBdr>
            <w:top w:val="none" w:sz="0" w:space="0" w:color="auto"/>
            <w:left w:val="none" w:sz="0" w:space="0" w:color="auto"/>
            <w:bottom w:val="none" w:sz="0" w:space="0" w:color="auto"/>
            <w:right w:val="none" w:sz="0" w:space="0" w:color="auto"/>
          </w:divBdr>
        </w:div>
        <w:div w:id="22874328">
          <w:marLeft w:val="640"/>
          <w:marRight w:val="0"/>
          <w:marTop w:val="0"/>
          <w:marBottom w:val="0"/>
          <w:divBdr>
            <w:top w:val="none" w:sz="0" w:space="0" w:color="auto"/>
            <w:left w:val="none" w:sz="0" w:space="0" w:color="auto"/>
            <w:bottom w:val="none" w:sz="0" w:space="0" w:color="auto"/>
            <w:right w:val="none" w:sz="0" w:space="0" w:color="auto"/>
          </w:divBdr>
        </w:div>
        <w:div w:id="1342666116">
          <w:marLeft w:val="640"/>
          <w:marRight w:val="0"/>
          <w:marTop w:val="0"/>
          <w:marBottom w:val="0"/>
          <w:divBdr>
            <w:top w:val="none" w:sz="0" w:space="0" w:color="auto"/>
            <w:left w:val="none" w:sz="0" w:space="0" w:color="auto"/>
            <w:bottom w:val="none" w:sz="0" w:space="0" w:color="auto"/>
            <w:right w:val="none" w:sz="0" w:space="0" w:color="auto"/>
          </w:divBdr>
        </w:div>
        <w:div w:id="95907289">
          <w:marLeft w:val="640"/>
          <w:marRight w:val="0"/>
          <w:marTop w:val="0"/>
          <w:marBottom w:val="0"/>
          <w:divBdr>
            <w:top w:val="none" w:sz="0" w:space="0" w:color="auto"/>
            <w:left w:val="none" w:sz="0" w:space="0" w:color="auto"/>
            <w:bottom w:val="none" w:sz="0" w:space="0" w:color="auto"/>
            <w:right w:val="none" w:sz="0" w:space="0" w:color="auto"/>
          </w:divBdr>
        </w:div>
        <w:div w:id="1397822015">
          <w:marLeft w:val="640"/>
          <w:marRight w:val="0"/>
          <w:marTop w:val="0"/>
          <w:marBottom w:val="0"/>
          <w:divBdr>
            <w:top w:val="none" w:sz="0" w:space="0" w:color="auto"/>
            <w:left w:val="none" w:sz="0" w:space="0" w:color="auto"/>
            <w:bottom w:val="none" w:sz="0" w:space="0" w:color="auto"/>
            <w:right w:val="none" w:sz="0" w:space="0" w:color="auto"/>
          </w:divBdr>
        </w:div>
        <w:div w:id="312612664">
          <w:marLeft w:val="640"/>
          <w:marRight w:val="0"/>
          <w:marTop w:val="0"/>
          <w:marBottom w:val="0"/>
          <w:divBdr>
            <w:top w:val="none" w:sz="0" w:space="0" w:color="auto"/>
            <w:left w:val="none" w:sz="0" w:space="0" w:color="auto"/>
            <w:bottom w:val="none" w:sz="0" w:space="0" w:color="auto"/>
            <w:right w:val="none" w:sz="0" w:space="0" w:color="auto"/>
          </w:divBdr>
        </w:div>
        <w:div w:id="1182621484">
          <w:marLeft w:val="640"/>
          <w:marRight w:val="0"/>
          <w:marTop w:val="0"/>
          <w:marBottom w:val="0"/>
          <w:divBdr>
            <w:top w:val="none" w:sz="0" w:space="0" w:color="auto"/>
            <w:left w:val="none" w:sz="0" w:space="0" w:color="auto"/>
            <w:bottom w:val="none" w:sz="0" w:space="0" w:color="auto"/>
            <w:right w:val="none" w:sz="0" w:space="0" w:color="auto"/>
          </w:divBdr>
        </w:div>
        <w:div w:id="1201433544">
          <w:marLeft w:val="640"/>
          <w:marRight w:val="0"/>
          <w:marTop w:val="0"/>
          <w:marBottom w:val="0"/>
          <w:divBdr>
            <w:top w:val="none" w:sz="0" w:space="0" w:color="auto"/>
            <w:left w:val="none" w:sz="0" w:space="0" w:color="auto"/>
            <w:bottom w:val="none" w:sz="0" w:space="0" w:color="auto"/>
            <w:right w:val="none" w:sz="0" w:space="0" w:color="auto"/>
          </w:divBdr>
        </w:div>
      </w:divsChild>
    </w:div>
    <w:div w:id="303244627">
      <w:bodyDiv w:val="1"/>
      <w:marLeft w:val="0"/>
      <w:marRight w:val="0"/>
      <w:marTop w:val="0"/>
      <w:marBottom w:val="0"/>
      <w:divBdr>
        <w:top w:val="none" w:sz="0" w:space="0" w:color="auto"/>
        <w:left w:val="none" w:sz="0" w:space="0" w:color="auto"/>
        <w:bottom w:val="none" w:sz="0" w:space="0" w:color="auto"/>
        <w:right w:val="none" w:sz="0" w:space="0" w:color="auto"/>
      </w:divBdr>
    </w:div>
    <w:div w:id="307057321">
      <w:bodyDiv w:val="1"/>
      <w:marLeft w:val="0"/>
      <w:marRight w:val="0"/>
      <w:marTop w:val="0"/>
      <w:marBottom w:val="0"/>
      <w:divBdr>
        <w:top w:val="none" w:sz="0" w:space="0" w:color="auto"/>
        <w:left w:val="none" w:sz="0" w:space="0" w:color="auto"/>
        <w:bottom w:val="none" w:sz="0" w:space="0" w:color="auto"/>
        <w:right w:val="none" w:sz="0" w:space="0" w:color="auto"/>
      </w:divBdr>
    </w:div>
    <w:div w:id="309789546">
      <w:bodyDiv w:val="1"/>
      <w:marLeft w:val="0"/>
      <w:marRight w:val="0"/>
      <w:marTop w:val="0"/>
      <w:marBottom w:val="0"/>
      <w:divBdr>
        <w:top w:val="none" w:sz="0" w:space="0" w:color="auto"/>
        <w:left w:val="none" w:sz="0" w:space="0" w:color="auto"/>
        <w:bottom w:val="none" w:sz="0" w:space="0" w:color="auto"/>
        <w:right w:val="none" w:sz="0" w:space="0" w:color="auto"/>
      </w:divBdr>
      <w:divsChild>
        <w:div w:id="2098138340">
          <w:marLeft w:val="640"/>
          <w:marRight w:val="0"/>
          <w:marTop w:val="0"/>
          <w:marBottom w:val="0"/>
          <w:divBdr>
            <w:top w:val="none" w:sz="0" w:space="0" w:color="auto"/>
            <w:left w:val="none" w:sz="0" w:space="0" w:color="auto"/>
            <w:bottom w:val="none" w:sz="0" w:space="0" w:color="auto"/>
            <w:right w:val="none" w:sz="0" w:space="0" w:color="auto"/>
          </w:divBdr>
        </w:div>
        <w:div w:id="222373484">
          <w:marLeft w:val="640"/>
          <w:marRight w:val="0"/>
          <w:marTop w:val="0"/>
          <w:marBottom w:val="0"/>
          <w:divBdr>
            <w:top w:val="none" w:sz="0" w:space="0" w:color="auto"/>
            <w:left w:val="none" w:sz="0" w:space="0" w:color="auto"/>
            <w:bottom w:val="none" w:sz="0" w:space="0" w:color="auto"/>
            <w:right w:val="none" w:sz="0" w:space="0" w:color="auto"/>
          </w:divBdr>
        </w:div>
        <w:div w:id="43337450">
          <w:marLeft w:val="640"/>
          <w:marRight w:val="0"/>
          <w:marTop w:val="0"/>
          <w:marBottom w:val="0"/>
          <w:divBdr>
            <w:top w:val="none" w:sz="0" w:space="0" w:color="auto"/>
            <w:left w:val="none" w:sz="0" w:space="0" w:color="auto"/>
            <w:bottom w:val="none" w:sz="0" w:space="0" w:color="auto"/>
            <w:right w:val="none" w:sz="0" w:space="0" w:color="auto"/>
          </w:divBdr>
        </w:div>
        <w:div w:id="536937889">
          <w:marLeft w:val="640"/>
          <w:marRight w:val="0"/>
          <w:marTop w:val="0"/>
          <w:marBottom w:val="0"/>
          <w:divBdr>
            <w:top w:val="none" w:sz="0" w:space="0" w:color="auto"/>
            <w:left w:val="none" w:sz="0" w:space="0" w:color="auto"/>
            <w:bottom w:val="none" w:sz="0" w:space="0" w:color="auto"/>
            <w:right w:val="none" w:sz="0" w:space="0" w:color="auto"/>
          </w:divBdr>
        </w:div>
        <w:div w:id="1784113106">
          <w:marLeft w:val="640"/>
          <w:marRight w:val="0"/>
          <w:marTop w:val="0"/>
          <w:marBottom w:val="0"/>
          <w:divBdr>
            <w:top w:val="none" w:sz="0" w:space="0" w:color="auto"/>
            <w:left w:val="none" w:sz="0" w:space="0" w:color="auto"/>
            <w:bottom w:val="none" w:sz="0" w:space="0" w:color="auto"/>
            <w:right w:val="none" w:sz="0" w:space="0" w:color="auto"/>
          </w:divBdr>
        </w:div>
        <w:div w:id="387263688">
          <w:marLeft w:val="640"/>
          <w:marRight w:val="0"/>
          <w:marTop w:val="0"/>
          <w:marBottom w:val="0"/>
          <w:divBdr>
            <w:top w:val="none" w:sz="0" w:space="0" w:color="auto"/>
            <w:left w:val="none" w:sz="0" w:space="0" w:color="auto"/>
            <w:bottom w:val="none" w:sz="0" w:space="0" w:color="auto"/>
            <w:right w:val="none" w:sz="0" w:space="0" w:color="auto"/>
          </w:divBdr>
        </w:div>
        <w:div w:id="272596903">
          <w:marLeft w:val="640"/>
          <w:marRight w:val="0"/>
          <w:marTop w:val="0"/>
          <w:marBottom w:val="0"/>
          <w:divBdr>
            <w:top w:val="none" w:sz="0" w:space="0" w:color="auto"/>
            <w:left w:val="none" w:sz="0" w:space="0" w:color="auto"/>
            <w:bottom w:val="none" w:sz="0" w:space="0" w:color="auto"/>
            <w:right w:val="none" w:sz="0" w:space="0" w:color="auto"/>
          </w:divBdr>
        </w:div>
        <w:div w:id="1277520125">
          <w:marLeft w:val="640"/>
          <w:marRight w:val="0"/>
          <w:marTop w:val="0"/>
          <w:marBottom w:val="0"/>
          <w:divBdr>
            <w:top w:val="none" w:sz="0" w:space="0" w:color="auto"/>
            <w:left w:val="none" w:sz="0" w:space="0" w:color="auto"/>
            <w:bottom w:val="none" w:sz="0" w:space="0" w:color="auto"/>
            <w:right w:val="none" w:sz="0" w:space="0" w:color="auto"/>
          </w:divBdr>
        </w:div>
        <w:div w:id="1219975806">
          <w:marLeft w:val="640"/>
          <w:marRight w:val="0"/>
          <w:marTop w:val="0"/>
          <w:marBottom w:val="0"/>
          <w:divBdr>
            <w:top w:val="none" w:sz="0" w:space="0" w:color="auto"/>
            <w:left w:val="none" w:sz="0" w:space="0" w:color="auto"/>
            <w:bottom w:val="none" w:sz="0" w:space="0" w:color="auto"/>
            <w:right w:val="none" w:sz="0" w:space="0" w:color="auto"/>
          </w:divBdr>
        </w:div>
        <w:div w:id="1082798644">
          <w:marLeft w:val="640"/>
          <w:marRight w:val="0"/>
          <w:marTop w:val="0"/>
          <w:marBottom w:val="0"/>
          <w:divBdr>
            <w:top w:val="none" w:sz="0" w:space="0" w:color="auto"/>
            <w:left w:val="none" w:sz="0" w:space="0" w:color="auto"/>
            <w:bottom w:val="none" w:sz="0" w:space="0" w:color="auto"/>
            <w:right w:val="none" w:sz="0" w:space="0" w:color="auto"/>
          </w:divBdr>
        </w:div>
        <w:div w:id="108864896">
          <w:marLeft w:val="640"/>
          <w:marRight w:val="0"/>
          <w:marTop w:val="0"/>
          <w:marBottom w:val="0"/>
          <w:divBdr>
            <w:top w:val="none" w:sz="0" w:space="0" w:color="auto"/>
            <w:left w:val="none" w:sz="0" w:space="0" w:color="auto"/>
            <w:bottom w:val="none" w:sz="0" w:space="0" w:color="auto"/>
            <w:right w:val="none" w:sz="0" w:space="0" w:color="auto"/>
          </w:divBdr>
        </w:div>
        <w:div w:id="1085302243">
          <w:marLeft w:val="640"/>
          <w:marRight w:val="0"/>
          <w:marTop w:val="0"/>
          <w:marBottom w:val="0"/>
          <w:divBdr>
            <w:top w:val="none" w:sz="0" w:space="0" w:color="auto"/>
            <w:left w:val="none" w:sz="0" w:space="0" w:color="auto"/>
            <w:bottom w:val="none" w:sz="0" w:space="0" w:color="auto"/>
            <w:right w:val="none" w:sz="0" w:space="0" w:color="auto"/>
          </w:divBdr>
        </w:div>
        <w:div w:id="1363163680">
          <w:marLeft w:val="640"/>
          <w:marRight w:val="0"/>
          <w:marTop w:val="0"/>
          <w:marBottom w:val="0"/>
          <w:divBdr>
            <w:top w:val="none" w:sz="0" w:space="0" w:color="auto"/>
            <w:left w:val="none" w:sz="0" w:space="0" w:color="auto"/>
            <w:bottom w:val="none" w:sz="0" w:space="0" w:color="auto"/>
            <w:right w:val="none" w:sz="0" w:space="0" w:color="auto"/>
          </w:divBdr>
        </w:div>
        <w:div w:id="1731004200">
          <w:marLeft w:val="640"/>
          <w:marRight w:val="0"/>
          <w:marTop w:val="0"/>
          <w:marBottom w:val="0"/>
          <w:divBdr>
            <w:top w:val="none" w:sz="0" w:space="0" w:color="auto"/>
            <w:left w:val="none" w:sz="0" w:space="0" w:color="auto"/>
            <w:bottom w:val="none" w:sz="0" w:space="0" w:color="auto"/>
            <w:right w:val="none" w:sz="0" w:space="0" w:color="auto"/>
          </w:divBdr>
        </w:div>
        <w:div w:id="255526065">
          <w:marLeft w:val="640"/>
          <w:marRight w:val="0"/>
          <w:marTop w:val="0"/>
          <w:marBottom w:val="0"/>
          <w:divBdr>
            <w:top w:val="none" w:sz="0" w:space="0" w:color="auto"/>
            <w:left w:val="none" w:sz="0" w:space="0" w:color="auto"/>
            <w:bottom w:val="none" w:sz="0" w:space="0" w:color="auto"/>
            <w:right w:val="none" w:sz="0" w:space="0" w:color="auto"/>
          </w:divBdr>
        </w:div>
        <w:div w:id="116413632">
          <w:marLeft w:val="640"/>
          <w:marRight w:val="0"/>
          <w:marTop w:val="0"/>
          <w:marBottom w:val="0"/>
          <w:divBdr>
            <w:top w:val="none" w:sz="0" w:space="0" w:color="auto"/>
            <w:left w:val="none" w:sz="0" w:space="0" w:color="auto"/>
            <w:bottom w:val="none" w:sz="0" w:space="0" w:color="auto"/>
            <w:right w:val="none" w:sz="0" w:space="0" w:color="auto"/>
          </w:divBdr>
        </w:div>
        <w:div w:id="2004969250">
          <w:marLeft w:val="640"/>
          <w:marRight w:val="0"/>
          <w:marTop w:val="0"/>
          <w:marBottom w:val="0"/>
          <w:divBdr>
            <w:top w:val="none" w:sz="0" w:space="0" w:color="auto"/>
            <w:left w:val="none" w:sz="0" w:space="0" w:color="auto"/>
            <w:bottom w:val="none" w:sz="0" w:space="0" w:color="auto"/>
            <w:right w:val="none" w:sz="0" w:space="0" w:color="auto"/>
          </w:divBdr>
        </w:div>
        <w:div w:id="808011710">
          <w:marLeft w:val="640"/>
          <w:marRight w:val="0"/>
          <w:marTop w:val="0"/>
          <w:marBottom w:val="0"/>
          <w:divBdr>
            <w:top w:val="none" w:sz="0" w:space="0" w:color="auto"/>
            <w:left w:val="none" w:sz="0" w:space="0" w:color="auto"/>
            <w:bottom w:val="none" w:sz="0" w:space="0" w:color="auto"/>
            <w:right w:val="none" w:sz="0" w:space="0" w:color="auto"/>
          </w:divBdr>
        </w:div>
        <w:div w:id="1863737486">
          <w:marLeft w:val="640"/>
          <w:marRight w:val="0"/>
          <w:marTop w:val="0"/>
          <w:marBottom w:val="0"/>
          <w:divBdr>
            <w:top w:val="none" w:sz="0" w:space="0" w:color="auto"/>
            <w:left w:val="none" w:sz="0" w:space="0" w:color="auto"/>
            <w:bottom w:val="none" w:sz="0" w:space="0" w:color="auto"/>
            <w:right w:val="none" w:sz="0" w:space="0" w:color="auto"/>
          </w:divBdr>
        </w:div>
        <w:div w:id="1134324224">
          <w:marLeft w:val="640"/>
          <w:marRight w:val="0"/>
          <w:marTop w:val="0"/>
          <w:marBottom w:val="0"/>
          <w:divBdr>
            <w:top w:val="none" w:sz="0" w:space="0" w:color="auto"/>
            <w:left w:val="none" w:sz="0" w:space="0" w:color="auto"/>
            <w:bottom w:val="none" w:sz="0" w:space="0" w:color="auto"/>
            <w:right w:val="none" w:sz="0" w:space="0" w:color="auto"/>
          </w:divBdr>
        </w:div>
        <w:div w:id="675769913">
          <w:marLeft w:val="640"/>
          <w:marRight w:val="0"/>
          <w:marTop w:val="0"/>
          <w:marBottom w:val="0"/>
          <w:divBdr>
            <w:top w:val="none" w:sz="0" w:space="0" w:color="auto"/>
            <w:left w:val="none" w:sz="0" w:space="0" w:color="auto"/>
            <w:bottom w:val="none" w:sz="0" w:space="0" w:color="auto"/>
            <w:right w:val="none" w:sz="0" w:space="0" w:color="auto"/>
          </w:divBdr>
        </w:div>
        <w:div w:id="839347580">
          <w:marLeft w:val="640"/>
          <w:marRight w:val="0"/>
          <w:marTop w:val="0"/>
          <w:marBottom w:val="0"/>
          <w:divBdr>
            <w:top w:val="none" w:sz="0" w:space="0" w:color="auto"/>
            <w:left w:val="none" w:sz="0" w:space="0" w:color="auto"/>
            <w:bottom w:val="none" w:sz="0" w:space="0" w:color="auto"/>
            <w:right w:val="none" w:sz="0" w:space="0" w:color="auto"/>
          </w:divBdr>
        </w:div>
        <w:div w:id="1521770966">
          <w:marLeft w:val="640"/>
          <w:marRight w:val="0"/>
          <w:marTop w:val="0"/>
          <w:marBottom w:val="0"/>
          <w:divBdr>
            <w:top w:val="none" w:sz="0" w:space="0" w:color="auto"/>
            <w:left w:val="none" w:sz="0" w:space="0" w:color="auto"/>
            <w:bottom w:val="none" w:sz="0" w:space="0" w:color="auto"/>
            <w:right w:val="none" w:sz="0" w:space="0" w:color="auto"/>
          </w:divBdr>
        </w:div>
        <w:div w:id="2061245492">
          <w:marLeft w:val="640"/>
          <w:marRight w:val="0"/>
          <w:marTop w:val="0"/>
          <w:marBottom w:val="0"/>
          <w:divBdr>
            <w:top w:val="none" w:sz="0" w:space="0" w:color="auto"/>
            <w:left w:val="none" w:sz="0" w:space="0" w:color="auto"/>
            <w:bottom w:val="none" w:sz="0" w:space="0" w:color="auto"/>
            <w:right w:val="none" w:sz="0" w:space="0" w:color="auto"/>
          </w:divBdr>
        </w:div>
        <w:div w:id="223417147">
          <w:marLeft w:val="640"/>
          <w:marRight w:val="0"/>
          <w:marTop w:val="0"/>
          <w:marBottom w:val="0"/>
          <w:divBdr>
            <w:top w:val="none" w:sz="0" w:space="0" w:color="auto"/>
            <w:left w:val="none" w:sz="0" w:space="0" w:color="auto"/>
            <w:bottom w:val="none" w:sz="0" w:space="0" w:color="auto"/>
            <w:right w:val="none" w:sz="0" w:space="0" w:color="auto"/>
          </w:divBdr>
        </w:div>
        <w:div w:id="981733187">
          <w:marLeft w:val="640"/>
          <w:marRight w:val="0"/>
          <w:marTop w:val="0"/>
          <w:marBottom w:val="0"/>
          <w:divBdr>
            <w:top w:val="none" w:sz="0" w:space="0" w:color="auto"/>
            <w:left w:val="none" w:sz="0" w:space="0" w:color="auto"/>
            <w:bottom w:val="none" w:sz="0" w:space="0" w:color="auto"/>
            <w:right w:val="none" w:sz="0" w:space="0" w:color="auto"/>
          </w:divBdr>
        </w:div>
        <w:div w:id="1991864344">
          <w:marLeft w:val="640"/>
          <w:marRight w:val="0"/>
          <w:marTop w:val="0"/>
          <w:marBottom w:val="0"/>
          <w:divBdr>
            <w:top w:val="none" w:sz="0" w:space="0" w:color="auto"/>
            <w:left w:val="none" w:sz="0" w:space="0" w:color="auto"/>
            <w:bottom w:val="none" w:sz="0" w:space="0" w:color="auto"/>
            <w:right w:val="none" w:sz="0" w:space="0" w:color="auto"/>
          </w:divBdr>
        </w:div>
        <w:div w:id="1631595647">
          <w:marLeft w:val="640"/>
          <w:marRight w:val="0"/>
          <w:marTop w:val="0"/>
          <w:marBottom w:val="0"/>
          <w:divBdr>
            <w:top w:val="none" w:sz="0" w:space="0" w:color="auto"/>
            <w:left w:val="none" w:sz="0" w:space="0" w:color="auto"/>
            <w:bottom w:val="none" w:sz="0" w:space="0" w:color="auto"/>
            <w:right w:val="none" w:sz="0" w:space="0" w:color="auto"/>
          </w:divBdr>
        </w:div>
        <w:div w:id="283122600">
          <w:marLeft w:val="640"/>
          <w:marRight w:val="0"/>
          <w:marTop w:val="0"/>
          <w:marBottom w:val="0"/>
          <w:divBdr>
            <w:top w:val="none" w:sz="0" w:space="0" w:color="auto"/>
            <w:left w:val="none" w:sz="0" w:space="0" w:color="auto"/>
            <w:bottom w:val="none" w:sz="0" w:space="0" w:color="auto"/>
            <w:right w:val="none" w:sz="0" w:space="0" w:color="auto"/>
          </w:divBdr>
        </w:div>
      </w:divsChild>
    </w:div>
    <w:div w:id="309864528">
      <w:bodyDiv w:val="1"/>
      <w:marLeft w:val="0"/>
      <w:marRight w:val="0"/>
      <w:marTop w:val="0"/>
      <w:marBottom w:val="0"/>
      <w:divBdr>
        <w:top w:val="none" w:sz="0" w:space="0" w:color="auto"/>
        <w:left w:val="none" w:sz="0" w:space="0" w:color="auto"/>
        <w:bottom w:val="none" w:sz="0" w:space="0" w:color="auto"/>
        <w:right w:val="none" w:sz="0" w:space="0" w:color="auto"/>
      </w:divBdr>
      <w:divsChild>
        <w:div w:id="1562404022">
          <w:marLeft w:val="640"/>
          <w:marRight w:val="0"/>
          <w:marTop w:val="0"/>
          <w:marBottom w:val="0"/>
          <w:divBdr>
            <w:top w:val="none" w:sz="0" w:space="0" w:color="auto"/>
            <w:left w:val="none" w:sz="0" w:space="0" w:color="auto"/>
            <w:bottom w:val="none" w:sz="0" w:space="0" w:color="auto"/>
            <w:right w:val="none" w:sz="0" w:space="0" w:color="auto"/>
          </w:divBdr>
        </w:div>
        <w:div w:id="1058087025">
          <w:marLeft w:val="640"/>
          <w:marRight w:val="0"/>
          <w:marTop w:val="0"/>
          <w:marBottom w:val="0"/>
          <w:divBdr>
            <w:top w:val="none" w:sz="0" w:space="0" w:color="auto"/>
            <w:left w:val="none" w:sz="0" w:space="0" w:color="auto"/>
            <w:bottom w:val="none" w:sz="0" w:space="0" w:color="auto"/>
            <w:right w:val="none" w:sz="0" w:space="0" w:color="auto"/>
          </w:divBdr>
        </w:div>
        <w:div w:id="588083865">
          <w:marLeft w:val="640"/>
          <w:marRight w:val="0"/>
          <w:marTop w:val="0"/>
          <w:marBottom w:val="0"/>
          <w:divBdr>
            <w:top w:val="none" w:sz="0" w:space="0" w:color="auto"/>
            <w:left w:val="none" w:sz="0" w:space="0" w:color="auto"/>
            <w:bottom w:val="none" w:sz="0" w:space="0" w:color="auto"/>
            <w:right w:val="none" w:sz="0" w:space="0" w:color="auto"/>
          </w:divBdr>
        </w:div>
        <w:div w:id="160393241">
          <w:marLeft w:val="640"/>
          <w:marRight w:val="0"/>
          <w:marTop w:val="0"/>
          <w:marBottom w:val="0"/>
          <w:divBdr>
            <w:top w:val="none" w:sz="0" w:space="0" w:color="auto"/>
            <w:left w:val="none" w:sz="0" w:space="0" w:color="auto"/>
            <w:bottom w:val="none" w:sz="0" w:space="0" w:color="auto"/>
            <w:right w:val="none" w:sz="0" w:space="0" w:color="auto"/>
          </w:divBdr>
        </w:div>
        <w:div w:id="538666668">
          <w:marLeft w:val="640"/>
          <w:marRight w:val="0"/>
          <w:marTop w:val="0"/>
          <w:marBottom w:val="0"/>
          <w:divBdr>
            <w:top w:val="none" w:sz="0" w:space="0" w:color="auto"/>
            <w:left w:val="none" w:sz="0" w:space="0" w:color="auto"/>
            <w:bottom w:val="none" w:sz="0" w:space="0" w:color="auto"/>
            <w:right w:val="none" w:sz="0" w:space="0" w:color="auto"/>
          </w:divBdr>
        </w:div>
        <w:div w:id="1934390072">
          <w:marLeft w:val="640"/>
          <w:marRight w:val="0"/>
          <w:marTop w:val="0"/>
          <w:marBottom w:val="0"/>
          <w:divBdr>
            <w:top w:val="none" w:sz="0" w:space="0" w:color="auto"/>
            <w:left w:val="none" w:sz="0" w:space="0" w:color="auto"/>
            <w:bottom w:val="none" w:sz="0" w:space="0" w:color="auto"/>
            <w:right w:val="none" w:sz="0" w:space="0" w:color="auto"/>
          </w:divBdr>
        </w:div>
        <w:div w:id="1377043242">
          <w:marLeft w:val="640"/>
          <w:marRight w:val="0"/>
          <w:marTop w:val="0"/>
          <w:marBottom w:val="0"/>
          <w:divBdr>
            <w:top w:val="none" w:sz="0" w:space="0" w:color="auto"/>
            <w:left w:val="none" w:sz="0" w:space="0" w:color="auto"/>
            <w:bottom w:val="none" w:sz="0" w:space="0" w:color="auto"/>
            <w:right w:val="none" w:sz="0" w:space="0" w:color="auto"/>
          </w:divBdr>
        </w:div>
        <w:div w:id="1634604169">
          <w:marLeft w:val="640"/>
          <w:marRight w:val="0"/>
          <w:marTop w:val="0"/>
          <w:marBottom w:val="0"/>
          <w:divBdr>
            <w:top w:val="none" w:sz="0" w:space="0" w:color="auto"/>
            <w:left w:val="none" w:sz="0" w:space="0" w:color="auto"/>
            <w:bottom w:val="none" w:sz="0" w:space="0" w:color="auto"/>
            <w:right w:val="none" w:sz="0" w:space="0" w:color="auto"/>
          </w:divBdr>
        </w:div>
        <w:div w:id="1572807891">
          <w:marLeft w:val="640"/>
          <w:marRight w:val="0"/>
          <w:marTop w:val="0"/>
          <w:marBottom w:val="0"/>
          <w:divBdr>
            <w:top w:val="none" w:sz="0" w:space="0" w:color="auto"/>
            <w:left w:val="none" w:sz="0" w:space="0" w:color="auto"/>
            <w:bottom w:val="none" w:sz="0" w:space="0" w:color="auto"/>
            <w:right w:val="none" w:sz="0" w:space="0" w:color="auto"/>
          </w:divBdr>
        </w:div>
        <w:div w:id="1044866418">
          <w:marLeft w:val="640"/>
          <w:marRight w:val="0"/>
          <w:marTop w:val="0"/>
          <w:marBottom w:val="0"/>
          <w:divBdr>
            <w:top w:val="none" w:sz="0" w:space="0" w:color="auto"/>
            <w:left w:val="none" w:sz="0" w:space="0" w:color="auto"/>
            <w:bottom w:val="none" w:sz="0" w:space="0" w:color="auto"/>
            <w:right w:val="none" w:sz="0" w:space="0" w:color="auto"/>
          </w:divBdr>
        </w:div>
        <w:div w:id="1539660114">
          <w:marLeft w:val="640"/>
          <w:marRight w:val="0"/>
          <w:marTop w:val="0"/>
          <w:marBottom w:val="0"/>
          <w:divBdr>
            <w:top w:val="none" w:sz="0" w:space="0" w:color="auto"/>
            <w:left w:val="none" w:sz="0" w:space="0" w:color="auto"/>
            <w:bottom w:val="none" w:sz="0" w:space="0" w:color="auto"/>
            <w:right w:val="none" w:sz="0" w:space="0" w:color="auto"/>
          </w:divBdr>
        </w:div>
        <w:div w:id="801650822">
          <w:marLeft w:val="640"/>
          <w:marRight w:val="0"/>
          <w:marTop w:val="0"/>
          <w:marBottom w:val="0"/>
          <w:divBdr>
            <w:top w:val="none" w:sz="0" w:space="0" w:color="auto"/>
            <w:left w:val="none" w:sz="0" w:space="0" w:color="auto"/>
            <w:bottom w:val="none" w:sz="0" w:space="0" w:color="auto"/>
            <w:right w:val="none" w:sz="0" w:space="0" w:color="auto"/>
          </w:divBdr>
        </w:div>
        <w:div w:id="1954895637">
          <w:marLeft w:val="640"/>
          <w:marRight w:val="0"/>
          <w:marTop w:val="0"/>
          <w:marBottom w:val="0"/>
          <w:divBdr>
            <w:top w:val="none" w:sz="0" w:space="0" w:color="auto"/>
            <w:left w:val="none" w:sz="0" w:space="0" w:color="auto"/>
            <w:bottom w:val="none" w:sz="0" w:space="0" w:color="auto"/>
            <w:right w:val="none" w:sz="0" w:space="0" w:color="auto"/>
          </w:divBdr>
        </w:div>
        <w:div w:id="1654599685">
          <w:marLeft w:val="640"/>
          <w:marRight w:val="0"/>
          <w:marTop w:val="0"/>
          <w:marBottom w:val="0"/>
          <w:divBdr>
            <w:top w:val="none" w:sz="0" w:space="0" w:color="auto"/>
            <w:left w:val="none" w:sz="0" w:space="0" w:color="auto"/>
            <w:bottom w:val="none" w:sz="0" w:space="0" w:color="auto"/>
            <w:right w:val="none" w:sz="0" w:space="0" w:color="auto"/>
          </w:divBdr>
        </w:div>
        <w:div w:id="1420254870">
          <w:marLeft w:val="640"/>
          <w:marRight w:val="0"/>
          <w:marTop w:val="0"/>
          <w:marBottom w:val="0"/>
          <w:divBdr>
            <w:top w:val="none" w:sz="0" w:space="0" w:color="auto"/>
            <w:left w:val="none" w:sz="0" w:space="0" w:color="auto"/>
            <w:bottom w:val="none" w:sz="0" w:space="0" w:color="auto"/>
            <w:right w:val="none" w:sz="0" w:space="0" w:color="auto"/>
          </w:divBdr>
        </w:div>
        <w:div w:id="1440448026">
          <w:marLeft w:val="640"/>
          <w:marRight w:val="0"/>
          <w:marTop w:val="0"/>
          <w:marBottom w:val="0"/>
          <w:divBdr>
            <w:top w:val="none" w:sz="0" w:space="0" w:color="auto"/>
            <w:left w:val="none" w:sz="0" w:space="0" w:color="auto"/>
            <w:bottom w:val="none" w:sz="0" w:space="0" w:color="auto"/>
            <w:right w:val="none" w:sz="0" w:space="0" w:color="auto"/>
          </w:divBdr>
        </w:div>
        <w:div w:id="1264193742">
          <w:marLeft w:val="640"/>
          <w:marRight w:val="0"/>
          <w:marTop w:val="0"/>
          <w:marBottom w:val="0"/>
          <w:divBdr>
            <w:top w:val="none" w:sz="0" w:space="0" w:color="auto"/>
            <w:left w:val="none" w:sz="0" w:space="0" w:color="auto"/>
            <w:bottom w:val="none" w:sz="0" w:space="0" w:color="auto"/>
            <w:right w:val="none" w:sz="0" w:space="0" w:color="auto"/>
          </w:divBdr>
        </w:div>
        <w:div w:id="814176930">
          <w:marLeft w:val="640"/>
          <w:marRight w:val="0"/>
          <w:marTop w:val="0"/>
          <w:marBottom w:val="0"/>
          <w:divBdr>
            <w:top w:val="none" w:sz="0" w:space="0" w:color="auto"/>
            <w:left w:val="none" w:sz="0" w:space="0" w:color="auto"/>
            <w:bottom w:val="none" w:sz="0" w:space="0" w:color="auto"/>
            <w:right w:val="none" w:sz="0" w:space="0" w:color="auto"/>
          </w:divBdr>
        </w:div>
        <w:div w:id="157160709">
          <w:marLeft w:val="640"/>
          <w:marRight w:val="0"/>
          <w:marTop w:val="0"/>
          <w:marBottom w:val="0"/>
          <w:divBdr>
            <w:top w:val="none" w:sz="0" w:space="0" w:color="auto"/>
            <w:left w:val="none" w:sz="0" w:space="0" w:color="auto"/>
            <w:bottom w:val="none" w:sz="0" w:space="0" w:color="auto"/>
            <w:right w:val="none" w:sz="0" w:space="0" w:color="auto"/>
          </w:divBdr>
        </w:div>
        <w:div w:id="1988393616">
          <w:marLeft w:val="640"/>
          <w:marRight w:val="0"/>
          <w:marTop w:val="0"/>
          <w:marBottom w:val="0"/>
          <w:divBdr>
            <w:top w:val="none" w:sz="0" w:space="0" w:color="auto"/>
            <w:left w:val="none" w:sz="0" w:space="0" w:color="auto"/>
            <w:bottom w:val="none" w:sz="0" w:space="0" w:color="auto"/>
            <w:right w:val="none" w:sz="0" w:space="0" w:color="auto"/>
          </w:divBdr>
        </w:div>
        <w:div w:id="30498596">
          <w:marLeft w:val="640"/>
          <w:marRight w:val="0"/>
          <w:marTop w:val="0"/>
          <w:marBottom w:val="0"/>
          <w:divBdr>
            <w:top w:val="none" w:sz="0" w:space="0" w:color="auto"/>
            <w:left w:val="none" w:sz="0" w:space="0" w:color="auto"/>
            <w:bottom w:val="none" w:sz="0" w:space="0" w:color="auto"/>
            <w:right w:val="none" w:sz="0" w:space="0" w:color="auto"/>
          </w:divBdr>
        </w:div>
        <w:div w:id="339165085">
          <w:marLeft w:val="640"/>
          <w:marRight w:val="0"/>
          <w:marTop w:val="0"/>
          <w:marBottom w:val="0"/>
          <w:divBdr>
            <w:top w:val="none" w:sz="0" w:space="0" w:color="auto"/>
            <w:left w:val="none" w:sz="0" w:space="0" w:color="auto"/>
            <w:bottom w:val="none" w:sz="0" w:space="0" w:color="auto"/>
            <w:right w:val="none" w:sz="0" w:space="0" w:color="auto"/>
          </w:divBdr>
        </w:div>
        <w:div w:id="2083677326">
          <w:marLeft w:val="640"/>
          <w:marRight w:val="0"/>
          <w:marTop w:val="0"/>
          <w:marBottom w:val="0"/>
          <w:divBdr>
            <w:top w:val="none" w:sz="0" w:space="0" w:color="auto"/>
            <w:left w:val="none" w:sz="0" w:space="0" w:color="auto"/>
            <w:bottom w:val="none" w:sz="0" w:space="0" w:color="auto"/>
            <w:right w:val="none" w:sz="0" w:space="0" w:color="auto"/>
          </w:divBdr>
        </w:div>
        <w:div w:id="999310548">
          <w:marLeft w:val="640"/>
          <w:marRight w:val="0"/>
          <w:marTop w:val="0"/>
          <w:marBottom w:val="0"/>
          <w:divBdr>
            <w:top w:val="none" w:sz="0" w:space="0" w:color="auto"/>
            <w:left w:val="none" w:sz="0" w:space="0" w:color="auto"/>
            <w:bottom w:val="none" w:sz="0" w:space="0" w:color="auto"/>
            <w:right w:val="none" w:sz="0" w:space="0" w:color="auto"/>
          </w:divBdr>
        </w:div>
        <w:div w:id="273682344">
          <w:marLeft w:val="640"/>
          <w:marRight w:val="0"/>
          <w:marTop w:val="0"/>
          <w:marBottom w:val="0"/>
          <w:divBdr>
            <w:top w:val="none" w:sz="0" w:space="0" w:color="auto"/>
            <w:left w:val="none" w:sz="0" w:space="0" w:color="auto"/>
            <w:bottom w:val="none" w:sz="0" w:space="0" w:color="auto"/>
            <w:right w:val="none" w:sz="0" w:space="0" w:color="auto"/>
          </w:divBdr>
        </w:div>
        <w:div w:id="840195317">
          <w:marLeft w:val="640"/>
          <w:marRight w:val="0"/>
          <w:marTop w:val="0"/>
          <w:marBottom w:val="0"/>
          <w:divBdr>
            <w:top w:val="none" w:sz="0" w:space="0" w:color="auto"/>
            <w:left w:val="none" w:sz="0" w:space="0" w:color="auto"/>
            <w:bottom w:val="none" w:sz="0" w:space="0" w:color="auto"/>
            <w:right w:val="none" w:sz="0" w:space="0" w:color="auto"/>
          </w:divBdr>
        </w:div>
        <w:div w:id="991831888">
          <w:marLeft w:val="640"/>
          <w:marRight w:val="0"/>
          <w:marTop w:val="0"/>
          <w:marBottom w:val="0"/>
          <w:divBdr>
            <w:top w:val="none" w:sz="0" w:space="0" w:color="auto"/>
            <w:left w:val="none" w:sz="0" w:space="0" w:color="auto"/>
            <w:bottom w:val="none" w:sz="0" w:space="0" w:color="auto"/>
            <w:right w:val="none" w:sz="0" w:space="0" w:color="auto"/>
          </w:divBdr>
        </w:div>
        <w:div w:id="1090735734">
          <w:marLeft w:val="640"/>
          <w:marRight w:val="0"/>
          <w:marTop w:val="0"/>
          <w:marBottom w:val="0"/>
          <w:divBdr>
            <w:top w:val="none" w:sz="0" w:space="0" w:color="auto"/>
            <w:left w:val="none" w:sz="0" w:space="0" w:color="auto"/>
            <w:bottom w:val="none" w:sz="0" w:space="0" w:color="auto"/>
            <w:right w:val="none" w:sz="0" w:space="0" w:color="auto"/>
          </w:divBdr>
        </w:div>
        <w:div w:id="605775115">
          <w:marLeft w:val="640"/>
          <w:marRight w:val="0"/>
          <w:marTop w:val="0"/>
          <w:marBottom w:val="0"/>
          <w:divBdr>
            <w:top w:val="none" w:sz="0" w:space="0" w:color="auto"/>
            <w:left w:val="none" w:sz="0" w:space="0" w:color="auto"/>
            <w:bottom w:val="none" w:sz="0" w:space="0" w:color="auto"/>
            <w:right w:val="none" w:sz="0" w:space="0" w:color="auto"/>
          </w:divBdr>
        </w:div>
        <w:div w:id="215120207">
          <w:marLeft w:val="640"/>
          <w:marRight w:val="0"/>
          <w:marTop w:val="0"/>
          <w:marBottom w:val="0"/>
          <w:divBdr>
            <w:top w:val="none" w:sz="0" w:space="0" w:color="auto"/>
            <w:left w:val="none" w:sz="0" w:space="0" w:color="auto"/>
            <w:bottom w:val="none" w:sz="0" w:space="0" w:color="auto"/>
            <w:right w:val="none" w:sz="0" w:space="0" w:color="auto"/>
          </w:divBdr>
        </w:div>
        <w:div w:id="1847668674">
          <w:marLeft w:val="640"/>
          <w:marRight w:val="0"/>
          <w:marTop w:val="0"/>
          <w:marBottom w:val="0"/>
          <w:divBdr>
            <w:top w:val="none" w:sz="0" w:space="0" w:color="auto"/>
            <w:left w:val="none" w:sz="0" w:space="0" w:color="auto"/>
            <w:bottom w:val="none" w:sz="0" w:space="0" w:color="auto"/>
            <w:right w:val="none" w:sz="0" w:space="0" w:color="auto"/>
          </w:divBdr>
        </w:div>
        <w:div w:id="1047873224">
          <w:marLeft w:val="640"/>
          <w:marRight w:val="0"/>
          <w:marTop w:val="0"/>
          <w:marBottom w:val="0"/>
          <w:divBdr>
            <w:top w:val="none" w:sz="0" w:space="0" w:color="auto"/>
            <w:left w:val="none" w:sz="0" w:space="0" w:color="auto"/>
            <w:bottom w:val="none" w:sz="0" w:space="0" w:color="auto"/>
            <w:right w:val="none" w:sz="0" w:space="0" w:color="auto"/>
          </w:divBdr>
        </w:div>
        <w:div w:id="2063748143">
          <w:marLeft w:val="640"/>
          <w:marRight w:val="0"/>
          <w:marTop w:val="0"/>
          <w:marBottom w:val="0"/>
          <w:divBdr>
            <w:top w:val="none" w:sz="0" w:space="0" w:color="auto"/>
            <w:left w:val="none" w:sz="0" w:space="0" w:color="auto"/>
            <w:bottom w:val="none" w:sz="0" w:space="0" w:color="auto"/>
            <w:right w:val="none" w:sz="0" w:space="0" w:color="auto"/>
          </w:divBdr>
        </w:div>
        <w:div w:id="975530484">
          <w:marLeft w:val="640"/>
          <w:marRight w:val="0"/>
          <w:marTop w:val="0"/>
          <w:marBottom w:val="0"/>
          <w:divBdr>
            <w:top w:val="none" w:sz="0" w:space="0" w:color="auto"/>
            <w:left w:val="none" w:sz="0" w:space="0" w:color="auto"/>
            <w:bottom w:val="none" w:sz="0" w:space="0" w:color="auto"/>
            <w:right w:val="none" w:sz="0" w:space="0" w:color="auto"/>
          </w:divBdr>
        </w:div>
        <w:div w:id="1737244791">
          <w:marLeft w:val="640"/>
          <w:marRight w:val="0"/>
          <w:marTop w:val="0"/>
          <w:marBottom w:val="0"/>
          <w:divBdr>
            <w:top w:val="none" w:sz="0" w:space="0" w:color="auto"/>
            <w:left w:val="none" w:sz="0" w:space="0" w:color="auto"/>
            <w:bottom w:val="none" w:sz="0" w:space="0" w:color="auto"/>
            <w:right w:val="none" w:sz="0" w:space="0" w:color="auto"/>
          </w:divBdr>
        </w:div>
        <w:div w:id="620110245">
          <w:marLeft w:val="640"/>
          <w:marRight w:val="0"/>
          <w:marTop w:val="0"/>
          <w:marBottom w:val="0"/>
          <w:divBdr>
            <w:top w:val="none" w:sz="0" w:space="0" w:color="auto"/>
            <w:left w:val="none" w:sz="0" w:space="0" w:color="auto"/>
            <w:bottom w:val="none" w:sz="0" w:space="0" w:color="auto"/>
            <w:right w:val="none" w:sz="0" w:space="0" w:color="auto"/>
          </w:divBdr>
        </w:div>
        <w:div w:id="1434939752">
          <w:marLeft w:val="640"/>
          <w:marRight w:val="0"/>
          <w:marTop w:val="0"/>
          <w:marBottom w:val="0"/>
          <w:divBdr>
            <w:top w:val="none" w:sz="0" w:space="0" w:color="auto"/>
            <w:left w:val="none" w:sz="0" w:space="0" w:color="auto"/>
            <w:bottom w:val="none" w:sz="0" w:space="0" w:color="auto"/>
            <w:right w:val="none" w:sz="0" w:space="0" w:color="auto"/>
          </w:divBdr>
        </w:div>
        <w:div w:id="1174733037">
          <w:marLeft w:val="640"/>
          <w:marRight w:val="0"/>
          <w:marTop w:val="0"/>
          <w:marBottom w:val="0"/>
          <w:divBdr>
            <w:top w:val="none" w:sz="0" w:space="0" w:color="auto"/>
            <w:left w:val="none" w:sz="0" w:space="0" w:color="auto"/>
            <w:bottom w:val="none" w:sz="0" w:space="0" w:color="auto"/>
            <w:right w:val="none" w:sz="0" w:space="0" w:color="auto"/>
          </w:divBdr>
        </w:div>
        <w:div w:id="139615094">
          <w:marLeft w:val="640"/>
          <w:marRight w:val="0"/>
          <w:marTop w:val="0"/>
          <w:marBottom w:val="0"/>
          <w:divBdr>
            <w:top w:val="none" w:sz="0" w:space="0" w:color="auto"/>
            <w:left w:val="none" w:sz="0" w:space="0" w:color="auto"/>
            <w:bottom w:val="none" w:sz="0" w:space="0" w:color="auto"/>
            <w:right w:val="none" w:sz="0" w:space="0" w:color="auto"/>
          </w:divBdr>
        </w:div>
        <w:div w:id="1360930783">
          <w:marLeft w:val="640"/>
          <w:marRight w:val="0"/>
          <w:marTop w:val="0"/>
          <w:marBottom w:val="0"/>
          <w:divBdr>
            <w:top w:val="none" w:sz="0" w:space="0" w:color="auto"/>
            <w:left w:val="none" w:sz="0" w:space="0" w:color="auto"/>
            <w:bottom w:val="none" w:sz="0" w:space="0" w:color="auto"/>
            <w:right w:val="none" w:sz="0" w:space="0" w:color="auto"/>
          </w:divBdr>
        </w:div>
        <w:div w:id="907812337">
          <w:marLeft w:val="640"/>
          <w:marRight w:val="0"/>
          <w:marTop w:val="0"/>
          <w:marBottom w:val="0"/>
          <w:divBdr>
            <w:top w:val="none" w:sz="0" w:space="0" w:color="auto"/>
            <w:left w:val="none" w:sz="0" w:space="0" w:color="auto"/>
            <w:bottom w:val="none" w:sz="0" w:space="0" w:color="auto"/>
            <w:right w:val="none" w:sz="0" w:space="0" w:color="auto"/>
          </w:divBdr>
        </w:div>
        <w:div w:id="1161703461">
          <w:marLeft w:val="640"/>
          <w:marRight w:val="0"/>
          <w:marTop w:val="0"/>
          <w:marBottom w:val="0"/>
          <w:divBdr>
            <w:top w:val="none" w:sz="0" w:space="0" w:color="auto"/>
            <w:left w:val="none" w:sz="0" w:space="0" w:color="auto"/>
            <w:bottom w:val="none" w:sz="0" w:space="0" w:color="auto"/>
            <w:right w:val="none" w:sz="0" w:space="0" w:color="auto"/>
          </w:divBdr>
        </w:div>
      </w:divsChild>
    </w:div>
    <w:div w:id="313029798">
      <w:bodyDiv w:val="1"/>
      <w:marLeft w:val="0"/>
      <w:marRight w:val="0"/>
      <w:marTop w:val="0"/>
      <w:marBottom w:val="0"/>
      <w:divBdr>
        <w:top w:val="none" w:sz="0" w:space="0" w:color="auto"/>
        <w:left w:val="none" w:sz="0" w:space="0" w:color="auto"/>
        <w:bottom w:val="none" w:sz="0" w:space="0" w:color="auto"/>
        <w:right w:val="none" w:sz="0" w:space="0" w:color="auto"/>
      </w:divBdr>
    </w:div>
    <w:div w:id="313529941">
      <w:bodyDiv w:val="1"/>
      <w:marLeft w:val="0"/>
      <w:marRight w:val="0"/>
      <w:marTop w:val="0"/>
      <w:marBottom w:val="0"/>
      <w:divBdr>
        <w:top w:val="none" w:sz="0" w:space="0" w:color="auto"/>
        <w:left w:val="none" w:sz="0" w:space="0" w:color="auto"/>
        <w:bottom w:val="none" w:sz="0" w:space="0" w:color="auto"/>
        <w:right w:val="none" w:sz="0" w:space="0" w:color="auto"/>
      </w:divBdr>
    </w:div>
    <w:div w:id="315115422">
      <w:bodyDiv w:val="1"/>
      <w:marLeft w:val="0"/>
      <w:marRight w:val="0"/>
      <w:marTop w:val="0"/>
      <w:marBottom w:val="0"/>
      <w:divBdr>
        <w:top w:val="none" w:sz="0" w:space="0" w:color="auto"/>
        <w:left w:val="none" w:sz="0" w:space="0" w:color="auto"/>
        <w:bottom w:val="none" w:sz="0" w:space="0" w:color="auto"/>
        <w:right w:val="none" w:sz="0" w:space="0" w:color="auto"/>
      </w:divBdr>
    </w:div>
    <w:div w:id="317421620">
      <w:bodyDiv w:val="1"/>
      <w:marLeft w:val="0"/>
      <w:marRight w:val="0"/>
      <w:marTop w:val="0"/>
      <w:marBottom w:val="0"/>
      <w:divBdr>
        <w:top w:val="none" w:sz="0" w:space="0" w:color="auto"/>
        <w:left w:val="none" w:sz="0" w:space="0" w:color="auto"/>
        <w:bottom w:val="none" w:sz="0" w:space="0" w:color="auto"/>
        <w:right w:val="none" w:sz="0" w:space="0" w:color="auto"/>
      </w:divBdr>
    </w:div>
    <w:div w:id="321079261">
      <w:bodyDiv w:val="1"/>
      <w:marLeft w:val="0"/>
      <w:marRight w:val="0"/>
      <w:marTop w:val="0"/>
      <w:marBottom w:val="0"/>
      <w:divBdr>
        <w:top w:val="none" w:sz="0" w:space="0" w:color="auto"/>
        <w:left w:val="none" w:sz="0" w:space="0" w:color="auto"/>
        <w:bottom w:val="none" w:sz="0" w:space="0" w:color="auto"/>
        <w:right w:val="none" w:sz="0" w:space="0" w:color="auto"/>
      </w:divBdr>
    </w:div>
    <w:div w:id="324751208">
      <w:bodyDiv w:val="1"/>
      <w:marLeft w:val="0"/>
      <w:marRight w:val="0"/>
      <w:marTop w:val="0"/>
      <w:marBottom w:val="0"/>
      <w:divBdr>
        <w:top w:val="none" w:sz="0" w:space="0" w:color="auto"/>
        <w:left w:val="none" w:sz="0" w:space="0" w:color="auto"/>
        <w:bottom w:val="none" w:sz="0" w:space="0" w:color="auto"/>
        <w:right w:val="none" w:sz="0" w:space="0" w:color="auto"/>
      </w:divBdr>
      <w:divsChild>
        <w:div w:id="289165530">
          <w:marLeft w:val="640"/>
          <w:marRight w:val="0"/>
          <w:marTop w:val="0"/>
          <w:marBottom w:val="0"/>
          <w:divBdr>
            <w:top w:val="none" w:sz="0" w:space="0" w:color="auto"/>
            <w:left w:val="none" w:sz="0" w:space="0" w:color="auto"/>
            <w:bottom w:val="none" w:sz="0" w:space="0" w:color="auto"/>
            <w:right w:val="none" w:sz="0" w:space="0" w:color="auto"/>
          </w:divBdr>
        </w:div>
        <w:div w:id="1383167699">
          <w:marLeft w:val="640"/>
          <w:marRight w:val="0"/>
          <w:marTop w:val="0"/>
          <w:marBottom w:val="0"/>
          <w:divBdr>
            <w:top w:val="none" w:sz="0" w:space="0" w:color="auto"/>
            <w:left w:val="none" w:sz="0" w:space="0" w:color="auto"/>
            <w:bottom w:val="none" w:sz="0" w:space="0" w:color="auto"/>
            <w:right w:val="none" w:sz="0" w:space="0" w:color="auto"/>
          </w:divBdr>
        </w:div>
        <w:div w:id="426662045">
          <w:marLeft w:val="640"/>
          <w:marRight w:val="0"/>
          <w:marTop w:val="0"/>
          <w:marBottom w:val="0"/>
          <w:divBdr>
            <w:top w:val="none" w:sz="0" w:space="0" w:color="auto"/>
            <w:left w:val="none" w:sz="0" w:space="0" w:color="auto"/>
            <w:bottom w:val="none" w:sz="0" w:space="0" w:color="auto"/>
            <w:right w:val="none" w:sz="0" w:space="0" w:color="auto"/>
          </w:divBdr>
        </w:div>
        <w:div w:id="657616572">
          <w:marLeft w:val="640"/>
          <w:marRight w:val="0"/>
          <w:marTop w:val="0"/>
          <w:marBottom w:val="0"/>
          <w:divBdr>
            <w:top w:val="none" w:sz="0" w:space="0" w:color="auto"/>
            <w:left w:val="none" w:sz="0" w:space="0" w:color="auto"/>
            <w:bottom w:val="none" w:sz="0" w:space="0" w:color="auto"/>
            <w:right w:val="none" w:sz="0" w:space="0" w:color="auto"/>
          </w:divBdr>
        </w:div>
        <w:div w:id="1276711559">
          <w:marLeft w:val="640"/>
          <w:marRight w:val="0"/>
          <w:marTop w:val="0"/>
          <w:marBottom w:val="0"/>
          <w:divBdr>
            <w:top w:val="none" w:sz="0" w:space="0" w:color="auto"/>
            <w:left w:val="none" w:sz="0" w:space="0" w:color="auto"/>
            <w:bottom w:val="none" w:sz="0" w:space="0" w:color="auto"/>
            <w:right w:val="none" w:sz="0" w:space="0" w:color="auto"/>
          </w:divBdr>
        </w:div>
        <w:div w:id="1516924225">
          <w:marLeft w:val="640"/>
          <w:marRight w:val="0"/>
          <w:marTop w:val="0"/>
          <w:marBottom w:val="0"/>
          <w:divBdr>
            <w:top w:val="none" w:sz="0" w:space="0" w:color="auto"/>
            <w:left w:val="none" w:sz="0" w:space="0" w:color="auto"/>
            <w:bottom w:val="none" w:sz="0" w:space="0" w:color="auto"/>
            <w:right w:val="none" w:sz="0" w:space="0" w:color="auto"/>
          </w:divBdr>
        </w:div>
        <w:div w:id="1945074533">
          <w:marLeft w:val="640"/>
          <w:marRight w:val="0"/>
          <w:marTop w:val="0"/>
          <w:marBottom w:val="0"/>
          <w:divBdr>
            <w:top w:val="none" w:sz="0" w:space="0" w:color="auto"/>
            <w:left w:val="none" w:sz="0" w:space="0" w:color="auto"/>
            <w:bottom w:val="none" w:sz="0" w:space="0" w:color="auto"/>
            <w:right w:val="none" w:sz="0" w:space="0" w:color="auto"/>
          </w:divBdr>
        </w:div>
        <w:div w:id="270164116">
          <w:marLeft w:val="640"/>
          <w:marRight w:val="0"/>
          <w:marTop w:val="0"/>
          <w:marBottom w:val="0"/>
          <w:divBdr>
            <w:top w:val="none" w:sz="0" w:space="0" w:color="auto"/>
            <w:left w:val="none" w:sz="0" w:space="0" w:color="auto"/>
            <w:bottom w:val="none" w:sz="0" w:space="0" w:color="auto"/>
            <w:right w:val="none" w:sz="0" w:space="0" w:color="auto"/>
          </w:divBdr>
        </w:div>
        <w:div w:id="800613026">
          <w:marLeft w:val="640"/>
          <w:marRight w:val="0"/>
          <w:marTop w:val="0"/>
          <w:marBottom w:val="0"/>
          <w:divBdr>
            <w:top w:val="none" w:sz="0" w:space="0" w:color="auto"/>
            <w:left w:val="none" w:sz="0" w:space="0" w:color="auto"/>
            <w:bottom w:val="none" w:sz="0" w:space="0" w:color="auto"/>
            <w:right w:val="none" w:sz="0" w:space="0" w:color="auto"/>
          </w:divBdr>
        </w:div>
        <w:div w:id="179783489">
          <w:marLeft w:val="640"/>
          <w:marRight w:val="0"/>
          <w:marTop w:val="0"/>
          <w:marBottom w:val="0"/>
          <w:divBdr>
            <w:top w:val="none" w:sz="0" w:space="0" w:color="auto"/>
            <w:left w:val="none" w:sz="0" w:space="0" w:color="auto"/>
            <w:bottom w:val="none" w:sz="0" w:space="0" w:color="auto"/>
            <w:right w:val="none" w:sz="0" w:space="0" w:color="auto"/>
          </w:divBdr>
        </w:div>
        <w:div w:id="711811346">
          <w:marLeft w:val="640"/>
          <w:marRight w:val="0"/>
          <w:marTop w:val="0"/>
          <w:marBottom w:val="0"/>
          <w:divBdr>
            <w:top w:val="none" w:sz="0" w:space="0" w:color="auto"/>
            <w:left w:val="none" w:sz="0" w:space="0" w:color="auto"/>
            <w:bottom w:val="none" w:sz="0" w:space="0" w:color="auto"/>
            <w:right w:val="none" w:sz="0" w:space="0" w:color="auto"/>
          </w:divBdr>
        </w:div>
        <w:div w:id="468134090">
          <w:marLeft w:val="640"/>
          <w:marRight w:val="0"/>
          <w:marTop w:val="0"/>
          <w:marBottom w:val="0"/>
          <w:divBdr>
            <w:top w:val="none" w:sz="0" w:space="0" w:color="auto"/>
            <w:left w:val="none" w:sz="0" w:space="0" w:color="auto"/>
            <w:bottom w:val="none" w:sz="0" w:space="0" w:color="auto"/>
            <w:right w:val="none" w:sz="0" w:space="0" w:color="auto"/>
          </w:divBdr>
        </w:div>
        <w:div w:id="1687711428">
          <w:marLeft w:val="640"/>
          <w:marRight w:val="0"/>
          <w:marTop w:val="0"/>
          <w:marBottom w:val="0"/>
          <w:divBdr>
            <w:top w:val="none" w:sz="0" w:space="0" w:color="auto"/>
            <w:left w:val="none" w:sz="0" w:space="0" w:color="auto"/>
            <w:bottom w:val="none" w:sz="0" w:space="0" w:color="auto"/>
            <w:right w:val="none" w:sz="0" w:space="0" w:color="auto"/>
          </w:divBdr>
        </w:div>
        <w:div w:id="282462548">
          <w:marLeft w:val="640"/>
          <w:marRight w:val="0"/>
          <w:marTop w:val="0"/>
          <w:marBottom w:val="0"/>
          <w:divBdr>
            <w:top w:val="none" w:sz="0" w:space="0" w:color="auto"/>
            <w:left w:val="none" w:sz="0" w:space="0" w:color="auto"/>
            <w:bottom w:val="none" w:sz="0" w:space="0" w:color="auto"/>
            <w:right w:val="none" w:sz="0" w:space="0" w:color="auto"/>
          </w:divBdr>
        </w:div>
        <w:div w:id="1601135674">
          <w:marLeft w:val="640"/>
          <w:marRight w:val="0"/>
          <w:marTop w:val="0"/>
          <w:marBottom w:val="0"/>
          <w:divBdr>
            <w:top w:val="none" w:sz="0" w:space="0" w:color="auto"/>
            <w:left w:val="none" w:sz="0" w:space="0" w:color="auto"/>
            <w:bottom w:val="none" w:sz="0" w:space="0" w:color="auto"/>
            <w:right w:val="none" w:sz="0" w:space="0" w:color="auto"/>
          </w:divBdr>
        </w:div>
        <w:div w:id="518979867">
          <w:marLeft w:val="640"/>
          <w:marRight w:val="0"/>
          <w:marTop w:val="0"/>
          <w:marBottom w:val="0"/>
          <w:divBdr>
            <w:top w:val="none" w:sz="0" w:space="0" w:color="auto"/>
            <w:left w:val="none" w:sz="0" w:space="0" w:color="auto"/>
            <w:bottom w:val="none" w:sz="0" w:space="0" w:color="auto"/>
            <w:right w:val="none" w:sz="0" w:space="0" w:color="auto"/>
          </w:divBdr>
        </w:div>
        <w:div w:id="1932548758">
          <w:marLeft w:val="640"/>
          <w:marRight w:val="0"/>
          <w:marTop w:val="0"/>
          <w:marBottom w:val="0"/>
          <w:divBdr>
            <w:top w:val="none" w:sz="0" w:space="0" w:color="auto"/>
            <w:left w:val="none" w:sz="0" w:space="0" w:color="auto"/>
            <w:bottom w:val="none" w:sz="0" w:space="0" w:color="auto"/>
            <w:right w:val="none" w:sz="0" w:space="0" w:color="auto"/>
          </w:divBdr>
        </w:div>
        <w:div w:id="1256357461">
          <w:marLeft w:val="640"/>
          <w:marRight w:val="0"/>
          <w:marTop w:val="0"/>
          <w:marBottom w:val="0"/>
          <w:divBdr>
            <w:top w:val="none" w:sz="0" w:space="0" w:color="auto"/>
            <w:left w:val="none" w:sz="0" w:space="0" w:color="auto"/>
            <w:bottom w:val="none" w:sz="0" w:space="0" w:color="auto"/>
            <w:right w:val="none" w:sz="0" w:space="0" w:color="auto"/>
          </w:divBdr>
        </w:div>
        <w:div w:id="1019548769">
          <w:marLeft w:val="640"/>
          <w:marRight w:val="0"/>
          <w:marTop w:val="0"/>
          <w:marBottom w:val="0"/>
          <w:divBdr>
            <w:top w:val="none" w:sz="0" w:space="0" w:color="auto"/>
            <w:left w:val="none" w:sz="0" w:space="0" w:color="auto"/>
            <w:bottom w:val="none" w:sz="0" w:space="0" w:color="auto"/>
            <w:right w:val="none" w:sz="0" w:space="0" w:color="auto"/>
          </w:divBdr>
        </w:div>
        <w:div w:id="1325671586">
          <w:marLeft w:val="640"/>
          <w:marRight w:val="0"/>
          <w:marTop w:val="0"/>
          <w:marBottom w:val="0"/>
          <w:divBdr>
            <w:top w:val="none" w:sz="0" w:space="0" w:color="auto"/>
            <w:left w:val="none" w:sz="0" w:space="0" w:color="auto"/>
            <w:bottom w:val="none" w:sz="0" w:space="0" w:color="auto"/>
            <w:right w:val="none" w:sz="0" w:space="0" w:color="auto"/>
          </w:divBdr>
        </w:div>
        <w:div w:id="1609504065">
          <w:marLeft w:val="640"/>
          <w:marRight w:val="0"/>
          <w:marTop w:val="0"/>
          <w:marBottom w:val="0"/>
          <w:divBdr>
            <w:top w:val="none" w:sz="0" w:space="0" w:color="auto"/>
            <w:left w:val="none" w:sz="0" w:space="0" w:color="auto"/>
            <w:bottom w:val="none" w:sz="0" w:space="0" w:color="auto"/>
            <w:right w:val="none" w:sz="0" w:space="0" w:color="auto"/>
          </w:divBdr>
        </w:div>
        <w:div w:id="2046759233">
          <w:marLeft w:val="640"/>
          <w:marRight w:val="0"/>
          <w:marTop w:val="0"/>
          <w:marBottom w:val="0"/>
          <w:divBdr>
            <w:top w:val="none" w:sz="0" w:space="0" w:color="auto"/>
            <w:left w:val="none" w:sz="0" w:space="0" w:color="auto"/>
            <w:bottom w:val="none" w:sz="0" w:space="0" w:color="auto"/>
            <w:right w:val="none" w:sz="0" w:space="0" w:color="auto"/>
          </w:divBdr>
        </w:div>
        <w:div w:id="1871450746">
          <w:marLeft w:val="640"/>
          <w:marRight w:val="0"/>
          <w:marTop w:val="0"/>
          <w:marBottom w:val="0"/>
          <w:divBdr>
            <w:top w:val="none" w:sz="0" w:space="0" w:color="auto"/>
            <w:left w:val="none" w:sz="0" w:space="0" w:color="auto"/>
            <w:bottom w:val="none" w:sz="0" w:space="0" w:color="auto"/>
            <w:right w:val="none" w:sz="0" w:space="0" w:color="auto"/>
          </w:divBdr>
        </w:div>
        <w:div w:id="1724333383">
          <w:marLeft w:val="640"/>
          <w:marRight w:val="0"/>
          <w:marTop w:val="0"/>
          <w:marBottom w:val="0"/>
          <w:divBdr>
            <w:top w:val="none" w:sz="0" w:space="0" w:color="auto"/>
            <w:left w:val="none" w:sz="0" w:space="0" w:color="auto"/>
            <w:bottom w:val="none" w:sz="0" w:space="0" w:color="auto"/>
            <w:right w:val="none" w:sz="0" w:space="0" w:color="auto"/>
          </w:divBdr>
        </w:div>
        <w:div w:id="1823614963">
          <w:marLeft w:val="640"/>
          <w:marRight w:val="0"/>
          <w:marTop w:val="0"/>
          <w:marBottom w:val="0"/>
          <w:divBdr>
            <w:top w:val="none" w:sz="0" w:space="0" w:color="auto"/>
            <w:left w:val="none" w:sz="0" w:space="0" w:color="auto"/>
            <w:bottom w:val="none" w:sz="0" w:space="0" w:color="auto"/>
            <w:right w:val="none" w:sz="0" w:space="0" w:color="auto"/>
          </w:divBdr>
        </w:div>
        <w:div w:id="840699209">
          <w:marLeft w:val="640"/>
          <w:marRight w:val="0"/>
          <w:marTop w:val="0"/>
          <w:marBottom w:val="0"/>
          <w:divBdr>
            <w:top w:val="none" w:sz="0" w:space="0" w:color="auto"/>
            <w:left w:val="none" w:sz="0" w:space="0" w:color="auto"/>
            <w:bottom w:val="none" w:sz="0" w:space="0" w:color="auto"/>
            <w:right w:val="none" w:sz="0" w:space="0" w:color="auto"/>
          </w:divBdr>
        </w:div>
        <w:div w:id="1193110704">
          <w:marLeft w:val="640"/>
          <w:marRight w:val="0"/>
          <w:marTop w:val="0"/>
          <w:marBottom w:val="0"/>
          <w:divBdr>
            <w:top w:val="none" w:sz="0" w:space="0" w:color="auto"/>
            <w:left w:val="none" w:sz="0" w:space="0" w:color="auto"/>
            <w:bottom w:val="none" w:sz="0" w:space="0" w:color="auto"/>
            <w:right w:val="none" w:sz="0" w:space="0" w:color="auto"/>
          </w:divBdr>
        </w:div>
        <w:div w:id="1029184148">
          <w:marLeft w:val="640"/>
          <w:marRight w:val="0"/>
          <w:marTop w:val="0"/>
          <w:marBottom w:val="0"/>
          <w:divBdr>
            <w:top w:val="none" w:sz="0" w:space="0" w:color="auto"/>
            <w:left w:val="none" w:sz="0" w:space="0" w:color="auto"/>
            <w:bottom w:val="none" w:sz="0" w:space="0" w:color="auto"/>
            <w:right w:val="none" w:sz="0" w:space="0" w:color="auto"/>
          </w:divBdr>
        </w:div>
        <w:div w:id="783354743">
          <w:marLeft w:val="640"/>
          <w:marRight w:val="0"/>
          <w:marTop w:val="0"/>
          <w:marBottom w:val="0"/>
          <w:divBdr>
            <w:top w:val="none" w:sz="0" w:space="0" w:color="auto"/>
            <w:left w:val="none" w:sz="0" w:space="0" w:color="auto"/>
            <w:bottom w:val="none" w:sz="0" w:space="0" w:color="auto"/>
            <w:right w:val="none" w:sz="0" w:space="0" w:color="auto"/>
          </w:divBdr>
        </w:div>
        <w:div w:id="1791437634">
          <w:marLeft w:val="640"/>
          <w:marRight w:val="0"/>
          <w:marTop w:val="0"/>
          <w:marBottom w:val="0"/>
          <w:divBdr>
            <w:top w:val="none" w:sz="0" w:space="0" w:color="auto"/>
            <w:left w:val="none" w:sz="0" w:space="0" w:color="auto"/>
            <w:bottom w:val="none" w:sz="0" w:space="0" w:color="auto"/>
            <w:right w:val="none" w:sz="0" w:space="0" w:color="auto"/>
          </w:divBdr>
        </w:div>
        <w:div w:id="416826844">
          <w:marLeft w:val="640"/>
          <w:marRight w:val="0"/>
          <w:marTop w:val="0"/>
          <w:marBottom w:val="0"/>
          <w:divBdr>
            <w:top w:val="none" w:sz="0" w:space="0" w:color="auto"/>
            <w:left w:val="none" w:sz="0" w:space="0" w:color="auto"/>
            <w:bottom w:val="none" w:sz="0" w:space="0" w:color="auto"/>
            <w:right w:val="none" w:sz="0" w:space="0" w:color="auto"/>
          </w:divBdr>
        </w:div>
        <w:div w:id="341972383">
          <w:marLeft w:val="640"/>
          <w:marRight w:val="0"/>
          <w:marTop w:val="0"/>
          <w:marBottom w:val="0"/>
          <w:divBdr>
            <w:top w:val="none" w:sz="0" w:space="0" w:color="auto"/>
            <w:left w:val="none" w:sz="0" w:space="0" w:color="auto"/>
            <w:bottom w:val="none" w:sz="0" w:space="0" w:color="auto"/>
            <w:right w:val="none" w:sz="0" w:space="0" w:color="auto"/>
          </w:divBdr>
        </w:div>
        <w:div w:id="263148499">
          <w:marLeft w:val="640"/>
          <w:marRight w:val="0"/>
          <w:marTop w:val="0"/>
          <w:marBottom w:val="0"/>
          <w:divBdr>
            <w:top w:val="none" w:sz="0" w:space="0" w:color="auto"/>
            <w:left w:val="none" w:sz="0" w:space="0" w:color="auto"/>
            <w:bottom w:val="none" w:sz="0" w:space="0" w:color="auto"/>
            <w:right w:val="none" w:sz="0" w:space="0" w:color="auto"/>
          </w:divBdr>
        </w:div>
        <w:div w:id="1636444507">
          <w:marLeft w:val="640"/>
          <w:marRight w:val="0"/>
          <w:marTop w:val="0"/>
          <w:marBottom w:val="0"/>
          <w:divBdr>
            <w:top w:val="none" w:sz="0" w:space="0" w:color="auto"/>
            <w:left w:val="none" w:sz="0" w:space="0" w:color="auto"/>
            <w:bottom w:val="none" w:sz="0" w:space="0" w:color="auto"/>
            <w:right w:val="none" w:sz="0" w:space="0" w:color="auto"/>
          </w:divBdr>
        </w:div>
        <w:div w:id="214195018">
          <w:marLeft w:val="640"/>
          <w:marRight w:val="0"/>
          <w:marTop w:val="0"/>
          <w:marBottom w:val="0"/>
          <w:divBdr>
            <w:top w:val="none" w:sz="0" w:space="0" w:color="auto"/>
            <w:left w:val="none" w:sz="0" w:space="0" w:color="auto"/>
            <w:bottom w:val="none" w:sz="0" w:space="0" w:color="auto"/>
            <w:right w:val="none" w:sz="0" w:space="0" w:color="auto"/>
          </w:divBdr>
        </w:div>
        <w:div w:id="1462337181">
          <w:marLeft w:val="640"/>
          <w:marRight w:val="0"/>
          <w:marTop w:val="0"/>
          <w:marBottom w:val="0"/>
          <w:divBdr>
            <w:top w:val="none" w:sz="0" w:space="0" w:color="auto"/>
            <w:left w:val="none" w:sz="0" w:space="0" w:color="auto"/>
            <w:bottom w:val="none" w:sz="0" w:space="0" w:color="auto"/>
            <w:right w:val="none" w:sz="0" w:space="0" w:color="auto"/>
          </w:divBdr>
        </w:div>
        <w:div w:id="1968050836">
          <w:marLeft w:val="640"/>
          <w:marRight w:val="0"/>
          <w:marTop w:val="0"/>
          <w:marBottom w:val="0"/>
          <w:divBdr>
            <w:top w:val="none" w:sz="0" w:space="0" w:color="auto"/>
            <w:left w:val="none" w:sz="0" w:space="0" w:color="auto"/>
            <w:bottom w:val="none" w:sz="0" w:space="0" w:color="auto"/>
            <w:right w:val="none" w:sz="0" w:space="0" w:color="auto"/>
          </w:divBdr>
        </w:div>
        <w:div w:id="1187986931">
          <w:marLeft w:val="640"/>
          <w:marRight w:val="0"/>
          <w:marTop w:val="0"/>
          <w:marBottom w:val="0"/>
          <w:divBdr>
            <w:top w:val="none" w:sz="0" w:space="0" w:color="auto"/>
            <w:left w:val="none" w:sz="0" w:space="0" w:color="auto"/>
            <w:bottom w:val="none" w:sz="0" w:space="0" w:color="auto"/>
            <w:right w:val="none" w:sz="0" w:space="0" w:color="auto"/>
          </w:divBdr>
        </w:div>
        <w:div w:id="890770339">
          <w:marLeft w:val="640"/>
          <w:marRight w:val="0"/>
          <w:marTop w:val="0"/>
          <w:marBottom w:val="0"/>
          <w:divBdr>
            <w:top w:val="none" w:sz="0" w:space="0" w:color="auto"/>
            <w:left w:val="none" w:sz="0" w:space="0" w:color="auto"/>
            <w:bottom w:val="none" w:sz="0" w:space="0" w:color="auto"/>
            <w:right w:val="none" w:sz="0" w:space="0" w:color="auto"/>
          </w:divBdr>
        </w:div>
        <w:div w:id="1577277580">
          <w:marLeft w:val="640"/>
          <w:marRight w:val="0"/>
          <w:marTop w:val="0"/>
          <w:marBottom w:val="0"/>
          <w:divBdr>
            <w:top w:val="none" w:sz="0" w:space="0" w:color="auto"/>
            <w:left w:val="none" w:sz="0" w:space="0" w:color="auto"/>
            <w:bottom w:val="none" w:sz="0" w:space="0" w:color="auto"/>
            <w:right w:val="none" w:sz="0" w:space="0" w:color="auto"/>
          </w:divBdr>
        </w:div>
        <w:div w:id="359598452">
          <w:marLeft w:val="640"/>
          <w:marRight w:val="0"/>
          <w:marTop w:val="0"/>
          <w:marBottom w:val="0"/>
          <w:divBdr>
            <w:top w:val="none" w:sz="0" w:space="0" w:color="auto"/>
            <w:left w:val="none" w:sz="0" w:space="0" w:color="auto"/>
            <w:bottom w:val="none" w:sz="0" w:space="0" w:color="auto"/>
            <w:right w:val="none" w:sz="0" w:space="0" w:color="auto"/>
          </w:divBdr>
        </w:div>
        <w:div w:id="890265762">
          <w:marLeft w:val="640"/>
          <w:marRight w:val="0"/>
          <w:marTop w:val="0"/>
          <w:marBottom w:val="0"/>
          <w:divBdr>
            <w:top w:val="none" w:sz="0" w:space="0" w:color="auto"/>
            <w:left w:val="none" w:sz="0" w:space="0" w:color="auto"/>
            <w:bottom w:val="none" w:sz="0" w:space="0" w:color="auto"/>
            <w:right w:val="none" w:sz="0" w:space="0" w:color="auto"/>
          </w:divBdr>
        </w:div>
        <w:div w:id="1297876488">
          <w:marLeft w:val="640"/>
          <w:marRight w:val="0"/>
          <w:marTop w:val="0"/>
          <w:marBottom w:val="0"/>
          <w:divBdr>
            <w:top w:val="none" w:sz="0" w:space="0" w:color="auto"/>
            <w:left w:val="none" w:sz="0" w:space="0" w:color="auto"/>
            <w:bottom w:val="none" w:sz="0" w:space="0" w:color="auto"/>
            <w:right w:val="none" w:sz="0" w:space="0" w:color="auto"/>
          </w:divBdr>
        </w:div>
        <w:div w:id="1560824704">
          <w:marLeft w:val="640"/>
          <w:marRight w:val="0"/>
          <w:marTop w:val="0"/>
          <w:marBottom w:val="0"/>
          <w:divBdr>
            <w:top w:val="none" w:sz="0" w:space="0" w:color="auto"/>
            <w:left w:val="none" w:sz="0" w:space="0" w:color="auto"/>
            <w:bottom w:val="none" w:sz="0" w:space="0" w:color="auto"/>
            <w:right w:val="none" w:sz="0" w:space="0" w:color="auto"/>
          </w:divBdr>
        </w:div>
        <w:div w:id="435518912">
          <w:marLeft w:val="640"/>
          <w:marRight w:val="0"/>
          <w:marTop w:val="0"/>
          <w:marBottom w:val="0"/>
          <w:divBdr>
            <w:top w:val="none" w:sz="0" w:space="0" w:color="auto"/>
            <w:left w:val="none" w:sz="0" w:space="0" w:color="auto"/>
            <w:bottom w:val="none" w:sz="0" w:space="0" w:color="auto"/>
            <w:right w:val="none" w:sz="0" w:space="0" w:color="auto"/>
          </w:divBdr>
        </w:div>
        <w:div w:id="1757240958">
          <w:marLeft w:val="640"/>
          <w:marRight w:val="0"/>
          <w:marTop w:val="0"/>
          <w:marBottom w:val="0"/>
          <w:divBdr>
            <w:top w:val="none" w:sz="0" w:space="0" w:color="auto"/>
            <w:left w:val="none" w:sz="0" w:space="0" w:color="auto"/>
            <w:bottom w:val="none" w:sz="0" w:space="0" w:color="auto"/>
            <w:right w:val="none" w:sz="0" w:space="0" w:color="auto"/>
          </w:divBdr>
        </w:div>
        <w:div w:id="516968249">
          <w:marLeft w:val="640"/>
          <w:marRight w:val="0"/>
          <w:marTop w:val="0"/>
          <w:marBottom w:val="0"/>
          <w:divBdr>
            <w:top w:val="none" w:sz="0" w:space="0" w:color="auto"/>
            <w:left w:val="none" w:sz="0" w:space="0" w:color="auto"/>
            <w:bottom w:val="none" w:sz="0" w:space="0" w:color="auto"/>
            <w:right w:val="none" w:sz="0" w:space="0" w:color="auto"/>
          </w:divBdr>
        </w:div>
        <w:div w:id="1346204363">
          <w:marLeft w:val="640"/>
          <w:marRight w:val="0"/>
          <w:marTop w:val="0"/>
          <w:marBottom w:val="0"/>
          <w:divBdr>
            <w:top w:val="none" w:sz="0" w:space="0" w:color="auto"/>
            <w:left w:val="none" w:sz="0" w:space="0" w:color="auto"/>
            <w:bottom w:val="none" w:sz="0" w:space="0" w:color="auto"/>
            <w:right w:val="none" w:sz="0" w:space="0" w:color="auto"/>
          </w:divBdr>
        </w:div>
        <w:div w:id="2074346824">
          <w:marLeft w:val="640"/>
          <w:marRight w:val="0"/>
          <w:marTop w:val="0"/>
          <w:marBottom w:val="0"/>
          <w:divBdr>
            <w:top w:val="none" w:sz="0" w:space="0" w:color="auto"/>
            <w:left w:val="none" w:sz="0" w:space="0" w:color="auto"/>
            <w:bottom w:val="none" w:sz="0" w:space="0" w:color="auto"/>
            <w:right w:val="none" w:sz="0" w:space="0" w:color="auto"/>
          </w:divBdr>
        </w:div>
      </w:divsChild>
    </w:div>
    <w:div w:id="325281705">
      <w:bodyDiv w:val="1"/>
      <w:marLeft w:val="0"/>
      <w:marRight w:val="0"/>
      <w:marTop w:val="0"/>
      <w:marBottom w:val="0"/>
      <w:divBdr>
        <w:top w:val="none" w:sz="0" w:space="0" w:color="auto"/>
        <w:left w:val="none" w:sz="0" w:space="0" w:color="auto"/>
        <w:bottom w:val="none" w:sz="0" w:space="0" w:color="auto"/>
        <w:right w:val="none" w:sz="0" w:space="0" w:color="auto"/>
      </w:divBdr>
    </w:div>
    <w:div w:id="325287136">
      <w:bodyDiv w:val="1"/>
      <w:marLeft w:val="0"/>
      <w:marRight w:val="0"/>
      <w:marTop w:val="0"/>
      <w:marBottom w:val="0"/>
      <w:divBdr>
        <w:top w:val="none" w:sz="0" w:space="0" w:color="auto"/>
        <w:left w:val="none" w:sz="0" w:space="0" w:color="auto"/>
        <w:bottom w:val="none" w:sz="0" w:space="0" w:color="auto"/>
        <w:right w:val="none" w:sz="0" w:space="0" w:color="auto"/>
      </w:divBdr>
    </w:div>
    <w:div w:id="330836425">
      <w:bodyDiv w:val="1"/>
      <w:marLeft w:val="0"/>
      <w:marRight w:val="0"/>
      <w:marTop w:val="0"/>
      <w:marBottom w:val="0"/>
      <w:divBdr>
        <w:top w:val="none" w:sz="0" w:space="0" w:color="auto"/>
        <w:left w:val="none" w:sz="0" w:space="0" w:color="auto"/>
        <w:bottom w:val="none" w:sz="0" w:space="0" w:color="auto"/>
        <w:right w:val="none" w:sz="0" w:space="0" w:color="auto"/>
      </w:divBdr>
    </w:div>
    <w:div w:id="330841673">
      <w:bodyDiv w:val="1"/>
      <w:marLeft w:val="0"/>
      <w:marRight w:val="0"/>
      <w:marTop w:val="0"/>
      <w:marBottom w:val="0"/>
      <w:divBdr>
        <w:top w:val="none" w:sz="0" w:space="0" w:color="auto"/>
        <w:left w:val="none" w:sz="0" w:space="0" w:color="auto"/>
        <w:bottom w:val="none" w:sz="0" w:space="0" w:color="auto"/>
        <w:right w:val="none" w:sz="0" w:space="0" w:color="auto"/>
      </w:divBdr>
    </w:div>
    <w:div w:id="332299570">
      <w:bodyDiv w:val="1"/>
      <w:marLeft w:val="0"/>
      <w:marRight w:val="0"/>
      <w:marTop w:val="0"/>
      <w:marBottom w:val="0"/>
      <w:divBdr>
        <w:top w:val="none" w:sz="0" w:space="0" w:color="auto"/>
        <w:left w:val="none" w:sz="0" w:space="0" w:color="auto"/>
        <w:bottom w:val="none" w:sz="0" w:space="0" w:color="auto"/>
        <w:right w:val="none" w:sz="0" w:space="0" w:color="auto"/>
      </w:divBdr>
    </w:div>
    <w:div w:id="332612121">
      <w:bodyDiv w:val="1"/>
      <w:marLeft w:val="0"/>
      <w:marRight w:val="0"/>
      <w:marTop w:val="0"/>
      <w:marBottom w:val="0"/>
      <w:divBdr>
        <w:top w:val="none" w:sz="0" w:space="0" w:color="auto"/>
        <w:left w:val="none" w:sz="0" w:space="0" w:color="auto"/>
        <w:bottom w:val="none" w:sz="0" w:space="0" w:color="auto"/>
        <w:right w:val="none" w:sz="0" w:space="0" w:color="auto"/>
      </w:divBdr>
    </w:div>
    <w:div w:id="333843973">
      <w:bodyDiv w:val="1"/>
      <w:marLeft w:val="0"/>
      <w:marRight w:val="0"/>
      <w:marTop w:val="0"/>
      <w:marBottom w:val="0"/>
      <w:divBdr>
        <w:top w:val="none" w:sz="0" w:space="0" w:color="auto"/>
        <w:left w:val="none" w:sz="0" w:space="0" w:color="auto"/>
        <w:bottom w:val="none" w:sz="0" w:space="0" w:color="auto"/>
        <w:right w:val="none" w:sz="0" w:space="0" w:color="auto"/>
      </w:divBdr>
    </w:div>
    <w:div w:id="339477380">
      <w:bodyDiv w:val="1"/>
      <w:marLeft w:val="0"/>
      <w:marRight w:val="0"/>
      <w:marTop w:val="0"/>
      <w:marBottom w:val="0"/>
      <w:divBdr>
        <w:top w:val="none" w:sz="0" w:space="0" w:color="auto"/>
        <w:left w:val="none" w:sz="0" w:space="0" w:color="auto"/>
        <w:bottom w:val="none" w:sz="0" w:space="0" w:color="auto"/>
        <w:right w:val="none" w:sz="0" w:space="0" w:color="auto"/>
      </w:divBdr>
    </w:div>
    <w:div w:id="339820553">
      <w:bodyDiv w:val="1"/>
      <w:marLeft w:val="0"/>
      <w:marRight w:val="0"/>
      <w:marTop w:val="0"/>
      <w:marBottom w:val="0"/>
      <w:divBdr>
        <w:top w:val="none" w:sz="0" w:space="0" w:color="auto"/>
        <w:left w:val="none" w:sz="0" w:space="0" w:color="auto"/>
        <w:bottom w:val="none" w:sz="0" w:space="0" w:color="auto"/>
        <w:right w:val="none" w:sz="0" w:space="0" w:color="auto"/>
      </w:divBdr>
    </w:div>
    <w:div w:id="342781247">
      <w:bodyDiv w:val="1"/>
      <w:marLeft w:val="0"/>
      <w:marRight w:val="0"/>
      <w:marTop w:val="0"/>
      <w:marBottom w:val="0"/>
      <w:divBdr>
        <w:top w:val="none" w:sz="0" w:space="0" w:color="auto"/>
        <w:left w:val="none" w:sz="0" w:space="0" w:color="auto"/>
        <w:bottom w:val="none" w:sz="0" w:space="0" w:color="auto"/>
        <w:right w:val="none" w:sz="0" w:space="0" w:color="auto"/>
      </w:divBdr>
    </w:div>
    <w:div w:id="343675890">
      <w:bodyDiv w:val="1"/>
      <w:marLeft w:val="0"/>
      <w:marRight w:val="0"/>
      <w:marTop w:val="0"/>
      <w:marBottom w:val="0"/>
      <w:divBdr>
        <w:top w:val="none" w:sz="0" w:space="0" w:color="auto"/>
        <w:left w:val="none" w:sz="0" w:space="0" w:color="auto"/>
        <w:bottom w:val="none" w:sz="0" w:space="0" w:color="auto"/>
        <w:right w:val="none" w:sz="0" w:space="0" w:color="auto"/>
      </w:divBdr>
    </w:div>
    <w:div w:id="343871632">
      <w:bodyDiv w:val="1"/>
      <w:marLeft w:val="0"/>
      <w:marRight w:val="0"/>
      <w:marTop w:val="0"/>
      <w:marBottom w:val="0"/>
      <w:divBdr>
        <w:top w:val="none" w:sz="0" w:space="0" w:color="auto"/>
        <w:left w:val="none" w:sz="0" w:space="0" w:color="auto"/>
        <w:bottom w:val="none" w:sz="0" w:space="0" w:color="auto"/>
        <w:right w:val="none" w:sz="0" w:space="0" w:color="auto"/>
      </w:divBdr>
    </w:div>
    <w:div w:id="343872142">
      <w:bodyDiv w:val="1"/>
      <w:marLeft w:val="0"/>
      <w:marRight w:val="0"/>
      <w:marTop w:val="0"/>
      <w:marBottom w:val="0"/>
      <w:divBdr>
        <w:top w:val="none" w:sz="0" w:space="0" w:color="auto"/>
        <w:left w:val="none" w:sz="0" w:space="0" w:color="auto"/>
        <w:bottom w:val="none" w:sz="0" w:space="0" w:color="auto"/>
        <w:right w:val="none" w:sz="0" w:space="0" w:color="auto"/>
      </w:divBdr>
    </w:div>
    <w:div w:id="343898918">
      <w:bodyDiv w:val="1"/>
      <w:marLeft w:val="0"/>
      <w:marRight w:val="0"/>
      <w:marTop w:val="0"/>
      <w:marBottom w:val="0"/>
      <w:divBdr>
        <w:top w:val="none" w:sz="0" w:space="0" w:color="auto"/>
        <w:left w:val="none" w:sz="0" w:space="0" w:color="auto"/>
        <w:bottom w:val="none" w:sz="0" w:space="0" w:color="auto"/>
        <w:right w:val="none" w:sz="0" w:space="0" w:color="auto"/>
      </w:divBdr>
    </w:div>
    <w:div w:id="344787858">
      <w:bodyDiv w:val="1"/>
      <w:marLeft w:val="0"/>
      <w:marRight w:val="0"/>
      <w:marTop w:val="0"/>
      <w:marBottom w:val="0"/>
      <w:divBdr>
        <w:top w:val="none" w:sz="0" w:space="0" w:color="auto"/>
        <w:left w:val="none" w:sz="0" w:space="0" w:color="auto"/>
        <w:bottom w:val="none" w:sz="0" w:space="0" w:color="auto"/>
        <w:right w:val="none" w:sz="0" w:space="0" w:color="auto"/>
      </w:divBdr>
    </w:div>
    <w:div w:id="347878362">
      <w:bodyDiv w:val="1"/>
      <w:marLeft w:val="0"/>
      <w:marRight w:val="0"/>
      <w:marTop w:val="0"/>
      <w:marBottom w:val="0"/>
      <w:divBdr>
        <w:top w:val="none" w:sz="0" w:space="0" w:color="auto"/>
        <w:left w:val="none" w:sz="0" w:space="0" w:color="auto"/>
        <w:bottom w:val="none" w:sz="0" w:space="0" w:color="auto"/>
        <w:right w:val="none" w:sz="0" w:space="0" w:color="auto"/>
      </w:divBdr>
    </w:div>
    <w:div w:id="349187859">
      <w:bodyDiv w:val="1"/>
      <w:marLeft w:val="0"/>
      <w:marRight w:val="0"/>
      <w:marTop w:val="0"/>
      <w:marBottom w:val="0"/>
      <w:divBdr>
        <w:top w:val="none" w:sz="0" w:space="0" w:color="auto"/>
        <w:left w:val="none" w:sz="0" w:space="0" w:color="auto"/>
        <w:bottom w:val="none" w:sz="0" w:space="0" w:color="auto"/>
        <w:right w:val="none" w:sz="0" w:space="0" w:color="auto"/>
      </w:divBdr>
    </w:div>
    <w:div w:id="350303735">
      <w:bodyDiv w:val="1"/>
      <w:marLeft w:val="0"/>
      <w:marRight w:val="0"/>
      <w:marTop w:val="0"/>
      <w:marBottom w:val="0"/>
      <w:divBdr>
        <w:top w:val="none" w:sz="0" w:space="0" w:color="auto"/>
        <w:left w:val="none" w:sz="0" w:space="0" w:color="auto"/>
        <w:bottom w:val="none" w:sz="0" w:space="0" w:color="auto"/>
        <w:right w:val="none" w:sz="0" w:space="0" w:color="auto"/>
      </w:divBdr>
    </w:div>
    <w:div w:id="351807181">
      <w:bodyDiv w:val="1"/>
      <w:marLeft w:val="0"/>
      <w:marRight w:val="0"/>
      <w:marTop w:val="0"/>
      <w:marBottom w:val="0"/>
      <w:divBdr>
        <w:top w:val="none" w:sz="0" w:space="0" w:color="auto"/>
        <w:left w:val="none" w:sz="0" w:space="0" w:color="auto"/>
        <w:bottom w:val="none" w:sz="0" w:space="0" w:color="auto"/>
        <w:right w:val="none" w:sz="0" w:space="0" w:color="auto"/>
      </w:divBdr>
    </w:div>
    <w:div w:id="352808603">
      <w:bodyDiv w:val="1"/>
      <w:marLeft w:val="0"/>
      <w:marRight w:val="0"/>
      <w:marTop w:val="0"/>
      <w:marBottom w:val="0"/>
      <w:divBdr>
        <w:top w:val="none" w:sz="0" w:space="0" w:color="auto"/>
        <w:left w:val="none" w:sz="0" w:space="0" w:color="auto"/>
        <w:bottom w:val="none" w:sz="0" w:space="0" w:color="auto"/>
        <w:right w:val="none" w:sz="0" w:space="0" w:color="auto"/>
      </w:divBdr>
    </w:div>
    <w:div w:id="353195885">
      <w:bodyDiv w:val="1"/>
      <w:marLeft w:val="0"/>
      <w:marRight w:val="0"/>
      <w:marTop w:val="0"/>
      <w:marBottom w:val="0"/>
      <w:divBdr>
        <w:top w:val="none" w:sz="0" w:space="0" w:color="auto"/>
        <w:left w:val="none" w:sz="0" w:space="0" w:color="auto"/>
        <w:bottom w:val="none" w:sz="0" w:space="0" w:color="auto"/>
        <w:right w:val="none" w:sz="0" w:space="0" w:color="auto"/>
      </w:divBdr>
    </w:div>
    <w:div w:id="354504150">
      <w:bodyDiv w:val="1"/>
      <w:marLeft w:val="0"/>
      <w:marRight w:val="0"/>
      <w:marTop w:val="0"/>
      <w:marBottom w:val="0"/>
      <w:divBdr>
        <w:top w:val="none" w:sz="0" w:space="0" w:color="auto"/>
        <w:left w:val="none" w:sz="0" w:space="0" w:color="auto"/>
        <w:bottom w:val="none" w:sz="0" w:space="0" w:color="auto"/>
        <w:right w:val="none" w:sz="0" w:space="0" w:color="auto"/>
      </w:divBdr>
    </w:div>
    <w:div w:id="355040089">
      <w:bodyDiv w:val="1"/>
      <w:marLeft w:val="0"/>
      <w:marRight w:val="0"/>
      <w:marTop w:val="0"/>
      <w:marBottom w:val="0"/>
      <w:divBdr>
        <w:top w:val="none" w:sz="0" w:space="0" w:color="auto"/>
        <w:left w:val="none" w:sz="0" w:space="0" w:color="auto"/>
        <w:bottom w:val="none" w:sz="0" w:space="0" w:color="auto"/>
        <w:right w:val="none" w:sz="0" w:space="0" w:color="auto"/>
      </w:divBdr>
    </w:div>
    <w:div w:id="355280333">
      <w:bodyDiv w:val="1"/>
      <w:marLeft w:val="0"/>
      <w:marRight w:val="0"/>
      <w:marTop w:val="0"/>
      <w:marBottom w:val="0"/>
      <w:divBdr>
        <w:top w:val="none" w:sz="0" w:space="0" w:color="auto"/>
        <w:left w:val="none" w:sz="0" w:space="0" w:color="auto"/>
        <w:bottom w:val="none" w:sz="0" w:space="0" w:color="auto"/>
        <w:right w:val="none" w:sz="0" w:space="0" w:color="auto"/>
      </w:divBdr>
    </w:div>
    <w:div w:id="362293277">
      <w:bodyDiv w:val="1"/>
      <w:marLeft w:val="0"/>
      <w:marRight w:val="0"/>
      <w:marTop w:val="0"/>
      <w:marBottom w:val="0"/>
      <w:divBdr>
        <w:top w:val="none" w:sz="0" w:space="0" w:color="auto"/>
        <w:left w:val="none" w:sz="0" w:space="0" w:color="auto"/>
        <w:bottom w:val="none" w:sz="0" w:space="0" w:color="auto"/>
        <w:right w:val="none" w:sz="0" w:space="0" w:color="auto"/>
      </w:divBdr>
    </w:div>
    <w:div w:id="362440991">
      <w:bodyDiv w:val="1"/>
      <w:marLeft w:val="0"/>
      <w:marRight w:val="0"/>
      <w:marTop w:val="0"/>
      <w:marBottom w:val="0"/>
      <w:divBdr>
        <w:top w:val="none" w:sz="0" w:space="0" w:color="auto"/>
        <w:left w:val="none" w:sz="0" w:space="0" w:color="auto"/>
        <w:bottom w:val="none" w:sz="0" w:space="0" w:color="auto"/>
        <w:right w:val="none" w:sz="0" w:space="0" w:color="auto"/>
      </w:divBdr>
      <w:divsChild>
        <w:div w:id="176359430">
          <w:marLeft w:val="640"/>
          <w:marRight w:val="0"/>
          <w:marTop w:val="0"/>
          <w:marBottom w:val="0"/>
          <w:divBdr>
            <w:top w:val="none" w:sz="0" w:space="0" w:color="auto"/>
            <w:left w:val="none" w:sz="0" w:space="0" w:color="auto"/>
            <w:bottom w:val="none" w:sz="0" w:space="0" w:color="auto"/>
            <w:right w:val="none" w:sz="0" w:space="0" w:color="auto"/>
          </w:divBdr>
        </w:div>
        <w:div w:id="1438452222">
          <w:marLeft w:val="640"/>
          <w:marRight w:val="0"/>
          <w:marTop w:val="0"/>
          <w:marBottom w:val="0"/>
          <w:divBdr>
            <w:top w:val="none" w:sz="0" w:space="0" w:color="auto"/>
            <w:left w:val="none" w:sz="0" w:space="0" w:color="auto"/>
            <w:bottom w:val="none" w:sz="0" w:space="0" w:color="auto"/>
            <w:right w:val="none" w:sz="0" w:space="0" w:color="auto"/>
          </w:divBdr>
        </w:div>
        <w:div w:id="1586694634">
          <w:marLeft w:val="640"/>
          <w:marRight w:val="0"/>
          <w:marTop w:val="0"/>
          <w:marBottom w:val="0"/>
          <w:divBdr>
            <w:top w:val="none" w:sz="0" w:space="0" w:color="auto"/>
            <w:left w:val="none" w:sz="0" w:space="0" w:color="auto"/>
            <w:bottom w:val="none" w:sz="0" w:space="0" w:color="auto"/>
            <w:right w:val="none" w:sz="0" w:space="0" w:color="auto"/>
          </w:divBdr>
        </w:div>
        <w:div w:id="1391885177">
          <w:marLeft w:val="640"/>
          <w:marRight w:val="0"/>
          <w:marTop w:val="0"/>
          <w:marBottom w:val="0"/>
          <w:divBdr>
            <w:top w:val="none" w:sz="0" w:space="0" w:color="auto"/>
            <w:left w:val="none" w:sz="0" w:space="0" w:color="auto"/>
            <w:bottom w:val="none" w:sz="0" w:space="0" w:color="auto"/>
            <w:right w:val="none" w:sz="0" w:space="0" w:color="auto"/>
          </w:divBdr>
        </w:div>
        <w:div w:id="1950240952">
          <w:marLeft w:val="640"/>
          <w:marRight w:val="0"/>
          <w:marTop w:val="0"/>
          <w:marBottom w:val="0"/>
          <w:divBdr>
            <w:top w:val="none" w:sz="0" w:space="0" w:color="auto"/>
            <w:left w:val="none" w:sz="0" w:space="0" w:color="auto"/>
            <w:bottom w:val="none" w:sz="0" w:space="0" w:color="auto"/>
            <w:right w:val="none" w:sz="0" w:space="0" w:color="auto"/>
          </w:divBdr>
        </w:div>
        <w:div w:id="1128160262">
          <w:marLeft w:val="640"/>
          <w:marRight w:val="0"/>
          <w:marTop w:val="0"/>
          <w:marBottom w:val="0"/>
          <w:divBdr>
            <w:top w:val="none" w:sz="0" w:space="0" w:color="auto"/>
            <w:left w:val="none" w:sz="0" w:space="0" w:color="auto"/>
            <w:bottom w:val="none" w:sz="0" w:space="0" w:color="auto"/>
            <w:right w:val="none" w:sz="0" w:space="0" w:color="auto"/>
          </w:divBdr>
        </w:div>
        <w:div w:id="1710491137">
          <w:marLeft w:val="640"/>
          <w:marRight w:val="0"/>
          <w:marTop w:val="0"/>
          <w:marBottom w:val="0"/>
          <w:divBdr>
            <w:top w:val="none" w:sz="0" w:space="0" w:color="auto"/>
            <w:left w:val="none" w:sz="0" w:space="0" w:color="auto"/>
            <w:bottom w:val="none" w:sz="0" w:space="0" w:color="auto"/>
            <w:right w:val="none" w:sz="0" w:space="0" w:color="auto"/>
          </w:divBdr>
        </w:div>
        <w:div w:id="1568954561">
          <w:marLeft w:val="640"/>
          <w:marRight w:val="0"/>
          <w:marTop w:val="0"/>
          <w:marBottom w:val="0"/>
          <w:divBdr>
            <w:top w:val="none" w:sz="0" w:space="0" w:color="auto"/>
            <w:left w:val="none" w:sz="0" w:space="0" w:color="auto"/>
            <w:bottom w:val="none" w:sz="0" w:space="0" w:color="auto"/>
            <w:right w:val="none" w:sz="0" w:space="0" w:color="auto"/>
          </w:divBdr>
        </w:div>
        <w:div w:id="56822212">
          <w:marLeft w:val="640"/>
          <w:marRight w:val="0"/>
          <w:marTop w:val="0"/>
          <w:marBottom w:val="0"/>
          <w:divBdr>
            <w:top w:val="none" w:sz="0" w:space="0" w:color="auto"/>
            <w:left w:val="none" w:sz="0" w:space="0" w:color="auto"/>
            <w:bottom w:val="none" w:sz="0" w:space="0" w:color="auto"/>
            <w:right w:val="none" w:sz="0" w:space="0" w:color="auto"/>
          </w:divBdr>
        </w:div>
        <w:div w:id="728649299">
          <w:marLeft w:val="640"/>
          <w:marRight w:val="0"/>
          <w:marTop w:val="0"/>
          <w:marBottom w:val="0"/>
          <w:divBdr>
            <w:top w:val="none" w:sz="0" w:space="0" w:color="auto"/>
            <w:left w:val="none" w:sz="0" w:space="0" w:color="auto"/>
            <w:bottom w:val="none" w:sz="0" w:space="0" w:color="auto"/>
            <w:right w:val="none" w:sz="0" w:space="0" w:color="auto"/>
          </w:divBdr>
        </w:div>
        <w:div w:id="1917279636">
          <w:marLeft w:val="640"/>
          <w:marRight w:val="0"/>
          <w:marTop w:val="0"/>
          <w:marBottom w:val="0"/>
          <w:divBdr>
            <w:top w:val="none" w:sz="0" w:space="0" w:color="auto"/>
            <w:left w:val="none" w:sz="0" w:space="0" w:color="auto"/>
            <w:bottom w:val="none" w:sz="0" w:space="0" w:color="auto"/>
            <w:right w:val="none" w:sz="0" w:space="0" w:color="auto"/>
          </w:divBdr>
        </w:div>
        <w:div w:id="404954112">
          <w:marLeft w:val="640"/>
          <w:marRight w:val="0"/>
          <w:marTop w:val="0"/>
          <w:marBottom w:val="0"/>
          <w:divBdr>
            <w:top w:val="none" w:sz="0" w:space="0" w:color="auto"/>
            <w:left w:val="none" w:sz="0" w:space="0" w:color="auto"/>
            <w:bottom w:val="none" w:sz="0" w:space="0" w:color="auto"/>
            <w:right w:val="none" w:sz="0" w:space="0" w:color="auto"/>
          </w:divBdr>
        </w:div>
        <w:div w:id="865099004">
          <w:marLeft w:val="640"/>
          <w:marRight w:val="0"/>
          <w:marTop w:val="0"/>
          <w:marBottom w:val="0"/>
          <w:divBdr>
            <w:top w:val="none" w:sz="0" w:space="0" w:color="auto"/>
            <w:left w:val="none" w:sz="0" w:space="0" w:color="auto"/>
            <w:bottom w:val="none" w:sz="0" w:space="0" w:color="auto"/>
            <w:right w:val="none" w:sz="0" w:space="0" w:color="auto"/>
          </w:divBdr>
        </w:div>
        <w:div w:id="1647853597">
          <w:marLeft w:val="640"/>
          <w:marRight w:val="0"/>
          <w:marTop w:val="0"/>
          <w:marBottom w:val="0"/>
          <w:divBdr>
            <w:top w:val="none" w:sz="0" w:space="0" w:color="auto"/>
            <w:left w:val="none" w:sz="0" w:space="0" w:color="auto"/>
            <w:bottom w:val="none" w:sz="0" w:space="0" w:color="auto"/>
            <w:right w:val="none" w:sz="0" w:space="0" w:color="auto"/>
          </w:divBdr>
        </w:div>
        <w:div w:id="1043795158">
          <w:marLeft w:val="640"/>
          <w:marRight w:val="0"/>
          <w:marTop w:val="0"/>
          <w:marBottom w:val="0"/>
          <w:divBdr>
            <w:top w:val="none" w:sz="0" w:space="0" w:color="auto"/>
            <w:left w:val="none" w:sz="0" w:space="0" w:color="auto"/>
            <w:bottom w:val="none" w:sz="0" w:space="0" w:color="auto"/>
            <w:right w:val="none" w:sz="0" w:space="0" w:color="auto"/>
          </w:divBdr>
        </w:div>
        <w:div w:id="1888760962">
          <w:marLeft w:val="640"/>
          <w:marRight w:val="0"/>
          <w:marTop w:val="0"/>
          <w:marBottom w:val="0"/>
          <w:divBdr>
            <w:top w:val="none" w:sz="0" w:space="0" w:color="auto"/>
            <w:left w:val="none" w:sz="0" w:space="0" w:color="auto"/>
            <w:bottom w:val="none" w:sz="0" w:space="0" w:color="auto"/>
            <w:right w:val="none" w:sz="0" w:space="0" w:color="auto"/>
          </w:divBdr>
        </w:div>
        <w:div w:id="143549444">
          <w:marLeft w:val="640"/>
          <w:marRight w:val="0"/>
          <w:marTop w:val="0"/>
          <w:marBottom w:val="0"/>
          <w:divBdr>
            <w:top w:val="none" w:sz="0" w:space="0" w:color="auto"/>
            <w:left w:val="none" w:sz="0" w:space="0" w:color="auto"/>
            <w:bottom w:val="none" w:sz="0" w:space="0" w:color="auto"/>
            <w:right w:val="none" w:sz="0" w:space="0" w:color="auto"/>
          </w:divBdr>
        </w:div>
        <w:div w:id="437457482">
          <w:marLeft w:val="640"/>
          <w:marRight w:val="0"/>
          <w:marTop w:val="0"/>
          <w:marBottom w:val="0"/>
          <w:divBdr>
            <w:top w:val="none" w:sz="0" w:space="0" w:color="auto"/>
            <w:left w:val="none" w:sz="0" w:space="0" w:color="auto"/>
            <w:bottom w:val="none" w:sz="0" w:space="0" w:color="auto"/>
            <w:right w:val="none" w:sz="0" w:space="0" w:color="auto"/>
          </w:divBdr>
        </w:div>
        <w:div w:id="581567739">
          <w:marLeft w:val="640"/>
          <w:marRight w:val="0"/>
          <w:marTop w:val="0"/>
          <w:marBottom w:val="0"/>
          <w:divBdr>
            <w:top w:val="none" w:sz="0" w:space="0" w:color="auto"/>
            <w:left w:val="none" w:sz="0" w:space="0" w:color="auto"/>
            <w:bottom w:val="none" w:sz="0" w:space="0" w:color="auto"/>
            <w:right w:val="none" w:sz="0" w:space="0" w:color="auto"/>
          </w:divBdr>
        </w:div>
        <w:div w:id="149516461">
          <w:marLeft w:val="640"/>
          <w:marRight w:val="0"/>
          <w:marTop w:val="0"/>
          <w:marBottom w:val="0"/>
          <w:divBdr>
            <w:top w:val="none" w:sz="0" w:space="0" w:color="auto"/>
            <w:left w:val="none" w:sz="0" w:space="0" w:color="auto"/>
            <w:bottom w:val="none" w:sz="0" w:space="0" w:color="auto"/>
            <w:right w:val="none" w:sz="0" w:space="0" w:color="auto"/>
          </w:divBdr>
        </w:div>
        <w:div w:id="1198010326">
          <w:marLeft w:val="640"/>
          <w:marRight w:val="0"/>
          <w:marTop w:val="0"/>
          <w:marBottom w:val="0"/>
          <w:divBdr>
            <w:top w:val="none" w:sz="0" w:space="0" w:color="auto"/>
            <w:left w:val="none" w:sz="0" w:space="0" w:color="auto"/>
            <w:bottom w:val="none" w:sz="0" w:space="0" w:color="auto"/>
            <w:right w:val="none" w:sz="0" w:space="0" w:color="auto"/>
          </w:divBdr>
        </w:div>
        <w:div w:id="794836488">
          <w:marLeft w:val="640"/>
          <w:marRight w:val="0"/>
          <w:marTop w:val="0"/>
          <w:marBottom w:val="0"/>
          <w:divBdr>
            <w:top w:val="none" w:sz="0" w:space="0" w:color="auto"/>
            <w:left w:val="none" w:sz="0" w:space="0" w:color="auto"/>
            <w:bottom w:val="none" w:sz="0" w:space="0" w:color="auto"/>
            <w:right w:val="none" w:sz="0" w:space="0" w:color="auto"/>
          </w:divBdr>
        </w:div>
        <w:div w:id="1129784230">
          <w:marLeft w:val="640"/>
          <w:marRight w:val="0"/>
          <w:marTop w:val="0"/>
          <w:marBottom w:val="0"/>
          <w:divBdr>
            <w:top w:val="none" w:sz="0" w:space="0" w:color="auto"/>
            <w:left w:val="none" w:sz="0" w:space="0" w:color="auto"/>
            <w:bottom w:val="none" w:sz="0" w:space="0" w:color="auto"/>
            <w:right w:val="none" w:sz="0" w:space="0" w:color="auto"/>
          </w:divBdr>
        </w:div>
        <w:div w:id="569778179">
          <w:marLeft w:val="640"/>
          <w:marRight w:val="0"/>
          <w:marTop w:val="0"/>
          <w:marBottom w:val="0"/>
          <w:divBdr>
            <w:top w:val="none" w:sz="0" w:space="0" w:color="auto"/>
            <w:left w:val="none" w:sz="0" w:space="0" w:color="auto"/>
            <w:bottom w:val="none" w:sz="0" w:space="0" w:color="auto"/>
            <w:right w:val="none" w:sz="0" w:space="0" w:color="auto"/>
          </w:divBdr>
        </w:div>
        <w:div w:id="660740278">
          <w:marLeft w:val="640"/>
          <w:marRight w:val="0"/>
          <w:marTop w:val="0"/>
          <w:marBottom w:val="0"/>
          <w:divBdr>
            <w:top w:val="none" w:sz="0" w:space="0" w:color="auto"/>
            <w:left w:val="none" w:sz="0" w:space="0" w:color="auto"/>
            <w:bottom w:val="none" w:sz="0" w:space="0" w:color="auto"/>
            <w:right w:val="none" w:sz="0" w:space="0" w:color="auto"/>
          </w:divBdr>
        </w:div>
        <w:div w:id="346567358">
          <w:marLeft w:val="640"/>
          <w:marRight w:val="0"/>
          <w:marTop w:val="0"/>
          <w:marBottom w:val="0"/>
          <w:divBdr>
            <w:top w:val="none" w:sz="0" w:space="0" w:color="auto"/>
            <w:left w:val="none" w:sz="0" w:space="0" w:color="auto"/>
            <w:bottom w:val="none" w:sz="0" w:space="0" w:color="auto"/>
            <w:right w:val="none" w:sz="0" w:space="0" w:color="auto"/>
          </w:divBdr>
        </w:div>
        <w:div w:id="1056244754">
          <w:marLeft w:val="640"/>
          <w:marRight w:val="0"/>
          <w:marTop w:val="0"/>
          <w:marBottom w:val="0"/>
          <w:divBdr>
            <w:top w:val="none" w:sz="0" w:space="0" w:color="auto"/>
            <w:left w:val="none" w:sz="0" w:space="0" w:color="auto"/>
            <w:bottom w:val="none" w:sz="0" w:space="0" w:color="auto"/>
            <w:right w:val="none" w:sz="0" w:space="0" w:color="auto"/>
          </w:divBdr>
        </w:div>
        <w:div w:id="1057046477">
          <w:marLeft w:val="640"/>
          <w:marRight w:val="0"/>
          <w:marTop w:val="0"/>
          <w:marBottom w:val="0"/>
          <w:divBdr>
            <w:top w:val="none" w:sz="0" w:space="0" w:color="auto"/>
            <w:left w:val="none" w:sz="0" w:space="0" w:color="auto"/>
            <w:bottom w:val="none" w:sz="0" w:space="0" w:color="auto"/>
            <w:right w:val="none" w:sz="0" w:space="0" w:color="auto"/>
          </w:divBdr>
        </w:div>
        <w:div w:id="988512187">
          <w:marLeft w:val="640"/>
          <w:marRight w:val="0"/>
          <w:marTop w:val="0"/>
          <w:marBottom w:val="0"/>
          <w:divBdr>
            <w:top w:val="none" w:sz="0" w:space="0" w:color="auto"/>
            <w:left w:val="none" w:sz="0" w:space="0" w:color="auto"/>
            <w:bottom w:val="none" w:sz="0" w:space="0" w:color="auto"/>
            <w:right w:val="none" w:sz="0" w:space="0" w:color="auto"/>
          </w:divBdr>
        </w:div>
        <w:div w:id="1471632406">
          <w:marLeft w:val="640"/>
          <w:marRight w:val="0"/>
          <w:marTop w:val="0"/>
          <w:marBottom w:val="0"/>
          <w:divBdr>
            <w:top w:val="none" w:sz="0" w:space="0" w:color="auto"/>
            <w:left w:val="none" w:sz="0" w:space="0" w:color="auto"/>
            <w:bottom w:val="none" w:sz="0" w:space="0" w:color="auto"/>
            <w:right w:val="none" w:sz="0" w:space="0" w:color="auto"/>
          </w:divBdr>
        </w:div>
        <w:div w:id="1800102515">
          <w:marLeft w:val="640"/>
          <w:marRight w:val="0"/>
          <w:marTop w:val="0"/>
          <w:marBottom w:val="0"/>
          <w:divBdr>
            <w:top w:val="none" w:sz="0" w:space="0" w:color="auto"/>
            <w:left w:val="none" w:sz="0" w:space="0" w:color="auto"/>
            <w:bottom w:val="none" w:sz="0" w:space="0" w:color="auto"/>
            <w:right w:val="none" w:sz="0" w:space="0" w:color="auto"/>
          </w:divBdr>
        </w:div>
        <w:div w:id="2106993996">
          <w:marLeft w:val="640"/>
          <w:marRight w:val="0"/>
          <w:marTop w:val="0"/>
          <w:marBottom w:val="0"/>
          <w:divBdr>
            <w:top w:val="none" w:sz="0" w:space="0" w:color="auto"/>
            <w:left w:val="none" w:sz="0" w:space="0" w:color="auto"/>
            <w:bottom w:val="none" w:sz="0" w:space="0" w:color="auto"/>
            <w:right w:val="none" w:sz="0" w:space="0" w:color="auto"/>
          </w:divBdr>
        </w:div>
        <w:div w:id="1572736520">
          <w:marLeft w:val="640"/>
          <w:marRight w:val="0"/>
          <w:marTop w:val="0"/>
          <w:marBottom w:val="0"/>
          <w:divBdr>
            <w:top w:val="none" w:sz="0" w:space="0" w:color="auto"/>
            <w:left w:val="none" w:sz="0" w:space="0" w:color="auto"/>
            <w:bottom w:val="none" w:sz="0" w:space="0" w:color="auto"/>
            <w:right w:val="none" w:sz="0" w:space="0" w:color="auto"/>
          </w:divBdr>
        </w:div>
        <w:div w:id="1378050735">
          <w:marLeft w:val="640"/>
          <w:marRight w:val="0"/>
          <w:marTop w:val="0"/>
          <w:marBottom w:val="0"/>
          <w:divBdr>
            <w:top w:val="none" w:sz="0" w:space="0" w:color="auto"/>
            <w:left w:val="none" w:sz="0" w:space="0" w:color="auto"/>
            <w:bottom w:val="none" w:sz="0" w:space="0" w:color="auto"/>
            <w:right w:val="none" w:sz="0" w:space="0" w:color="auto"/>
          </w:divBdr>
        </w:div>
        <w:div w:id="1870534270">
          <w:marLeft w:val="640"/>
          <w:marRight w:val="0"/>
          <w:marTop w:val="0"/>
          <w:marBottom w:val="0"/>
          <w:divBdr>
            <w:top w:val="none" w:sz="0" w:space="0" w:color="auto"/>
            <w:left w:val="none" w:sz="0" w:space="0" w:color="auto"/>
            <w:bottom w:val="none" w:sz="0" w:space="0" w:color="auto"/>
            <w:right w:val="none" w:sz="0" w:space="0" w:color="auto"/>
          </w:divBdr>
        </w:div>
        <w:div w:id="1585995046">
          <w:marLeft w:val="640"/>
          <w:marRight w:val="0"/>
          <w:marTop w:val="0"/>
          <w:marBottom w:val="0"/>
          <w:divBdr>
            <w:top w:val="none" w:sz="0" w:space="0" w:color="auto"/>
            <w:left w:val="none" w:sz="0" w:space="0" w:color="auto"/>
            <w:bottom w:val="none" w:sz="0" w:space="0" w:color="auto"/>
            <w:right w:val="none" w:sz="0" w:space="0" w:color="auto"/>
          </w:divBdr>
        </w:div>
        <w:div w:id="274218440">
          <w:marLeft w:val="640"/>
          <w:marRight w:val="0"/>
          <w:marTop w:val="0"/>
          <w:marBottom w:val="0"/>
          <w:divBdr>
            <w:top w:val="none" w:sz="0" w:space="0" w:color="auto"/>
            <w:left w:val="none" w:sz="0" w:space="0" w:color="auto"/>
            <w:bottom w:val="none" w:sz="0" w:space="0" w:color="auto"/>
            <w:right w:val="none" w:sz="0" w:space="0" w:color="auto"/>
          </w:divBdr>
        </w:div>
        <w:div w:id="811479284">
          <w:marLeft w:val="640"/>
          <w:marRight w:val="0"/>
          <w:marTop w:val="0"/>
          <w:marBottom w:val="0"/>
          <w:divBdr>
            <w:top w:val="none" w:sz="0" w:space="0" w:color="auto"/>
            <w:left w:val="none" w:sz="0" w:space="0" w:color="auto"/>
            <w:bottom w:val="none" w:sz="0" w:space="0" w:color="auto"/>
            <w:right w:val="none" w:sz="0" w:space="0" w:color="auto"/>
          </w:divBdr>
        </w:div>
        <w:div w:id="672608724">
          <w:marLeft w:val="640"/>
          <w:marRight w:val="0"/>
          <w:marTop w:val="0"/>
          <w:marBottom w:val="0"/>
          <w:divBdr>
            <w:top w:val="none" w:sz="0" w:space="0" w:color="auto"/>
            <w:left w:val="none" w:sz="0" w:space="0" w:color="auto"/>
            <w:bottom w:val="none" w:sz="0" w:space="0" w:color="auto"/>
            <w:right w:val="none" w:sz="0" w:space="0" w:color="auto"/>
          </w:divBdr>
        </w:div>
        <w:div w:id="611285260">
          <w:marLeft w:val="640"/>
          <w:marRight w:val="0"/>
          <w:marTop w:val="0"/>
          <w:marBottom w:val="0"/>
          <w:divBdr>
            <w:top w:val="none" w:sz="0" w:space="0" w:color="auto"/>
            <w:left w:val="none" w:sz="0" w:space="0" w:color="auto"/>
            <w:bottom w:val="none" w:sz="0" w:space="0" w:color="auto"/>
            <w:right w:val="none" w:sz="0" w:space="0" w:color="auto"/>
          </w:divBdr>
        </w:div>
        <w:div w:id="2050758759">
          <w:marLeft w:val="640"/>
          <w:marRight w:val="0"/>
          <w:marTop w:val="0"/>
          <w:marBottom w:val="0"/>
          <w:divBdr>
            <w:top w:val="none" w:sz="0" w:space="0" w:color="auto"/>
            <w:left w:val="none" w:sz="0" w:space="0" w:color="auto"/>
            <w:bottom w:val="none" w:sz="0" w:space="0" w:color="auto"/>
            <w:right w:val="none" w:sz="0" w:space="0" w:color="auto"/>
          </w:divBdr>
        </w:div>
        <w:div w:id="1011761391">
          <w:marLeft w:val="640"/>
          <w:marRight w:val="0"/>
          <w:marTop w:val="0"/>
          <w:marBottom w:val="0"/>
          <w:divBdr>
            <w:top w:val="none" w:sz="0" w:space="0" w:color="auto"/>
            <w:left w:val="none" w:sz="0" w:space="0" w:color="auto"/>
            <w:bottom w:val="none" w:sz="0" w:space="0" w:color="auto"/>
            <w:right w:val="none" w:sz="0" w:space="0" w:color="auto"/>
          </w:divBdr>
        </w:div>
        <w:div w:id="487863615">
          <w:marLeft w:val="640"/>
          <w:marRight w:val="0"/>
          <w:marTop w:val="0"/>
          <w:marBottom w:val="0"/>
          <w:divBdr>
            <w:top w:val="none" w:sz="0" w:space="0" w:color="auto"/>
            <w:left w:val="none" w:sz="0" w:space="0" w:color="auto"/>
            <w:bottom w:val="none" w:sz="0" w:space="0" w:color="auto"/>
            <w:right w:val="none" w:sz="0" w:space="0" w:color="auto"/>
          </w:divBdr>
        </w:div>
        <w:div w:id="1211264169">
          <w:marLeft w:val="640"/>
          <w:marRight w:val="0"/>
          <w:marTop w:val="0"/>
          <w:marBottom w:val="0"/>
          <w:divBdr>
            <w:top w:val="none" w:sz="0" w:space="0" w:color="auto"/>
            <w:left w:val="none" w:sz="0" w:space="0" w:color="auto"/>
            <w:bottom w:val="none" w:sz="0" w:space="0" w:color="auto"/>
            <w:right w:val="none" w:sz="0" w:space="0" w:color="auto"/>
          </w:divBdr>
        </w:div>
        <w:div w:id="1205366899">
          <w:marLeft w:val="640"/>
          <w:marRight w:val="0"/>
          <w:marTop w:val="0"/>
          <w:marBottom w:val="0"/>
          <w:divBdr>
            <w:top w:val="none" w:sz="0" w:space="0" w:color="auto"/>
            <w:left w:val="none" w:sz="0" w:space="0" w:color="auto"/>
            <w:bottom w:val="none" w:sz="0" w:space="0" w:color="auto"/>
            <w:right w:val="none" w:sz="0" w:space="0" w:color="auto"/>
          </w:divBdr>
        </w:div>
        <w:div w:id="305012531">
          <w:marLeft w:val="640"/>
          <w:marRight w:val="0"/>
          <w:marTop w:val="0"/>
          <w:marBottom w:val="0"/>
          <w:divBdr>
            <w:top w:val="none" w:sz="0" w:space="0" w:color="auto"/>
            <w:left w:val="none" w:sz="0" w:space="0" w:color="auto"/>
            <w:bottom w:val="none" w:sz="0" w:space="0" w:color="auto"/>
            <w:right w:val="none" w:sz="0" w:space="0" w:color="auto"/>
          </w:divBdr>
        </w:div>
        <w:div w:id="1889223936">
          <w:marLeft w:val="640"/>
          <w:marRight w:val="0"/>
          <w:marTop w:val="0"/>
          <w:marBottom w:val="0"/>
          <w:divBdr>
            <w:top w:val="none" w:sz="0" w:space="0" w:color="auto"/>
            <w:left w:val="none" w:sz="0" w:space="0" w:color="auto"/>
            <w:bottom w:val="none" w:sz="0" w:space="0" w:color="auto"/>
            <w:right w:val="none" w:sz="0" w:space="0" w:color="auto"/>
          </w:divBdr>
        </w:div>
        <w:div w:id="854267114">
          <w:marLeft w:val="640"/>
          <w:marRight w:val="0"/>
          <w:marTop w:val="0"/>
          <w:marBottom w:val="0"/>
          <w:divBdr>
            <w:top w:val="none" w:sz="0" w:space="0" w:color="auto"/>
            <w:left w:val="none" w:sz="0" w:space="0" w:color="auto"/>
            <w:bottom w:val="none" w:sz="0" w:space="0" w:color="auto"/>
            <w:right w:val="none" w:sz="0" w:space="0" w:color="auto"/>
          </w:divBdr>
        </w:div>
        <w:div w:id="1855026317">
          <w:marLeft w:val="640"/>
          <w:marRight w:val="0"/>
          <w:marTop w:val="0"/>
          <w:marBottom w:val="0"/>
          <w:divBdr>
            <w:top w:val="none" w:sz="0" w:space="0" w:color="auto"/>
            <w:left w:val="none" w:sz="0" w:space="0" w:color="auto"/>
            <w:bottom w:val="none" w:sz="0" w:space="0" w:color="auto"/>
            <w:right w:val="none" w:sz="0" w:space="0" w:color="auto"/>
          </w:divBdr>
        </w:div>
        <w:div w:id="2005353354">
          <w:marLeft w:val="640"/>
          <w:marRight w:val="0"/>
          <w:marTop w:val="0"/>
          <w:marBottom w:val="0"/>
          <w:divBdr>
            <w:top w:val="none" w:sz="0" w:space="0" w:color="auto"/>
            <w:left w:val="none" w:sz="0" w:space="0" w:color="auto"/>
            <w:bottom w:val="none" w:sz="0" w:space="0" w:color="auto"/>
            <w:right w:val="none" w:sz="0" w:space="0" w:color="auto"/>
          </w:divBdr>
        </w:div>
        <w:div w:id="857502029">
          <w:marLeft w:val="640"/>
          <w:marRight w:val="0"/>
          <w:marTop w:val="0"/>
          <w:marBottom w:val="0"/>
          <w:divBdr>
            <w:top w:val="none" w:sz="0" w:space="0" w:color="auto"/>
            <w:left w:val="none" w:sz="0" w:space="0" w:color="auto"/>
            <w:bottom w:val="none" w:sz="0" w:space="0" w:color="auto"/>
            <w:right w:val="none" w:sz="0" w:space="0" w:color="auto"/>
          </w:divBdr>
        </w:div>
        <w:div w:id="1390885521">
          <w:marLeft w:val="640"/>
          <w:marRight w:val="0"/>
          <w:marTop w:val="0"/>
          <w:marBottom w:val="0"/>
          <w:divBdr>
            <w:top w:val="none" w:sz="0" w:space="0" w:color="auto"/>
            <w:left w:val="none" w:sz="0" w:space="0" w:color="auto"/>
            <w:bottom w:val="none" w:sz="0" w:space="0" w:color="auto"/>
            <w:right w:val="none" w:sz="0" w:space="0" w:color="auto"/>
          </w:divBdr>
        </w:div>
        <w:div w:id="1842623101">
          <w:marLeft w:val="640"/>
          <w:marRight w:val="0"/>
          <w:marTop w:val="0"/>
          <w:marBottom w:val="0"/>
          <w:divBdr>
            <w:top w:val="none" w:sz="0" w:space="0" w:color="auto"/>
            <w:left w:val="none" w:sz="0" w:space="0" w:color="auto"/>
            <w:bottom w:val="none" w:sz="0" w:space="0" w:color="auto"/>
            <w:right w:val="none" w:sz="0" w:space="0" w:color="auto"/>
          </w:divBdr>
        </w:div>
        <w:div w:id="2090616631">
          <w:marLeft w:val="640"/>
          <w:marRight w:val="0"/>
          <w:marTop w:val="0"/>
          <w:marBottom w:val="0"/>
          <w:divBdr>
            <w:top w:val="none" w:sz="0" w:space="0" w:color="auto"/>
            <w:left w:val="none" w:sz="0" w:space="0" w:color="auto"/>
            <w:bottom w:val="none" w:sz="0" w:space="0" w:color="auto"/>
            <w:right w:val="none" w:sz="0" w:space="0" w:color="auto"/>
          </w:divBdr>
        </w:div>
        <w:div w:id="660894384">
          <w:marLeft w:val="640"/>
          <w:marRight w:val="0"/>
          <w:marTop w:val="0"/>
          <w:marBottom w:val="0"/>
          <w:divBdr>
            <w:top w:val="none" w:sz="0" w:space="0" w:color="auto"/>
            <w:left w:val="none" w:sz="0" w:space="0" w:color="auto"/>
            <w:bottom w:val="none" w:sz="0" w:space="0" w:color="auto"/>
            <w:right w:val="none" w:sz="0" w:space="0" w:color="auto"/>
          </w:divBdr>
        </w:div>
        <w:div w:id="1747922872">
          <w:marLeft w:val="640"/>
          <w:marRight w:val="0"/>
          <w:marTop w:val="0"/>
          <w:marBottom w:val="0"/>
          <w:divBdr>
            <w:top w:val="none" w:sz="0" w:space="0" w:color="auto"/>
            <w:left w:val="none" w:sz="0" w:space="0" w:color="auto"/>
            <w:bottom w:val="none" w:sz="0" w:space="0" w:color="auto"/>
            <w:right w:val="none" w:sz="0" w:space="0" w:color="auto"/>
          </w:divBdr>
        </w:div>
        <w:div w:id="797797188">
          <w:marLeft w:val="640"/>
          <w:marRight w:val="0"/>
          <w:marTop w:val="0"/>
          <w:marBottom w:val="0"/>
          <w:divBdr>
            <w:top w:val="none" w:sz="0" w:space="0" w:color="auto"/>
            <w:left w:val="none" w:sz="0" w:space="0" w:color="auto"/>
            <w:bottom w:val="none" w:sz="0" w:space="0" w:color="auto"/>
            <w:right w:val="none" w:sz="0" w:space="0" w:color="auto"/>
          </w:divBdr>
        </w:div>
        <w:div w:id="1134059551">
          <w:marLeft w:val="640"/>
          <w:marRight w:val="0"/>
          <w:marTop w:val="0"/>
          <w:marBottom w:val="0"/>
          <w:divBdr>
            <w:top w:val="none" w:sz="0" w:space="0" w:color="auto"/>
            <w:left w:val="none" w:sz="0" w:space="0" w:color="auto"/>
            <w:bottom w:val="none" w:sz="0" w:space="0" w:color="auto"/>
            <w:right w:val="none" w:sz="0" w:space="0" w:color="auto"/>
          </w:divBdr>
        </w:div>
        <w:div w:id="468937164">
          <w:marLeft w:val="640"/>
          <w:marRight w:val="0"/>
          <w:marTop w:val="0"/>
          <w:marBottom w:val="0"/>
          <w:divBdr>
            <w:top w:val="none" w:sz="0" w:space="0" w:color="auto"/>
            <w:left w:val="none" w:sz="0" w:space="0" w:color="auto"/>
            <w:bottom w:val="none" w:sz="0" w:space="0" w:color="auto"/>
            <w:right w:val="none" w:sz="0" w:space="0" w:color="auto"/>
          </w:divBdr>
        </w:div>
        <w:div w:id="1834449374">
          <w:marLeft w:val="640"/>
          <w:marRight w:val="0"/>
          <w:marTop w:val="0"/>
          <w:marBottom w:val="0"/>
          <w:divBdr>
            <w:top w:val="none" w:sz="0" w:space="0" w:color="auto"/>
            <w:left w:val="none" w:sz="0" w:space="0" w:color="auto"/>
            <w:bottom w:val="none" w:sz="0" w:space="0" w:color="auto"/>
            <w:right w:val="none" w:sz="0" w:space="0" w:color="auto"/>
          </w:divBdr>
        </w:div>
        <w:div w:id="1616255893">
          <w:marLeft w:val="640"/>
          <w:marRight w:val="0"/>
          <w:marTop w:val="0"/>
          <w:marBottom w:val="0"/>
          <w:divBdr>
            <w:top w:val="none" w:sz="0" w:space="0" w:color="auto"/>
            <w:left w:val="none" w:sz="0" w:space="0" w:color="auto"/>
            <w:bottom w:val="none" w:sz="0" w:space="0" w:color="auto"/>
            <w:right w:val="none" w:sz="0" w:space="0" w:color="auto"/>
          </w:divBdr>
        </w:div>
        <w:div w:id="795870836">
          <w:marLeft w:val="640"/>
          <w:marRight w:val="0"/>
          <w:marTop w:val="0"/>
          <w:marBottom w:val="0"/>
          <w:divBdr>
            <w:top w:val="none" w:sz="0" w:space="0" w:color="auto"/>
            <w:left w:val="none" w:sz="0" w:space="0" w:color="auto"/>
            <w:bottom w:val="none" w:sz="0" w:space="0" w:color="auto"/>
            <w:right w:val="none" w:sz="0" w:space="0" w:color="auto"/>
          </w:divBdr>
        </w:div>
      </w:divsChild>
    </w:div>
    <w:div w:id="363941168">
      <w:bodyDiv w:val="1"/>
      <w:marLeft w:val="0"/>
      <w:marRight w:val="0"/>
      <w:marTop w:val="0"/>
      <w:marBottom w:val="0"/>
      <w:divBdr>
        <w:top w:val="none" w:sz="0" w:space="0" w:color="auto"/>
        <w:left w:val="none" w:sz="0" w:space="0" w:color="auto"/>
        <w:bottom w:val="none" w:sz="0" w:space="0" w:color="auto"/>
        <w:right w:val="none" w:sz="0" w:space="0" w:color="auto"/>
      </w:divBdr>
    </w:div>
    <w:div w:id="365760957">
      <w:bodyDiv w:val="1"/>
      <w:marLeft w:val="0"/>
      <w:marRight w:val="0"/>
      <w:marTop w:val="0"/>
      <w:marBottom w:val="0"/>
      <w:divBdr>
        <w:top w:val="none" w:sz="0" w:space="0" w:color="auto"/>
        <w:left w:val="none" w:sz="0" w:space="0" w:color="auto"/>
        <w:bottom w:val="none" w:sz="0" w:space="0" w:color="auto"/>
        <w:right w:val="none" w:sz="0" w:space="0" w:color="auto"/>
      </w:divBdr>
    </w:div>
    <w:div w:id="36576302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39">
          <w:marLeft w:val="640"/>
          <w:marRight w:val="0"/>
          <w:marTop w:val="0"/>
          <w:marBottom w:val="0"/>
          <w:divBdr>
            <w:top w:val="none" w:sz="0" w:space="0" w:color="auto"/>
            <w:left w:val="none" w:sz="0" w:space="0" w:color="auto"/>
            <w:bottom w:val="none" w:sz="0" w:space="0" w:color="auto"/>
            <w:right w:val="none" w:sz="0" w:space="0" w:color="auto"/>
          </w:divBdr>
        </w:div>
        <w:div w:id="402992747">
          <w:marLeft w:val="640"/>
          <w:marRight w:val="0"/>
          <w:marTop w:val="0"/>
          <w:marBottom w:val="0"/>
          <w:divBdr>
            <w:top w:val="none" w:sz="0" w:space="0" w:color="auto"/>
            <w:left w:val="none" w:sz="0" w:space="0" w:color="auto"/>
            <w:bottom w:val="none" w:sz="0" w:space="0" w:color="auto"/>
            <w:right w:val="none" w:sz="0" w:space="0" w:color="auto"/>
          </w:divBdr>
        </w:div>
        <w:div w:id="1199511865">
          <w:marLeft w:val="640"/>
          <w:marRight w:val="0"/>
          <w:marTop w:val="0"/>
          <w:marBottom w:val="0"/>
          <w:divBdr>
            <w:top w:val="none" w:sz="0" w:space="0" w:color="auto"/>
            <w:left w:val="none" w:sz="0" w:space="0" w:color="auto"/>
            <w:bottom w:val="none" w:sz="0" w:space="0" w:color="auto"/>
            <w:right w:val="none" w:sz="0" w:space="0" w:color="auto"/>
          </w:divBdr>
        </w:div>
        <w:div w:id="629633870">
          <w:marLeft w:val="640"/>
          <w:marRight w:val="0"/>
          <w:marTop w:val="0"/>
          <w:marBottom w:val="0"/>
          <w:divBdr>
            <w:top w:val="none" w:sz="0" w:space="0" w:color="auto"/>
            <w:left w:val="none" w:sz="0" w:space="0" w:color="auto"/>
            <w:bottom w:val="none" w:sz="0" w:space="0" w:color="auto"/>
            <w:right w:val="none" w:sz="0" w:space="0" w:color="auto"/>
          </w:divBdr>
        </w:div>
        <w:div w:id="571235574">
          <w:marLeft w:val="640"/>
          <w:marRight w:val="0"/>
          <w:marTop w:val="0"/>
          <w:marBottom w:val="0"/>
          <w:divBdr>
            <w:top w:val="none" w:sz="0" w:space="0" w:color="auto"/>
            <w:left w:val="none" w:sz="0" w:space="0" w:color="auto"/>
            <w:bottom w:val="none" w:sz="0" w:space="0" w:color="auto"/>
            <w:right w:val="none" w:sz="0" w:space="0" w:color="auto"/>
          </w:divBdr>
        </w:div>
        <w:div w:id="2076197960">
          <w:marLeft w:val="640"/>
          <w:marRight w:val="0"/>
          <w:marTop w:val="0"/>
          <w:marBottom w:val="0"/>
          <w:divBdr>
            <w:top w:val="none" w:sz="0" w:space="0" w:color="auto"/>
            <w:left w:val="none" w:sz="0" w:space="0" w:color="auto"/>
            <w:bottom w:val="none" w:sz="0" w:space="0" w:color="auto"/>
            <w:right w:val="none" w:sz="0" w:space="0" w:color="auto"/>
          </w:divBdr>
        </w:div>
        <w:div w:id="266349157">
          <w:marLeft w:val="640"/>
          <w:marRight w:val="0"/>
          <w:marTop w:val="0"/>
          <w:marBottom w:val="0"/>
          <w:divBdr>
            <w:top w:val="none" w:sz="0" w:space="0" w:color="auto"/>
            <w:left w:val="none" w:sz="0" w:space="0" w:color="auto"/>
            <w:bottom w:val="none" w:sz="0" w:space="0" w:color="auto"/>
            <w:right w:val="none" w:sz="0" w:space="0" w:color="auto"/>
          </w:divBdr>
        </w:div>
        <w:div w:id="9987657">
          <w:marLeft w:val="640"/>
          <w:marRight w:val="0"/>
          <w:marTop w:val="0"/>
          <w:marBottom w:val="0"/>
          <w:divBdr>
            <w:top w:val="none" w:sz="0" w:space="0" w:color="auto"/>
            <w:left w:val="none" w:sz="0" w:space="0" w:color="auto"/>
            <w:bottom w:val="none" w:sz="0" w:space="0" w:color="auto"/>
            <w:right w:val="none" w:sz="0" w:space="0" w:color="auto"/>
          </w:divBdr>
        </w:div>
        <w:div w:id="696195425">
          <w:marLeft w:val="640"/>
          <w:marRight w:val="0"/>
          <w:marTop w:val="0"/>
          <w:marBottom w:val="0"/>
          <w:divBdr>
            <w:top w:val="none" w:sz="0" w:space="0" w:color="auto"/>
            <w:left w:val="none" w:sz="0" w:space="0" w:color="auto"/>
            <w:bottom w:val="none" w:sz="0" w:space="0" w:color="auto"/>
            <w:right w:val="none" w:sz="0" w:space="0" w:color="auto"/>
          </w:divBdr>
        </w:div>
        <w:div w:id="961960411">
          <w:marLeft w:val="640"/>
          <w:marRight w:val="0"/>
          <w:marTop w:val="0"/>
          <w:marBottom w:val="0"/>
          <w:divBdr>
            <w:top w:val="none" w:sz="0" w:space="0" w:color="auto"/>
            <w:left w:val="none" w:sz="0" w:space="0" w:color="auto"/>
            <w:bottom w:val="none" w:sz="0" w:space="0" w:color="auto"/>
            <w:right w:val="none" w:sz="0" w:space="0" w:color="auto"/>
          </w:divBdr>
        </w:div>
        <w:div w:id="1287932280">
          <w:marLeft w:val="640"/>
          <w:marRight w:val="0"/>
          <w:marTop w:val="0"/>
          <w:marBottom w:val="0"/>
          <w:divBdr>
            <w:top w:val="none" w:sz="0" w:space="0" w:color="auto"/>
            <w:left w:val="none" w:sz="0" w:space="0" w:color="auto"/>
            <w:bottom w:val="none" w:sz="0" w:space="0" w:color="auto"/>
            <w:right w:val="none" w:sz="0" w:space="0" w:color="auto"/>
          </w:divBdr>
        </w:div>
        <w:div w:id="297149107">
          <w:marLeft w:val="640"/>
          <w:marRight w:val="0"/>
          <w:marTop w:val="0"/>
          <w:marBottom w:val="0"/>
          <w:divBdr>
            <w:top w:val="none" w:sz="0" w:space="0" w:color="auto"/>
            <w:left w:val="none" w:sz="0" w:space="0" w:color="auto"/>
            <w:bottom w:val="none" w:sz="0" w:space="0" w:color="auto"/>
            <w:right w:val="none" w:sz="0" w:space="0" w:color="auto"/>
          </w:divBdr>
        </w:div>
        <w:div w:id="900486831">
          <w:marLeft w:val="640"/>
          <w:marRight w:val="0"/>
          <w:marTop w:val="0"/>
          <w:marBottom w:val="0"/>
          <w:divBdr>
            <w:top w:val="none" w:sz="0" w:space="0" w:color="auto"/>
            <w:left w:val="none" w:sz="0" w:space="0" w:color="auto"/>
            <w:bottom w:val="none" w:sz="0" w:space="0" w:color="auto"/>
            <w:right w:val="none" w:sz="0" w:space="0" w:color="auto"/>
          </w:divBdr>
        </w:div>
        <w:div w:id="654534032">
          <w:marLeft w:val="640"/>
          <w:marRight w:val="0"/>
          <w:marTop w:val="0"/>
          <w:marBottom w:val="0"/>
          <w:divBdr>
            <w:top w:val="none" w:sz="0" w:space="0" w:color="auto"/>
            <w:left w:val="none" w:sz="0" w:space="0" w:color="auto"/>
            <w:bottom w:val="none" w:sz="0" w:space="0" w:color="auto"/>
            <w:right w:val="none" w:sz="0" w:space="0" w:color="auto"/>
          </w:divBdr>
        </w:div>
        <w:div w:id="2111970382">
          <w:marLeft w:val="640"/>
          <w:marRight w:val="0"/>
          <w:marTop w:val="0"/>
          <w:marBottom w:val="0"/>
          <w:divBdr>
            <w:top w:val="none" w:sz="0" w:space="0" w:color="auto"/>
            <w:left w:val="none" w:sz="0" w:space="0" w:color="auto"/>
            <w:bottom w:val="none" w:sz="0" w:space="0" w:color="auto"/>
            <w:right w:val="none" w:sz="0" w:space="0" w:color="auto"/>
          </w:divBdr>
        </w:div>
        <w:div w:id="1697197069">
          <w:marLeft w:val="640"/>
          <w:marRight w:val="0"/>
          <w:marTop w:val="0"/>
          <w:marBottom w:val="0"/>
          <w:divBdr>
            <w:top w:val="none" w:sz="0" w:space="0" w:color="auto"/>
            <w:left w:val="none" w:sz="0" w:space="0" w:color="auto"/>
            <w:bottom w:val="none" w:sz="0" w:space="0" w:color="auto"/>
            <w:right w:val="none" w:sz="0" w:space="0" w:color="auto"/>
          </w:divBdr>
        </w:div>
        <w:div w:id="130370056">
          <w:marLeft w:val="640"/>
          <w:marRight w:val="0"/>
          <w:marTop w:val="0"/>
          <w:marBottom w:val="0"/>
          <w:divBdr>
            <w:top w:val="none" w:sz="0" w:space="0" w:color="auto"/>
            <w:left w:val="none" w:sz="0" w:space="0" w:color="auto"/>
            <w:bottom w:val="none" w:sz="0" w:space="0" w:color="auto"/>
            <w:right w:val="none" w:sz="0" w:space="0" w:color="auto"/>
          </w:divBdr>
        </w:div>
        <w:div w:id="759568432">
          <w:marLeft w:val="640"/>
          <w:marRight w:val="0"/>
          <w:marTop w:val="0"/>
          <w:marBottom w:val="0"/>
          <w:divBdr>
            <w:top w:val="none" w:sz="0" w:space="0" w:color="auto"/>
            <w:left w:val="none" w:sz="0" w:space="0" w:color="auto"/>
            <w:bottom w:val="none" w:sz="0" w:space="0" w:color="auto"/>
            <w:right w:val="none" w:sz="0" w:space="0" w:color="auto"/>
          </w:divBdr>
        </w:div>
        <w:div w:id="1984768242">
          <w:marLeft w:val="640"/>
          <w:marRight w:val="0"/>
          <w:marTop w:val="0"/>
          <w:marBottom w:val="0"/>
          <w:divBdr>
            <w:top w:val="none" w:sz="0" w:space="0" w:color="auto"/>
            <w:left w:val="none" w:sz="0" w:space="0" w:color="auto"/>
            <w:bottom w:val="none" w:sz="0" w:space="0" w:color="auto"/>
            <w:right w:val="none" w:sz="0" w:space="0" w:color="auto"/>
          </w:divBdr>
        </w:div>
        <w:div w:id="1387486214">
          <w:marLeft w:val="640"/>
          <w:marRight w:val="0"/>
          <w:marTop w:val="0"/>
          <w:marBottom w:val="0"/>
          <w:divBdr>
            <w:top w:val="none" w:sz="0" w:space="0" w:color="auto"/>
            <w:left w:val="none" w:sz="0" w:space="0" w:color="auto"/>
            <w:bottom w:val="none" w:sz="0" w:space="0" w:color="auto"/>
            <w:right w:val="none" w:sz="0" w:space="0" w:color="auto"/>
          </w:divBdr>
        </w:div>
        <w:div w:id="1806387244">
          <w:marLeft w:val="640"/>
          <w:marRight w:val="0"/>
          <w:marTop w:val="0"/>
          <w:marBottom w:val="0"/>
          <w:divBdr>
            <w:top w:val="none" w:sz="0" w:space="0" w:color="auto"/>
            <w:left w:val="none" w:sz="0" w:space="0" w:color="auto"/>
            <w:bottom w:val="none" w:sz="0" w:space="0" w:color="auto"/>
            <w:right w:val="none" w:sz="0" w:space="0" w:color="auto"/>
          </w:divBdr>
        </w:div>
        <w:div w:id="1650472966">
          <w:marLeft w:val="640"/>
          <w:marRight w:val="0"/>
          <w:marTop w:val="0"/>
          <w:marBottom w:val="0"/>
          <w:divBdr>
            <w:top w:val="none" w:sz="0" w:space="0" w:color="auto"/>
            <w:left w:val="none" w:sz="0" w:space="0" w:color="auto"/>
            <w:bottom w:val="none" w:sz="0" w:space="0" w:color="auto"/>
            <w:right w:val="none" w:sz="0" w:space="0" w:color="auto"/>
          </w:divBdr>
        </w:div>
        <w:div w:id="1512112132">
          <w:marLeft w:val="640"/>
          <w:marRight w:val="0"/>
          <w:marTop w:val="0"/>
          <w:marBottom w:val="0"/>
          <w:divBdr>
            <w:top w:val="none" w:sz="0" w:space="0" w:color="auto"/>
            <w:left w:val="none" w:sz="0" w:space="0" w:color="auto"/>
            <w:bottom w:val="none" w:sz="0" w:space="0" w:color="auto"/>
            <w:right w:val="none" w:sz="0" w:space="0" w:color="auto"/>
          </w:divBdr>
        </w:div>
        <w:div w:id="533734644">
          <w:marLeft w:val="640"/>
          <w:marRight w:val="0"/>
          <w:marTop w:val="0"/>
          <w:marBottom w:val="0"/>
          <w:divBdr>
            <w:top w:val="none" w:sz="0" w:space="0" w:color="auto"/>
            <w:left w:val="none" w:sz="0" w:space="0" w:color="auto"/>
            <w:bottom w:val="none" w:sz="0" w:space="0" w:color="auto"/>
            <w:right w:val="none" w:sz="0" w:space="0" w:color="auto"/>
          </w:divBdr>
        </w:div>
        <w:div w:id="733964959">
          <w:marLeft w:val="640"/>
          <w:marRight w:val="0"/>
          <w:marTop w:val="0"/>
          <w:marBottom w:val="0"/>
          <w:divBdr>
            <w:top w:val="none" w:sz="0" w:space="0" w:color="auto"/>
            <w:left w:val="none" w:sz="0" w:space="0" w:color="auto"/>
            <w:bottom w:val="none" w:sz="0" w:space="0" w:color="auto"/>
            <w:right w:val="none" w:sz="0" w:space="0" w:color="auto"/>
          </w:divBdr>
        </w:div>
        <w:div w:id="40791293">
          <w:marLeft w:val="640"/>
          <w:marRight w:val="0"/>
          <w:marTop w:val="0"/>
          <w:marBottom w:val="0"/>
          <w:divBdr>
            <w:top w:val="none" w:sz="0" w:space="0" w:color="auto"/>
            <w:left w:val="none" w:sz="0" w:space="0" w:color="auto"/>
            <w:bottom w:val="none" w:sz="0" w:space="0" w:color="auto"/>
            <w:right w:val="none" w:sz="0" w:space="0" w:color="auto"/>
          </w:divBdr>
        </w:div>
        <w:div w:id="1123696244">
          <w:marLeft w:val="640"/>
          <w:marRight w:val="0"/>
          <w:marTop w:val="0"/>
          <w:marBottom w:val="0"/>
          <w:divBdr>
            <w:top w:val="none" w:sz="0" w:space="0" w:color="auto"/>
            <w:left w:val="none" w:sz="0" w:space="0" w:color="auto"/>
            <w:bottom w:val="none" w:sz="0" w:space="0" w:color="auto"/>
            <w:right w:val="none" w:sz="0" w:space="0" w:color="auto"/>
          </w:divBdr>
        </w:div>
        <w:div w:id="255215750">
          <w:marLeft w:val="640"/>
          <w:marRight w:val="0"/>
          <w:marTop w:val="0"/>
          <w:marBottom w:val="0"/>
          <w:divBdr>
            <w:top w:val="none" w:sz="0" w:space="0" w:color="auto"/>
            <w:left w:val="none" w:sz="0" w:space="0" w:color="auto"/>
            <w:bottom w:val="none" w:sz="0" w:space="0" w:color="auto"/>
            <w:right w:val="none" w:sz="0" w:space="0" w:color="auto"/>
          </w:divBdr>
        </w:div>
        <w:div w:id="1814249840">
          <w:marLeft w:val="640"/>
          <w:marRight w:val="0"/>
          <w:marTop w:val="0"/>
          <w:marBottom w:val="0"/>
          <w:divBdr>
            <w:top w:val="none" w:sz="0" w:space="0" w:color="auto"/>
            <w:left w:val="none" w:sz="0" w:space="0" w:color="auto"/>
            <w:bottom w:val="none" w:sz="0" w:space="0" w:color="auto"/>
            <w:right w:val="none" w:sz="0" w:space="0" w:color="auto"/>
          </w:divBdr>
        </w:div>
        <w:div w:id="124012106">
          <w:marLeft w:val="640"/>
          <w:marRight w:val="0"/>
          <w:marTop w:val="0"/>
          <w:marBottom w:val="0"/>
          <w:divBdr>
            <w:top w:val="none" w:sz="0" w:space="0" w:color="auto"/>
            <w:left w:val="none" w:sz="0" w:space="0" w:color="auto"/>
            <w:bottom w:val="none" w:sz="0" w:space="0" w:color="auto"/>
            <w:right w:val="none" w:sz="0" w:space="0" w:color="auto"/>
          </w:divBdr>
        </w:div>
        <w:div w:id="778455684">
          <w:marLeft w:val="640"/>
          <w:marRight w:val="0"/>
          <w:marTop w:val="0"/>
          <w:marBottom w:val="0"/>
          <w:divBdr>
            <w:top w:val="none" w:sz="0" w:space="0" w:color="auto"/>
            <w:left w:val="none" w:sz="0" w:space="0" w:color="auto"/>
            <w:bottom w:val="none" w:sz="0" w:space="0" w:color="auto"/>
            <w:right w:val="none" w:sz="0" w:space="0" w:color="auto"/>
          </w:divBdr>
        </w:div>
        <w:div w:id="1527138631">
          <w:marLeft w:val="640"/>
          <w:marRight w:val="0"/>
          <w:marTop w:val="0"/>
          <w:marBottom w:val="0"/>
          <w:divBdr>
            <w:top w:val="none" w:sz="0" w:space="0" w:color="auto"/>
            <w:left w:val="none" w:sz="0" w:space="0" w:color="auto"/>
            <w:bottom w:val="none" w:sz="0" w:space="0" w:color="auto"/>
            <w:right w:val="none" w:sz="0" w:space="0" w:color="auto"/>
          </w:divBdr>
        </w:div>
        <w:div w:id="1048533703">
          <w:marLeft w:val="640"/>
          <w:marRight w:val="0"/>
          <w:marTop w:val="0"/>
          <w:marBottom w:val="0"/>
          <w:divBdr>
            <w:top w:val="none" w:sz="0" w:space="0" w:color="auto"/>
            <w:left w:val="none" w:sz="0" w:space="0" w:color="auto"/>
            <w:bottom w:val="none" w:sz="0" w:space="0" w:color="auto"/>
            <w:right w:val="none" w:sz="0" w:space="0" w:color="auto"/>
          </w:divBdr>
        </w:div>
        <w:div w:id="699168503">
          <w:marLeft w:val="640"/>
          <w:marRight w:val="0"/>
          <w:marTop w:val="0"/>
          <w:marBottom w:val="0"/>
          <w:divBdr>
            <w:top w:val="none" w:sz="0" w:space="0" w:color="auto"/>
            <w:left w:val="none" w:sz="0" w:space="0" w:color="auto"/>
            <w:bottom w:val="none" w:sz="0" w:space="0" w:color="auto"/>
            <w:right w:val="none" w:sz="0" w:space="0" w:color="auto"/>
          </w:divBdr>
        </w:div>
      </w:divsChild>
    </w:div>
    <w:div w:id="366103115">
      <w:bodyDiv w:val="1"/>
      <w:marLeft w:val="0"/>
      <w:marRight w:val="0"/>
      <w:marTop w:val="0"/>
      <w:marBottom w:val="0"/>
      <w:divBdr>
        <w:top w:val="none" w:sz="0" w:space="0" w:color="auto"/>
        <w:left w:val="none" w:sz="0" w:space="0" w:color="auto"/>
        <w:bottom w:val="none" w:sz="0" w:space="0" w:color="auto"/>
        <w:right w:val="none" w:sz="0" w:space="0" w:color="auto"/>
      </w:divBdr>
    </w:div>
    <w:div w:id="366179527">
      <w:bodyDiv w:val="1"/>
      <w:marLeft w:val="0"/>
      <w:marRight w:val="0"/>
      <w:marTop w:val="0"/>
      <w:marBottom w:val="0"/>
      <w:divBdr>
        <w:top w:val="none" w:sz="0" w:space="0" w:color="auto"/>
        <w:left w:val="none" w:sz="0" w:space="0" w:color="auto"/>
        <w:bottom w:val="none" w:sz="0" w:space="0" w:color="auto"/>
        <w:right w:val="none" w:sz="0" w:space="0" w:color="auto"/>
      </w:divBdr>
    </w:div>
    <w:div w:id="369763629">
      <w:bodyDiv w:val="1"/>
      <w:marLeft w:val="0"/>
      <w:marRight w:val="0"/>
      <w:marTop w:val="0"/>
      <w:marBottom w:val="0"/>
      <w:divBdr>
        <w:top w:val="none" w:sz="0" w:space="0" w:color="auto"/>
        <w:left w:val="none" w:sz="0" w:space="0" w:color="auto"/>
        <w:bottom w:val="none" w:sz="0" w:space="0" w:color="auto"/>
        <w:right w:val="none" w:sz="0" w:space="0" w:color="auto"/>
      </w:divBdr>
    </w:div>
    <w:div w:id="370571837">
      <w:bodyDiv w:val="1"/>
      <w:marLeft w:val="0"/>
      <w:marRight w:val="0"/>
      <w:marTop w:val="0"/>
      <w:marBottom w:val="0"/>
      <w:divBdr>
        <w:top w:val="none" w:sz="0" w:space="0" w:color="auto"/>
        <w:left w:val="none" w:sz="0" w:space="0" w:color="auto"/>
        <w:bottom w:val="none" w:sz="0" w:space="0" w:color="auto"/>
        <w:right w:val="none" w:sz="0" w:space="0" w:color="auto"/>
      </w:divBdr>
    </w:div>
    <w:div w:id="372267623">
      <w:bodyDiv w:val="1"/>
      <w:marLeft w:val="0"/>
      <w:marRight w:val="0"/>
      <w:marTop w:val="0"/>
      <w:marBottom w:val="0"/>
      <w:divBdr>
        <w:top w:val="none" w:sz="0" w:space="0" w:color="auto"/>
        <w:left w:val="none" w:sz="0" w:space="0" w:color="auto"/>
        <w:bottom w:val="none" w:sz="0" w:space="0" w:color="auto"/>
        <w:right w:val="none" w:sz="0" w:space="0" w:color="auto"/>
      </w:divBdr>
    </w:div>
    <w:div w:id="372268532">
      <w:bodyDiv w:val="1"/>
      <w:marLeft w:val="0"/>
      <w:marRight w:val="0"/>
      <w:marTop w:val="0"/>
      <w:marBottom w:val="0"/>
      <w:divBdr>
        <w:top w:val="none" w:sz="0" w:space="0" w:color="auto"/>
        <w:left w:val="none" w:sz="0" w:space="0" w:color="auto"/>
        <w:bottom w:val="none" w:sz="0" w:space="0" w:color="auto"/>
        <w:right w:val="none" w:sz="0" w:space="0" w:color="auto"/>
      </w:divBdr>
      <w:divsChild>
        <w:div w:id="1994873282">
          <w:marLeft w:val="0"/>
          <w:marRight w:val="0"/>
          <w:marTop w:val="0"/>
          <w:marBottom w:val="0"/>
          <w:divBdr>
            <w:top w:val="none" w:sz="0" w:space="0" w:color="auto"/>
            <w:left w:val="none" w:sz="0" w:space="0" w:color="auto"/>
            <w:bottom w:val="none" w:sz="0" w:space="0" w:color="auto"/>
            <w:right w:val="none" w:sz="0" w:space="0" w:color="auto"/>
          </w:divBdr>
        </w:div>
        <w:div w:id="387077015">
          <w:marLeft w:val="0"/>
          <w:marRight w:val="0"/>
          <w:marTop w:val="0"/>
          <w:marBottom w:val="0"/>
          <w:divBdr>
            <w:top w:val="none" w:sz="0" w:space="0" w:color="auto"/>
            <w:left w:val="none" w:sz="0" w:space="0" w:color="auto"/>
            <w:bottom w:val="none" w:sz="0" w:space="0" w:color="auto"/>
            <w:right w:val="none" w:sz="0" w:space="0" w:color="auto"/>
          </w:divBdr>
        </w:div>
        <w:div w:id="1446267988">
          <w:marLeft w:val="0"/>
          <w:marRight w:val="0"/>
          <w:marTop w:val="0"/>
          <w:marBottom w:val="0"/>
          <w:divBdr>
            <w:top w:val="none" w:sz="0" w:space="0" w:color="auto"/>
            <w:left w:val="none" w:sz="0" w:space="0" w:color="auto"/>
            <w:bottom w:val="none" w:sz="0" w:space="0" w:color="auto"/>
            <w:right w:val="none" w:sz="0" w:space="0" w:color="auto"/>
          </w:divBdr>
        </w:div>
        <w:div w:id="1611890111">
          <w:marLeft w:val="0"/>
          <w:marRight w:val="0"/>
          <w:marTop w:val="0"/>
          <w:marBottom w:val="0"/>
          <w:divBdr>
            <w:top w:val="none" w:sz="0" w:space="0" w:color="auto"/>
            <w:left w:val="none" w:sz="0" w:space="0" w:color="auto"/>
            <w:bottom w:val="none" w:sz="0" w:space="0" w:color="auto"/>
            <w:right w:val="none" w:sz="0" w:space="0" w:color="auto"/>
          </w:divBdr>
        </w:div>
        <w:div w:id="894925097">
          <w:marLeft w:val="0"/>
          <w:marRight w:val="0"/>
          <w:marTop w:val="0"/>
          <w:marBottom w:val="0"/>
          <w:divBdr>
            <w:top w:val="none" w:sz="0" w:space="0" w:color="auto"/>
            <w:left w:val="none" w:sz="0" w:space="0" w:color="auto"/>
            <w:bottom w:val="none" w:sz="0" w:space="0" w:color="auto"/>
            <w:right w:val="none" w:sz="0" w:space="0" w:color="auto"/>
          </w:divBdr>
        </w:div>
        <w:div w:id="1370300926">
          <w:marLeft w:val="0"/>
          <w:marRight w:val="0"/>
          <w:marTop w:val="0"/>
          <w:marBottom w:val="0"/>
          <w:divBdr>
            <w:top w:val="none" w:sz="0" w:space="0" w:color="auto"/>
            <w:left w:val="none" w:sz="0" w:space="0" w:color="auto"/>
            <w:bottom w:val="none" w:sz="0" w:space="0" w:color="auto"/>
            <w:right w:val="none" w:sz="0" w:space="0" w:color="auto"/>
          </w:divBdr>
        </w:div>
        <w:div w:id="846093947">
          <w:marLeft w:val="0"/>
          <w:marRight w:val="0"/>
          <w:marTop w:val="0"/>
          <w:marBottom w:val="0"/>
          <w:divBdr>
            <w:top w:val="none" w:sz="0" w:space="0" w:color="auto"/>
            <w:left w:val="none" w:sz="0" w:space="0" w:color="auto"/>
            <w:bottom w:val="none" w:sz="0" w:space="0" w:color="auto"/>
            <w:right w:val="none" w:sz="0" w:space="0" w:color="auto"/>
          </w:divBdr>
        </w:div>
        <w:div w:id="969549999">
          <w:marLeft w:val="0"/>
          <w:marRight w:val="0"/>
          <w:marTop w:val="0"/>
          <w:marBottom w:val="0"/>
          <w:divBdr>
            <w:top w:val="none" w:sz="0" w:space="0" w:color="auto"/>
            <w:left w:val="none" w:sz="0" w:space="0" w:color="auto"/>
            <w:bottom w:val="none" w:sz="0" w:space="0" w:color="auto"/>
            <w:right w:val="none" w:sz="0" w:space="0" w:color="auto"/>
          </w:divBdr>
        </w:div>
        <w:div w:id="1495950363">
          <w:marLeft w:val="0"/>
          <w:marRight w:val="0"/>
          <w:marTop w:val="0"/>
          <w:marBottom w:val="0"/>
          <w:divBdr>
            <w:top w:val="none" w:sz="0" w:space="0" w:color="auto"/>
            <w:left w:val="none" w:sz="0" w:space="0" w:color="auto"/>
            <w:bottom w:val="none" w:sz="0" w:space="0" w:color="auto"/>
            <w:right w:val="none" w:sz="0" w:space="0" w:color="auto"/>
          </w:divBdr>
        </w:div>
        <w:div w:id="321860215">
          <w:marLeft w:val="0"/>
          <w:marRight w:val="0"/>
          <w:marTop w:val="0"/>
          <w:marBottom w:val="0"/>
          <w:divBdr>
            <w:top w:val="none" w:sz="0" w:space="0" w:color="auto"/>
            <w:left w:val="none" w:sz="0" w:space="0" w:color="auto"/>
            <w:bottom w:val="none" w:sz="0" w:space="0" w:color="auto"/>
            <w:right w:val="none" w:sz="0" w:space="0" w:color="auto"/>
          </w:divBdr>
        </w:div>
        <w:div w:id="141771689">
          <w:marLeft w:val="0"/>
          <w:marRight w:val="0"/>
          <w:marTop w:val="0"/>
          <w:marBottom w:val="0"/>
          <w:divBdr>
            <w:top w:val="none" w:sz="0" w:space="0" w:color="auto"/>
            <w:left w:val="none" w:sz="0" w:space="0" w:color="auto"/>
            <w:bottom w:val="none" w:sz="0" w:space="0" w:color="auto"/>
            <w:right w:val="none" w:sz="0" w:space="0" w:color="auto"/>
          </w:divBdr>
        </w:div>
        <w:div w:id="964971400">
          <w:marLeft w:val="0"/>
          <w:marRight w:val="0"/>
          <w:marTop w:val="0"/>
          <w:marBottom w:val="0"/>
          <w:divBdr>
            <w:top w:val="none" w:sz="0" w:space="0" w:color="auto"/>
            <w:left w:val="none" w:sz="0" w:space="0" w:color="auto"/>
            <w:bottom w:val="none" w:sz="0" w:space="0" w:color="auto"/>
            <w:right w:val="none" w:sz="0" w:space="0" w:color="auto"/>
          </w:divBdr>
        </w:div>
        <w:div w:id="1228690206">
          <w:marLeft w:val="0"/>
          <w:marRight w:val="0"/>
          <w:marTop w:val="0"/>
          <w:marBottom w:val="0"/>
          <w:divBdr>
            <w:top w:val="none" w:sz="0" w:space="0" w:color="auto"/>
            <w:left w:val="none" w:sz="0" w:space="0" w:color="auto"/>
            <w:bottom w:val="none" w:sz="0" w:space="0" w:color="auto"/>
            <w:right w:val="none" w:sz="0" w:space="0" w:color="auto"/>
          </w:divBdr>
        </w:div>
        <w:div w:id="1254171547">
          <w:marLeft w:val="0"/>
          <w:marRight w:val="0"/>
          <w:marTop w:val="0"/>
          <w:marBottom w:val="0"/>
          <w:divBdr>
            <w:top w:val="none" w:sz="0" w:space="0" w:color="auto"/>
            <w:left w:val="none" w:sz="0" w:space="0" w:color="auto"/>
            <w:bottom w:val="none" w:sz="0" w:space="0" w:color="auto"/>
            <w:right w:val="none" w:sz="0" w:space="0" w:color="auto"/>
          </w:divBdr>
        </w:div>
        <w:div w:id="278337451">
          <w:marLeft w:val="0"/>
          <w:marRight w:val="0"/>
          <w:marTop w:val="0"/>
          <w:marBottom w:val="0"/>
          <w:divBdr>
            <w:top w:val="none" w:sz="0" w:space="0" w:color="auto"/>
            <w:left w:val="none" w:sz="0" w:space="0" w:color="auto"/>
            <w:bottom w:val="none" w:sz="0" w:space="0" w:color="auto"/>
            <w:right w:val="none" w:sz="0" w:space="0" w:color="auto"/>
          </w:divBdr>
        </w:div>
        <w:div w:id="343483934">
          <w:marLeft w:val="0"/>
          <w:marRight w:val="0"/>
          <w:marTop w:val="0"/>
          <w:marBottom w:val="0"/>
          <w:divBdr>
            <w:top w:val="none" w:sz="0" w:space="0" w:color="auto"/>
            <w:left w:val="none" w:sz="0" w:space="0" w:color="auto"/>
            <w:bottom w:val="none" w:sz="0" w:space="0" w:color="auto"/>
            <w:right w:val="none" w:sz="0" w:space="0" w:color="auto"/>
          </w:divBdr>
        </w:div>
        <w:div w:id="1503396528">
          <w:marLeft w:val="0"/>
          <w:marRight w:val="0"/>
          <w:marTop w:val="0"/>
          <w:marBottom w:val="0"/>
          <w:divBdr>
            <w:top w:val="none" w:sz="0" w:space="0" w:color="auto"/>
            <w:left w:val="none" w:sz="0" w:space="0" w:color="auto"/>
            <w:bottom w:val="none" w:sz="0" w:space="0" w:color="auto"/>
            <w:right w:val="none" w:sz="0" w:space="0" w:color="auto"/>
          </w:divBdr>
        </w:div>
        <w:div w:id="321857311">
          <w:marLeft w:val="0"/>
          <w:marRight w:val="0"/>
          <w:marTop w:val="0"/>
          <w:marBottom w:val="0"/>
          <w:divBdr>
            <w:top w:val="none" w:sz="0" w:space="0" w:color="auto"/>
            <w:left w:val="none" w:sz="0" w:space="0" w:color="auto"/>
            <w:bottom w:val="none" w:sz="0" w:space="0" w:color="auto"/>
            <w:right w:val="none" w:sz="0" w:space="0" w:color="auto"/>
          </w:divBdr>
        </w:div>
        <w:div w:id="1531187571">
          <w:marLeft w:val="0"/>
          <w:marRight w:val="0"/>
          <w:marTop w:val="0"/>
          <w:marBottom w:val="0"/>
          <w:divBdr>
            <w:top w:val="none" w:sz="0" w:space="0" w:color="auto"/>
            <w:left w:val="none" w:sz="0" w:space="0" w:color="auto"/>
            <w:bottom w:val="none" w:sz="0" w:space="0" w:color="auto"/>
            <w:right w:val="none" w:sz="0" w:space="0" w:color="auto"/>
          </w:divBdr>
        </w:div>
        <w:div w:id="1755348181">
          <w:marLeft w:val="0"/>
          <w:marRight w:val="0"/>
          <w:marTop w:val="0"/>
          <w:marBottom w:val="0"/>
          <w:divBdr>
            <w:top w:val="none" w:sz="0" w:space="0" w:color="auto"/>
            <w:left w:val="none" w:sz="0" w:space="0" w:color="auto"/>
            <w:bottom w:val="none" w:sz="0" w:space="0" w:color="auto"/>
            <w:right w:val="none" w:sz="0" w:space="0" w:color="auto"/>
          </w:divBdr>
        </w:div>
        <w:div w:id="643848778">
          <w:marLeft w:val="0"/>
          <w:marRight w:val="0"/>
          <w:marTop w:val="0"/>
          <w:marBottom w:val="0"/>
          <w:divBdr>
            <w:top w:val="none" w:sz="0" w:space="0" w:color="auto"/>
            <w:left w:val="none" w:sz="0" w:space="0" w:color="auto"/>
            <w:bottom w:val="none" w:sz="0" w:space="0" w:color="auto"/>
            <w:right w:val="none" w:sz="0" w:space="0" w:color="auto"/>
          </w:divBdr>
        </w:div>
        <w:div w:id="1859852237">
          <w:marLeft w:val="0"/>
          <w:marRight w:val="0"/>
          <w:marTop w:val="0"/>
          <w:marBottom w:val="0"/>
          <w:divBdr>
            <w:top w:val="none" w:sz="0" w:space="0" w:color="auto"/>
            <w:left w:val="none" w:sz="0" w:space="0" w:color="auto"/>
            <w:bottom w:val="none" w:sz="0" w:space="0" w:color="auto"/>
            <w:right w:val="none" w:sz="0" w:space="0" w:color="auto"/>
          </w:divBdr>
        </w:div>
        <w:div w:id="595093948">
          <w:marLeft w:val="0"/>
          <w:marRight w:val="0"/>
          <w:marTop w:val="0"/>
          <w:marBottom w:val="0"/>
          <w:divBdr>
            <w:top w:val="none" w:sz="0" w:space="0" w:color="auto"/>
            <w:left w:val="none" w:sz="0" w:space="0" w:color="auto"/>
            <w:bottom w:val="none" w:sz="0" w:space="0" w:color="auto"/>
            <w:right w:val="none" w:sz="0" w:space="0" w:color="auto"/>
          </w:divBdr>
        </w:div>
        <w:div w:id="1763531712">
          <w:marLeft w:val="0"/>
          <w:marRight w:val="0"/>
          <w:marTop w:val="0"/>
          <w:marBottom w:val="0"/>
          <w:divBdr>
            <w:top w:val="none" w:sz="0" w:space="0" w:color="auto"/>
            <w:left w:val="none" w:sz="0" w:space="0" w:color="auto"/>
            <w:bottom w:val="none" w:sz="0" w:space="0" w:color="auto"/>
            <w:right w:val="none" w:sz="0" w:space="0" w:color="auto"/>
          </w:divBdr>
        </w:div>
        <w:div w:id="27607594">
          <w:marLeft w:val="0"/>
          <w:marRight w:val="0"/>
          <w:marTop w:val="0"/>
          <w:marBottom w:val="0"/>
          <w:divBdr>
            <w:top w:val="none" w:sz="0" w:space="0" w:color="auto"/>
            <w:left w:val="none" w:sz="0" w:space="0" w:color="auto"/>
            <w:bottom w:val="none" w:sz="0" w:space="0" w:color="auto"/>
            <w:right w:val="none" w:sz="0" w:space="0" w:color="auto"/>
          </w:divBdr>
        </w:div>
        <w:div w:id="1640646076">
          <w:marLeft w:val="0"/>
          <w:marRight w:val="0"/>
          <w:marTop w:val="0"/>
          <w:marBottom w:val="0"/>
          <w:divBdr>
            <w:top w:val="none" w:sz="0" w:space="0" w:color="auto"/>
            <w:left w:val="none" w:sz="0" w:space="0" w:color="auto"/>
            <w:bottom w:val="none" w:sz="0" w:space="0" w:color="auto"/>
            <w:right w:val="none" w:sz="0" w:space="0" w:color="auto"/>
          </w:divBdr>
        </w:div>
        <w:div w:id="1445035916">
          <w:marLeft w:val="0"/>
          <w:marRight w:val="0"/>
          <w:marTop w:val="0"/>
          <w:marBottom w:val="0"/>
          <w:divBdr>
            <w:top w:val="none" w:sz="0" w:space="0" w:color="auto"/>
            <w:left w:val="none" w:sz="0" w:space="0" w:color="auto"/>
            <w:bottom w:val="none" w:sz="0" w:space="0" w:color="auto"/>
            <w:right w:val="none" w:sz="0" w:space="0" w:color="auto"/>
          </w:divBdr>
        </w:div>
        <w:div w:id="1592354835">
          <w:marLeft w:val="0"/>
          <w:marRight w:val="0"/>
          <w:marTop w:val="0"/>
          <w:marBottom w:val="0"/>
          <w:divBdr>
            <w:top w:val="none" w:sz="0" w:space="0" w:color="auto"/>
            <w:left w:val="none" w:sz="0" w:space="0" w:color="auto"/>
            <w:bottom w:val="none" w:sz="0" w:space="0" w:color="auto"/>
            <w:right w:val="none" w:sz="0" w:space="0" w:color="auto"/>
          </w:divBdr>
        </w:div>
        <w:div w:id="1352993354">
          <w:marLeft w:val="0"/>
          <w:marRight w:val="0"/>
          <w:marTop w:val="0"/>
          <w:marBottom w:val="0"/>
          <w:divBdr>
            <w:top w:val="none" w:sz="0" w:space="0" w:color="auto"/>
            <w:left w:val="none" w:sz="0" w:space="0" w:color="auto"/>
            <w:bottom w:val="none" w:sz="0" w:space="0" w:color="auto"/>
            <w:right w:val="none" w:sz="0" w:space="0" w:color="auto"/>
          </w:divBdr>
        </w:div>
        <w:div w:id="1384065918">
          <w:marLeft w:val="0"/>
          <w:marRight w:val="0"/>
          <w:marTop w:val="0"/>
          <w:marBottom w:val="0"/>
          <w:divBdr>
            <w:top w:val="none" w:sz="0" w:space="0" w:color="auto"/>
            <w:left w:val="none" w:sz="0" w:space="0" w:color="auto"/>
            <w:bottom w:val="none" w:sz="0" w:space="0" w:color="auto"/>
            <w:right w:val="none" w:sz="0" w:space="0" w:color="auto"/>
          </w:divBdr>
        </w:div>
        <w:div w:id="49157842">
          <w:marLeft w:val="0"/>
          <w:marRight w:val="0"/>
          <w:marTop w:val="0"/>
          <w:marBottom w:val="0"/>
          <w:divBdr>
            <w:top w:val="none" w:sz="0" w:space="0" w:color="auto"/>
            <w:left w:val="none" w:sz="0" w:space="0" w:color="auto"/>
            <w:bottom w:val="none" w:sz="0" w:space="0" w:color="auto"/>
            <w:right w:val="none" w:sz="0" w:space="0" w:color="auto"/>
          </w:divBdr>
        </w:div>
        <w:div w:id="2089114075">
          <w:marLeft w:val="0"/>
          <w:marRight w:val="0"/>
          <w:marTop w:val="0"/>
          <w:marBottom w:val="0"/>
          <w:divBdr>
            <w:top w:val="none" w:sz="0" w:space="0" w:color="auto"/>
            <w:left w:val="none" w:sz="0" w:space="0" w:color="auto"/>
            <w:bottom w:val="none" w:sz="0" w:space="0" w:color="auto"/>
            <w:right w:val="none" w:sz="0" w:space="0" w:color="auto"/>
          </w:divBdr>
        </w:div>
        <w:div w:id="1133793455">
          <w:marLeft w:val="0"/>
          <w:marRight w:val="0"/>
          <w:marTop w:val="0"/>
          <w:marBottom w:val="0"/>
          <w:divBdr>
            <w:top w:val="none" w:sz="0" w:space="0" w:color="auto"/>
            <w:left w:val="none" w:sz="0" w:space="0" w:color="auto"/>
            <w:bottom w:val="none" w:sz="0" w:space="0" w:color="auto"/>
            <w:right w:val="none" w:sz="0" w:space="0" w:color="auto"/>
          </w:divBdr>
        </w:div>
        <w:div w:id="1696272887">
          <w:marLeft w:val="0"/>
          <w:marRight w:val="0"/>
          <w:marTop w:val="0"/>
          <w:marBottom w:val="0"/>
          <w:divBdr>
            <w:top w:val="none" w:sz="0" w:space="0" w:color="auto"/>
            <w:left w:val="none" w:sz="0" w:space="0" w:color="auto"/>
            <w:bottom w:val="none" w:sz="0" w:space="0" w:color="auto"/>
            <w:right w:val="none" w:sz="0" w:space="0" w:color="auto"/>
          </w:divBdr>
        </w:div>
        <w:div w:id="1239947705">
          <w:marLeft w:val="0"/>
          <w:marRight w:val="0"/>
          <w:marTop w:val="0"/>
          <w:marBottom w:val="0"/>
          <w:divBdr>
            <w:top w:val="none" w:sz="0" w:space="0" w:color="auto"/>
            <w:left w:val="none" w:sz="0" w:space="0" w:color="auto"/>
            <w:bottom w:val="none" w:sz="0" w:space="0" w:color="auto"/>
            <w:right w:val="none" w:sz="0" w:space="0" w:color="auto"/>
          </w:divBdr>
        </w:div>
        <w:div w:id="1565482029">
          <w:marLeft w:val="0"/>
          <w:marRight w:val="0"/>
          <w:marTop w:val="0"/>
          <w:marBottom w:val="0"/>
          <w:divBdr>
            <w:top w:val="none" w:sz="0" w:space="0" w:color="auto"/>
            <w:left w:val="none" w:sz="0" w:space="0" w:color="auto"/>
            <w:bottom w:val="none" w:sz="0" w:space="0" w:color="auto"/>
            <w:right w:val="none" w:sz="0" w:space="0" w:color="auto"/>
          </w:divBdr>
        </w:div>
        <w:div w:id="1600990265">
          <w:marLeft w:val="0"/>
          <w:marRight w:val="0"/>
          <w:marTop w:val="0"/>
          <w:marBottom w:val="0"/>
          <w:divBdr>
            <w:top w:val="none" w:sz="0" w:space="0" w:color="auto"/>
            <w:left w:val="none" w:sz="0" w:space="0" w:color="auto"/>
            <w:bottom w:val="none" w:sz="0" w:space="0" w:color="auto"/>
            <w:right w:val="none" w:sz="0" w:space="0" w:color="auto"/>
          </w:divBdr>
        </w:div>
        <w:div w:id="734160715">
          <w:marLeft w:val="0"/>
          <w:marRight w:val="0"/>
          <w:marTop w:val="0"/>
          <w:marBottom w:val="0"/>
          <w:divBdr>
            <w:top w:val="none" w:sz="0" w:space="0" w:color="auto"/>
            <w:left w:val="none" w:sz="0" w:space="0" w:color="auto"/>
            <w:bottom w:val="none" w:sz="0" w:space="0" w:color="auto"/>
            <w:right w:val="none" w:sz="0" w:space="0" w:color="auto"/>
          </w:divBdr>
        </w:div>
        <w:div w:id="1200239102">
          <w:marLeft w:val="0"/>
          <w:marRight w:val="0"/>
          <w:marTop w:val="0"/>
          <w:marBottom w:val="0"/>
          <w:divBdr>
            <w:top w:val="none" w:sz="0" w:space="0" w:color="auto"/>
            <w:left w:val="none" w:sz="0" w:space="0" w:color="auto"/>
            <w:bottom w:val="none" w:sz="0" w:space="0" w:color="auto"/>
            <w:right w:val="none" w:sz="0" w:space="0" w:color="auto"/>
          </w:divBdr>
        </w:div>
        <w:div w:id="1916238428">
          <w:marLeft w:val="0"/>
          <w:marRight w:val="0"/>
          <w:marTop w:val="0"/>
          <w:marBottom w:val="0"/>
          <w:divBdr>
            <w:top w:val="none" w:sz="0" w:space="0" w:color="auto"/>
            <w:left w:val="none" w:sz="0" w:space="0" w:color="auto"/>
            <w:bottom w:val="none" w:sz="0" w:space="0" w:color="auto"/>
            <w:right w:val="none" w:sz="0" w:space="0" w:color="auto"/>
          </w:divBdr>
        </w:div>
        <w:div w:id="1126393664">
          <w:marLeft w:val="0"/>
          <w:marRight w:val="0"/>
          <w:marTop w:val="0"/>
          <w:marBottom w:val="0"/>
          <w:divBdr>
            <w:top w:val="none" w:sz="0" w:space="0" w:color="auto"/>
            <w:left w:val="none" w:sz="0" w:space="0" w:color="auto"/>
            <w:bottom w:val="none" w:sz="0" w:space="0" w:color="auto"/>
            <w:right w:val="none" w:sz="0" w:space="0" w:color="auto"/>
          </w:divBdr>
        </w:div>
        <w:div w:id="481966109">
          <w:marLeft w:val="0"/>
          <w:marRight w:val="0"/>
          <w:marTop w:val="0"/>
          <w:marBottom w:val="0"/>
          <w:divBdr>
            <w:top w:val="none" w:sz="0" w:space="0" w:color="auto"/>
            <w:left w:val="none" w:sz="0" w:space="0" w:color="auto"/>
            <w:bottom w:val="none" w:sz="0" w:space="0" w:color="auto"/>
            <w:right w:val="none" w:sz="0" w:space="0" w:color="auto"/>
          </w:divBdr>
        </w:div>
        <w:div w:id="1378893594">
          <w:marLeft w:val="0"/>
          <w:marRight w:val="0"/>
          <w:marTop w:val="0"/>
          <w:marBottom w:val="0"/>
          <w:divBdr>
            <w:top w:val="none" w:sz="0" w:space="0" w:color="auto"/>
            <w:left w:val="none" w:sz="0" w:space="0" w:color="auto"/>
            <w:bottom w:val="none" w:sz="0" w:space="0" w:color="auto"/>
            <w:right w:val="none" w:sz="0" w:space="0" w:color="auto"/>
          </w:divBdr>
        </w:div>
        <w:div w:id="1816294989">
          <w:marLeft w:val="0"/>
          <w:marRight w:val="0"/>
          <w:marTop w:val="0"/>
          <w:marBottom w:val="0"/>
          <w:divBdr>
            <w:top w:val="none" w:sz="0" w:space="0" w:color="auto"/>
            <w:left w:val="none" w:sz="0" w:space="0" w:color="auto"/>
            <w:bottom w:val="none" w:sz="0" w:space="0" w:color="auto"/>
            <w:right w:val="none" w:sz="0" w:space="0" w:color="auto"/>
          </w:divBdr>
        </w:div>
        <w:div w:id="477765942">
          <w:marLeft w:val="0"/>
          <w:marRight w:val="0"/>
          <w:marTop w:val="0"/>
          <w:marBottom w:val="0"/>
          <w:divBdr>
            <w:top w:val="none" w:sz="0" w:space="0" w:color="auto"/>
            <w:left w:val="none" w:sz="0" w:space="0" w:color="auto"/>
            <w:bottom w:val="none" w:sz="0" w:space="0" w:color="auto"/>
            <w:right w:val="none" w:sz="0" w:space="0" w:color="auto"/>
          </w:divBdr>
        </w:div>
        <w:div w:id="783622685">
          <w:marLeft w:val="0"/>
          <w:marRight w:val="0"/>
          <w:marTop w:val="0"/>
          <w:marBottom w:val="0"/>
          <w:divBdr>
            <w:top w:val="none" w:sz="0" w:space="0" w:color="auto"/>
            <w:left w:val="none" w:sz="0" w:space="0" w:color="auto"/>
            <w:bottom w:val="none" w:sz="0" w:space="0" w:color="auto"/>
            <w:right w:val="none" w:sz="0" w:space="0" w:color="auto"/>
          </w:divBdr>
        </w:div>
        <w:div w:id="1214342047">
          <w:marLeft w:val="0"/>
          <w:marRight w:val="0"/>
          <w:marTop w:val="0"/>
          <w:marBottom w:val="0"/>
          <w:divBdr>
            <w:top w:val="none" w:sz="0" w:space="0" w:color="auto"/>
            <w:left w:val="none" w:sz="0" w:space="0" w:color="auto"/>
            <w:bottom w:val="none" w:sz="0" w:space="0" w:color="auto"/>
            <w:right w:val="none" w:sz="0" w:space="0" w:color="auto"/>
          </w:divBdr>
        </w:div>
        <w:div w:id="1669402876">
          <w:marLeft w:val="0"/>
          <w:marRight w:val="0"/>
          <w:marTop w:val="0"/>
          <w:marBottom w:val="0"/>
          <w:divBdr>
            <w:top w:val="none" w:sz="0" w:space="0" w:color="auto"/>
            <w:left w:val="none" w:sz="0" w:space="0" w:color="auto"/>
            <w:bottom w:val="none" w:sz="0" w:space="0" w:color="auto"/>
            <w:right w:val="none" w:sz="0" w:space="0" w:color="auto"/>
          </w:divBdr>
        </w:div>
        <w:div w:id="240141560">
          <w:marLeft w:val="0"/>
          <w:marRight w:val="0"/>
          <w:marTop w:val="0"/>
          <w:marBottom w:val="0"/>
          <w:divBdr>
            <w:top w:val="none" w:sz="0" w:space="0" w:color="auto"/>
            <w:left w:val="none" w:sz="0" w:space="0" w:color="auto"/>
            <w:bottom w:val="none" w:sz="0" w:space="0" w:color="auto"/>
            <w:right w:val="none" w:sz="0" w:space="0" w:color="auto"/>
          </w:divBdr>
        </w:div>
        <w:div w:id="2071541547">
          <w:marLeft w:val="0"/>
          <w:marRight w:val="0"/>
          <w:marTop w:val="0"/>
          <w:marBottom w:val="0"/>
          <w:divBdr>
            <w:top w:val="none" w:sz="0" w:space="0" w:color="auto"/>
            <w:left w:val="none" w:sz="0" w:space="0" w:color="auto"/>
            <w:bottom w:val="none" w:sz="0" w:space="0" w:color="auto"/>
            <w:right w:val="none" w:sz="0" w:space="0" w:color="auto"/>
          </w:divBdr>
        </w:div>
        <w:div w:id="394552652">
          <w:marLeft w:val="0"/>
          <w:marRight w:val="0"/>
          <w:marTop w:val="0"/>
          <w:marBottom w:val="0"/>
          <w:divBdr>
            <w:top w:val="none" w:sz="0" w:space="0" w:color="auto"/>
            <w:left w:val="none" w:sz="0" w:space="0" w:color="auto"/>
            <w:bottom w:val="none" w:sz="0" w:space="0" w:color="auto"/>
            <w:right w:val="none" w:sz="0" w:space="0" w:color="auto"/>
          </w:divBdr>
        </w:div>
        <w:div w:id="1255238386">
          <w:marLeft w:val="0"/>
          <w:marRight w:val="0"/>
          <w:marTop w:val="0"/>
          <w:marBottom w:val="0"/>
          <w:divBdr>
            <w:top w:val="none" w:sz="0" w:space="0" w:color="auto"/>
            <w:left w:val="none" w:sz="0" w:space="0" w:color="auto"/>
            <w:bottom w:val="none" w:sz="0" w:space="0" w:color="auto"/>
            <w:right w:val="none" w:sz="0" w:space="0" w:color="auto"/>
          </w:divBdr>
        </w:div>
        <w:div w:id="1938904884">
          <w:marLeft w:val="0"/>
          <w:marRight w:val="0"/>
          <w:marTop w:val="0"/>
          <w:marBottom w:val="0"/>
          <w:divBdr>
            <w:top w:val="none" w:sz="0" w:space="0" w:color="auto"/>
            <w:left w:val="none" w:sz="0" w:space="0" w:color="auto"/>
            <w:bottom w:val="none" w:sz="0" w:space="0" w:color="auto"/>
            <w:right w:val="none" w:sz="0" w:space="0" w:color="auto"/>
          </w:divBdr>
        </w:div>
        <w:div w:id="2029716204">
          <w:marLeft w:val="0"/>
          <w:marRight w:val="0"/>
          <w:marTop w:val="0"/>
          <w:marBottom w:val="0"/>
          <w:divBdr>
            <w:top w:val="none" w:sz="0" w:space="0" w:color="auto"/>
            <w:left w:val="none" w:sz="0" w:space="0" w:color="auto"/>
            <w:bottom w:val="none" w:sz="0" w:space="0" w:color="auto"/>
            <w:right w:val="none" w:sz="0" w:space="0" w:color="auto"/>
          </w:divBdr>
        </w:div>
        <w:div w:id="794640252">
          <w:marLeft w:val="0"/>
          <w:marRight w:val="0"/>
          <w:marTop w:val="0"/>
          <w:marBottom w:val="0"/>
          <w:divBdr>
            <w:top w:val="none" w:sz="0" w:space="0" w:color="auto"/>
            <w:left w:val="none" w:sz="0" w:space="0" w:color="auto"/>
            <w:bottom w:val="none" w:sz="0" w:space="0" w:color="auto"/>
            <w:right w:val="none" w:sz="0" w:space="0" w:color="auto"/>
          </w:divBdr>
        </w:div>
        <w:div w:id="44262058">
          <w:marLeft w:val="0"/>
          <w:marRight w:val="0"/>
          <w:marTop w:val="0"/>
          <w:marBottom w:val="0"/>
          <w:divBdr>
            <w:top w:val="none" w:sz="0" w:space="0" w:color="auto"/>
            <w:left w:val="none" w:sz="0" w:space="0" w:color="auto"/>
            <w:bottom w:val="none" w:sz="0" w:space="0" w:color="auto"/>
            <w:right w:val="none" w:sz="0" w:space="0" w:color="auto"/>
          </w:divBdr>
        </w:div>
        <w:div w:id="1026322834">
          <w:marLeft w:val="0"/>
          <w:marRight w:val="0"/>
          <w:marTop w:val="0"/>
          <w:marBottom w:val="0"/>
          <w:divBdr>
            <w:top w:val="none" w:sz="0" w:space="0" w:color="auto"/>
            <w:left w:val="none" w:sz="0" w:space="0" w:color="auto"/>
            <w:bottom w:val="none" w:sz="0" w:space="0" w:color="auto"/>
            <w:right w:val="none" w:sz="0" w:space="0" w:color="auto"/>
          </w:divBdr>
        </w:div>
        <w:div w:id="714935560">
          <w:marLeft w:val="0"/>
          <w:marRight w:val="0"/>
          <w:marTop w:val="0"/>
          <w:marBottom w:val="0"/>
          <w:divBdr>
            <w:top w:val="none" w:sz="0" w:space="0" w:color="auto"/>
            <w:left w:val="none" w:sz="0" w:space="0" w:color="auto"/>
            <w:bottom w:val="none" w:sz="0" w:space="0" w:color="auto"/>
            <w:right w:val="none" w:sz="0" w:space="0" w:color="auto"/>
          </w:divBdr>
        </w:div>
        <w:div w:id="2122064056">
          <w:marLeft w:val="0"/>
          <w:marRight w:val="0"/>
          <w:marTop w:val="0"/>
          <w:marBottom w:val="0"/>
          <w:divBdr>
            <w:top w:val="none" w:sz="0" w:space="0" w:color="auto"/>
            <w:left w:val="none" w:sz="0" w:space="0" w:color="auto"/>
            <w:bottom w:val="none" w:sz="0" w:space="0" w:color="auto"/>
            <w:right w:val="none" w:sz="0" w:space="0" w:color="auto"/>
          </w:divBdr>
        </w:div>
        <w:div w:id="1309477618">
          <w:marLeft w:val="0"/>
          <w:marRight w:val="0"/>
          <w:marTop w:val="0"/>
          <w:marBottom w:val="0"/>
          <w:divBdr>
            <w:top w:val="none" w:sz="0" w:space="0" w:color="auto"/>
            <w:left w:val="none" w:sz="0" w:space="0" w:color="auto"/>
            <w:bottom w:val="none" w:sz="0" w:space="0" w:color="auto"/>
            <w:right w:val="none" w:sz="0" w:space="0" w:color="auto"/>
          </w:divBdr>
        </w:div>
        <w:div w:id="55276342">
          <w:marLeft w:val="0"/>
          <w:marRight w:val="0"/>
          <w:marTop w:val="0"/>
          <w:marBottom w:val="0"/>
          <w:divBdr>
            <w:top w:val="none" w:sz="0" w:space="0" w:color="auto"/>
            <w:left w:val="none" w:sz="0" w:space="0" w:color="auto"/>
            <w:bottom w:val="none" w:sz="0" w:space="0" w:color="auto"/>
            <w:right w:val="none" w:sz="0" w:space="0" w:color="auto"/>
          </w:divBdr>
        </w:div>
      </w:divsChild>
    </w:div>
    <w:div w:id="373163817">
      <w:bodyDiv w:val="1"/>
      <w:marLeft w:val="0"/>
      <w:marRight w:val="0"/>
      <w:marTop w:val="0"/>
      <w:marBottom w:val="0"/>
      <w:divBdr>
        <w:top w:val="none" w:sz="0" w:space="0" w:color="auto"/>
        <w:left w:val="none" w:sz="0" w:space="0" w:color="auto"/>
        <w:bottom w:val="none" w:sz="0" w:space="0" w:color="auto"/>
        <w:right w:val="none" w:sz="0" w:space="0" w:color="auto"/>
      </w:divBdr>
    </w:div>
    <w:div w:id="373236203">
      <w:bodyDiv w:val="1"/>
      <w:marLeft w:val="0"/>
      <w:marRight w:val="0"/>
      <w:marTop w:val="0"/>
      <w:marBottom w:val="0"/>
      <w:divBdr>
        <w:top w:val="none" w:sz="0" w:space="0" w:color="auto"/>
        <w:left w:val="none" w:sz="0" w:space="0" w:color="auto"/>
        <w:bottom w:val="none" w:sz="0" w:space="0" w:color="auto"/>
        <w:right w:val="none" w:sz="0" w:space="0" w:color="auto"/>
      </w:divBdr>
    </w:div>
    <w:div w:id="373844698">
      <w:bodyDiv w:val="1"/>
      <w:marLeft w:val="0"/>
      <w:marRight w:val="0"/>
      <w:marTop w:val="0"/>
      <w:marBottom w:val="0"/>
      <w:divBdr>
        <w:top w:val="none" w:sz="0" w:space="0" w:color="auto"/>
        <w:left w:val="none" w:sz="0" w:space="0" w:color="auto"/>
        <w:bottom w:val="none" w:sz="0" w:space="0" w:color="auto"/>
        <w:right w:val="none" w:sz="0" w:space="0" w:color="auto"/>
      </w:divBdr>
      <w:divsChild>
        <w:div w:id="1751925415">
          <w:marLeft w:val="0"/>
          <w:marRight w:val="0"/>
          <w:marTop w:val="0"/>
          <w:marBottom w:val="0"/>
          <w:divBdr>
            <w:top w:val="none" w:sz="0" w:space="0" w:color="auto"/>
            <w:left w:val="none" w:sz="0" w:space="0" w:color="auto"/>
            <w:bottom w:val="none" w:sz="0" w:space="0" w:color="auto"/>
            <w:right w:val="none" w:sz="0" w:space="0" w:color="auto"/>
          </w:divBdr>
        </w:div>
        <w:div w:id="460919971">
          <w:marLeft w:val="0"/>
          <w:marRight w:val="0"/>
          <w:marTop w:val="0"/>
          <w:marBottom w:val="0"/>
          <w:divBdr>
            <w:top w:val="none" w:sz="0" w:space="0" w:color="auto"/>
            <w:left w:val="none" w:sz="0" w:space="0" w:color="auto"/>
            <w:bottom w:val="none" w:sz="0" w:space="0" w:color="auto"/>
            <w:right w:val="none" w:sz="0" w:space="0" w:color="auto"/>
          </w:divBdr>
        </w:div>
        <w:div w:id="1255213967">
          <w:marLeft w:val="0"/>
          <w:marRight w:val="0"/>
          <w:marTop w:val="0"/>
          <w:marBottom w:val="0"/>
          <w:divBdr>
            <w:top w:val="none" w:sz="0" w:space="0" w:color="auto"/>
            <w:left w:val="none" w:sz="0" w:space="0" w:color="auto"/>
            <w:bottom w:val="none" w:sz="0" w:space="0" w:color="auto"/>
            <w:right w:val="none" w:sz="0" w:space="0" w:color="auto"/>
          </w:divBdr>
        </w:div>
        <w:div w:id="122311259">
          <w:marLeft w:val="0"/>
          <w:marRight w:val="0"/>
          <w:marTop w:val="0"/>
          <w:marBottom w:val="0"/>
          <w:divBdr>
            <w:top w:val="none" w:sz="0" w:space="0" w:color="auto"/>
            <w:left w:val="none" w:sz="0" w:space="0" w:color="auto"/>
            <w:bottom w:val="none" w:sz="0" w:space="0" w:color="auto"/>
            <w:right w:val="none" w:sz="0" w:space="0" w:color="auto"/>
          </w:divBdr>
        </w:div>
        <w:div w:id="316348667">
          <w:marLeft w:val="0"/>
          <w:marRight w:val="0"/>
          <w:marTop w:val="0"/>
          <w:marBottom w:val="0"/>
          <w:divBdr>
            <w:top w:val="none" w:sz="0" w:space="0" w:color="auto"/>
            <w:left w:val="none" w:sz="0" w:space="0" w:color="auto"/>
            <w:bottom w:val="none" w:sz="0" w:space="0" w:color="auto"/>
            <w:right w:val="none" w:sz="0" w:space="0" w:color="auto"/>
          </w:divBdr>
        </w:div>
        <w:div w:id="1949462065">
          <w:marLeft w:val="0"/>
          <w:marRight w:val="0"/>
          <w:marTop w:val="0"/>
          <w:marBottom w:val="0"/>
          <w:divBdr>
            <w:top w:val="none" w:sz="0" w:space="0" w:color="auto"/>
            <w:left w:val="none" w:sz="0" w:space="0" w:color="auto"/>
            <w:bottom w:val="none" w:sz="0" w:space="0" w:color="auto"/>
            <w:right w:val="none" w:sz="0" w:space="0" w:color="auto"/>
          </w:divBdr>
        </w:div>
        <w:div w:id="1920017693">
          <w:marLeft w:val="0"/>
          <w:marRight w:val="0"/>
          <w:marTop w:val="0"/>
          <w:marBottom w:val="0"/>
          <w:divBdr>
            <w:top w:val="none" w:sz="0" w:space="0" w:color="auto"/>
            <w:left w:val="none" w:sz="0" w:space="0" w:color="auto"/>
            <w:bottom w:val="none" w:sz="0" w:space="0" w:color="auto"/>
            <w:right w:val="none" w:sz="0" w:space="0" w:color="auto"/>
          </w:divBdr>
        </w:div>
        <w:div w:id="1423378285">
          <w:marLeft w:val="0"/>
          <w:marRight w:val="0"/>
          <w:marTop w:val="0"/>
          <w:marBottom w:val="0"/>
          <w:divBdr>
            <w:top w:val="none" w:sz="0" w:space="0" w:color="auto"/>
            <w:left w:val="none" w:sz="0" w:space="0" w:color="auto"/>
            <w:bottom w:val="none" w:sz="0" w:space="0" w:color="auto"/>
            <w:right w:val="none" w:sz="0" w:space="0" w:color="auto"/>
          </w:divBdr>
        </w:div>
        <w:div w:id="1706522092">
          <w:marLeft w:val="0"/>
          <w:marRight w:val="0"/>
          <w:marTop w:val="0"/>
          <w:marBottom w:val="0"/>
          <w:divBdr>
            <w:top w:val="none" w:sz="0" w:space="0" w:color="auto"/>
            <w:left w:val="none" w:sz="0" w:space="0" w:color="auto"/>
            <w:bottom w:val="none" w:sz="0" w:space="0" w:color="auto"/>
            <w:right w:val="none" w:sz="0" w:space="0" w:color="auto"/>
          </w:divBdr>
        </w:div>
        <w:div w:id="259028051">
          <w:marLeft w:val="0"/>
          <w:marRight w:val="0"/>
          <w:marTop w:val="0"/>
          <w:marBottom w:val="0"/>
          <w:divBdr>
            <w:top w:val="none" w:sz="0" w:space="0" w:color="auto"/>
            <w:left w:val="none" w:sz="0" w:space="0" w:color="auto"/>
            <w:bottom w:val="none" w:sz="0" w:space="0" w:color="auto"/>
            <w:right w:val="none" w:sz="0" w:space="0" w:color="auto"/>
          </w:divBdr>
        </w:div>
        <w:div w:id="849837158">
          <w:marLeft w:val="0"/>
          <w:marRight w:val="0"/>
          <w:marTop w:val="0"/>
          <w:marBottom w:val="0"/>
          <w:divBdr>
            <w:top w:val="none" w:sz="0" w:space="0" w:color="auto"/>
            <w:left w:val="none" w:sz="0" w:space="0" w:color="auto"/>
            <w:bottom w:val="none" w:sz="0" w:space="0" w:color="auto"/>
            <w:right w:val="none" w:sz="0" w:space="0" w:color="auto"/>
          </w:divBdr>
        </w:div>
        <w:div w:id="51541033">
          <w:marLeft w:val="0"/>
          <w:marRight w:val="0"/>
          <w:marTop w:val="0"/>
          <w:marBottom w:val="0"/>
          <w:divBdr>
            <w:top w:val="none" w:sz="0" w:space="0" w:color="auto"/>
            <w:left w:val="none" w:sz="0" w:space="0" w:color="auto"/>
            <w:bottom w:val="none" w:sz="0" w:space="0" w:color="auto"/>
            <w:right w:val="none" w:sz="0" w:space="0" w:color="auto"/>
          </w:divBdr>
        </w:div>
        <w:div w:id="63844853">
          <w:marLeft w:val="0"/>
          <w:marRight w:val="0"/>
          <w:marTop w:val="0"/>
          <w:marBottom w:val="0"/>
          <w:divBdr>
            <w:top w:val="none" w:sz="0" w:space="0" w:color="auto"/>
            <w:left w:val="none" w:sz="0" w:space="0" w:color="auto"/>
            <w:bottom w:val="none" w:sz="0" w:space="0" w:color="auto"/>
            <w:right w:val="none" w:sz="0" w:space="0" w:color="auto"/>
          </w:divBdr>
        </w:div>
        <w:div w:id="599724805">
          <w:marLeft w:val="0"/>
          <w:marRight w:val="0"/>
          <w:marTop w:val="0"/>
          <w:marBottom w:val="0"/>
          <w:divBdr>
            <w:top w:val="none" w:sz="0" w:space="0" w:color="auto"/>
            <w:left w:val="none" w:sz="0" w:space="0" w:color="auto"/>
            <w:bottom w:val="none" w:sz="0" w:space="0" w:color="auto"/>
            <w:right w:val="none" w:sz="0" w:space="0" w:color="auto"/>
          </w:divBdr>
        </w:div>
        <w:div w:id="819729923">
          <w:marLeft w:val="0"/>
          <w:marRight w:val="0"/>
          <w:marTop w:val="0"/>
          <w:marBottom w:val="0"/>
          <w:divBdr>
            <w:top w:val="none" w:sz="0" w:space="0" w:color="auto"/>
            <w:left w:val="none" w:sz="0" w:space="0" w:color="auto"/>
            <w:bottom w:val="none" w:sz="0" w:space="0" w:color="auto"/>
            <w:right w:val="none" w:sz="0" w:space="0" w:color="auto"/>
          </w:divBdr>
        </w:div>
        <w:div w:id="116725472">
          <w:marLeft w:val="0"/>
          <w:marRight w:val="0"/>
          <w:marTop w:val="0"/>
          <w:marBottom w:val="0"/>
          <w:divBdr>
            <w:top w:val="none" w:sz="0" w:space="0" w:color="auto"/>
            <w:left w:val="none" w:sz="0" w:space="0" w:color="auto"/>
            <w:bottom w:val="none" w:sz="0" w:space="0" w:color="auto"/>
            <w:right w:val="none" w:sz="0" w:space="0" w:color="auto"/>
          </w:divBdr>
        </w:div>
        <w:div w:id="619724049">
          <w:marLeft w:val="0"/>
          <w:marRight w:val="0"/>
          <w:marTop w:val="0"/>
          <w:marBottom w:val="0"/>
          <w:divBdr>
            <w:top w:val="none" w:sz="0" w:space="0" w:color="auto"/>
            <w:left w:val="none" w:sz="0" w:space="0" w:color="auto"/>
            <w:bottom w:val="none" w:sz="0" w:space="0" w:color="auto"/>
            <w:right w:val="none" w:sz="0" w:space="0" w:color="auto"/>
          </w:divBdr>
        </w:div>
        <w:div w:id="1496649972">
          <w:marLeft w:val="0"/>
          <w:marRight w:val="0"/>
          <w:marTop w:val="0"/>
          <w:marBottom w:val="0"/>
          <w:divBdr>
            <w:top w:val="none" w:sz="0" w:space="0" w:color="auto"/>
            <w:left w:val="none" w:sz="0" w:space="0" w:color="auto"/>
            <w:bottom w:val="none" w:sz="0" w:space="0" w:color="auto"/>
            <w:right w:val="none" w:sz="0" w:space="0" w:color="auto"/>
          </w:divBdr>
        </w:div>
        <w:div w:id="1934127427">
          <w:marLeft w:val="0"/>
          <w:marRight w:val="0"/>
          <w:marTop w:val="0"/>
          <w:marBottom w:val="0"/>
          <w:divBdr>
            <w:top w:val="none" w:sz="0" w:space="0" w:color="auto"/>
            <w:left w:val="none" w:sz="0" w:space="0" w:color="auto"/>
            <w:bottom w:val="none" w:sz="0" w:space="0" w:color="auto"/>
            <w:right w:val="none" w:sz="0" w:space="0" w:color="auto"/>
          </w:divBdr>
        </w:div>
        <w:div w:id="1295141942">
          <w:marLeft w:val="0"/>
          <w:marRight w:val="0"/>
          <w:marTop w:val="0"/>
          <w:marBottom w:val="0"/>
          <w:divBdr>
            <w:top w:val="none" w:sz="0" w:space="0" w:color="auto"/>
            <w:left w:val="none" w:sz="0" w:space="0" w:color="auto"/>
            <w:bottom w:val="none" w:sz="0" w:space="0" w:color="auto"/>
            <w:right w:val="none" w:sz="0" w:space="0" w:color="auto"/>
          </w:divBdr>
        </w:div>
        <w:div w:id="1303076007">
          <w:marLeft w:val="0"/>
          <w:marRight w:val="0"/>
          <w:marTop w:val="0"/>
          <w:marBottom w:val="0"/>
          <w:divBdr>
            <w:top w:val="none" w:sz="0" w:space="0" w:color="auto"/>
            <w:left w:val="none" w:sz="0" w:space="0" w:color="auto"/>
            <w:bottom w:val="none" w:sz="0" w:space="0" w:color="auto"/>
            <w:right w:val="none" w:sz="0" w:space="0" w:color="auto"/>
          </w:divBdr>
        </w:div>
        <w:div w:id="565654393">
          <w:marLeft w:val="0"/>
          <w:marRight w:val="0"/>
          <w:marTop w:val="0"/>
          <w:marBottom w:val="0"/>
          <w:divBdr>
            <w:top w:val="none" w:sz="0" w:space="0" w:color="auto"/>
            <w:left w:val="none" w:sz="0" w:space="0" w:color="auto"/>
            <w:bottom w:val="none" w:sz="0" w:space="0" w:color="auto"/>
            <w:right w:val="none" w:sz="0" w:space="0" w:color="auto"/>
          </w:divBdr>
        </w:div>
        <w:div w:id="983923228">
          <w:marLeft w:val="0"/>
          <w:marRight w:val="0"/>
          <w:marTop w:val="0"/>
          <w:marBottom w:val="0"/>
          <w:divBdr>
            <w:top w:val="none" w:sz="0" w:space="0" w:color="auto"/>
            <w:left w:val="none" w:sz="0" w:space="0" w:color="auto"/>
            <w:bottom w:val="none" w:sz="0" w:space="0" w:color="auto"/>
            <w:right w:val="none" w:sz="0" w:space="0" w:color="auto"/>
          </w:divBdr>
        </w:div>
        <w:div w:id="741678023">
          <w:marLeft w:val="0"/>
          <w:marRight w:val="0"/>
          <w:marTop w:val="0"/>
          <w:marBottom w:val="0"/>
          <w:divBdr>
            <w:top w:val="none" w:sz="0" w:space="0" w:color="auto"/>
            <w:left w:val="none" w:sz="0" w:space="0" w:color="auto"/>
            <w:bottom w:val="none" w:sz="0" w:space="0" w:color="auto"/>
            <w:right w:val="none" w:sz="0" w:space="0" w:color="auto"/>
          </w:divBdr>
        </w:div>
        <w:div w:id="789669203">
          <w:marLeft w:val="0"/>
          <w:marRight w:val="0"/>
          <w:marTop w:val="0"/>
          <w:marBottom w:val="0"/>
          <w:divBdr>
            <w:top w:val="none" w:sz="0" w:space="0" w:color="auto"/>
            <w:left w:val="none" w:sz="0" w:space="0" w:color="auto"/>
            <w:bottom w:val="none" w:sz="0" w:space="0" w:color="auto"/>
            <w:right w:val="none" w:sz="0" w:space="0" w:color="auto"/>
          </w:divBdr>
        </w:div>
        <w:div w:id="982344355">
          <w:marLeft w:val="0"/>
          <w:marRight w:val="0"/>
          <w:marTop w:val="0"/>
          <w:marBottom w:val="0"/>
          <w:divBdr>
            <w:top w:val="none" w:sz="0" w:space="0" w:color="auto"/>
            <w:left w:val="none" w:sz="0" w:space="0" w:color="auto"/>
            <w:bottom w:val="none" w:sz="0" w:space="0" w:color="auto"/>
            <w:right w:val="none" w:sz="0" w:space="0" w:color="auto"/>
          </w:divBdr>
        </w:div>
        <w:div w:id="682786336">
          <w:marLeft w:val="0"/>
          <w:marRight w:val="0"/>
          <w:marTop w:val="0"/>
          <w:marBottom w:val="0"/>
          <w:divBdr>
            <w:top w:val="none" w:sz="0" w:space="0" w:color="auto"/>
            <w:left w:val="none" w:sz="0" w:space="0" w:color="auto"/>
            <w:bottom w:val="none" w:sz="0" w:space="0" w:color="auto"/>
            <w:right w:val="none" w:sz="0" w:space="0" w:color="auto"/>
          </w:divBdr>
        </w:div>
        <w:div w:id="1175192149">
          <w:marLeft w:val="0"/>
          <w:marRight w:val="0"/>
          <w:marTop w:val="0"/>
          <w:marBottom w:val="0"/>
          <w:divBdr>
            <w:top w:val="none" w:sz="0" w:space="0" w:color="auto"/>
            <w:left w:val="none" w:sz="0" w:space="0" w:color="auto"/>
            <w:bottom w:val="none" w:sz="0" w:space="0" w:color="auto"/>
            <w:right w:val="none" w:sz="0" w:space="0" w:color="auto"/>
          </w:divBdr>
        </w:div>
        <w:div w:id="1886598099">
          <w:marLeft w:val="0"/>
          <w:marRight w:val="0"/>
          <w:marTop w:val="0"/>
          <w:marBottom w:val="0"/>
          <w:divBdr>
            <w:top w:val="none" w:sz="0" w:space="0" w:color="auto"/>
            <w:left w:val="none" w:sz="0" w:space="0" w:color="auto"/>
            <w:bottom w:val="none" w:sz="0" w:space="0" w:color="auto"/>
            <w:right w:val="none" w:sz="0" w:space="0" w:color="auto"/>
          </w:divBdr>
        </w:div>
        <w:div w:id="904878796">
          <w:marLeft w:val="0"/>
          <w:marRight w:val="0"/>
          <w:marTop w:val="0"/>
          <w:marBottom w:val="0"/>
          <w:divBdr>
            <w:top w:val="none" w:sz="0" w:space="0" w:color="auto"/>
            <w:left w:val="none" w:sz="0" w:space="0" w:color="auto"/>
            <w:bottom w:val="none" w:sz="0" w:space="0" w:color="auto"/>
            <w:right w:val="none" w:sz="0" w:space="0" w:color="auto"/>
          </w:divBdr>
        </w:div>
        <w:div w:id="1671058803">
          <w:marLeft w:val="0"/>
          <w:marRight w:val="0"/>
          <w:marTop w:val="0"/>
          <w:marBottom w:val="0"/>
          <w:divBdr>
            <w:top w:val="none" w:sz="0" w:space="0" w:color="auto"/>
            <w:left w:val="none" w:sz="0" w:space="0" w:color="auto"/>
            <w:bottom w:val="none" w:sz="0" w:space="0" w:color="auto"/>
            <w:right w:val="none" w:sz="0" w:space="0" w:color="auto"/>
          </w:divBdr>
        </w:div>
        <w:div w:id="789399248">
          <w:marLeft w:val="0"/>
          <w:marRight w:val="0"/>
          <w:marTop w:val="0"/>
          <w:marBottom w:val="0"/>
          <w:divBdr>
            <w:top w:val="none" w:sz="0" w:space="0" w:color="auto"/>
            <w:left w:val="none" w:sz="0" w:space="0" w:color="auto"/>
            <w:bottom w:val="none" w:sz="0" w:space="0" w:color="auto"/>
            <w:right w:val="none" w:sz="0" w:space="0" w:color="auto"/>
          </w:divBdr>
        </w:div>
        <w:div w:id="697968340">
          <w:marLeft w:val="0"/>
          <w:marRight w:val="0"/>
          <w:marTop w:val="0"/>
          <w:marBottom w:val="0"/>
          <w:divBdr>
            <w:top w:val="none" w:sz="0" w:space="0" w:color="auto"/>
            <w:left w:val="none" w:sz="0" w:space="0" w:color="auto"/>
            <w:bottom w:val="none" w:sz="0" w:space="0" w:color="auto"/>
            <w:right w:val="none" w:sz="0" w:space="0" w:color="auto"/>
          </w:divBdr>
        </w:div>
        <w:div w:id="513081784">
          <w:marLeft w:val="0"/>
          <w:marRight w:val="0"/>
          <w:marTop w:val="0"/>
          <w:marBottom w:val="0"/>
          <w:divBdr>
            <w:top w:val="none" w:sz="0" w:space="0" w:color="auto"/>
            <w:left w:val="none" w:sz="0" w:space="0" w:color="auto"/>
            <w:bottom w:val="none" w:sz="0" w:space="0" w:color="auto"/>
            <w:right w:val="none" w:sz="0" w:space="0" w:color="auto"/>
          </w:divBdr>
        </w:div>
        <w:div w:id="1979143360">
          <w:marLeft w:val="0"/>
          <w:marRight w:val="0"/>
          <w:marTop w:val="0"/>
          <w:marBottom w:val="0"/>
          <w:divBdr>
            <w:top w:val="none" w:sz="0" w:space="0" w:color="auto"/>
            <w:left w:val="none" w:sz="0" w:space="0" w:color="auto"/>
            <w:bottom w:val="none" w:sz="0" w:space="0" w:color="auto"/>
            <w:right w:val="none" w:sz="0" w:space="0" w:color="auto"/>
          </w:divBdr>
        </w:div>
        <w:div w:id="1602756316">
          <w:marLeft w:val="0"/>
          <w:marRight w:val="0"/>
          <w:marTop w:val="0"/>
          <w:marBottom w:val="0"/>
          <w:divBdr>
            <w:top w:val="none" w:sz="0" w:space="0" w:color="auto"/>
            <w:left w:val="none" w:sz="0" w:space="0" w:color="auto"/>
            <w:bottom w:val="none" w:sz="0" w:space="0" w:color="auto"/>
            <w:right w:val="none" w:sz="0" w:space="0" w:color="auto"/>
          </w:divBdr>
        </w:div>
        <w:div w:id="1751349893">
          <w:marLeft w:val="0"/>
          <w:marRight w:val="0"/>
          <w:marTop w:val="0"/>
          <w:marBottom w:val="0"/>
          <w:divBdr>
            <w:top w:val="none" w:sz="0" w:space="0" w:color="auto"/>
            <w:left w:val="none" w:sz="0" w:space="0" w:color="auto"/>
            <w:bottom w:val="none" w:sz="0" w:space="0" w:color="auto"/>
            <w:right w:val="none" w:sz="0" w:space="0" w:color="auto"/>
          </w:divBdr>
        </w:div>
        <w:div w:id="1527669070">
          <w:marLeft w:val="0"/>
          <w:marRight w:val="0"/>
          <w:marTop w:val="0"/>
          <w:marBottom w:val="0"/>
          <w:divBdr>
            <w:top w:val="none" w:sz="0" w:space="0" w:color="auto"/>
            <w:left w:val="none" w:sz="0" w:space="0" w:color="auto"/>
            <w:bottom w:val="none" w:sz="0" w:space="0" w:color="auto"/>
            <w:right w:val="none" w:sz="0" w:space="0" w:color="auto"/>
          </w:divBdr>
        </w:div>
        <w:div w:id="34887079">
          <w:marLeft w:val="0"/>
          <w:marRight w:val="0"/>
          <w:marTop w:val="0"/>
          <w:marBottom w:val="0"/>
          <w:divBdr>
            <w:top w:val="none" w:sz="0" w:space="0" w:color="auto"/>
            <w:left w:val="none" w:sz="0" w:space="0" w:color="auto"/>
            <w:bottom w:val="none" w:sz="0" w:space="0" w:color="auto"/>
            <w:right w:val="none" w:sz="0" w:space="0" w:color="auto"/>
          </w:divBdr>
        </w:div>
        <w:div w:id="470444667">
          <w:marLeft w:val="0"/>
          <w:marRight w:val="0"/>
          <w:marTop w:val="0"/>
          <w:marBottom w:val="0"/>
          <w:divBdr>
            <w:top w:val="none" w:sz="0" w:space="0" w:color="auto"/>
            <w:left w:val="none" w:sz="0" w:space="0" w:color="auto"/>
            <w:bottom w:val="none" w:sz="0" w:space="0" w:color="auto"/>
            <w:right w:val="none" w:sz="0" w:space="0" w:color="auto"/>
          </w:divBdr>
        </w:div>
        <w:div w:id="560794130">
          <w:marLeft w:val="0"/>
          <w:marRight w:val="0"/>
          <w:marTop w:val="0"/>
          <w:marBottom w:val="0"/>
          <w:divBdr>
            <w:top w:val="none" w:sz="0" w:space="0" w:color="auto"/>
            <w:left w:val="none" w:sz="0" w:space="0" w:color="auto"/>
            <w:bottom w:val="none" w:sz="0" w:space="0" w:color="auto"/>
            <w:right w:val="none" w:sz="0" w:space="0" w:color="auto"/>
          </w:divBdr>
        </w:div>
        <w:div w:id="1313674167">
          <w:marLeft w:val="0"/>
          <w:marRight w:val="0"/>
          <w:marTop w:val="0"/>
          <w:marBottom w:val="0"/>
          <w:divBdr>
            <w:top w:val="none" w:sz="0" w:space="0" w:color="auto"/>
            <w:left w:val="none" w:sz="0" w:space="0" w:color="auto"/>
            <w:bottom w:val="none" w:sz="0" w:space="0" w:color="auto"/>
            <w:right w:val="none" w:sz="0" w:space="0" w:color="auto"/>
          </w:divBdr>
        </w:div>
        <w:div w:id="1490172237">
          <w:marLeft w:val="0"/>
          <w:marRight w:val="0"/>
          <w:marTop w:val="0"/>
          <w:marBottom w:val="0"/>
          <w:divBdr>
            <w:top w:val="none" w:sz="0" w:space="0" w:color="auto"/>
            <w:left w:val="none" w:sz="0" w:space="0" w:color="auto"/>
            <w:bottom w:val="none" w:sz="0" w:space="0" w:color="auto"/>
            <w:right w:val="none" w:sz="0" w:space="0" w:color="auto"/>
          </w:divBdr>
        </w:div>
        <w:div w:id="1752892083">
          <w:marLeft w:val="0"/>
          <w:marRight w:val="0"/>
          <w:marTop w:val="0"/>
          <w:marBottom w:val="0"/>
          <w:divBdr>
            <w:top w:val="none" w:sz="0" w:space="0" w:color="auto"/>
            <w:left w:val="none" w:sz="0" w:space="0" w:color="auto"/>
            <w:bottom w:val="none" w:sz="0" w:space="0" w:color="auto"/>
            <w:right w:val="none" w:sz="0" w:space="0" w:color="auto"/>
          </w:divBdr>
        </w:div>
        <w:div w:id="673217900">
          <w:marLeft w:val="0"/>
          <w:marRight w:val="0"/>
          <w:marTop w:val="0"/>
          <w:marBottom w:val="0"/>
          <w:divBdr>
            <w:top w:val="none" w:sz="0" w:space="0" w:color="auto"/>
            <w:left w:val="none" w:sz="0" w:space="0" w:color="auto"/>
            <w:bottom w:val="none" w:sz="0" w:space="0" w:color="auto"/>
            <w:right w:val="none" w:sz="0" w:space="0" w:color="auto"/>
          </w:divBdr>
        </w:div>
        <w:div w:id="1174107031">
          <w:marLeft w:val="0"/>
          <w:marRight w:val="0"/>
          <w:marTop w:val="0"/>
          <w:marBottom w:val="0"/>
          <w:divBdr>
            <w:top w:val="none" w:sz="0" w:space="0" w:color="auto"/>
            <w:left w:val="none" w:sz="0" w:space="0" w:color="auto"/>
            <w:bottom w:val="none" w:sz="0" w:space="0" w:color="auto"/>
            <w:right w:val="none" w:sz="0" w:space="0" w:color="auto"/>
          </w:divBdr>
        </w:div>
        <w:div w:id="511575430">
          <w:marLeft w:val="0"/>
          <w:marRight w:val="0"/>
          <w:marTop w:val="0"/>
          <w:marBottom w:val="0"/>
          <w:divBdr>
            <w:top w:val="none" w:sz="0" w:space="0" w:color="auto"/>
            <w:left w:val="none" w:sz="0" w:space="0" w:color="auto"/>
            <w:bottom w:val="none" w:sz="0" w:space="0" w:color="auto"/>
            <w:right w:val="none" w:sz="0" w:space="0" w:color="auto"/>
          </w:divBdr>
        </w:div>
        <w:div w:id="1643846355">
          <w:marLeft w:val="0"/>
          <w:marRight w:val="0"/>
          <w:marTop w:val="0"/>
          <w:marBottom w:val="0"/>
          <w:divBdr>
            <w:top w:val="none" w:sz="0" w:space="0" w:color="auto"/>
            <w:left w:val="none" w:sz="0" w:space="0" w:color="auto"/>
            <w:bottom w:val="none" w:sz="0" w:space="0" w:color="auto"/>
            <w:right w:val="none" w:sz="0" w:space="0" w:color="auto"/>
          </w:divBdr>
        </w:div>
        <w:div w:id="464084313">
          <w:marLeft w:val="0"/>
          <w:marRight w:val="0"/>
          <w:marTop w:val="0"/>
          <w:marBottom w:val="0"/>
          <w:divBdr>
            <w:top w:val="none" w:sz="0" w:space="0" w:color="auto"/>
            <w:left w:val="none" w:sz="0" w:space="0" w:color="auto"/>
            <w:bottom w:val="none" w:sz="0" w:space="0" w:color="auto"/>
            <w:right w:val="none" w:sz="0" w:space="0" w:color="auto"/>
          </w:divBdr>
        </w:div>
        <w:div w:id="1118059840">
          <w:marLeft w:val="0"/>
          <w:marRight w:val="0"/>
          <w:marTop w:val="0"/>
          <w:marBottom w:val="0"/>
          <w:divBdr>
            <w:top w:val="none" w:sz="0" w:space="0" w:color="auto"/>
            <w:left w:val="none" w:sz="0" w:space="0" w:color="auto"/>
            <w:bottom w:val="none" w:sz="0" w:space="0" w:color="auto"/>
            <w:right w:val="none" w:sz="0" w:space="0" w:color="auto"/>
          </w:divBdr>
        </w:div>
        <w:div w:id="1567762667">
          <w:marLeft w:val="0"/>
          <w:marRight w:val="0"/>
          <w:marTop w:val="0"/>
          <w:marBottom w:val="0"/>
          <w:divBdr>
            <w:top w:val="none" w:sz="0" w:space="0" w:color="auto"/>
            <w:left w:val="none" w:sz="0" w:space="0" w:color="auto"/>
            <w:bottom w:val="none" w:sz="0" w:space="0" w:color="auto"/>
            <w:right w:val="none" w:sz="0" w:space="0" w:color="auto"/>
          </w:divBdr>
        </w:div>
        <w:div w:id="1376353192">
          <w:marLeft w:val="0"/>
          <w:marRight w:val="0"/>
          <w:marTop w:val="0"/>
          <w:marBottom w:val="0"/>
          <w:divBdr>
            <w:top w:val="none" w:sz="0" w:space="0" w:color="auto"/>
            <w:left w:val="none" w:sz="0" w:space="0" w:color="auto"/>
            <w:bottom w:val="none" w:sz="0" w:space="0" w:color="auto"/>
            <w:right w:val="none" w:sz="0" w:space="0" w:color="auto"/>
          </w:divBdr>
        </w:div>
        <w:div w:id="2120252361">
          <w:marLeft w:val="0"/>
          <w:marRight w:val="0"/>
          <w:marTop w:val="0"/>
          <w:marBottom w:val="0"/>
          <w:divBdr>
            <w:top w:val="none" w:sz="0" w:space="0" w:color="auto"/>
            <w:left w:val="none" w:sz="0" w:space="0" w:color="auto"/>
            <w:bottom w:val="none" w:sz="0" w:space="0" w:color="auto"/>
            <w:right w:val="none" w:sz="0" w:space="0" w:color="auto"/>
          </w:divBdr>
        </w:div>
        <w:div w:id="1789426760">
          <w:marLeft w:val="0"/>
          <w:marRight w:val="0"/>
          <w:marTop w:val="0"/>
          <w:marBottom w:val="0"/>
          <w:divBdr>
            <w:top w:val="none" w:sz="0" w:space="0" w:color="auto"/>
            <w:left w:val="none" w:sz="0" w:space="0" w:color="auto"/>
            <w:bottom w:val="none" w:sz="0" w:space="0" w:color="auto"/>
            <w:right w:val="none" w:sz="0" w:space="0" w:color="auto"/>
          </w:divBdr>
        </w:div>
        <w:div w:id="138303870">
          <w:marLeft w:val="0"/>
          <w:marRight w:val="0"/>
          <w:marTop w:val="0"/>
          <w:marBottom w:val="0"/>
          <w:divBdr>
            <w:top w:val="none" w:sz="0" w:space="0" w:color="auto"/>
            <w:left w:val="none" w:sz="0" w:space="0" w:color="auto"/>
            <w:bottom w:val="none" w:sz="0" w:space="0" w:color="auto"/>
            <w:right w:val="none" w:sz="0" w:space="0" w:color="auto"/>
          </w:divBdr>
        </w:div>
        <w:div w:id="1377781559">
          <w:marLeft w:val="0"/>
          <w:marRight w:val="0"/>
          <w:marTop w:val="0"/>
          <w:marBottom w:val="0"/>
          <w:divBdr>
            <w:top w:val="none" w:sz="0" w:space="0" w:color="auto"/>
            <w:left w:val="none" w:sz="0" w:space="0" w:color="auto"/>
            <w:bottom w:val="none" w:sz="0" w:space="0" w:color="auto"/>
            <w:right w:val="none" w:sz="0" w:space="0" w:color="auto"/>
          </w:divBdr>
        </w:div>
        <w:div w:id="811794494">
          <w:marLeft w:val="0"/>
          <w:marRight w:val="0"/>
          <w:marTop w:val="0"/>
          <w:marBottom w:val="0"/>
          <w:divBdr>
            <w:top w:val="none" w:sz="0" w:space="0" w:color="auto"/>
            <w:left w:val="none" w:sz="0" w:space="0" w:color="auto"/>
            <w:bottom w:val="none" w:sz="0" w:space="0" w:color="auto"/>
            <w:right w:val="none" w:sz="0" w:space="0" w:color="auto"/>
          </w:divBdr>
        </w:div>
        <w:div w:id="1227760340">
          <w:marLeft w:val="0"/>
          <w:marRight w:val="0"/>
          <w:marTop w:val="0"/>
          <w:marBottom w:val="0"/>
          <w:divBdr>
            <w:top w:val="none" w:sz="0" w:space="0" w:color="auto"/>
            <w:left w:val="none" w:sz="0" w:space="0" w:color="auto"/>
            <w:bottom w:val="none" w:sz="0" w:space="0" w:color="auto"/>
            <w:right w:val="none" w:sz="0" w:space="0" w:color="auto"/>
          </w:divBdr>
        </w:div>
        <w:div w:id="745803295">
          <w:marLeft w:val="0"/>
          <w:marRight w:val="0"/>
          <w:marTop w:val="0"/>
          <w:marBottom w:val="0"/>
          <w:divBdr>
            <w:top w:val="none" w:sz="0" w:space="0" w:color="auto"/>
            <w:left w:val="none" w:sz="0" w:space="0" w:color="auto"/>
            <w:bottom w:val="none" w:sz="0" w:space="0" w:color="auto"/>
            <w:right w:val="none" w:sz="0" w:space="0" w:color="auto"/>
          </w:divBdr>
        </w:div>
        <w:div w:id="1216315143">
          <w:marLeft w:val="0"/>
          <w:marRight w:val="0"/>
          <w:marTop w:val="0"/>
          <w:marBottom w:val="0"/>
          <w:divBdr>
            <w:top w:val="none" w:sz="0" w:space="0" w:color="auto"/>
            <w:left w:val="none" w:sz="0" w:space="0" w:color="auto"/>
            <w:bottom w:val="none" w:sz="0" w:space="0" w:color="auto"/>
            <w:right w:val="none" w:sz="0" w:space="0" w:color="auto"/>
          </w:divBdr>
        </w:div>
        <w:div w:id="1734696397">
          <w:marLeft w:val="0"/>
          <w:marRight w:val="0"/>
          <w:marTop w:val="0"/>
          <w:marBottom w:val="0"/>
          <w:divBdr>
            <w:top w:val="none" w:sz="0" w:space="0" w:color="auto"/>
            <w:left w:val="none" w:sz="0" w:space="0" w:color="auto"/>
            <w:bottom w:val="none" w:sz="0" w:space="0" w:color="auto"/>
            <w:right w:val="none" w:sz="0" w:space="0" w:color="auto"/>
          </w:divBdr>
        </w:div>
      </w:divsChild>
    </w:div>
    <w:div w:id="373894809">
      <w:bodyDiv w:val="1"/>
      <w:marLeft w:val="0"/>
      <w:marRight w:val="0"/>
      <w:marTop w:val="0"/>
      <w:marBottom w:val="0"/>
      <w:divBdr>
        <w:top w:val="none" w:sz="0" w:space="0" w:color="auto"/>
        <w:left w:val="none" w:sz="0" w:space="0" w:color="auto"/>
        <w:bottom w:val="none" w:sz="0" w:space="0" w:color="auto"/>
        <w:right w:val="none" w:sz="0" w:space="0" w:color="auto"/>
      </w:divBdr>
    </w:div>
    <w:div w:id="374698377">
      <w:bodyDiv w:val="1"/>
      <w:marLeft w:val="0"/>
      <w:marRight w:val="0"/>
      <w:marTop w:val="0"/>
      <w:marBottom w:val="0"/>
      <w:divBdr>
        <w:top w:val="none" w:sz="0" w:space="0" w:color="auto"/>
        <w:left w:val="none" w:sz="0" w:space="0" w:color="auto"/>
        <w:bottom w:val="none" w:sz="0" w:space="0" w:color="auto"/>
        <w:right w:val="none" w:sz="0" w:space="0" w:color="auto"/>
      </w:divBdr>
    </w:div>
    <w:div w:id="375470195">
      <w:bodyDiv w:val="1"/>
      <w:marLeft w:val="0"/>
      <w:marRight w:val="0"/>
      <w:marTop w:val="0"/>
      <w:marBottom w:val="0"/>
      <w:divBdr>
        <w:top w:val="none" w:sz="0" w:space="0" w:color="auto"/>
        <w:left w:val="none" w:sz="0" w:space="0" w:color="auto"/>
        <w:bottom w:val="none" w:sz="0" w:space="0" w:color="auto"/>
        <w:right w:val="none" w:sz="0" w:space="0" w:color="auto"/>
      </w:divBdr>
    </w:div>
    <w:div w:id="377825072">
      <w:bodyDiv w:val="1"/>
      <w:marLeft w:val="0"/>
      <w:marRight w:val="0"/>
      <w:marTop w:val="0"/>
      <w:marBottom w:val="0"/>
      <w:divBdr>
        <w:top w:val="none" w:sz="0" w:space="0" w:color="auto"/>
        <w:left w:val="none" w:sz="0" w:space="0" w:color="auto"/>
        <w:bottom w:val="none" w:sz="0" w:space="0" w:color="auto"/>
        <w:right w:val="none" w:sz="0" w:space="0" w:color="auto"/>
      </w:divBdr>
      <w:divsChild>
        <w:div w:id="1668940564">
          <w:marLeft w:val="640"/>
          <w:marRight w:val="0"/>
          <w:marTop w:val="0"/>
          <w:marBottom w:val="0"/>
          <w:divBdr>
            <w:top w:val="none" w:sz="0" w:space="0" w:color="auto"/>
            <w:left w:val="none" w:sz="0" w:space="0" w:color="auto"/>
            <w:bottom w:val="none" w:sz="0" w:space="0" w:color="auto"/>
            <w:right w:val="none" w:sz="0" w:space="0" w:color="auto"/>
          </w:divBdr>
        </w:div>
        <w:div w:id="447823819">
          <w:marLeft w:val="640"/>
          <w:marRight w:val="0"/>
          <w:marTop w:val="0"/>
          <w:marBottom w:val="0"/>
          <w:divBdr>
            <w:top w:val="none" w:sz="0" w:space="0" w:color="auto"/>
            <w:left w:val="none" w:sz="0" w:space="0" w:color="auto"/>
            <w:bottom w:val="none" w:sz="0" w:space="0" w:color="auto"/>
            <w:right w:val="none" w:sz="0" w:space="0" w:color="auto"/>
          </w:divBdr>
        </w:div>
        <w:div w:id="1664430672">
          <w:marLeft w:val="640"/>
          <w:marRight w:val="0"/>
          <w:marTop w:val="0"/>
          <w:marBottom w:val="0"/>
          <w:divBdr>
            <w:top w:val="none" w:sz="0" w:space="0" w:color="auto"/>
            <w:left w:val="none" w:sz="0" w:space="0" w:color="auto"/>
            <w:bottom w:val="none" w:sz="0" w:space="0" w:color="auto"/>
            <w:right w:val="none" w:sz="0" w:space="0" w:color="auto"/>
          </w:divBdr>
        </w:div>
        <w:div w:id="1030032151">
          <w:marLeft w:val="640"/>
          <w:marRight w:val="0"/>
          <w:marTop w:val="0"/>
          <w:marBottom w:val="0"/>
          <w:divBdr>
            <w:top w:val="none" w:sz="0" w:space="0" w:color="auto"/>
            <w:left w:val="none" w:sz="0" w:space="0" w:color="auto"/>
            <w:bottom w:val="none" w:sz="0" w:space="0" w:color="auto"/>
            <w:right w:val="none" w:sz="0" w:space="0" w:color="auto"/>
          </w:divBdr>
        </w:div>
        <w:div w:id="1940411816">
          <w:marLeft w:val="640"/>
          <w:marRight w:val="0"/>
          <w:marTop w:val="0"/>
          <w:marBottom w:val="0"/>
          <w:divBdr>
            <w:top w:val="none" w:sz="0" w:space="0" w:color="auto"/>
            <w:left w:val="none" w:sz="0" w:space="0" w:color="auto"/>
            <w:bottom w:val="none" w:sz="0" w:space="0" w:color="auto"/>
            <w:right w:val="none" w:sz="0" w:space="0" w:color="auto"/>
          </w:divBdr>
        </w:div>
        <w:div w:id="991055778">
          <w:marLeft w:val="640"/>
          <w:marRight w:val="0"/>
          <w:marTop w:val="0"/>
          <w:marBottom w:val="0"/>
          <w:divBdr>
            <w:top w:val="none" w:sz="0" w:space="0" w:color="auto"/>
            <w:left w:val="none" w:sz="0" w:space="0" w:color="auto"/>
            <w:bottom w:val="none" w:sz="0" w:space="0" w:color="auto"/>
            <w:right w:val="none" w:sz="0" w:space="0" w:color="auto"/>
          </w:divBdr>
        </w:div>
        <w:div w:id="542182993">
          <w:marLeft w:val="640"/>
          <w:marRight w:val="0"/>
          <w:marTop w:val="0"/>
          <w:marBottom w:val="0"/>
          <w:divBdr>
            <w:top w:val="none" w:sz="0" w:space="0" w:color="auto"/>
            <w:left w:val="none" w:sz="0" w:space="0" w:color="auto"/>
            <w:bottom w:val="none" w:sz="0" w:space="0" w:color="auto"/>
            <w:right w:val="none" w:sz="0" w:space="0" w:color="auto"/>
          </w:divBdr>
        </w:div>
        <w:div w:id="1161238150">
          <w:marLeft w:val="640"/>
          <w:marRight w:val="0"/>
          <w:marTop w:val="0"/>
          <w:marBottom w:val="0"/>
          <w:divBdr>
            <w:top w:val="none" w:sz="0" w:space="0" w:color="auto"/>
            <w:left w:val="none" w:sz="0" w:space="0" w:color="auto"/>
            <w:bottom w:val="none" w:sz="0" w:space="0" w:color="auto"/>
            <w:right w:val="none" w:sz="0" w:space="0" w:color="auto"/>
          </w:divBdr>
        </w:div>
        <w:div w:id="332727080">
          <w:marLeft w:val="640"/>
          <w:marRight w:val="0"/>
          <w:marTop w:val="0"/>
          <w:marBottom w:val="0"/>
          <w:divBdr>
            <w:top w:val="none" w:sz="0" w:space="0" w:color="auto"/>
            <w:left w:val="none" w:sz="0" w:space="0" w:color="auto"/>
            <w:bottom w:val="none" w:sz="0" w:space="0" w:color="auto"/>
            <w:right w:val="none" w:sz="0" w:space="0" w:color="auto"/>
          </w:divBdr>
        </w:div>
        <w:div w:id="804935152">
          <w:marLeft w:val="640"/>
          <w:marRight w:val="0"/>
          <w:marTop w:val="0"/>
          <w:marBottom w:val="0"/>
          <w:divBdr>
            <w:top w:val="none" w:sz="0" w:space="0" w:color="auto"/>
            <w:left w:val="none" w:sz="0" w:space="0" w:color="auto"/>
            <w:bottom w:val="none" w:sz="0" w:space="0" w:color="auto"/>
            <w:right w:val="none" w:sz="0" w:space="0" w:color="auto"/>
          </w:divBdr>
        </w:div>
        <w:div w:id="1730378310">
          <w:marLeft w:val="640"/>
          <w:marRight w:val="0"/>
          <w:marTop w:val="0"/>
          <w:marBottom w:val="0"/>
          <w:divBdr>
            <w:top w:val="none" w:sz="0" w:space="0" w:color="auto"/>
            <w:left w:val="none" w:sz="0" w:space="0" w:color="auto"/>
            <w:bottom w:val="none" w:sz="0" w:space="0" w:color="auto"/>
            <w:right w:val="none" w:sz="0" w:space="0" w:color="auto"/>
          </w:divBdr>
        </w:div>
        <w:div w:id="2084985179">
          <w:marLeft w:val="640"/>
          <w:marRight w:val="0"/>
          <w:marTop w:val="0"/>
          <w:marBottom w:val="0"/>
          <w:divBdr>
            <w:top w:val="none" w:sz="0" w:space="0" w:color="auto"/>
            <w:left w:val="none" w:sz="0" w:space="0" w:color="auto"/>
            <w:bottom w:val="none" w:sz="0" w:space="0" w:color="auto"/>
            <w:right w:val="none" w:sz="0" w:space="0" w:color="auto"/>
          </w:divBdr>
        </w:div>
        <w:div w:id="449445958">
          <w:marLeft w:val="640"/>
          <w:marRight w:val="0"/>
          <w:marTop w:val="0"/>
          <w:marBottom w:val="0"/>
          <w:divBdr>
            <w:top w:val="none" w:sz="0" w:space="0" w:color="auto"/>
            <w:left w:val="none" w:sz="0" w:space="0" w:color="auto"/>
            <w:bottom w:val="none" w:sz="0" w:space="0" w:color="auto"/>
            <w:right w:val="none" w:sz="0" w:space="0" w:color="auto"/>
          </w:divBdr>
        </w:div>
        <w:div w:id="245770582">
          <w:marLeft w:val="640"/>
          <w:marRight w:val="0"/>
          <w:marTop w:val="0"/>
          <w:marBottom w:val="0"/>
          <w:divBdr>
            <w:top w:val="none" w:sz="0" w:space="0" w:color="auto"/>
            <w:left w:val="none" w:sz="0" w:space="0" w:color="auto"/>
            <w:bottom w:val="none" w:sz="0" w:space="0" w:color="auto"/>
            <w:right w:val="none" w:sz="0" w:space="0" w:color="auto"/>
          </w:divBdr>
        </w:div>
        <w:div w:id="1739284031">
          <w:marLeft w:val="640"/>
          <w:marRight w:val="0"/>
          <w:marTop w:val="0"/>
          <w:marBottom w:val="0"/>
          <w:divBdr>
            <w:top w:val="none" w:sz="0" w:space="0" w:color="auto"/>
            <w:left w:val="none" w:sz="0" w:space="0" w:color="auto"/>
            <w:bottom w:val="none" w:sz="0" w:space="0" w:color="auto"/>
            <w:right w:val="none" w:sz="0" w:space="0" w:color="auto"/>
          </w:divBdr>
        </w:div>
        <w:div w:id="1002898173">
          <w:marLeft w:val="640"/>
          <w:marRight w:val="0"/>
          <w:marTop w:val="0"/>
          <w:marBottom w:val="0"/>
          <w:divBdr>
            <w:top w:val="none" w:sz="0" w:space="0" w:color="auto"/>
            <w:left w:val="none" w:sz="0" w:space="0" w:color="auto"/>
            <w:bottom w:val="none" w:sz="0" w:space="0" w:color="auto"/>
            <w:right w:val="none" w:sz="0" w:space="0" w:color="auto"/>
          </w:divBdr>
        </w:div>
        <w:div w:id="552428365">
          <w:marLeft w:val="640"/>
          <w:marRight w:val="0"/>
          <w:marTop w:val="0"/>
          <w:marBottom w:val="0"/>
          <w:divBdr>
            <w:top w:val="none" w:sz="0" w:space="0" w:color="auto"/>
            <w:left w:val="none" w:sz="0" w:space="0" w:color="auto"/>
            <w:bottom w:val="none" w:sz="0" w:space="0" w:color="auto"/>
            <w:right w:val="none" w:sz="0" w:space="0" w:color="auto"/>
          </w:divBdr>
        </w:div>
        <w:div w:id="495458941">
          <w:marLeft w:val="640"/>
          <w:marRight w:val="0"/>
          <w:marTop w:val="0"/>
          <w:marBottom w:val="0"/>
          <w:divBdr>
            <w:top w:val="none" w:sz="0" w:space="0" w:color="auto"/>
            <w:left w:val="none" w:sz="0" w:space="0" w:color="auto"/>
            <w:bottom w:val="none" w:sz="0" w:space="0" w:color="auto"/>
            <w:right w:val="none" w:sz="0" w:space="0" w:color="auto"/>
          </w:divBdr>
        </w:div>
        <w:div w:id="1011301334">
          <w:marLeft w:val="640"/>
          <w:marRight w:val="0"/>
          <w:marTop w:val="0"/>
          <w:marBottom w:val="0"/>
          <w:divBdr>
            <w:top w:val="none" w:sz="0" w:space="0" w:color="auto"/>
            <w:left w:val="none" w:sz="0" w:space="0" w:color="auto"/>
            <w:bottom w:val="none" w:sz="0" w:space="0" w:color="auto"/>
            <w:right w:val="none" w:sz="0" w:space="0" w:color="auto"/>
          </w:divBdr>
        </w:div>
        <w:div w:id="329908824">
          <w:marLeft w:val="640"/>
          <w:marRight w:val="0"/>
          <w:marTop w:val="0"/>
          <w:marBottom w:val="0"/>
          <w:divBdr>
            <w:top w:val="none" w:sz="0" w:space="0" w:color="auto"/>
            <w:left w:val="none" w:sz="0" w:space="0" w:color="auto"/>
            <w:bottom w:val="none" w:sz="0" w:space="0" w:color="auto"/>
            <w:right w:val="none" w:sz="0" w:space="0" w:color="auto"/>
          </w:divBdr>
        </w:div>
        <w:div w:id="2144810165">
          <w:marLeft w:val="640"/>
          <w:marRight w:val="0"/>
          <w:marTop w:val="0"/>
          <w:marBottom w:val="0"/>
          <w:divBdr>
            <w:top w:val="none" w:sz="0" w:space="0" w:color="auto"/>
            <w:left w:val="none" w:sz="0" w:space="0" w:color="auto"/>
            <w:bottom w:val="none" w:sz="0" w:space="0" w:color="auto"/>
            <w:right w:val="none" w:sz="0" w:space="0" w:color="auto"/>
          </w:divBdr>
        </w:div>
        <w:div w:id="496533298">
          <w:marLeft w:val="640"/>
          <w:marRight w:val="0"/>
          <w:marTop w:val="0"/>
          <w:marBottom w:val="0"/>
          <w:divBdr>
            <w:top w:val="none" w:sz="0" w:space="0" w:color="auto"/>
            <w:left w:val="none" w:sz="0" w:space="0" w:color="auto"/>
            <w:bottom w:val="none" w:sz="0" w:space="0" w:color="auto"/>
            <w:right w:val="none" w:sz="0" w:space="0" w:color="auto"/>
          </w:divBdr>
        </w:div>
        <w:div w:id="1348017997">
          <w:marLeft w:val="640"/>
          <w:marRight w:val="0"/>
          <w:marTop w:val="0"/>
          <w:marBottom w:val="0"/>
          <w:divBdr>
            <w:top w:val="none" w:sz="0" w:space="0" w:color="auto"/>
            <w:left w:val="none" w:sz="0" w:space="0" w:color="auto"/>
            <w:bottom w:val="none" w:sz="0" w:space="0" w:color="auto"/>
            <w:right w:val="none" w:sz="0" w:space="0" w:color="auto"/>
          </w:divBdr>
        </w:div>
        <w:div w:id="1736972007">
          <w:marLeft w:val="640"/>
          <w:marRight w:val="0"/>
          <w:marTop w:val="0"/>
          <w:marBottom w:val="0"/>
          <w:divBdr>
            <w:top w:val="none" w:sz="0" w:space="0" w:color="auto"/>
            <w:left w:val="none" w:sz="0" w:space="0" w:color="auto"/>
            <w:bottom w:val="none" w:sz="0" w:space="0" w:color="auto"/>
            <w:right w:val="none" w:sz="0" w:space="0" w:color="auto"/>
          </w:divBdr>
        </w:div>
        <w:div w:id="651064329">
          <w:marLeft w:val="640"/>
          <w:marRight w:val="0"/>
          <w:marTop w:val="0"/>
          <w:marBottom w:val="0"/>
          <w:divBdr>
            <w:top w:val="none" w:sz="0" w:space="0" w:color="auto"/>
            <w:left w:val="none" w:sz="0" w:space="0" w:color="auto"/>
            <w:bottom w:val="none" w:sz="0" w:space="0" w:color="auto"/>
            <w:right w:val="none" w:sz="0" w:space="0" w:color="auto"/>
          </w:divBdr>
        </w:div>
        <w:div w:id="517545388">
          <w:marLeft w:val="640"/>
          <w:marRight w:val="0"/>
          <w:marTop w:val="0"/>
          <w:marBottom w:val="0"/>
          <w:divBdr>
            <w:top w:val="none" w:sz="0" w:space="0" w:color="auto"/>
            <w:left w:val="none" w:sz="0" w:space="0" w:color="auto"/>
            <w:bottom w:val="none" w:sz="0" w:space="0" w:color="auto"/>
            <w:right w:val="none" w:sz="0" w:space="0" w:color="auto"/>
          </w:divBdr>
        </w:div>
        <w:div w:id="1484853912">
          <w:marLeft w:val="640"/>
          <w:marRight w:val="0"/>
          <w:marTop w:val="0"/>
          <w:marBottom w:val="0"/>
          <w:divBdr>
            <w:top w:val="none" w:sz="0" w:space="0" w:color="auto"/>
            <w:left w:val="none" w:sz="0" w:space="0" w:color="auto"/>
            <w:bottom w:val="none" w:sz="0" w:space="0" w:color="auto"/>
            <w:right w:val="none" w:sz="0" w:space="0" w:color="auto"/>
          </w:divBdr>
        </w:div>
        <w:div w:id="1502426847">
          <w:marLeft w:val="640"/>
          <w:marRight w:val="0"/>
          <w:marTop w:val="0"/>
          <w:marBottom w:val="0"/>
          <w:divBdr>
            <w:top w:val="none" w:sz="0" w:space="0" w:color="auto"/>
            <w:left w:val="none" w:sz="0" w:space="0" w:color="auto"/>
            <w:bottom w:val="none" w:sz="0" w:space="0" w:color="auto"/>
            <w:right w:val="none" w:sz="0" w:space="0" w:color="auto"/>
          </w:divBdr>
        </w:div>
        <w:div w:id="776100208">
          <w:marLeft w:val="640"/>
          <w:marRight w:val="0"/>
          <w:marTop w:val="0"/>
          <w:marBottom w:val="0"/>
          <w:divBdr>
            <w:top w:val="none" w:sz="0" w:space="0" w:color="auto"/>
            <w:left w:val="none" w:sz="0" w:space="0" w:color="auto"/>
            <w:bottom w:val="none" w:sz="0" w:space="0" w:color="auto"/>
            <w:right w:val="none" w:sz="0" w:space="0" w:color="auto"/>
          </w:divBdr>
        </w:div>
        <w:div w:id="1113986253">
          <w:marLeft w:val="640"/>
          <w:marRight w:val="0"/>
          <w:marTop w:val="0"/>
          <w:marBottom w:val="0"/>
          <w:divBdr>
            <w:top w:val="none" w:sz="0" w:space="0" w:color="auto"/>
            <w:left w:val="none" w:sz="0" w:space="0" w:color="auto"/>
            <w:bottom w:val="none" w:sz="0" w:space="0" w:color="auto"/>
            <w:right w:val="none" w:sz="0" w:space="0" w:color="auto"/>
          </w:divBdr>
        </w:div>
        <w:div w:id="163402544">
          <w:marLeft w:val="640"/>
          <w:marRight w:val="0"/>
          <w:marTop w:val="0"/>
          <w:marBottom w:val="0"/>
          <w:divBdr>
            <w:top w:val="none" w:sz="0" w:space="0" w:color="auto"/>
            <w:left w:val="none" w:sz="0" w:space="0" w:color="auto"/>
            <w:bottom w:val="none" w:sz="0" w:space="0" w:color="auto"/>
            <w:right w:val="none" w:sz="0" w:space="0" w:color="auto"/>
          </w:divBdr>
        </w:div>
        <w:div w:id="1817918866">
          <w:marLeft w:val="640"/>
          <w:marRight w:val="0"/>
          <w:marTop w:val="0"/>
          <w:marBottom w:val="0"/>
          <w:divBdr>
            <w:top w:val="none" w:sz="0" w:space="0" w:color="auto"/>
            <w:left w:val="none" w:sz="0" w:space="0" w:color="auto"/>
            <w:bottom w:val="none" w:sz="0" w:space="0" w:color="auto"/>
            <w:right w:val="none" w:sz="0" w:space="0" w:color="auto"/>
          </w:divBdr>
        </w:div>
      </w:divsChild>
    </w:div>
    <w:div w:id="378240380">
      <w:bodyDiv w:val="1"/>
      <w:marLeft w:val="0"/>
      <w:marRight w:val="0"/>
      <w:marTop w:val="0"/>
      <w:marBottom w:val="0"/>
      <w:divBdr>
        <w:top w:val="none" w:sz="0" w:space="0" w:color="auto"/>
        <w:left w:val="none" w:sz="0" w:space="0" w:color="auto"/>
        <w:bottom w:val="none" w:sz="0" w:space="0" w:color="auto"/>
        <w:right w:val="none" w:sz="0" w:space="0" w:color="auto"/>
      </w:divBdr>
    </w:div>
    <w:div w:id="380592907">
      <w:bodyDiv w:val="1"/>
      <w:marLeft w:val="0"/>
      <w:marRight w:val="0"/>
      <w:marTop w:val="0"/>
      <w:marBottom w:val="0"/>
      <w:divBdr>
        <w:top w:val="none" w:sz="0" w:space="0" w:color="auto"/>
        <w:left w:val="none" w:sz="0" w:space="0" w:color="auto"/>
        <w:bottom w:val="none" w:sz="0" w:space="0" w:color="auto"/>
        <w:right w:val="none" w:sz="0" w:space="0" w:color="auto"/>
      </w:divBdr>
    </w:div>
    <w:div w:id="384372279">
      <w:bodyDiv w:val="1"/>
      <w:marLeft w:val="0"/>
      <w:marRight w:val="0"/>
      <w:marTop w:val="0"/>
      <w:marBottom w:val="0"/>
      <w:divBdr>
        <w:top w:val="none" w:sz="0" w:space="0" w:color="auto"/>
        <w:left w:val="none" w:sz="0" w:space="0" w:color="auto"/>
        <w:bottom w:val="none" w:sz="0" w:space="0" w:color="auto"/>
        <w:right w:val="none" w:sz="0" w:space="0" w:color="auto"/>
      </w:divBdr>
    </w:div>
    <w:div w:id="386341320">
      <w:bodyDiv w:val="1"/>
      <w:marLeft w:val="0"/>
      <w:marRight w:val="0"/>
      <w:marTop w:val="0"/>
      <w:marBottom w:val="0"/>
      <w:divBdr>
        <w:top w:val="none" w:sz="0" w:space="0" w:color="auto"/>
        <w:left w:val="none" w:sz="0" w:space="0" w:color="auto"/>
        <w:bottom w:val="none" w:sz="0" w:space="0" w:color="auto"/>
        <w:right w:val="none" w:sz="0" w:space="0" w:color="auto"/>
      </w:divBdr>
    </w:div>
    <w:div w:id="388311734">
      <w:bodyDiv w:val="1"/>
      <w:marLeft w:val="0"/>
      <w:marRight w:val="0"/>
      <w:marTop w:val="0"/>
      <w:marBottom w:val="0"/>
      <w:divBdr>
        <w:top w:val="none" w:sz="0" w:space="0" w:color="auto"/>
        <w:left w:val="none" w:sz="0" w:space="0" w:color="auto"/>
        <w:bottom w:val="none" w:sz="0" w:space="0" w:color="auto"/>
        <w:right w:val="none" w:sz="0" w:space="0" w:color="auto"/>
      </w:divBdr>
    </w:div>
    <w:div w:id="389574018">
      <w:bodyDiv w:val="1"/>
      <w:marLeft w:val="0"/>
      <w:marRight w:val="0"/>
      <w:marTop w:val="0"/>
      <w:marBottom w:val="0"/>
      <w:divBdr>
        <w:top w:val="none" w:sz="0" w:space="0" w:color="auto"/>
        <w:left w:val="none" w:sz="0" w:space="0" w:color="auto"/>
        <w:bottom w:val="none" w:sz="0" w:space="0" w:color="auto"/>
        <w:right w:val="none" w:sz="0" w:space="0" w:color="auto"/>
      </w:divBdr>
    </w:div>
    <w:div w:id="390033197">
      <w:bodyDiv w:val="1"/>
      <w:marLeft w:val="0"/>
      <w:marRight w:val="0"/>
      <w:marTop w:val="0"/>
      <w:marBottom w:val="0"/>
      <w:divBdr>
        <w:top w:val="none" w:sz="0" w:space="0" w:color="auto"/>
        <w:left w:val="none" w:sz="0" w:space="0" w:color="auto"/>
        <w:bottom w:val="none" w:sz="0" w:space="0" w:color="auto"/>
        <w:right w:val="none" w:sz="0" w:space="0" w:color="auto"/>
      </w:divBdr>
    </w:div>
    <w:div w:id="390075490">
      <w:bodyDiv w:val="1"/>
      <w:marLeft w:val="0"/>
      <w:marRight w:val="0"/>
      <w:marTop w:val="0"/>
      <w:marBottom w:val="0"/>
      <w:divBdr>
        <w:top w:val="none" w:sz="0" w:space="0" w:color="auto"/>
        <w:left w:val="none" w:sz="0" w:space="0" w:color="auto"/>
        <w:bottom w:val="none" w:sz="0" w:space="0" w:color="auto"/>
        <w:right w:val="none" w:sz="0" w:space="0" w:color="auto"/>
      </w:divBdr>
    </w:div>
    <w:div w:id="393165162">
      <w:bodyDiv w:val="1"/>
      <w:marLeft w:val="0"/>
      <w:marRight w:val="0"/>
      <w:marTop w:val="0"/>
      <w:marBottom w:val="0"/>
      <w:divBdr>
        <w:top w:val="none" w:sz="0" w:space="0" w:color="auto"/>
        <w:left w:val="none" w:sz="0" w:space="0" w:color="auto"/>
        <w:bottom w:val="none" w:sz="0" w:space="0" w:color="auto"/>
        <w:right w:val="none" w:sz="0" w:space="0" w:color="auto"/>
      </w:divBdr>
    </w:div>
    <w:div w:id="395709499">
      <w:bodyDiv w:val="1"/>
      <w:marLeft w:val="0"/>
      <w:marRight w:val="0"/>
      <w:marTop w:val="0"/>
      <w:marBottom w:val="0"/>
      <w:divBdr>
        <w:top w:val="none" w:sz="0" w:space="0" w:color="auto"/>
        <w:left w:val="none" w:sz="0" w:space="0" w:color="auto"/>
        <w:bottom w:val="none" w:sz="0" w:space="0" w:color="auto"/>
        <w:right w:val="none" w:sz="0" w:space="0" w:color="auto"/>
      </w:divBdr>
    </w:div>
    <w:div w:id="397628249">
      <w:bodyDiv w:val="1"/>
      <w:marLeft w:val="0"/>
      <w:marRight w:val="0"/>
      <w:marTop w:val="0"/>
      <w:marBottom w:val="0"/>
      <w:divBdr>
        <w:top w:val="none" w:sz="0" w:space="0" w:color="auto"/>
        <w:left w:val="none" w:sz="0" w:space="0" w:color="auto"/>
        <w:bottom w:val="none" w:sz="0" w:space="0" w:color="auto"/>
        <w:right w:val="none" w:sz="0" w:space="0" w:color="auto"/>
      </w:divBdr>
    </w:div>
    <w:div w:id="398404834">
      <w:bodyDiv w:val="1"/>
      <w:marLeft w:val="0"/>
      <w:marRight w:val="0"/>
      <w:marTop w:val="0"/>
      <w:marBottom w:val="0"/>
      <w:divBdr>
        <w:top w:val="none" w:sz="0" w:space="0" w:color="auto"/>
        <w:left w:val="none" w:sz="0" w:space="0" w:color="auto"/>
        <w:bottom w:val="none" w:sz="0" w:space="0" w:color="auto"/>
        <w:right w:val="none" w:sz="0" w:space="0" w:color="auto"/>
      </w:divBdr>
    </w:div>
    <w:div w:id="398407289">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0063814">
      <w:bodyDiv w:val="1"/>
      <w:marLeft w:val="0"/>
      <w:marRight w:val="0"/>
      <w:marTop w:val="0"/>
      <w:marBottom w:val="0"/>
      <w:divBdr>
        <w:top w:val="none" w:sz="0" w:space="0" w:color="auto"/>
        <w:left w:val="none" w:sz="0" w:space="0" w:color="auto"/>
        <w:bottom w:val="none" w:sz="0" w:space="0" w:color="auto"/>
        <w:right w:val="none" w:sz="0" w:space="0" w:color="auto"/>
      </w:divBdr>
    </w:div>
    <w:div w:id="401607632">
      <w:bodyDiv w:val="1"/>
      <w:marLeft w:val="0"/>
      <w:marRight w:val="0"/>
      <w:marTop w:val="0"/>
      <w:marBottom w:val="0"/>
      <w:divBdr>
        <w:top w:val="none" w:sz="0" w:space="0" w:color="auto"/>
        <w:left w:val="none" w:sz="0" w:space="0" w:color="auto"/>
        <w:bottom w:val="none" w:sz="0" w:space="0" w:color="auto"/>
        <w:right w:val="none" w:sz="0" w:space="0" w:color="auto"/>
      </w:divBdr>
      <w:divsChild>
        <w:div w:id="1110009094">
          <w:marLeft w:val="0"/>
          <w:marRight w:val="0"/>
          <w:marTop w:val="0"/>
          <w:marBottom w:val="0"/>
          <w:divBdr>
            <w:top w:val="none" w:sz="0" w:space="0" w:color="auto"/>
            <w:left w:val="none" w:sz="0" w:space="0" w:color="auto"/>
            <w:bottom w:val="none" w:sz="0" w:space="0" w:color="auto"/>
            <w:right w:val="none" w:sz="0" w:space="0" w:color="auto"/>
          </w:divBdr>
        </w:div>
        <w:div w:id="1319573788">
          <w:marLeft w:val="0"/>
          <w:marRight w:val="0"/>
          <w:marTop w:val="0"/>
          <w:marBottom w:val="0"/>
          <w:divBdr>
            <w:top w:val="none" w:sz="0" w:space="0" w:color="auto"/>
            <w:left w:val="none" w:sz="0" w:space="0" w:color="auto"/>
            <w:bottom w:val="none" w:sz="0" w:space="0" w:color="auto"/>
            <w:right w:val="none" w:sz="0" w:space="0" w:color="auto"/>
          </w:divBdr>
        </w:div>
        <w:div w:id="1257707481">
          <w:marLeft w:val="0"/>
          <w:marRight w:val="0"/>
          <w:marTop w:val="0"/>
          <w:marBottom w:val="0"/>
          <w:divBdr>
            <w:top w:val="none" w:sz="0" w:space="0" w:color="auto"/>
            <w:left w:val="none" w:sz="0" w:space="0" w:color="auto"/>
            <w:bottom w:val="none" w:sz="0" w:space="0" w:color="auto"/>
            <w:right w:val="none" w:sz="0" w:space="0" w:color="auto"/>
          </w:divBdr>
        </w:div>
        <w:div w:id="1756702313">
          <w:marLeft w:val="0"/>
          <w:marRight w:val="0"/>
          <w:marTop w:val="0"/>
          <w:marBottom w:val="0"/>
          <w:divBdr>
            <w:top w:val="none" w:sz="0" w:space="0" w:color="auto"/>
            <w:left w:val="none" w:sz="0" w:space="0" w:color="auto"/>
            <w:bottom w:val="none" w:sz="0" w:space="0" w:color="auto"/>
            <w:right w:val="none" w:sz="0" w:space="0" w:color="auto"/>
          </w:divBdr>
        </w:div>
        <w:div w:id="747656434">
          <w:marLeft w:val="0"/>
          <w:marRight w:val="0"/>
          <w:marTop w:val="0"/>
          <w:marBottom w:val="0"/>
          <w:divBdr>
            <w:top w:val="none" w:sz="0" w:space="0" w:color="auto"/>
            <w:left w:val="none" w:sz="0" w:space="0" w:color="auto"/>
            <w:bottom w:val="none" w:sz="0" w:space="0" w:color="auto"/>
            <w:right w:val="none" w:sz="0" w:space="0" w:color="auto"/>
          </w:divBdr>
        </w:div>
        <w:div w:id="1911192329">
          <w:marLeft w:val="0"/>
          <w:marRight w:val="0"/>
          <w:marTop w:val="0"/>
          <w:marBottom w:val="0"/>
          <w:divBdr>
            <w:top w:val="none" w:sz="0" w:space="0" w:color="auto"/>
            <w:left w:val="none" w:sz="0" w:space="0" w:color="auto"/>
            <w:bottom w:val="none" w:sz="0" w:space="0" w:color="auto"/>
            <w:right w:val="none" w:sz="0" w:space="0" w:color="auto"/>
          </w:divBdr>
        </w:div>
        <w:div w:id="1162351593">
          <w:marLeft w:val="0"/>
          <w:marRight w:val="0"/>
          <w:marTop w:val="0"/>
          <w:marBottom w:val="0"/>
          <w:divBdr>
            <w:top w:val="none" w:sz="0" w:space="0" w:color="auto"/>
            <w:left w:val="none" w:sz="0" w:space="0" w:color="auto"/>
            <w:bottom w:val="none" w:sz="0" w:space="0" w:color="auto"/>
            <w:right w:val="none" w:sz="0" w:space="0" w:color="auto"/>
          </w:divBdr>
        </w:div>
        <w:div w:id="1645622698">
          <w:marLeft w:val="0"/>
          <w:marRight w:val="0"/>
          <w:marTop w:val="0"/>
          <w:marBottom w:val="0"/>
          <w:divBdr>
            <w:top w:val="none" w:sz="0" w:space="0" w:color="auto"/>
            <w:left w:val="none" w:sz="0" w:space="0" w:color="auto"/>
            <w:bottom w:val="none" w:sz="0" w:space="0" w:color="auto"/>
            <w:right w:val="none" w:sz="0" w:space="0" w:color="auto"/>
          </w:divBdr>
        </w:div>
        <w:div w:id="1068695566">
          <w:marLeft w:val="0"/>
          <w:marRight w:val="0"/>
          <w:marTop w:val="0"/>
          <w:marBottom w:val="0"/>
          <w:divBdr>
            <w:top w:val="none" w:sz="0" w:space="0" w:color="auto"/>
            <w:left w:val="none" w:sz="0" w:space="0" w:color="auto"/>
            <w:bottom w:val="none" w:sz="0" w:space="0" w:color="auto"/>
            <w:right w:val="none" w:sz="0" w:space="0" w:color="auto"/>
          </w:divBdr>
        </w:div>
        <w:div w:id="718893970">
          <w:marLeft w:val="0"/>
          <w:marRight w:val="0"/>
          <w:marTop w:val="0"/>
          <w:marBottom w:val="0"/>
          <w:divBdr>
            <w:top w:val="none" w:sz="0" w:space="0" w:color="auto"/>
            <w:left w:val="none" w:sz="0" w:space="0" w:color="auto"/>
            <w:bottom w:val="none" w:sz="0" w:space="0" w:color="auto"/>
            <w:right w:val="none" w:sz="0" w:space="0" w:color="auto"/>
          </w:divBdr>
        </w:div>
        <w:div w:id="1195656112">
          <w:marLeft w:val="0"/>
          <w:marRight w:val="0"/>
          <w:marTop w:val="0"/>
          <w:marBottom w:val="0"/>
          <w:divBdr>
            <w:top w:val="none" w:sz="0" w:space="0" w:color="auto"/>
            <w:left w:val="none" w:sz="0" w:space="0" w:color="auto"/>
            <w:bottom w:val="none" w:sz="0" w:space="0" w:color="auto"/>
            <w:right w:val="none" w:sz="0" w:space="0" w:color="auto"/>
          </w:divBdr>
        </w:div>
        <w:div w:id="1618289585">
          <w:marLeft w:val="0"/>
          <w:marRight w:val="0"/>
          <w:marTop w:val="0"/>
          <w:marBottom w:val="0"/>
          <w:divBdr>
            <w:top w:val="none" w:sz="0" w:space="0" w:color="auto"/>
            <w:left w:val="none" w:sz="0" w:space="0" w:color="auto"/>
            <w:bottom w:val="none" w:sz="0" w:space="0" w:color="auto"/>
            <w:right w:val="none" w:sz="0" w:space="0" w:color="auto"/>
          </w:divBdr>
        </w:div>
        <w:div w:id="1292634858">
          <w:marLeft w:val="0"/>
          <w:marRight w:val="0"/>
          <w:marTop w:val="0"/>
          <w:marBottom w:val="0"/>
          <w:divBdr>
            <w:top w:val="none" w:sz="0" w:space="0" w:color="auto"/>
            <w:left w:val="none" w:sz="0" w:space="0" w:color="auto"/>
            <w:bottom w:val="none" w:sz="0" w:space="0" w:color="auto"/>
            <w:right w:val="none" w:sz="0" w:space="0" w:color="auto"/>
          </w:divBdr>
        </w:div>
        <w:div w:id="734282617">
          <w:marLeft w:val="0"/>
          <w:marRight w:val="0"/>
          <w:marTop w:val="0"/>
          <w:marBottom w:val="0"/>
          <w:divBdr>
            <w:top w:val="none" w:sz="0" w:space="0" w:color="auto"/>
            <w:left w:val="none" w:sz="0" w:space="0" w:color="auto"/>
            <w:bottom w:val="none" w:sz="0" w:space="0" w:color="auto"/>
            <w:right w:val="none" w:sz="0" w:space="0" w:color="auto"/>
          </w:divBdr>
        </w:div>
        <w:div w:id="561717648">
          <w:marLeft w:val="0"/>
          <w:marRight w:val="0"/>
          <w:marTop w:val="0"/>
          <w:marBottom w:val="0"/>
          <w:divBdr>
            <w:top w:val="none" w:sz="0" w:space="0" w:color="auto"/>
            <w:left w:val="none" w:sz="0" w:space="0" w:color="auto"/>
            <w:bottom w:val="none" w:sz="0" w:space="0" w:color="auto"/>
            <w:right w:val="none" w:sz="0" w:space="0" w:color="auto"/>
          </w:divBdr>
        </w:div>
        <w:div w:id="308633727">
          <w:marLeft w:val="0"/>
          <w:marRight w:val="0"/>
          <w:marTop w:val="0"/>
          <w:marBottom w:val="0"/>
          <w:divBdr>
            <w:top w:val="none" w:sz="0" w:space="0" w:color="auto"/>
            <w:left w:val="none" w:sz="0" w:space="0" w:color="auto"/>
            <w:bottom w:val="none" w:sz="0" w:space="0" w:color="auto"/>
            <w:right w:val="none" w:sz="0" w:space="0" w:color="auto"/>
          </w:divBdr>
        </w:div>
      </w:divsChild>
    </w:div>
    <w:div w:id="401678090">
      <w:bodyDiv w:val="1"/>
      <w:marLeft w:val="0"/>
      <w:marRight w:val="0"/>
      <w:marTop w:val="0"/>
      <w:marBottom w:val="0"/>
      <w:divBdr>
        <w:top w:val="none" w:sz="0" w:space="0" w:color="auto"/>
        <w:left w:val="none" w:sz="0" w:space="0" w:color="auto"/>
        <w:bottom w:val="none" w:sz="0" w:space="0" w:color="auto"/>
        <w:right w:val="none" w:sz="0" w:space="0" w:color="auto"/>
      </w:divBdr>
    </w:div>
    <w:div w:id="401830834">
      <w:bodyDiv w:val="1"/>
      <w:marLeft w:val="0"/>
      <w:marRight w:val="0"/>
      <w:marTop w:val="0"/>
      <w:marBottom w:val="0"/>
      <w:divBdr>
        <w:top w:val="none" w:sz="0" w:space="0" w:color="auto"/>
        <w:left w:val="none" w:sz="0" w:space="0" w:color="auto"/>
        <w:bottom w:val="none" w:sz="0" w:space="0" w:color="auto"/>
        <w:right w:val="none" w:sz="0" w:space="0" w:color="auto"/>
      </w:divBdr>
      <w:divsChild>
        <w:div w:id="604266672">
          <w:marLeft w:val="640"/>
          <w:marRight w:val="0"/>
          <w:marTop w:val="0"/>
          <w:marBottom w:val="0"/>
          <w:divBdr>
            <w:top w:val="none" w:sz="0" w:space="0" w:color="auto"/>
            <w:left w:val="none" w:sz="0" w:space="0" w:color="auto"/>
            <w:bottom w:val="none" w:sz="0" w:space="0" w:color="auto"/>
            <w:right w:val="none" w:sz="0" w:space="0" w:color="auto"/>
          </w:divBdr>
        </w:div>
        <w:div w:id="1430547058">
          <w:marLeft w:val="640"/>
          <w:marRight w:val="0"/>
          <w:marTop w:val="0"/>
          <w:marBottom w:val="0"/>
          <w:divBdr>
            <w:top w:val="none" w:sz="0" w:space="0" w:color="auto"/>
            <w:left w:val="none" w:sz="0" w:space="0" w:color="auto"/>
            <w:bottom w:val="none" w:sz="0" w:space="0" w:color="auto"/>
            <w:right w:val="none" w:sz="0" w:space="0" w:color="auto"/>
          </w:divBdr>
        </w:div>
        <w:div w:id="795416941">
          <w:marLeft w:val="640"/>
          <w:marRight w:val="0"/>
          <w:marTop w:val="0"/>
          <w:marBottom w:val="0"/>
          <w:divBdr>
            <w:top w:val="none" w:sz="0" w:space="0" w:color="auto"/>
            <w:left w:val="none" w:sz="0" w:space="0" w:color="auto"/>
            <w:bottom w:val="none" w:sz="0" w:space="0" w:color="auto"/>
            <w:right w:val="none" w:sz="0" w:space="0" w:color="auto"/>
          </w:divBdr>
        </w:div>
        <w:div w:id="1898739129">
          <w:marLeft w:val="640"/>
          <w:marRight w:val="0"/>
          <w:marTop w:val="0"/>
          <w:marBottom w:val="0"/>
          <w:divBdr>
            <w:top w:val="none" w:sz="0" w:space="0" w:color="auto"/>
            <w:left w:val="none" w:sz="0" w:space="0" w:color="auto"/>
            <w:bottom w:val="none" w:sz="0" w:space="0" w:color="auto"/>
            <w:right w:val="none" w:sz="0" w:space="0" w:color="auto"/>
          </w:divBdr>
        </w:div>
        <w:div w:id="1986858643">
          <w:marLeft w:val="640"/>
          <w:marRight w:val="0"/>
          <w:marTop w:val="0"/>
          <w:marBottom w:val="0"/>
          <w:divBdr>
            <w:top w:val="none" w:sz="0" w:space="0" w:color="auto"/>
            <w:left w:val="none" w:sz="0" w:space="0" w:color="auto"/>
            <w:bottom w:val="none" w:sz="0" w:space="0" w:color="auto"/>
            <w:right w:val="none" w:sz="0" w:space="0" w:color="auto"/>
          </w:divBdr>
        </w:div>
        <w:div w:id="825363862">
          <w:marLeft w:val="640"/>
          <w:marRight w:val="0"/>
          <w:marTop w:val="0"/>
          <w:marBottom w:val="0"/>
          <w:divBdr>
            <w:top w:val="none" w:sz="0" w:space="0" w:color="auto"/>
            <w:left w:val="none" w:sz="0" w:space="0" w:color="auto"/>
            <w:bottom w:val="none" w:sz="0" w:space="0" w:color="auto"/>
            <w:right w:val="none" w:sz="0" w:space="0" w:color="auto"/>
          </w:divBdr>
        </w:div>
        <w:div w:id="829174712">
          <w:marLeft w:val="640"/>
          <w:marRight w:val="0"/>
          <w:marTop w:val="0"/>
          <w:marBottom w:val="0"/>
          <w:divBdr>
            <w:top w:val="none" w:sz="0" w:space="0" w:color="auto"/>
            <w:left w:val="none" w:sz="0" w:space="0" w:color="auto"/>
            <w:bottom w:val="none" w:sz="0" w:space="0" w:color="auto"/>
            <w:right w:val="none" w:sz="0" w:space="0" w:color="auto"/>
          </w:divBdr>
        </w:div>
        <w:div w:id="809327712">
          <w:marLeft w:val="640"/>
          <w:marRight w:val="0"/>
          <w:marTop w:val="0"/>
          <w:marBottom w:val="0"/>
          <w:divBdr>
            <w:top w:val="none" w:sz="0" w:space="0" w:color="auto"/>
            <w:left w:val="none" w:sz="0" w:space="0" w:color="auto"/>
            <w:bottom w:val="none" w:sz="0" w:space="0" w:color="auto"/>
            <w:right w:val="none" w:sz="0" w:space="0" w:color="auto"/>
          </w:divBdr>
        </w:div>
        <w:div w:id="1756051057">
          <w:marLeft w:val="640"/>
          <w:marRight w:val="0"/>
          <w:marTop w:val="0"/>
          <w:marBottom w:val="0"/>
          <w:divBdr>
            <w:top w:val="none" w:sz="0" w:space="0" w:color="auto"/>
            <w:left w:val="none" w:sz="0" w:space="0" w:color="auto"/>
            <w:bottom w:val="none" w:sz="0" w:space="0" w:color="auto"/>
            <w:right w:val="none" w:sz="0" w:space="0" w:color="auto"/>
          </w:divBdr>
        </w:div>
        <w:div w:id="561254694">
          <w:marLeft w:val="640"/>
          <w:marRight w:val="0"/>
          <w:marTop w:val="0"/>
          <w:marBottom w:val="0"/>
          <w:divBdr>
            <w:top w:val="none" w:sz="0" w:space="0" w:color="auto"/>
            <w:left w:val="none" w:sz="0" w:space="0" w:color="auto"/>
            <w:bottom w:val="none" w:sz="0" w:space="0" w:color="auto"/>
            <w:right w:val="none" w:sz="0" w:space="0" w:color="auto"/>
          </w:divBdr>
        </w:div>
        <w:div w:id="1866750417">
          <w:marLeft w:val="640"/>
          <w:marRight w:val="0"/>
          <w:marTop w:val="0"/>
          <w:marBottom w:val="0"/>
          <w:divBdr>
            <w:top w:val="none" w:sz="0" w:space="0" w:color="auto"/>
            <w:left w:val="none" w:sz="0" w:space="0" w:color="auto"/>
            <w:bottom w:val="none" w:sz="0" w:space="0" w:color="auto"/>
            <w:right w:val="none" w:sz="0" w:space="0" w:color="auto"/>
          </w:divBdr>
        </w:div>
        <w:div w:id="1350714467">
          <w:marLeft w:val="640"/>
          <w:marRight w:val="0"/>
          <w:marTop w:val="0"/>
          <w:marBottom w:val="0"/>
          <w:divBdr>
            <w:top w:val="none" w:sz="0" w:space="0" w:color="auto"/>
            <w:left w:val="none" w:sz="0" w:space="0" w:color="auto"/>
            <w:bottom w:val="none" w:sz="0" w:space="0" w:color="auto"/>
            <w:right w:val="none" w:sz="0" w:space="0" w:color="auto"/>
          </w:divBdr>
        </w:div>
        <w:div w:id="335041476">
          <w:marLeft w:val="640"/>
          <w:marRight w:val="0"/>
          <w:marTop w:val="0"/>
          <w:marBottom w:val="0"/>
          <w:divBdr>
            <w:top w:val="none" w:sz="0" w:space="0" w:color="auto"/>
            <w:left w:val="none" w:sz="0" w:space="0" w:color="auto"/>
            <w:bottom w:val="none" w:sz="0" w:space="0" w:color="auto"/>
            <w:right w:val="none" w:sz="0" w:space="0" w:color="auto"/>
          </w:divBdr>
        </w:div>
        <w:div w:id="444541232">
          <w:marLeft w:val="640"/>
          <w:marRight w:val="0"/>
          <w:marTop w:val="0"/>
          <w:marBottom w:val="0"/>
          <w:divBdr>
            <w:top w:val="none" w:sz="0" w:space="0" w:color="auto"/>
            <w:left w:val="none" w:sz="0" w:space="0" w:color="auto"/>
            <w:bottom w:val="none" w:sz="0" w:space="0" w:color="auto"/>
            <w:right w:val="none" w:sz="0" w:space="0" w:color="auto"/>
          </w:divBdr>
        </w:div>
        <w:div w:id="949244815">
          <w:marLeft w:val="640"/>
          <w:marRight w:val="0"/>
          <w:marTop w:val="0"/>
          <w:marBottom w:val="0"/>
          <w:divBdr>
            <w:top w:val="none" w:sz="0" w:space="0" w:color="auto"/>
            <w:left w:val="none" w:sz="0" w:space="0" w:color="auto"/>
            <w:bottom w:val="none" w:sz="0" w:space="0" w:color="auto"/>
            <w:right w:val="none" w:sz="0" w:space="0" w:color="auto"/>
          </w:divBdr>
        </w:div>
        <w:div w:id="739910207">
          <w:marLeft w:val="640"/>
          <w:marRight w:val="0"/>
          <w:marTop w:val="0"/>
          <w:marBottom w:val="0"/>
          <w:divBdr>
            <w:top w:val="none" w:sz="0" w:space="0" w:color="auto"/>
            <w:left w:val="none" w:sz="0" w:space="0" w:color="auto"/>
            <w:bottom w:val="none" w:sz="0" w:space="0" w:color="auto"/>
            <w:right w:val="none" w:sz="0" w:space="0" w:color="auto"/>
          </w:divBdr>
        </w:div>
        <w:div w:id="1361277713">
          <w:marLeft w:val="640"/>
          <w:marRight w:val="0"/>
          <w:marTop w:val="0"/>
          <w:marBottom w:val="0"/>
          <w:divBdr>
            <w:top w:val="none" w:sz="0" w:space="0" w:color="auto"/>
            <w:left w:val="none" w:sz="0" w:space="0" w:color="auto"/>
            <w:bottom w:val="none" w:sz="0" w:space="0" w:color="auto"/>
            <w:right w:val="none" w:sz="0" w:space="0" w:color="auto"/>
          </w:divBdr>
        </w:div>
        <w:div w:id="2038961799">
          <w:marLeft w:val="640"/>
          <w:marRight w:val="0"/>
          <w:marTop w:val="0"/>
          <w:marBottom w:val="0"/>
          <w:divBdr>
            <w:top w:val="none" w:sz="0" w:space="0" w:color="auto"/>
            <w:left w:val="none" w:sz="0" w:space="0" w:color="auto"/>
            <w:bottom w:val="none" w:sz="0" w:space="0" w:color="auto"/>
            <w:right w:val="none" w:sz="0" w:space="0" w:color="auto"/>
          </w:divBdr>
        </w:div>
        <w:div w:id="1034307566">
          <w:marLeft w:val="640"/>
          <w:marRight w:val="0"/>
          <w:marTop w:val="0"/>
          <w:marBottom w:val="0"/>
          <w:divBdr>
            <w:top w:val="none" w:sz="0" w:space="0" w:color="auto"/>
            <w:left w:val="none" w:sz="0" w:space="0" w:color="auto"/>
            <w:bottom w:val="none" w:sz="0" w:space="0" w:color="auto"/>
            <w:right w:val="none" w:sz="0" w:space="0" w:color="auto"/>
          </w:divBdr>
        </w:div>
        <w:div w:id="329412007">
          <w:marLeft w:val="640"/>
          <w:marRight w:val="0"/>
          <w:marTop w:val="0"/>
          <w:marBottom w:val="0"/>
          <w:divBdr>
            <w:top w:val="none" w:sz="0" w:space="0" w:color="auto"/>
            <w:left w:val="none" w:sz="0" w:space="0" w:color="auto"/>
            <w:bottom w:val="none" w:sz="0" w:space="0" w:color="auto"/>
            <w:right w:val="none" w:sz="0" w:space="0" w:color="auto"/>
          </w:divBdr>
        </w:div>
        <w:div w:id="1074666934">
          <w:marLeft w:val="640"/>
          <w:marRight w:val="0"/>
          <w:marTop w:val="0"/>
          <w:marBottom w:val="0"/>
          <w:divBdr>
            <w:top w:val="none" w:sz="0" w:space="0" w:color="auto"/>
            <w:left w:val="none" w:sz="0" w:space="0" w:color="auto"/>
            <w:bottom w:val="none" w:sz="0" w:space="0" w:color="auto"/>
            <w:right w:val="none" w:sz="0" w:space="0" w:color="auto"/>
          </w:divBdr>
        </w:div>
        <w:div w:id="1802456517">
          <w:marLeft w:val="640"/>
          <w:marRight w:val="0"/>
          <w:marTop w:val="0"/>
          <w:marBottom w:val="0"/>
          <w:divBdr>
            <w:top w:val="none" w:sz="0" w:space="0" w:color="auto"/>
            <w:left w:val="none" w:sz="0" w:space="0" w:color="auto"/>
            <w:bottom w:val="none" w:sz="0" w:space="0" w:color="auto"/>
            <w:right w:val="none" w:sz="0" w:space="0" w:color="auto"/>
          </w:divBdr>
        </w:div>
        <w:div w:id="618343577">
          <w:marLeft w:val="640"/>
          <w:marRight w:val="0"/>
          <w:marTop w:val="0"/>
          <w:marBottom w:val="0"/>
          <w:divBdr>
            <w:top w:val="none" w:sz="0" w:space="0" w:color="auto"/>
            <w:left w:val="none" w:sz="0" w:space="0" w:color="auto"/>
            <w:bottom w:val="none" w:sz="0" w:space="0" w:color="auto"/>
            <w:right w:val="none" w:sz="0" w:space="0" w:color="auto"/>
          </w:divBdr>
        </w:div>
        <w:div w:id="2029091341">
          <w:marLeft w:val="640"/>
          <w:marRight w:val="0"/>
          <w:marTop w:val="0"/>
          <w:marBottom w:val="0"/>
          <w:divBdr>
            <w:top w:val="none" w:sz="0" w:space="0" w:color="auto"/>
            <w:left w:val="none" w:sz="0" w:space="0" w:color="auto"/>
            <w:bottom w:val="none" w:sz="0" w:space="0" w:color="auto"/>
            <w:right w:val="none" w:sz="0" w:space="0" w:color="auto"/>
          </w:divBdr>
        </w:div>
        <w:div w:id="1704592397">
          <w:marLeft w:val="640"/>
          <w:marRight w:val="0"/>
          <w:marTop w:val="0"/>
          <w:marBottom w:val="0"/>
          <w:divBdr>
            <w:top w:val="none" w:sz="0" w:space="0" w:color="auto"/>
            <w:left w:val="none" w:sz="0" w:space="0" w:color="auto"/>
            <w:bottom w:val="none" w:sz="0" w:space="0" w:color="auto"/>
            <w:right w:val="none" w:sz="0" w:space="0" w:color="auto"/>
          </w:divBdr>
        </w:div>
        <w:div w:id="2052341127">
          <w:marLeft w:val="640"/>
          <w:marRight w:val="0"/>
          <w:marTop w:val="0"/>
          <w:marBottom w:val="0"/>
          <w:divBdr>
            <w:top w:val="none" w:sz="0" w:space="0" w:color="auto"/>
            <w:left w:val="none" w:sz="0" w:space="0" w:color="auto"/>
            <w:bottom w:val="none" w:sz="0" w:space="0" w:color="auto"/>
            <w:right w:val="none" w:sz="0" w:space="0" w:color="auto"/>
          </w:divBdr>
        </w:div>
        <w:div w:id="2053192109">
          <w:marLeft w:val="640"/>
          <w:marRight w:val="0"/>
          <w:marTop w:val="0"/>
          <w:marBottom w:val="0"/>
          <w:divBdr>
            <w:top w:val="none" w:sz="0" w:space="0" w:color="auto"/>
            <w:left w:val="none" w:sz="0" w:space="0" w:color="auto"/>
            <w:bottom w:val="none" w:sz="0" w:space="0" w:color="auto"/>
            <w:right w:val="none" w:sz="0" w:space="0" w:color="auto"/>
          </w:divBdr>
        </w:div>
        <w:div w:id="769081372">
          <w:marLeft w:val="640"/>
          <w:marRight w:val="0"/>
          <w:marTop w:val="0"/>
          <w:marBottom w:val="0"/>
          <w:divBdr>
            <w:top w:val="none" w:sz="0" w:space="0" w:color="auto"/>
            <w:left w:val="none" w:sz="0" w:space="0" w:color="auto"/>
            <w:bottom w:val="none" w:sz="0" w:space="0" w:color="auto"/>
            <w:right w:val="none" w:sz="0" w:space="0" w:color="auto"/>
          </w:divBdr>
        </w:div>
        <w:div w:id="174925068">
          <w:marLeft w:val="640"/>
          <w:marRight w:val="0"/>
          <w:marTop w:val="0"/>
          <w:marBottom w:val="0"/>
          <w:divBdr>
            <w:top w:val="none" w:sz="0" w:space="0" w:color="auto"/>
            <w:left w:val="none" w:sz="0" w:space="0" w:color="auto"/>
            <w:bottom w:val="none" w:sz="0" w:space="0" w:color="auto"/>
            <w:right w:val="none" w:sz="0" w:space="0" w:color="auto"/>
          </w:divBdr>
        </w:div>
        <w:div w:id="1385255445">
          <w:marLeft w:val="640"/>
          <w:marRight w:val="0"/>
          <w:marTop w:val="0"/>
          <w:marBottom w:val="0"/>
          <w:divBdr>
            <w:top w:val="none" w:sz="0" w:space="0" w:color="auto"/>
            <w:left w:val="none" w:sz="0" w:space="0" w:color="auto"/>
            <w:bottom w:val="none" w:sz="0" w:space="0" w:color="auto"/>
            <w:right w:val="none" w:sz="0" w:space="0" w:color="auto"/>
          </w:divBdr>
        </w:div>
        <w:div w:id="459957918">
          <w:marLeft w:val="640"/>
          <w:marRight w:val="0"/>
          <w:marTop w:val="0"/>
          <w:marBottom w:val="0"/>
          <w:divBdr>
            <w:top w:val="none" w:sz="0" w:space="0" w:color="auto"/>
            <w:left w:val="none" w:sz="0" w:space="0" w:color="auto"/>
            <w:bottom w:val="none" w:sz="0" w:space="0" w:color="auto"/>
            <w:right w:val="none" w:sz="0" w:space="0" w:color="auto"/>
          </w:divBdr>
        </w:div>
        <w:div w:id="1467427589">
          <w:marLeft w:val="640"/>
          <w:marRight w:val="0"/>
          <w:marTop w:val="0"/>
          <w:marBottom w:val="0"/>
          <w:divBdr>
            <w:top w:val="none" w:sz="0" w:space="0" w:color="auto"/>
            <w:left w:val="none" w:sz="0" w:space="0" w:color="auto"/>
            <w:bottom w:val="none" w:sz="0" w:space="0" w:color="auto"/>
            <w:right w:val="none" w:sz="0" w:space="0" w:color="auto"/>
          </w:divBdr>
        </w:div>
        <w:div w:id="1997026612">
          <w:marLeft w:val="640"/>
          <w:marRight w:val="0"/>
          <w:marTop w:val="0"/>
          <w:marBottom w:val="0"/>
          <w:divBdr>
            <w:top w:val="none" w:sz="0" w:space="0" w:color="auto"/>
            <w:left w:val="none" w:sz="0" w:space="0" w:color="auto"/>
            <w:bottom w:val="none" w:sz="0" w:space="0" w:color="auto"/>
            <w:right w:val="none" w:sz="0" w:space="0" w:color="auto"/>
          </w:divBdr>
        </w:div>
        <w:div w:id="617764528">
          <w:marLeft w:val="640"/>
          <w:marRight w:val="0"/>
          <w:marTop w:val="0"/>
          <w:marBottom w:val="0"/>
          <w:divBdr>
            <w:top w:val="none" w:sz="0" w:space="0" w:color="auto"/>
            <w:left w:val="none" w:sz="0" w:space="0" w:color="auto"/>
            <w:bottom w:val="none" w:sz="0" w:space="0" w:color="auto"/>
            <w:right w:val="none" w:sz="0" w:space="0" w:color="auto"/>
          </w:divBdr>
        </w:div>
        <w:div w:id="761802503">
          <w:marLeft w:val="640"/>
          <w:marRight w:val="0"/>
          <w:marTop w:val="0"/>
          <w:marBottom w:val="0"/>
          <w:divBdr>
            <w:top w:val="none" w:sz="0" w:space="0" w:color="auto"/>
            <w:left w:val="none" w:sz="0" w:space="0" w:color="auto"/>
            <w:bottom w:val="none" w:sz="0" w:space="0" w:color="auto"/>
            <w:right w:val="none" w:sz="0" w:space="0" w:color="auto"/>
          </w:divBdr>
        </w:div>
        <w:div w:id="1153906802">
          <w:marLeft w:val="640"/>
          <w:marRight w:val="0"/>
          <w:marTop w:val="0"/>
          <w:marBottom w:val="0"/>
          <w:divBdr>
            <w:top w:val="none" w:sz="0" w:space="0" w:color="auto"/>
            <w:left w:val="none" w:sz="0" w:space="0" w:color="auto"/>
            <w:bottom w:val="none" w:sz="0" w:space="0" w:color="auto"/>
            <w:right w:val="none" w:sz="0" w:space="0" w:color="auto"/>
          </w:divBdr>
        </w:div>
      </w:divsChild>
    </w:div>
    <w:div w:id="402534612">
      <w:bodyDiv w:val="1"/>
      <w:marLeft w:val="0"/>
      <w:marRight w:val="0"/>
      <w:marTop w:val="0"/>
      <w:marBottom w:val="0"/>
      <w:divBdr>
        <w:top w:val="none" w:sz="0" w:space="0" w:color="auto"/>
        <w:left w:val="none" w:sz="0" w:space="0" w:color="auto"/>
        <w:bottom w:val="none" w:sz="0" w:space="0" w:color="auto"/>
        <w:right w:val="none" w:sz="0" w:space="0" w:color="auto"/>
      </w:divBdr>
    </w:div>
    <w:div w:id="403989050">
      <w:bodyDiv w:val="1"/>
      <w:marLeft w:val="0"/>
      <w:marRight w:val="0"/>
      <w:marTop w:val="0"/>
      <w:marBottom w:val="0"/>
      <w:divBdr>
        <w:top w:val="none" w:sz="0" w:space="0" w:color="auto"/>
        <w:left w:val="none" w:sz="0" w:space="0" w:color="auto"/>
        <w:bottom w:val="none" w:sz="0" w:space="0" w:color="auto"/>
        <w:right w:val="none" w:sz="0" w:space="0" w:color="auto"/>
      </w:divBdr>
    </w:div>
    <w:div w:id="407191706">
      <w:bodyDiv w:val="1"/>
      <w:marLeft w:val="0"/>
      <w:marRight w:val="0"/>
      <w:marTop w:val="0"/>
      <w:marBottom w:val="0"/>
      <w:divBdr>
        <w:top w:val="none" w:sz="0" w:space="0" w:color="auto"/>
        <w:left w:val="none" w:sz="0" w:space="0" w:color="auto"/>
        <w:bottom w:val="none" w:sz="0" w:space="0" w:color="auto"/>
        <w:right w:val="none" w:sz="0" w:space="0" w:color="auto"/>
      </w:divBdr>
    </w:div>
    <w:div w:id="407928240">
      <w:bodyDiv w:val="1"/>
      <w:marLeft w:val="0"/>
      <w:marRight w:val="0"/>
      <w:marTop w:val="0"/>
      <w:marBottom w:val="0"/>
      <w:divBdr>
        <w:top w:val="none" w:sz="0" w:space="0" w:color="auto"/>
        <w:left w:val="none" w:sz="0" w:space="0" w:color="auto"/>
        <w:bottom w:val="none" w:sz="0" w:space="0" w:color="auto"/>
        <w:right w:val="none" w:sz="0" w:space="0" w:color="auto"/>
      </w:divBdr>
    </w:div>
    <w:div w:id="408117960">
      <w:bodyDiv w:val="1"/>
      <w:marLeft w:val="0"/>
      <w:marRight w:val="0"/>
      <w:marTop w:val="0"/>
      <w:marBottom w:val="0"/>
      <w:divBdr>
        <w:top w:val="none" w:sz="0" w:space="0" w:color="auto"/>
        <w:left w:val="none" w:sz="0" w:space="0" w:color="auto"/>
        <w:bottom w:val="none" w:sz="0" w:space="0" w:color="auto"/>
        <w:right w:val="none" w:sz="0" w:space="0" w:color="auto"/>
      </w:divBdr>
    </w:div>
    <w:div w:id="409430100">
      <w:bodyDiv w:val="1"/>
      <w:marLeft w:val="0"/>
      <w:marRight w:val="0"/>
      <w:marTop w:val="0"/>
      <w:marBottom w:val="0"/>
      <w:divBdr>
        <w:top w:val="none" w:sz="0" w:space="0" w:color="auto"/>
        <w:left w:val="none" w:sz="0" w:space="0" w:color="auto"/>
        <w:bottom w:val="none" w:sz="0" w:space="0" w:color="auto"/>
        <w:right w:val="none" w:sz="0" w:space="0" w:color="auto"/>
      </w:divBdr>
    </w:div>
    <w:div w:id="411585801">
      <w:bodyDiv w:val="1"/>
      <w:marLeft w:val="0"/>
      <w:marRight w:val="0"/>
      <w:marTop w:val="0"/>
      <w:marBottom w:val="0"/>
      <w:divBdr>
        <w:top w:val="none" w:sz="0" w:space="0" w:color="auto"/>
        <w:left w:val="none" w:sz="0" w:space="0" w:color="auto"/>
        <w:bottom w:val="none" w:sz="0" w:space="0" w:color="auto"/>
        <w:right w:val="none" w:sz="0" w:space="0" w:color="auto"/>
      </w:divBdr>
    </w:div>
    <w:div w:id="411925481">
      <w:bodyDiv w:val="1"/>
      <w:marLeft w:val="0"/>
      <w:marRight w:val="0"/>
      <w:marTop w:val="0"/>
      <w:marBottom w:val="0"/>
      <w:divBdr>
        <w:top w:val="none" w:sz="0" w:space="0" w:color="auto"/>
        <w:left w:val="none" w:sz="0" w:space="0" w:color="auto"/>
        <w:bottom w:val="none" w:sz="0" w:space="0" w:color="auto"/>
        <w:right w:val="none" w:sz="0" w:space="0" w:color="auto"/>
      </w:divBdr>
    </w:div>
    <w:div w:id="412628884">
      <w:bodyDiv w:val="1"/>
      <w:marLeft w:val="0"/>
      <w:marRight w:val="0"/>
      <w:marTop w:val="0"/>
      <w:marBottom w:val="0"/>
      <w:divBdr>
        <w:top w:val="none" w:sz="0" w:space="0" w:color="auto"/>
        <w:left w:val="none" w:sz="0" w:space="0" w:color="auto"/>
        <w:bottom w:val="none" w:sz="0" w:space="0" w:color="auto"/>
        <w:right w:val="none" w:sz="0" w:space="0" w:color="auto"/>
      </w:divBdr>
    </w:div>
    <w:div w:id="412892422">
      <w:bodyDiv w:val="1"/>
      <w:marLeft w:val="0"/>
      <w:marRight w:val="0"/>
      <w:marTop w:val="0"/>
      <w:marBottom w:val="0"/>
      <w:divBdr>
        <w:top w:val="none" w:sz="0" w:space="0" w:color="auto"/>
        <w:left w:val="none" w:sz="0" w:space="0" w:color="auto"/>
        <w:bottom w:val="none" w:sz="0" w:space="0" w:color="auto"/>
        <w:right w:val="none" w:sz="0" w:space="0" w:color="auto"/>
      </w:divBdr>
    </w:div>
    <w:div w:id="413624003">
      <w:bodyDiv w:val="1"/>
      <w:marLeft w:val="0"/>
      <w:marRight w:val="0"/>
      <w:marTop w:val="0"/>
      <w:marBottom w:val="0"/>
      <w:divBdr>
        <w:top w:val="none" w:sz="0" w:space="0" w:color="auto"/>
        <w:left w:val="none" w:sz="0" w:space="0" w:color="auto"/>
        <w:bottom w:val="none" w:sz="0" w:space="0" w:color="auto"/>
        <w:right w:val="none" w:sz="0" w:space="0" w:color="auto"/>
      </w:divBdr>
    </w:div>
    <w:div w:id="416288996">
      <w:bodyDiv w:val="1"/>
      <w:marLeft w:val="0"/>
      <w:marRight w:val="0"/>
      <w:marTop w:val="0"/>
      <w:marBottom w:val="0"/>
      <w:divBdr>
        <w:top w:val="none" w:sz="0" w:space="0" w:color="auto"/>
        <w:left w:val="none" w:sz="0" w:space="0" w:color="auto"/>
        <w:bottom w:val="none" w:sz="0" w:space="0" w:color="auto"/>
        <w:right w:val="none" w:sz="0" w:space="0" w:color="auto"/>
      </w:divBdr>
      <w:divsChild>
        <w:div w:id="1794782719">
          <w:marLeft w:val="640"/>
          <w:marRight w:val="0"/>
          <w:marTop w:val="0"/>
          <w:marBottom w:val="0"/>
          <w:divBdr>
            <w:top w:val="none" w:sz="0" w:space="0" w:color="auto"/>
            <w:left w:val="none" w:sz="0" w:space="0" w:color="auto"/>
            <w:bottom w:val="none" w:sz="0" w:space="0" w:color="auto"/>
            <w:right w:val="none" w:sz="0" w:space="0" w:color="auto"/>
          </w:divBdr>
        </w:div>
        <w:div w:id="312373747">
          <w:marLeft w:val="640"/>
          <w:marRight w:val="0"/>
          <w:marTop w:val="0"/>
          <w:marBottom w:val="0"/>
          <w:divBdr>
            <w:top w:val="none" w:sz="0" w:space="0" w:color="auto"/>
            <w:left w:val="none" w:sz="0" w:space="0" w:color="auto"/>
            <w:bottom w:val="none" w:sz="0" w:space="0" w:color="auto"/>
            <w:right w:val="none" w:sz="0" w:space="0" w:color="auto"/>
          </w:divBdr>
        </w:div>
        <w:div w:id="477109613">
          <w:marLeft w:val="640"/>
          <w:marRight w:val="0"/>
          <w:marTop w:val="0"/>
          <w:marBottom w:val="0"/>
          <w:divBdr>
            <w:top w:val="none" w:sz="0" w:space="0" w:color="auto"/>
            <w:left w:val="none" w:sz="0" w:space="0" w:color="auto"/>
            <w:bottom w:val="none" w:sz="0" w:space="0" w:color="auto"/>
            <w:right w:val="none" w:sz="0" w:space="0" w:color="auto"/>
          </w:divBdr>
        </w:div>
        <w:div w:id="1958173044">
          <w:marLeft w:val="640"/>
          <w:marRight w:val="0"/>
          <w:marTop w:val="0"/>
          <w:marBottom w:val="0"/>
          <w:divBdr>
            <w:top w:val="none" w:sz="0" w:space="0" w:color="auto"/>
            <w:left w:val="none" w:sz="0" w:space="0" w:color="auto"/>
            <w:bottom w:val="none" w:sz="0" w:space="0" w:color="auto"/>
            <w:right w:val="none" w:sz="0" w:space="0" w:color="auto"/>
          </w:divBdr>
        </w:div>
        <w:div w:id="1606616316">
          <w:marLeft w:val="640"/>
          <w:marRight w:val="0"/>
          <w:marTop w:val="0"/>
          <w:marBottom w:val="0"/>
          <w:divBdr>
            <w:top w:val="none" w:sz="0" w:space="0" w:color="auto"/>
            <w:left w:val="none" w:sz="0" w:space="0" w:color="auto"/>
            <w:bottom w:val="none" w:sz="0" w:space="0" w:color="auto"/>
            <w:right w:val="none" w:sz="0" w:space="0" w:color="auto"/>
          </w:divBdr>
        </w:div>
        <w:div w:id="1341543952">
          <w:marLeft w:val="640"/>
          <w:marRight w:val="0"/>
          <w:marTop w:val="0"/>
          <w:marBottom w:val="0"/>
          <w:divBdr>
            <w:top w:val="none" w:sz="0" w:space="0" w:color="auto"/>
            <w:left w:val="none" w:sz="0" w:space="0" w:color="auto"/>
            <w:bottom w:val="none" w:sz="0" w:space="0" w:color="auto"/>
            <w:right w:val="none" w:sz="0" w:space="0" w:color="auto"/>
          </w:divBdr>
        </w:div>
        <w:div w:id="1048915592">
          <w:marLeft w:val="640"/>
          <w:marRight w:val="0"/>
          <w:marTop w:val="0"/>
          <w:marBottom w:val="0"/>
          <w:divBdr>
            <w:top w:val="none" w:sz="0" w:space="0" w:color="auto"/>
            <w:left w:val="none" w:sz="0" w:space="0" w:color="auto"/>
            <w:bottom w:val="none" w:sz="0" w:space="0" w:color="auto"/>
            <w:right w:val="none" w:sz="0" w:space="0" w:color="auto"/>
          </w:divBdr>
        </w:div>
        <w:div w:id="909775733">
          <w:marLeft w:val="640"/>
          <w:marRight w:val="0"/>
          <w:marTop w:val="0"/>
          <w:marBottom w:val="0"/>
          <w:divBdr>
            <w:top w:val="none" w:sz="0" w:space="0" w:color="auto"/>
            <w:left w:val="none" w:sz="0" w:space="0" w:color="auto"/>
            <w:bottom w:val="none" w:sz="0" w:space="0" w:color="auto"/>
            <w:right w:val="none" w:sz="0" w:space="0" w:color="auto"/>
          </w:divBdr>
        </w:div>
        <w:div w:id="124084629">
          <w:marLeft w:val="640"/>
          <w:marRight w:val="0"/>
          <w:marTop w:val="0"/>
          <w:marBottom w:val="0"/>
          <w:divBdr>
            <w:top w:val="none" w:sz="0" w:space="0" w:color="auto"/>
            <w:left w:val="none" w:sz="0" w:space="0" w:color="auto"/>
            <w:bottom w:val="none" w:sz="0" w:space="0" w:color="auto"/>
            <w:right w:val="none" w:sz="0" w:space="0" w:color="auto"/>
          </w:divBdr>
        </w:div>
        <w:div w:id="950665920">
          <w:marLeft w:val="640"/>
          <w:marRight w:val="0"/>
          <w:marTop w:val="0"/>
          <w:marBottom w:val="0"/>
          <w:divBdr>
            <w:top w:val="none" w:sz="0" w:space="0" w:color="auto"/>
            <w:left w:val="none" w:sz="0" w:space="0" w:color="auto"/>
            <w:bottom w:val="none" w:sz="0" w:space="0" w:color="auto"/>
            <w:right w:val="none" w:sz="0" w:space="0" w:color="auto"/>
          </w:divBdr>
        </w:div>
        <w:div w:id="188834325">
          <w:marLeft w:val="640"/>
          <w:marRight w:val="0"/>
          <w:marTop w:val="0"/>
          <w:marBottom w:val="0"/>
          <w:divBdr>
            <w:top w:val="none" w:sz="0" w:space="0" w:color="auto"/>
            <w:left w:val="none" w:sz="0" w:space="0" w:color="auto"/>
            <w:bottom w:val="none" w:sz="0" w:space="0" w:color="auto"/>
            <w:right w:val="none" w:sz="0" w:space="0" w:color="auto"/>
          </w:divBdr>
        </w:div>
        <w:div w:id="1910992479">
          <w:marLeft w:val="640"/>
          <w:marRight w:val="0"/>
          <w:marTop w:val="0"/>
          <w:marBottom w:val="0"/>
          <w:divBdr>
            <w:top w:val="none" w:sz="0" w:space="0" w:color="auto"/>
            <w:left w:val="none" w:sz="0" w:space="0" w:color="auto"/>
            <w:bottom w:val="none" w:sz="0" w:space="0" w:color="auto"/>
            <w:right w:val="none" w:sz="0" w:space="0" w:color="auto"/>
          </w:divBdr>
        </w:div>
        <w:div w:id="1795753437">
          <w:marLeft w:val="640"/>
          <w:marRight w:val="0"/>
          <w:marTop w:val="0"/>
          <w:marBottom w:val="0"/>
          <w:divBdr>
            <w:top w:val="none" w:sz="0" w:space="0" w:color="auto"/>
            <w:left w:val="none" w:sz="0" w:space="0" w:color="auto"/>
            <w:bottom w:val="none" w:sz="0" w:space="0" w:color="auto"/>
            <w:right w:val="none" w:sz="0" w:space="0" w:color="auto"/>
          </w:divBdr>
        </w:div>
        <w:div w:id="1808934261">
          <w:marLeft w:val="640"/>
          <w:marRight w:val="0"/>
          <w:marTop w:val="0"/>
          <w:marBottom w:val="0"/>
          <w:divBdr>
            <w:top w:val="none" w:sz="0" w:space="0" w:color="auto"/>
            <w:left w:val="none" w:sz="0" w:space="0" w:color="auto"/>
            <w:bottom w:val="none" w:sz="0" w:space="0" w:color="auto"/>
            <w:right w:val="none" w:sz="0" w:space="0" w:color="auto"/>
          </w:divBdr>
        </w:div>
        <w:div w:id="530459819">
          <w:marLeft w:val="640"/>
          <w:marRight w:val="0"/>
          <w:marTop w:val="0"/>
          <w:marBottom w:val="0"/>
          <w:divBdr>
            <w:top w:val="none" w:sz="0" w:space="0" w:color="auto"/>
            <w:left w:val="none" w:sz="0" w:space="0" w:color="auto"/>
            <w:bottom w:val="none" w:sz="0" w:space="0" w:color="auto"/>
            <w:right w:val="none" w:sz="0" w:space="0" w:color="auto"/>
          </w:divBdr>
        </w:div>
        <w:div w:id="989676817">
          <w:marLeft w:val="640"/>
          <w:marRight w:val="0"/>
          <w:marTop w:val="0"/>
          <w:marBottom w:val="0"/>
          <w:divBdr>
            <w:top w:val="none" w:sz="0" w:space="0" w:color="auto"/>
            <w:left w:val="none" w:sz="0" w:space="0" w:color="auto"/>
            <w:bottom w:val="none" w:sz="0" w:space="0" w:color="auto"/>
            <w:right w:val="none" w:sz="0" w:space="0" w:color="auto"/>
          </w:divBdr>
        </w:div>
        <w:div w:id="937565594">
          <w:marLeft w:val="640"/>
          <w:marRight w:val="0"/>
          <w:marTop w:val="0"/>
          <w:marBottom w:val="0"/>
          <w:divBdr>
            <w:top w:val="none" w:sz="0" w:space="0" w:color="auto"/>
            <w:left w:val="none" w:sz="0" w:space="0" w:color="auto"/>
            <w:bottom w:val="none" w:sz="0" w:space="0" w:color="auto"/>
            <w:right w:val="none" w:sz="0" w:space="0" w:color="auto"/>
          </w:divBdr>
        </w:div>
        <w:div w:id="1026713429">
          <w:marLeft w:val="640"/>
          <w:marRight w:val="0"/>
          <w:marTop w:val="0"/>
          <w:marBottom w:val="0"/>
          <w:divBdr>
            <w:top w:val="none" w:sz="0" w:space="0" w:color="auto"/>
            <w:left w:val="none" w:sz="0" w:space="0" w:color="auto"/>
            <w:bottom w:val="none" w:sz="0" w:space="0" w:color="auto"/>
            <w:right w:val="none" w:sz="0" w:space="0" w:color="auto"/>
          </w:divBdr>
        </w:div>
        <w:div w:id="1054086806">
          <w:marLeft w:val="640"/>
          <w:marRight w:val="0"/>
          <w:marTop w:val="0"/>
          <w:marBottom w:val="0"/>
          <w:divBdr>
            <w:top w:val="none" w:sz="0" w:space="0" w:color="auto"/>
            <w:left w:val="none" w:sz="0" w:space="0" w:color="auto"/>
            <w:bottom w:val="none" w:sz="0" w:space="0" w:color="auto"/>
            <w:right w:val="none" w:sz="0" w:space="0" w:color="auto"/>
          </w:divBdr>
        </w:div>
        <w:div w:id="150945399">
          <w:marLeft w:val="640"/>
          <w:marRight w:val="0"/>
          <w:marTop w:val="0"/>
          <w:marBottom w:val="0"/>
          <w:divBdr>
            <w:top w:val="none" w:sz="0" w:space="0" w:color="auto"/>
            <w:left w:val="none" w:sz="0" w:space="0" w:color="auto"/>
            <w:bottom w:val="none" w:sz="0" w:space="0" w:color="auto"/>
            <w:right w:val="none" w:sz="0" w:space="0" w:color="auto"/>
          </w:divBdr>
        </w:div>
        <w:div w:id="52701942">
          <w:marLeft w:val="640"/>
          <w:marRight w:val="0"/>
          <w:marTop w:val="0"/>
          <w:marBottom w:val="0"/>
          <w:divBdr>
            <w:top w:val="none" w:sz="0" w:space="0" w:color="auto"/>
            <w:left w:val="none" w:sz="0" w:space="0" w:color="auto"/>
            <w:bottom w:val="none" w:sz="0" w:space="0" w:color="auto"/>
            <w:right w:val="none" w:sz="0" w:space="0" w:color="auto"/>
          </w:divBdr>
        </w:div>
        <w:div w:id="1137071403">
          <w:marLeft w:val="640"/>
          <w:marRight w:val="0"/>
          <w:marTop w:val="0"/>
          <w:marBottom w:val="0"/>
          <w:divBdr>
            <w:top w:val="none" w:sz="0" w:space="0" w:color="auto"/>
            <w:left w:val="none" w:sz="0" w:space="0" w:color="auto"/>
            <w:bottom w:val="none" w:sz="0" w:space="0" w:color="auto"/>
            <w:right w:val="none" w:sz="0" w:space="0" w:color="auto"/>
          </w:divBdr>
        </w:div>
        <w:div w:id="1653951566">
          <w:marLeft w:val="640"/>
          <w:marRight w:val="0"/>
          <w:marTop w:val="0"/>
          <w:marBottom w:val="0"/>
          <w:divBdr>
            <w:top w:val="none" w:sz="0" w:space="0" w:color="auto"/>
            <w:left w:val="none" w:sz="0" w:space="0" w:color="auto"/>
            <w:bottom w:val="none" w:sz="0" w:space="0" w:color="auto"/>
            <w:right w:val="none" w:sz="0" w:space="0" w:color="auto"/>
          </w:divBdr>
        </w:div>
        <w:div w:id="1617717874">
          <w:marLeft w:val="640"/>
          <w:marRight w:val="0"/>
          <w:marTop w:val="0"/>
          <w:marBottom w:val="0"/>
          <w:divBdr>
            <w:top w:val="none" w:sz="0" w:space="0" w:color="auto"/>
            <w:left w:val="none" w:sz="0" w:space="0" w:color="auto"/>
            <w:bottom w:val="none" w:sz="0" w:space="0" w:color="auto"/>
            <w:right w:val="none" w:sz="0" w:space="0" w:color="auto"/>
          </w:divBdr>
        </w:div>
        <w:div w:id="879364587">
          <w:marLeft w:val="640"/>
          <w:marRight w:val="0"/>
          <w:marTop w:val="0"/>
          <w:marBottom w:val="0"/>
          <w:divBdr>
            <w:top w:val="none" w:sz="0" w:space="0" w:color="auto"/>
            <w:left w:val="none" w:sz="0" w:space="0" w:color="auto"/>
            <w:bottom w:val="none" w:sz="0" w:space="0" w:color="auto"/>
            <w:right w:val="none" w:sz="0" w:space="0" w:color="auto"/>
          </w:divBdr>
        </w:div>
        <w:div w:id="1993606365">
          <w:marLeft w:val="640"/>
          <w:marRight w:val="0"/>
          <w:marTop w:val="0"/>
          <w:marBottom w:val="0"/>
          <w:divBdr>
            <w:top w:val="none" w:sz="0" w:space="0" w:color="auto"/>
            <w:left w:val="none" w:sz="0" w:space="0" w:color="auto"/>
            <w:bottom w:val="none" w:sz="0" w:space="0" w:color="auto"/>
            <w:right w:val="none" w:sz="0" w:space="0" w:color="auto"/>
          </w:divBdr>
        </w:div>
        <w:div w:id="443697598">
          <w:marLeft w:val="640"/>
          <w:marRight w:val="0"/>
          <w:marTop w:val="0"/>
          <w:marBottom w:val="0"/>
          <w:divBdr>
            <w:top w:val="none" w:sz="0" w:space="0" w:color="auto"/>
            <w:left w:val="none" w:sz="0" w:space="0" w:color="auto"/>
            <w:bottom w:val="none" w:sz="0" w:space="0" w:color="auto"/>
            <w:right w:val="none" w:sz="0" w:space="0" w:color="auto"/>
          </w:divBdr>
        </w:div>
        <w:div w:id="265623295">
          <w:marLeft w:val="640"/>
          <w:marRight w:val="0"/>
          <w:marTop w:val="0"/>
          <w:marBottom w:val="0"/>
          <w:divBdr>
            <w:top w:val="none" w:sz="0" w:space="0" w:color="auto"/>
            <w:left w:val="none" w:sz="0" w:space="0" w:color="auto"/>
            <w:bottom w:val="none" w:sz="0" w:space="0" w:color="auto"/>
            <w:right w:val="none" w:sz="0" w:space="0" w:color="auto"/>
          </w:divBdr>
        </w:div>
        <w:div w:id="1167986298">
          <w:marLeft w:val="640"/>
          <w:marRight w:val="0"/>
          <w:marTop w:val="0"/>
          <w:marBottom w:val="0"/>
          <w:divBdr>
            <w:top w:val="none" w:sz="0" w:space="0" w:color="auto"/>
            <w:left w:val="none" w:sz="0" w:space="0" w:color="auto"/>
            <w:bottom w:val="none" w:sz="0" w:space="0" w:color="auto"/>
            <w:right w:val="none" w:sz="0" w:space="0" w:color="auto"/>
          </w:divBdr>
        </w:div>
        <w:div w:id="1613440422">
          <w:marLeft w:val="640"/>
          <w:marRight w:val="0"/>
          <w:marTop w:val="0"/>
          <w:marBottom w:val="0"/>
          <w:divBdr>
            <w:top w:val="none" w:sz="0" w:space="0" w:color="auto"/>
            <w:left w:val="none" w:sz="0" w:space="0" w:color="auto"/>
            <w:bottom w:val="none" w:sz="0" w:space="0" w:color="auto"/>
            <w:right w:val="none" w:sz="0" w:space="0" w:color="auto"/>
          </w:divBdr>
        </w:div>
        <w:div w:id="1445420069">
          <w:marLeft w:val="640"/>
          <w:marRight w:val="0"/>
          <w:marTop w:val="0"/>
          <w:marBottom w:val="0"/>
          <w:divBdr>
            <w:top w:val="none" w:sz="0" w:space="0" w:color="auto"/>
            <w:left w:val="none" w:sz="0" w:space="0" w:color="auto"/>
            <w:bottom w:val="none" w:sz="0" w:space="0" w:color="auto"/>
            <w:right w:val="none" w:sz="0" w:space="0" w:color="auto"/>
          </w:divBdr>
        </w:div>
        <w:div w:id="464009264">
          <w:marLeft w:val="640"/>
          <w:marRight w:val="0"/>
          <w:marTop w:val="0"/>
          <w:marBottom w:val="0"/>
          <w:divBdr>
            <w:top w:val="none" w:sz="0" w:space="0" w:color="auto"/>
            <w:left w:val="none" w:sz="0" w:space="0" w:color="auto"/>
            <w:bottom w:val="none" w:sz="0" w:space="0" w:color="auto"/>
            <w:right w:val="none" w:sz="0" w:space="0" w:color="auto"/>
          </w:divBdr>
        </w:div>
        <w:div w:id="411661890">
          <w:marLeft w:val="640"/>
          <w:marRight w:val="0"/>
          <w:marTop w:val="0"/>
          <w:marBottom w:val="0"/>
          <w:divBdr>
            <w:top w:val="none" w:sz="0" w:space="0" w:color="auto"/>
            <w:left w:val="none" w:sz="0" w:space="0" w:color="auto"/>
            <w:bottom w:val="none" w:sz="0" w:space="0" w:color="auto"/>
            <w:right w:val="none" w:sz="0" w:space="0" w:color="auto"/>
          </w:divBdr>
        </w:div>
        <w:div w:id="1833568483">
          <w:marLeft w:val="640"/>
          <w:marRight w:val="0"/>
          <w:marTop w:val="0"/>
          <w:marBottom w:val="0"/>
          <w:divBdr>
            <w:top w:val="none" w:sz="0" w:space="0" w:color="auto"/>
            <w:left w:val="none" w:sz="0" w:space="0" w:color="auto"/>
            <w:bottom w:val="none" w:sz="0" w:space="0" w:color="auto"/>
            <w:right w:val="none" w:sz="0" w:space="0" w:color="auto"/>
          </w:divBdr>
        </w:div>
        <w:div w:id="2117363031">
          <w:marLeft w:val="640"/>
          <w:marRight w:val="0"/>
          <w:marTop w:val="0"/>
          <w:marBottom w:val="0"/>
          <w:divBdr>
            <w:top w:val="none" w:sz="0" w:space="0" w:color="auto"/>
            <w:left w:val="none" w:sz="0" w:space="0" w:color="auto"/>
            <w:bottom w:val="none" w:sz="0" w:space="0" w:color="auto"/>
            <w:right w:val="none" w:sz="0" w:space="0" w:color="auto"/>
          </w:divBdr>
        </w:div>
        <w:div w:id="1471291620">
          <w:marLeft w:val="640"/>
          <w:marRight w:val="0"/>
          <w:marTop w:val="0"/>
          <w:marBottom w:val="0"/>
          <w:divBdr>
            <w:top w:val="none" w:sz="0" w:space="0" w:color="auto"/>
            <w:left w:val="none" w:sz="0" w:space="0" w:color="auto"/>
            <w:bottom w:val="none" w:sz="0" w:space="0" w:color="auto"/>
            <w:right w:val="none" w:sz="0" w:space="0" w:color="auto"/>
          </w:divBdr>
        </w:div>
        <w:div w:id="1610115129">
          <w:marLeft w:val="640"/>
          <w:marRight w:val="0"/>
          <w:marTop w:val="0"/>
          <w:marBottom w:val="0"/>
          <w:divBdr>
            <w:top w:val="none" w:sz="0" w:space="0" w:color="auto"/>
            <w:left w:val="none" w:sz="0" w:space="0" w:color="auto"/>
            <w:bottom w:val="none" w:sz="0" w:space="0" w:color="auto"/>
            <w:right w:val="none" w:sz="0" w:space="0" w:color="auto"/>
          </w:divBdr>
        </w:div>
        <w:div w:id="2066950268">
          <w:marLeft w:val="640"/>
          <w:marRight w:val="0"/>
          <w:marTop w:val="0"/>
          <w:marBottom w:val="0"/>
          <w:divBdr>
            <w:top w:val="none" w:sz="0" w:space="0" w:color="auto"/>
            <w:left w:val="none" w:sz="0" w:space="0" w:color="auto"/>
            <w:bottom w:val="none" w:sz="0" w:space="0" w:color="auto"/>
            <w:right w:val="none" w:sz="0" w:space="0" w:color="auto"/>
          </w:divBdr>
        </w:div>
        <w:div w:id="527837049">
          <w:marLeft w:val="640"/>
          <w:marRight w:val="0"/>
          <w:marTop w:val="0"/>
          <w:marBottom w:val="0"/>
          <w:divBdr>
            <w:top w:val="none" w:sz="0" w:space="0" w:color="auto"/>
            <w:left w:val="none" w:sz="0" w:space="0" w:color="auto"/>
            <w:bottom w:val="none" w:sz="0" w:space="0" w:color="auto"/>
            <w:right w:val="none" w:sz="0" w:space="0" w:color="auto"/>
          </w:divBdr>
        </w:div>
        <w:div w:id="1919052917">
          <w:marLeft w:val="640"/>
          <w:marRight w:val="0"/>
          <w:marTop w:val="0"/>
          <w:marBottom w:val="0"/>
          <w:divBdr>
            <w:top w:val="none" w:sz="0" w:space="0" w:color="auto"/>
            <w:left w:val="none" w:sz="0" w:space="0" w:color="auto"/>
            <w:bottom w:val="none" w:sz="0" w:space="0" w:color="auto"/>
            <w:right w:val="none" w:sz="0" w:space="0" w:color="auto"/>
          </w:divBdr>
        </w:div>
        <w:div w:id="1994751677">
          <w:marLeft w:val="640"/>
          <w:marRight w:val="0"/>
          <w:marTop w:val="0"/>
          <w:marBottom w:val="0"/>
          <w:divBdr>
            <w:top w:val="none" w:sz="0" w:space="0" w:color="auto"/>
            <w:left w:val="none" w:sz="0" w:space="0" w:color="auto"/>
            <w:bottom w:val="none" w:sz="0" w:space="0" w:color="auto"/>
            <w:right w:val="none" w:sz="0" w:space="0" w:color="auto"/>
          </w:divBdr>
        </w:div>
        <w:div w:id="1465542363">
          <w:marLeft w:val="640"/>
          <w:marRight w:val="0"/>
          <w:marTop w:val="0"/>
          <w:marBottom w:val="0"/>
          <w:divBdr>
            <w:top w:val="none" w:sz="0" w:space="0" w:color="auto"/>
            <w:left w:val="none" w:sz="0" w:space="0" w:color="auto"/>
            <w:bottom w:val="none" w:sz="0" w:space="0" w:color="auto"/>
            <w:right w:val="none" w:sz="0" w:space="0" w:color="auto"/>
          </w:divBdr>
        </w:div>
      </w:divsChild>
    </w:div>
    <w:div w:id="417555648">
      <w:bodyDiv w:val="1"/>
      <w:marLeft w:val="0"/>
      <w:marRight w:val="0"/>
      <w:marTop w:val="0"/>
      <w:marBottom w:val="0"/>
      <w:divBdr>
        <w:top w:val="none" w:sz="0" w:space="0" w:color="auto"/>
        <w:left w:val="none" w:sz="0" w:space="0" w:color="auto"/>
        <w:bottom w:val="none" w:sz="0" w:space="0" w:color="auto"/>
        <w:right w:val="none" w:sz="0" w:space="0" w:color="auto"/>
      </w:divBdr>
    </w:div>
    <w:div w:id="420032737">
      <w:bodyDiv w:val="1"/>
      <w:marLeft w:val="0"/>
      <w:marRight w:val="0"/>
      <w:marTop w:val="0"/>
      <w:marBottom w:val="0"/>
      <w:divBdr>
        <w:top w:val="none" w:sz="0" w:space="0" w:color="auto"/>
        <w:left w:val="none" w:sz="0" w:space="0" w:color="auto"/>
        <w:bottom w:val="none" w:sz="0" w:space="0" w:color="auto"/>
        <w:right w:val="none" w:sz="0" w:space="0" w:color="auto"/>
      </w:divBdr>
    </w:div>
    <w:div w:id="422261414">
      <w:bodyDiv w:val="1"/>
      <w:marLeft w:val="0"/>
      <w:marRight w:val="0"/>
      <w:marTop w:val="0"/>
      <w:marBottom w:val="0"/>
      <w:divBdr>
        <w:top w:val="none" w:sz="0" w:space="0" w:color="auto"/>
        <w:left w:val="none" w:sz="0" w:space="0" w:color="auto"/>
        <w:bottom w:val="none" w:sz="0" w:space="0" w:color="auto"/>
        <w:right w:val="none" w:sz="0" w:space="0" w:color="auto"/>
      </w:divBdr>
    </w:div>
    <w:div w:id="424884189">
      <w:bodyDiv w:val="1"/>
      <w:marLeft w:val="0"/>
      <w:marRight w:val="0"/>
      <w:marTop w:val="0"/>
      <w:marBottom w:val="0"/>
      <w:divBdr>
        <w:top w:val="none" w:sz="0" w:space="0" w:color="auto"/>
        <w:left w:val="none" w:sz="0" w:space="0" w:color="auto"/>
        <w:bottom w:val="none" w:sz="0" w:space="0" w:color="auto"/>
        <w:right w:val="none" w:sz="0" w:space="0" w:color="auto"/>
      </w:divBdr>
    </w:div>
    <w:div w:id="425420155">
      <w:bodyDiv w:val="1"/>
      <w:marLeft w:val="0"/>
      <w:marRight w:val="0"/>
      <w:marTop w:val="0"/>
      <w:marBottom w:val="0"/>
      <w:divBdr>
        <w:top w:val="none" w:sz="0" w:space="0" w:color="auto"/>
        <w:left w:val="none" w:sz="0" w:space="0" w:color="auto"/>
        <w:bottom w:val="none" w:sz="0" w:space="0" w:color="auto"/>
        <w:right w:val="none" w:sz="0" w:space="0" w:color="auto"/>
      </w:divBdr>
    </w:div>
    <w:div w:id="425687782">
      <w:bodyDiv w:val="1"/>
      <w:marLeft w:val="0"/>
      <w:marRight w:val="0"/>
      <w:marTop w:val="0"/>
      <w:marBottom w:val="0"/>
      <w:divBdr>
        <w:top w:val="none" w:sz="0" w:space="0" w:color="auto"/>
        <w:left w:val="none" w:sz="0" w:space="0" w:color="auto"/>
        <w:bottom w:val="none" w:sz="0" w:space="0" w:color="auto"/>
        <w:right w:val="none" w:sz="0" w:space="0" w:color="auto"/>
      </w:divBdr>
    </w:div>
    <w:div w:id="426774265">
      <w:bodyDiv w:val="1"/>
      <w:marLeft w:val="0"/>
      <w:marRight w:val="0"/>
      <w:marTop w:val="0"/>
      <w:marBottom w:val="0"/>
      <w:divBdr>
        <w:top w:val="none" w:sz="0" w:space="0" w:color="auto"/>
        <w:left w:val="none" w:sz="0" w:space="0" w:color="auto"/>
        <w:bottom w:val="none" w:sz="0" w:space="0" w:color="auto"/>
        <w:right w:val="none" w:sz="0" w:space="0" w:color="auto"/>
      </w:divBdr>
    </w:div>
    <w:div w:id="430783027">
      <w:bodyDiv w:val="1"/>
      <w:marLeft w:val="0"/>
      <w:marRight w:val="0"/>
      <w:marTop w:val="0"/>
      <w:marBottom w:val="0"/>
      <w:divBdr>
        <w:top w:val="none" w:sz="0" w:space="0" w:color="auto"/>
        <w:left w:val="none" w:sz="0" w:space="0" w:color="auto"/>
        <w:bottom w:val="none" w:sz="0" w:space="0" w:color="auto"/>
        <w:right w:val="none" w:sz="0" w:space="0" w:color="auto"/>
      </w:divBdr>
    </w:div>
    <w:div w:id="432022209">
      <w:bodyDiv w:val="1"/>
      <w:marLeft w:val="0"/>
      <w:marRight w:val="0"/>
      <w:marTop w:val="0"/>
      <w:marBottom w:val="0"/>
      <w:divBdr>
        <w:top w:val="none" w:sz="0" w:space="0" w:color="auto"/>
        <w:left w:val="none" w:sz="0" w:space="0" w:color="auto"/>
        <w:bottom w:val="none" w:sz="0" w:space="0" w:color="auto"/>
        <w:right w:val="none" w:sz="0" w:space="0" w:color="auto"/>
      </w:divBdr>
    </w:div>
    <w:div w:id="432168830">
      <w:bodyDiv w:val="1"/>
      <w:marLeft w:val="0"/>
      <w:marRight w:val="0"/>
      <w:marTop w:val="0"/>
      <w:marBottom w:val="0"/>
      <w:divBdr>
        <w:top w:val="none" w:sz="0" w:space="0" w:color="auto"/>
        <w:left w:val="none" w:sz="0" w:space="0" w:color="auto"/>
        <w:bottom w:val="none" w:sz="0" w:space="0" w:color="auto"/>
        <w:right w:val="none" w:sz="0" w:space="0" w:color="auto"/>
      </w:divBdr>
    </w:div>
    <w:div w:id="433675150">
      <w:bodyDiv w:val="1"/>
      <w:marLeft w:val="0"/>
      <w:marRight w:val="0"/>
      <w:marTop w:val="0"/>
      <w:marBottom w:val="0"/>
      <w:divBdr>
        <w:top w:val="none" w:sz="0" w:space="0" w:color="auto"/>
        <w:left w:val="none" w:sz="0" w:space="0" w:color="auto"/>
        <w:bottom w:val="none" w:sz="0" w:space="0" w:color="auto"/>
        <w:right w:val="none" w:sz="0" w:space="0" w:color="auto"/>
      </w:divBdr>
    </w:div>
    <w:div w:id="435558288">
      <w:bodyDiv w:val="1"/>
      <w:marLeft w:val="0"/>
      <w:marRight w:val="0"/>
      <w:marTop w:val="0"/>
      <w:marBottom w:val="0"/>
      <w:divBdr>
        <w:top w:val="none" w:sz="0" w:space="0" w:color="auto"/>
        <w:left w:val="none" w:sz="0" w:space="0" w:color="auto"/>
        <w:bottom w:val="none" w:sz="0" w:space="0" w:color="auto"/>
        <w:right w:val="none" w:sz="0" w:space="0" w:color="auto"/>
      </w:divBdr>
      <w:divsChild>
        <w:div w:id="1305507091">
          <w:marLeft w:val="0"/>
          <w:marRight w:val="0"/>
          <w:marTop w:val="0"/>
          <w:marBottom w:val="0"/>
          <w:divBdr>
            <w:top w:val="none" w:sz="0" w:space="0" w:color="auto"/>
            <w:left w:val="none" w:sz="0" w:space="0" w:color="auto"/>
            <w:bottom w:val="none" w:sz="0" w:space="0" w:color="auto"/>
            <w:right w:val="none" w:sz="0" w:space="0" w:color="auto"/>
          </w:divBdr>
        </w:div>
        <w:div w:id="207843815">
          <w:marLeft w:val="0"/>
          <w:marRight w:val="0"/>
          <w:marTop w:val="0"/>
          <w:marBottom w:val="0"/>
          <w:divBdr>
            <w:top w:val="none" w:sz="0" w:space="0" w:color="auto"/>
            <w:left w:val="none" w:sz="0" w:space="0" w:color="auto"/>
            <w:bottom w:val="none" w:sz="0" w:space="0" w:color="auto"/>
            <w:right w:val="none" w:sz="0" w:space="0" w:color="auto"/>
          </w:divBdr>
        </w:div>
        <w:div w:id="1307541244">
          <w:marLeft w:val="0"/>
          <w:marRight w:val="0"/>
          <w:marTop w:val="0"/>
          <w:marBottom w:val="0"/>
          <w:divBdr>
            <w:top w:val="none" w:sz="0" w:space="0" w:color="auto"/>
            <w:left w:val="none" w:sz="0" w:space="0" w:color="auto"/>
            <w:bottom w:val="none" w:sz="0" w:space="0" w:color="auto"/>
            <w:right w:val="none" w:sz="0" w:space="0" w:color="auto"/>
          </w:divBdr>
        </w:div>
        <w:div w:id="1102609111">
          <w:marLeft w:val="0"/>
          <w:marRight w:val="0"/>
          <w:marTop w:val="0"/>
          <w:marBottom w:val="0"/>
          <w:divBdr>
            <w:top w:val="none" w:sz="0" w:space="0" w:color="auto"/>
            <w:left w:val="none" w:sz="0" w:space="0" w:color="auto"/>
            <w:bottom w:val="none" w:sz="0" w:space="0" w:color="auto"/>
            <w:right w:val="none" w:sz="0" w:space="0" w:color="auto"/>
          </w:divBdr>
        </w:div>
        <w:div w:id="807555954">
          <w:marLeft w:val="0"/>
          <w:marRight w:val="0"/>
          <w:marTop w:val="0"/>
          <w:marBottom w:val="0"/>
          <w:divBdr>
            <w:top w:val="none" w:sz="0" w:space="0" w:color="auto"/>
            <w:left w:val="none" w:sz="0" w:space="0" w:color="auto"/>
            <w:bottom w:val="none" w:sz="0" w:space="0" w:color="auto"/>
            <w:right w:val="none" w:sz="0" w:space="0" w:color="auto"/>
          </w:divBdr>
        </w:div>
        <w:div w:id="1486776452">
          <w:marLeft w:val="0"/>
          <w:marRight w:val="0"/>
          <w:marTop w:val="0"/>
          <w:marBottom w:val="0"/>
          <w:divBdr>
            <w:top w:val="none" w:sz="0" w:space="0" w:color="auto"/>
            <w:left w:val="none" w:sz="0" w:space="0" w:color="auto"/>
            <w:bottom w:val="none" w:sz="0" w:space="0" w:color="auto"/>
            <w:right w:val="none" w:sz="0" w:space="0" w:color="auto"/>
          </w:divBdr>
        </w:div>
        <w:div w:id="1214807916">
          <w:marLeft w:val="0"/>
          <w:marRight w:val="0"/>
          <w:marTop w:val="0"/>
          <w:marBottom w:val="0"/>
          <w:divBdr>
            <w:top w:val="none" w:sz="0" w:space="0" w:color="auto"/>
            <w:left w:val="none" w:sz="0" w:space="0" w:color="auto"/>
            <w:bottom w:val="none" w:sz="0" w:space="0" w:color="auto"/>
            <w:right w:val="none" w:sz="0" w:space="0" w:color="auto"/>
          </w:divBdr>
        </w:div>
        <w:div w:id="1952468844">
          <w:marLeft w:val="0"/>
          <w:marRight w:val="0"/>
          <w:marTop w:val="0"/>
          <w:marBottom w:val="0"/>
          <w:divBdr>
            <w:top w:val="none" w:sz="0" w:space="0" w:color="auto"/>
            <w:left w:val="none" w:sz="0" w:space="0" w:color="auto"/>
            <w:bottom w:val="none" w:sz="0" w:space="0" w:color="auto"/>
            <w:right w:val="none" w:sz="0" w:space="0" w:color="auto"/>
          </w:divBdr>
        </w:div>
        <w:div w:id="282658196">
          <w:marLeft w:val="0"/>
          <w:marRight w:val="0"/>
          <w:marTop w:val="0"/>
          <w:marBottom w:val="0"/>
          <w:divBdr>
            <w:top w:val="none" w:sz="0" w:space="0" w:color="auto"/>
            <w:left w:val="none" w:sz="0" w:space="0" w:color="auto"/>
            <w:bottom w:val="none" w:sz="0" w:space="0" w:color="auto"/>
            <w:right w:val="none" w:sz="0" w:space="0" w:color="auto"/>
          </w:divBdr>
        </w:div>
        <w:div w:id="338042096">
          <w:marLeft w:val="0"/>
          <w:marRight w:val="0"/>
          <w:marTop w:val="0"/>
          <w:marBottom w:val="0"/>
          <w:divBdr>
            <w:top w:val="none" w:sz="0" w:space="0" w:color="auto"/>
            <w:left w:val="none" w:sz="0" w:space="0" w:color="auto"/>
            <w:bottom w:val="none" w:sz="0" w:space="0" w:color="auto"/>
            <w:right w:val="none" w:sz="0" w:space="0" w:color="auto"/>
          </w:divBdr>
        </w:div>
        <w:div w:id="554124090">
          <w:marLeft w:val="0"/>
          <w:marRight w:val="0"/>
          <w:marTop w:val="0"/>
          <w:marBottom w:val="0"/>
          <w:divBdr>
            <w:top w:val="none" w:sz="0" w:space="0" w:color="auto"/>
            <w:left w:val="none" w:sz="0" w:space="0" w:color="auto"/>
            <w:bottom w:val="none" w:sz="0" w:space="0" w:color="auto"/>
            <w:right w:val="none" w:sz="0" w:space="0" w:color="auto"/>
          </w:divBdr>
        </w:div>
        <w:div w:id="413941268">
          <w:marLeft w:val="0"/>
          <w:marRight w:val="0"/>
          <w:marTop w:val="0"/>
          <w:marBottom w:val="0"/>
          <w:divBdr>
            <w:top w:val="none" w:sz="0" w:space="0" w:color="auto"/>
            <w:left w:val="none" w:sz="0" w:space="0" w:color="auto"/>
            <w:bottom w:val="none" w:sz="0" w:space="0" w:color="auto"/>
            <w:right w:val="none" w:sz="0" w:space="0" w:color="auto"/>
          </w:divBdr>
        </w:div>
        <w:div w:id="707098184">
          <w:marLeft w:val="0"/>
          <w:marRight w:val="0"/>
          <w:marTop w:val="0"/>
          <w:marBottom w:val="0"/>
          <w:divBdr>
            <w:top w:val="none" w:sz="0" w:space="0" w:color="auto"/>
            <w:left w:val="none" w:sz="0" w:space="0" w:color="auto"/>
            <w:bottom w:val="none" w:sz="0" w:space="0" w:color="auto"/>
            <w:right w:val="none" w:sz="0" w:space="0" w:color="auto"/>
          </w:divBdr>
        </w:div>
        <w:div w:id="1377387261">
          <w:marLeft w:val="0"/>
          <w:marRight w:val="0"/>
          <w:marTop w:val="0"/>
          <w:marBottom w:val="0"/>
          <w:divBdr>
            <w:top w:val="none" w:sz="0" w:space="0" w:color="auto"/>
            <w:left w:val="none" w:sz="0" w:space="0" w:color="auto"/>
            <w:bottom w:val="none" w:sz="0" w:space="0" w:color="auto"/>
            <w:right w:val="none" w:sz="0" w:space="0" w:color="auto"/>
          </w:divBdr>
        </w:div>
        <w:div w:id="291980970">
          <w:marLeft w:val="0"/>
          <w:marRight w:val="0"/>
          <w:marTop w:val="0"/>
          <w:marBottom w:val="0"/>
          <w:divBdr>
            <w:top w:val="none" w:sz="0" w:space="0" w:color="auto"/>
            <w:left w:val="none" w:sz="0" w:space="0" w:color="auto"/>
            <w:bottom w:val="none" w:sz="0" w:space="0" w:color="auto"/>
            <w:right w:val="none" w:sz="0" w:space="0" w:color="auto"/>
          </w:divBdr>
        </w:div>
        <w:div w:id="291834564">
          <w:marLeft w:val="0"/>
          <w:marRight w:val="0"/>
          <w:marTop w:val="0"/>
          <w:marBottom w:val="0"/>
          <w:divBdr>
            <w:top w:val="none" w:sz="0" w:space="0" w:color="auto"/>
            <w:left w:val="none" w:sz="0" w:space="0" w:color="auto"/>
            <w:bottom w:val="none" w:sz="0" w:space="0" w:color="auto"/>
            <w:right w:val="none" w:sz="0" w:space="0" w:color="auto"/>
          </w:divBdr>
        </w:div>
        <w:div w:id="429354639">
          <w:marLeft w:val="0"/>
          <w:marRight w:val="0"/>
          <w:marTop w:val="0"/>
          <w:marBottom w:val="0"/>
          <w:divBdr>
            <w:top w:val="none" w:sz="0" w:space="0" w:color="auto"/>
            <w:left w:val="none" w:sz="0" w:space="0" w:color="auto"/>
            <w:bottom w:val="none" w:sz="0" w:space="0" w:color="auto"/>
            <w:right w:val="none" w:sz="0" w:space="0" w:color="auto"/>
          </w:divBdr>
        </w:div>
        <w:div w:id="486824341">
          <w:marLeft w:val="0"/>
          <w:marRight w:val="0"/>
          <w:marTop w:val="0"/>
          <w:marBottom w:val="0"/>
          <w:divBdr>
            <w:top w:val="none" w:sz="0" w:space="0" w:color="auto"/>
            <w:left w:val="none" w:sz="0" w:space="0" w:color="auto"/>
            <w:bottom w:val="none" w:sz="0" w:space="0" w:color="auto"/>
            <w:right w:val="none" w:sz="0" w:space="0" w:color="auto"/>
          </w:divBdr>
        </w:div>
        <w:div w:id="1096947947">
          <w:marLeft w:val="0"/>
          <w:marRight w:val="0"/>
          <w:marTop w:val="0"/>
          <w:marBottom w:val="0"/>
          <w:divBdr>
            <w:top w:val="none" w:sz="0" w:space="0" w:color="auto"/>
            <w:left w:val="none" w:sz="0" w:space="0" w:color="auto"/>
            <w:bottom w:val="none" w:sz="0" w:space="0" w:color="auto"/>
            <w:right w:val="none" w:sz="0" w:space="0" w:color="auto"/>
          </w:divBdr>
        </w:div>
        <w:div w:id="68040536">
          <w:marLeft w:val="0"/>
          <w:marRight w:val="0"/>
          <w:marTop w:val="0"/>
          <w:marBottom w:val="0"/>
          <w:divBdr>
            <w:top w:val="none" w:sz="0" w:space="0" w:color="auto"/>
            <w:left w:val="none" w:sz="0" w:space="0" w:color="auto"/>
            <w:bottom w:val="none" w:sz="0" w:space="0" w:color="auto"/>
            <w:right w:val="none" w:sz="0" w:space="0" w:color="auto"/>
          </w:divBdr>
        </w:div>
        <w:div w:id="966206860">
          <w:marLeft w:val="0"/>
          <w:marRight w:val="0"/>
          <w:marTop w:val="0"/>
          <w:marBottom w:val="0"/>
          <w:divBdr>
            <w:top w:val="none" w:sz="0" w:space="0" w:color="auto"/>
            <w:left w:val="none" w:sz="0" w:space="0" w:color="auto"/>
            <w:bottom w:val="none" w:sz="0" w:space="0" w:color="auto"/>
            <w:right w:val="none" w:sz="0" w:space="0" w:color="auto"/>
          </w:divBdr>
        </w:div>
        <w:div w:id="1933004658">
          <w:marLeft w:val="0"/>
          <w:marRight w:val="0"/>
          <w:marTop w:val="0"/>
          <w:marBottom w:val="0"/>
          <w:divBdr>
            <w:top w:val="none" w:sz="0" w:space="0" w:color="auto"/>
            <w:left w:val="none" w:sz="0" w:space="0" w:color="auto"/>
            <w:bottom w:val="none" w:sz="0" w:space="0" w:color="auto"/>
            <w:right w:val="none" w:sz="0" w:space="0" w:color="auto"/>
          </w:divBdr>
        </w:div>
        <w:div w:id="1554846235">
          <w:marLeft w:val="0"/>
          <w:marRight w:val="0"/>
          <w:marTop w:val="0"/>
          <w:marBottom w:val="0"/>
          <w:divBdr>
            <w:top w:val="none" w:sz="0" w:space="0" w:color="auto"/>
            <w:left w:val="none" w:sz="0" w:space="0" w:color="auto"/>
            <w:bottom w:val="none" w:sz="0" w:space="0" w:color="auto"/>
            <w:right w:val="none" w:sz="0" w:space="0" w:color="auto"/>
          </w:divBdr>
        </w:div>
        <w:div w:id="519659942">
          <w:marLeft w:val="0"/>
          <w:marRight w:val="0"/>
          <w:marTop w:val="0"/>
          <w:marBottom w:val="0"/>
          <w:divBdr>
            <w:top w:val="none" w:sz="0" w:space="0" w:color="auto"/>
            <w:left w:val="none" w:sz="0" w:space="0" w:color="auto"/>
            <w:bottom w:val="none" w:sz="0" w:space="0" w:color="auto"/>
            <w:right w:val="none" w:sz="0" w:space="0" w:color="auto"/>
          </w:divBdr>
        </w:div>
        <w:div w:id="1247419123">
          <w:marLeft w:val="0"/>
          <w:marRight w:val="0"/>
          <w:marTop w:val="0"/>
          <w:marBottom w:val="0"/>
          <w:divBdr>
            <w:top w:val="none" w:sz="0" w:space="0" w:color="auto"/>
            <w:left w:val="none" w:sz="0" w:space="0" w:color="auto"/>
            <w:bottom w:val="none" w:sz="0" w:space="0" w:color="auto"/>
            <w:right w:val="none" w:sz="0" w:space="0" w:color="auto"/>
          </w:divBdr>
        </w:div>
        <w:div w:id="1653559678">
          <w:marLeft w:val="0"/>
          <w:marRight w:val="0"/>
          <w:marTop w:val="0"/>
          <w:marBottom w:val="0"/>
          <w:divBdr>
            <w:top w:val="none" w:sz="0" w:space="0" w:color="auto"/>
            <w:left w:val="none" w:sz="0" w:space="0" w:color="auto"/>
            <w:bottom w:val="none" w:sz="0" w:space="0" w:color="auto"/>
            <w:right w:val="none" w:sz="0" w:space="0" w:color="auto"/>
          </w:divBdr>
        </w:div>
        <w:div w:id="2025206667">
          <w:marLeft w:val="0"/>
          <w:marRight w:val="0"/>
          <w:marTop w:val="0"/>
          <w:marBottom w:val="0"/>
          <w:divBdr>
            <w:top w:val="none" w:sz="0" w:space="0" w:color="auto"/>
            <w:left w:val="none" w:sz="0" w:space="0" w:color="auto"/>
            <w:bottom w:val="none" w:sz="0" w:space="0" w:color="auto"/>
            <w:right w:val="none" w:sz="0" w:space="0" w:color="auto"/>
          </w:divBdr>
        </w:div>
        <w:div w:id="1807619977">
          <w:marLeft w:val="0"/>
          <w:marRight w:val="0"/>
          <w:marTop w:val="0"/>
          <w:marBottom w:val="0"/>
          <w:divBdr>
            <w:top w:val="none" w:sz="0" w:space="0" w:color="auto"/>
            <w:left w:val="none" w:sz="0" w:space="0" w:color="auto"/>
            <w:bottom w:val="none" w:sz="0" w:space="0" w:color="auto"/>
            <w:right w:val="none" w:sz="0" w:space="0" w:color="auto"/>
          </w:divBdr>
        </w:div>
        <w:div w:id="12001575">
          <w:marLeft w:val="0"/>
          <w:marRight w:val="0"/>
          <w:marTop w:val="0"/>
          <w:marBottom w:val="0"/>
          <w:divBdr>
            <w:top w:val="none" w:sz="0" w:space="0" w:color="auto"/>
            <w:left w:val="none" w:sz="0" w:space="0" w:color="auto"/>
            <w:bottom w:val="none" w:sz="0" w:space="0" w:color="auto"/>
            <w:right w:val="none" w:sz="0" w:space="0" w:color="auto"/>
          </w:divBdr>
        </w:div>
        <w:div w:id="1881160368">
          <w:marLeft w:val="0"/>
          <w:marRight w:val="0"/>
          <w:marTop w:val="0"/>
          <w:marBottom w:val="0"/>
          <w:divBdr>
            <w:top w:val="none" w:sz="0" w:space="0" w:color="auto"/>
            <w:left w:val="none" w:sz="0" w:space="0" w:color="auto"/>
            <w:bottom w:val="none" w:sz="0" w:space="0" w:color="auto"/>
            <w:right w:val="none" w:sz="0" w:space="0" w:color="auto"/>
          </w:divBdr>
        </w:div>
        <w:div w:id="32269086">
          <w:marLeft w:val="0"/>
          <w:marRight w:val="0"/>
          <w:marTop w:val="0"/>
          <w:marBottom w:val="0"/>
          <w:divBdr>
            <w:top w:val="none" w:sz="0" w:space="0" w:color="auto"/>
            <w:left w:val="none" w:sz="0" w:space="0" w:color="auto"/>
            <w:bottom w:val="none" w:sz="0" w:space="0" w:color="auto"/>
            <w:right w:val="none" w:sz="0" w:space="0" w:color="auto"/>
          </w:divBdr>
        </w:div>
        <w:div w:id="450244829">
          <w:marLeft w:val="0"/>
          <w:marRight w:val="0"/>
          <w:marTop w:val="0"/>
          <w:marBottom w:val="0"/>
          <w:divBdr>
            <w:top w:val="none" w:sz="0" w:space="0" w:color="auto"/>
            <w:left w:val="none" w:sz="0" w:space="0" w:color="auto"/>
            <w:bottom w:val="none" w:sz="0" w:space="0" w:color="auto"/>
            <w:right w:val="none" w:sz="0" w:space="0" w:color="auto"/>
          </w:divBdr>
        </w:div>
        <w:div w:id="465464687">
          <w:marLeft w:val="0"/>
          <w:marRight w:val="0"/>
          <w:marTop w:val="0"/>
          <w:marBottom w:val="0"/>
          <w:divBdr>
            <w:top w:val="none" w:sz="0" w:space="0" w:color="auto"/>
            <w:left w:val="none" w:sz="0" w:space="0" w:color="auto"/>
            <w:bottom w:val="none" w:sz="0" w:space="0" w:color="auto"/>
            <w:right w:val="none" w:sz="0" w:space="0" w:color="auto"/>
          </w:divBdr>
        </w:div>
        <w:div w:id="1922369866">
          <w:marLeft w:val="0"/>
          <w:marRight w:val="0"/>
          <w:marTop w:val="0"/>
          <w:marBottom w:val="0"/>
          <w:divBdr>
            <w:top w:val="none" w:sz="0" w:space="0" w:color="auto"/>
            <w:left w:val="none" w:sz="0" w:space="0" w:color="auto"/>
            <w:bottom w:val="none" w:sz="0" w:space="0" w:color="auto"/>
            <w:right w:val="none" w:sz="0" w:space="0" w:color="auto"/>
          </w:divBdr>
        </w:div>
        <w:div w:id="1938173120">
          <w:marLeft w:val="0"/>
          <w:marRight w:val="0"/>
          <w:marTop w:val="0"/>
          <w:marBottom w:val="0"/>
          <w:divBdr>
            <w:top w:val="none" w:sz="0" w:space="0" w:color="auto"/>
            <w:left w:val="none" w:sz="0" w:space="0" w:color="auto"/>
            <w:bottom w:val="none" w:sz="0" w:space="0" w:color="auto"/>
            <w:right w:val="none" w:sz="0" w:space="0" w:color="auto"/>
          </w:divBdr>
        </w:div>
        <w:div w:id="1219973183">
          <w:marLeft w:val="0"/>
          <w:marRight w:val="0"/>
          <w:marTop w:val="0"/>
          <w:marBottom w:val="0"/>
          <w:divBdr>
            <w:top w:val="none" w:sz="0" w:space="0" w:color="auto"/>
            <w:left w:val="none" w:sz="0" w:space="0" w:color="auto"/>
            <w:bottom w:val="none" w:sz="0" w:space="0" w:color="auto"/>
            <w:right w:val="none" w:sz="0" w:space="0" w:color="auto"/>
          </w:divBdr>
        </w:div>
        <w:div w:id="603149798">
          <w:marLeft w:val="0"/>
          <w:marRight w:val="0"/>
          <w:marTop w:val="0"/>
          <w:marBottom w:val="0"/>
          <w:divBdr>
            <w:top w:val="none" w:sz="0" w:space="0" w:color="auto"/>
            <w:left w:val="none" w:sz="0" w:space="0" w:color="auto"/>
            <w:bottom w:val="none" w:sz="0" w:space="0" w:color="auto"/>
            <w:right w:val="none" w:sz="0" w:space="0" w:color="auto"/>
          </w:divBdr>
        </w:div>
        <w:div w:id="2065637524">
          <w:marLeft w:val="0"/>
          <w:marRight w:val="0"/>
          <w:marTop w:val="0"/>
          <w:marBottom w:val="0"/>
          <w:divBdr>
            <w:top w:val="none" w:sz="0" w:space="0" w:color="auto"/>
            <w:left w:val="none" w:sz="0" w:space="0" w:color="auto"/>
            <w:bottom w:val="none" w:sz="0" w:space="0" w:color="auto"/>
            <w:right w:val="none" w:sz="0" w:space="0" w:color="auto"/>
          </w:divBdr>
        </w:div>
        <w:div w:id="1810857593">
          <w:marLeft w:val="0"/>
          <w:marRight w:val="0"/>
          <w:marTop w:val="0"/>
          <w:marBottom w:val="0"/>
          <w:divBdr>
            <w:top w:val="none" w:sz="0" w:space="0" w:color="auto"/>
            <w:left w:val="none" w:sz="0" w:space="0" w:color="auto"/>
            <w:bottom w:val="none" w:sz="0" w:space="0" w:color="auto"/>
            <w:right w:val="none" w:sz="0" w:space="0" w:color="auto"/>
          </w:divBdr>
        </w:div>
        <w:div w:id="659967242">
          <w:marLeft w:val="0"/>
          <w:marRight w:val="0"/>
          <w:marTop w:val="0"/>
          <w:marBottom w:val="0"/>
          <w:divBdr>
            <w:top w:val="none" w:sz="0" w:space="0" w:color="auto"/>
            <w:left w:val="none" w:sz="0" w:space="0" w:color="auto"/>
            <w:bottom w:val="none" w:sz="0" w:space="0" w:color="auto"/>
            <w:right w:val="none" w:sz="0" w:space="0" w:color="auto"/>
          </w:divBdr>
        </w:div>
        <w:div w:id="168372253">
          <w:marLeft w:val="0"/>
          <w:marRight w:val="0"/>
          <w:marTop w:val="0"/>
          <w:marBottom w:val="0"/>
          <w:divBdr>
            <w:top w:val="none" w:sz="0" w:space="0" w:color="auto"/>
            <w:left w:val="none" w:sz="0" w:space="0" w:color="auto"/>
            <w:bottom w:val="none" w:sz="0" w:space="0" w:color="auto"/>
            <w:right w:val="none" w:sz="0" w:space="0" w:color="auto"/>
          </w:divBdr>
        </w:div>
        <w:div w:id="1845433232">
          <w:marLeft w:val="0"/>
          <w:marRight w:val="0"/>
          <w:marTop w:val="0"/>
          <w:marBottom w:val="0"/>
          <w:divBdr>
            <w:top w:val="none" w:sz="0" w:space="0" w:color="auto"/>
            <w:left w:val="none" w:sz="0" w:space="0" w:color="auto"/>
            <w:bottom w:val="none" w:sz="0" w:space="0" w:color="auto"/>
            <w:right w:val="none" w:sz="0" w:space="0" w:color="auto"/>
          </w:divBdr>
        </w:div>
        <w:div w:id="302197527">
          <w:marLeft w:val="0"/>
          <w:marRight w:val="0"/>
          <w:marTop w:val="0"/>
          <w:marBottom w:val="0"/>
          <w:divBdr>
            <w:top w:val="none" w:sz="0" w:space="0" w:color="auto"/>
            <w:left w:val="none" w:sz="0" w:space="0" w:color="auto"/>
            <w:bottom w:val="none" w:sz="0" w:space="0" w:color="auto"/>
            <w:right w:val="none" w:sz="0" w:space="0" w:color="auto"/>
          </w:divBdr>
        </w:div>
      </w:divsChild>
    </w:div>
    <w:div w:id="436561615">
      <w:bodyDiv w:val="1"/>
      <w:marLeft w:val="0"/>
      <w:marRight w:val="0"/>
      <w:marTop w:val="0"/>
      <w:marBottom w:val="0"/>
      <w:divBdr>
        <w:top w:val="none" w:sz="0" w:space="0" w:color="auto"/>
        <w:left w:val="none" w:sz="0" w:space="0" w:color="auto"/>
        <w:bottom w:val="none" w:sz="0" w:space="0" w:color="auto"/>
        <w:right w:val="none" w:sz="0" w:space="0" w:color="auto"/>
      </w:divBdr>
      <w:divsChild>
        <w:div w:id="431753798">
          <w:marLeft w:val="640"/>
          <w:marRight w:val="0"/>
          <w:marTop w:val="0"/>
          <w:marBottom w:val="0"/>
          <w:divBdr>
            <w:top w:val="none" w:sz="0" w:space="0" w:color="auto"/>
            <w:left w:val="none" w:sz="0" w:space="0" w:color="auto"/>
            <w:bottom w:val="none" w:sz="0" w:space="0" w:color="auto"/>
            <w:right w:val="none" w:sz="0" w:space="0" w:color="auto"/>
          </w:divBdr>
        </w:div>
        <w:div w:id="793909245">
          <w:marLeft w:val="640"/>
          <w:marRight w:val="0"/>
          <w:marTop w:val="0"/>
          <w:marBottom w:val="0"/>
          <w:divBdr>
            <w:top w:val="none" w:sz="0" w:space="0" w:color="auto"/>
            <w:left w:val="none" w:sz="0" w:space="0" w:color="auto"/>
            <w:bottom w:val="none" w:sz="0" w:space="0" w:color="auto"/>
            <w:right w:val="none" w:sz="0" w:space="0" w:color="auto"/>
          </w:divBdr>
        </w:div>
        <w:div w:id="1101607714">
          <w:marLeft w:val="640"/>
          <w:marRight w:val="0"/>
          <w:marTop w:val="0"/>
          <w:marBottom w:val="0"/>
          <w:divBdr>
            <w:top w:val="none" w:sz="0" w:space="0" w:color="auto"/>
            <w:left w:val="none" w:sz="0" w:space="0" w:color="auto"/>
            <w:bottom w:val="none" w:sz="0" w:space="0" w:color="auto"/>
            <w:right w:val="none" w:sz="0" w:space="0" w:color="auto"/>
          </w:divBdr>
        </w:div>
        <w:div w:id="978462450">
          <w:marLeft w:val="640"/>
          <w:marRight w:val="0"/>
          <w:marTop w:val="0"/>
          <w:marBottom w:val="0"/>
          <w:divBdr>
            <w:top w:val="none" w:sz="0" w:space="0" w:color="auto"/>
            <w:left w:val="none" w:sz="0" w:space="0" w:color="auto"/>
            <w:bottom w:val="none" w:sz="0" w:space="0" w:color="auto"/>
            <w:right w:val="none" w:sz="0" w:space="0" w:color="auto"/>
          </w:divBdr>
        </w:div>
        <w:div w:id="799038560">
          <w:marLeft w:val="640"/>
          <w:marRight w:val="0"/>
          <w:marTop w:val="0"/>
          <w:marBottom w:val="0"/>
          <w:divBdr>
            <w:top w:val="none" w:sz="0" w:space="0" w:color="auto"/>
            <w:left w:val="none" w:sz="0" w:space="0" w:color="auto"/>
            <w:bottom w:val="none" w:sz="0" w:space="0" w:color="auto"/>
            <w:right w:val="none" w:sz="0" w:space="0" w:color="auto"/>
          </w:divBdr>
        </w:div>
        <w:div w:id="1768426483">
          <w:marLeft w:val="640"/>
          <w:marRight w:val="0"/>
          <w:marTop w:val="0"/>
          <w:marBottom w:val="0"/>
          <w:divBdr>
            <w:top w:val="none" w:sz="0" w:space="0" w:color="auto"/>
            <w:left w:val="none" w:sz="0" w:space="0" w:color="auto"/>
            <w:bottom w:val="none" w:sz="0" w:space="0" w:color="auto"/>
            <w:right w:val="none" w:sz="0" w:space="0" w:color="auto"/>
          </w:divBdr>
        </w:div>
        <w:div w:id="1969389385">
          <w:marLeft w:val="640"/>
          <w:marRight w:val="0"/>
          <w:marTop w:val="0"/>
          <w:marBottom w:val="0"/>
          <w:divBdr>
            <w:top w:val="none" w:sz="0" w:space="0" w:color="auto"/>
            <w:left w:val="none" w:sz="0" w:space="0" w:color="auto"/>
            <w:bottom w:val="none" w:sz="0" w:space="0" w:color="auto"/>
            <w:right w:val="none" w:sz="0" w:space="0" w:color="auto"/>
          </w:divBdr>
        </w:div>
        <w:div w:id="1149980766">
          <w:marLeft w:val="640"/>
          <w:marRight w:val="0"/>
          <w:marTop w:val="0"/>
          <w:marBottom w:val="0"/>
          <w:divBdr>
            <w:top w:val="none" w:sz="0" w:space="0" w:color="auto"/>
            <w:left w:val="none" w:sz="0" w:space="0" w:color="auto"/>
            <w:bottom w:val="none" w:sz="0" w:space="0" w:color="auto"/>
            <w:right w:val="none" w:sz="0" w:space="0" w:color="auto"/>
          </w:divBdr>
        </w:div>
        <w:div w:id="1172989569">
          <w:marLeft w:val="640"/>
          <w:marRight w:val="0"/>
          <w:marTop w:val="0"/>
          <w:marBottom w:val="0"/>
          <w:divBdr>
            <w:top w:val="none" w:sz="0" w:space="0" w:color="auto"/>
            <w:left w:val="none" w:sz="0" w:space="0" w:color="auto"/>
            <w:bottom w:val="none" w:sz="0" w:space="0" w:color="auto"/>
            <w:right w:val="none" w:sz="0" w:space="0" w:color="auto"/>
          </w:divBdr>
        </w:div>
        <w:div w:id="2013874286">
          <w:marLeft w:val="640"/>
          <w:marRight w:val="0"/>
          <w:marTop w:val="0"/>
          <w:marBottom w:val="0"/>
          <w:divBdr>
            <w:top w:val="none" w:sz="0" w:space="0" w:color="auto"/>
            <w:left w:val="none" w:sz="0" w:space="0" w:color="auto"/>
            <w:bottom w:val="none" w:sz="0" w:space="0" w:color="auto"/>
            <w:right w:val="none" w:sz="0" w:space="0" w:color="auto"/>
          </w:divBdr>
        </w:div>
        <w:div w:id="836072360">
          <w:marLeft w:val="640"/>
          <w:marRight w:val="0"/>
          <w:marTop w:val="0"/>
          <w:marBottom w:val="0"/>
          <w:divBdr>
            <w:top w:val="none" w:sz="0" w:space="0" w:color="auto"/>
            <w:left w:val="none" w:sz="0" w:space="0" w:color="auto"/>
            <w:bottom w:val="none" w:sz="0" w:space="0" w:color="auto"/>
            <w:right w:val="none" w:sz="0" w:space="0" w:color="auto"/>
          </w:divBdr>
        </w:div>
        <w:div w:id="524057222">
          <w:marLeft w:val="640"/>
          <w:marRight w:val="0"/>
          <w:marTop w:val="0"/>
          <w:marBottom w:val="0"/>
          <w:divBdr>
            <w:top w:val="none" w:sz="0" w:space="0" w:color="auto"/>
            <w:left w:val="none" w:sz="0" w:space="0" w:color="auto"/>
            <w:bottom w:val="none" w:sz="0" w:space="0" w:color="auto"/>
            <w:right w:val="none" w:sz="0" w:space="0" w:color="auto"/>
          </w:divBdr>
        </w:div>
        <w:div w:id="506754502">
          <w:marLeft w:val="640"/>
          <w:marRight w:val="0"/>
          <w:marTop w:val="0"/>
          <w:marBottom w:val="0"/>
          <w:divBdr>
            <w:top w:val="none" w:sz="0" w:space="0" w:color="auto"/>
            <w:left w:val="none" w:sz="0" w:space="0" w:color="auto"/>
            <w:bottom w:val="none" w:sz="0" w:space="0" w:color="auto"/>
            <w:right w:val="none" w:sz="0" w:space="0" w:color="auto"/>
          </w:divBdr>
        </w:div>
        <w:div w:id="1578592876">
          <w:marLeft w:val="640"/>
          <w:marRight w:val="0"/>
          <w:marTop w:val="0"/>
          <w:marBottom w:val="0"/>
          <w:divBdr>
            <w:top w:val="none" w:sz="0" w:space="0" w:color="auto"/>
            <w:left w:val="none" w:sz="0" w:space="0" w:color="auto"/>
            <w:bottom w:val="none" w:sz="0" w:space="0" w:color="auto"/>
            <w:right w:val="none" w:sz="0" w:space="0" w:color="auto"/>
          </w:divBdr>
        </w:div>
        <w:div w:id="1363289205">
          <w:marLeft w:val="640"/>
          <w:marRight w:val="0"/>
          <w:marTop w:val="0"/>
          <w:marBottom w:val="0"/>
          <w:divBdr>
            <w:top w:val="none" w:sz="0" w:space="0" w:color="auto"/>
            <w:left w:val="none" w:sz="0" w:space="0" w:color="auto"/>
            <w:bottom w:val="none" w:sz="0" w:space="0" w:color="auto"/>
            <w:right w:val="none" w:sz="0" w:space="0" w:color="auto"/>
          </w:divBdr>
        </w:div>
        <w:div w:id="614824859">
          <w:marLeft w:val="640"/>
          <w:marRight w:val="0"/>
          <w:marTop w:val="0"/>
          <w:marBottom w:val="0"/>
          <w:divBdr>
            <w:top w:val="none" w:sz="0" w:space="0" w:color="auto"/>
            <w:left w:val="none" w:sz="0" w:space="0" w:color="auto"/>
            <w:bottom w:val="none" w:sz="0" w:space="0" w:color="auto"/>
            <w:right w:val="none" w:sz="0" w:space="0" w:color="auto"/>
          </w:divBdr>
        </w:div>
        <w:div w:id="519585834">
          <w:marLeft w:val="640"/>
          <w:marRight w:val="0"/>
          <w:marTop w:val="0"/>
          <w:marBottom w:val="0"/>
          <w:divBdr>
            <w:top w:val="none" w:sz="0" w:space="0" w:color="auto"/>
            <w:left w:val="none" w:sz="0" w:space="0" w:color="auto"/>
            <w:bottom w:val="none" w:sz="0" w:space="0" w:color="auto"/>
            <w:right w:val="none" w:sz="0" w:space="0" w:color="auto"/>
          </w:divBdr>
        </w:div>
        <w:div w:id="843932138">
          <w:marLeft w:val="640"/>
          <w:marRight w:val="0"/>
          <w:marTop w:val="0"/>
          <w:marBottom w:val="0"/>
          <w:divBdr>
            <w:top w:val="none" w:sz="0" w:space="0" w:color="auto"/>
            <w:left w:val="none" w:sz="0" w:space="0" w:color="auto"/>
            <w:bottom w:val="none" w:sz="0" w:space="0" w:color="auto"/>
            <w:right w:val="none" w:sz="0" w:space="0" w:color="auto"/>
          </w:divBdr>
        </w:div>
        <w:div w:id="2137289164">
          <w:marLeft w:val="640"/>
          <w:marRight w:val="0"/>
          <w:marTop w:val="0"/>
          <w:marBottom w:val="0"/>
          <w:divBdr>
            <w:top w:val="none" w:sz="0" w:space="0" w:color="auto"/>
            <w:left w:val="none" w:sz="0" w:space="0" w:color="auto"/>
            <w:bottom w:val="none" w:sz="0" w:space="0" w:color="auto"/>
            <w:right w:val="none" w:sz="0" w:space="0" w:color="auto"/>
          </w:divBdr>
        </w:div>
        <w:div w:id="962492310">
          <w:marLeft w:val="640"/>
          <w:marRight w:val="0"/>
          <w:marTop w:val="0"/>
          <w:marBottom w:val="0"/>
          <w:divBdr>
            <w:top w:val="none" w:sz="0" w:space="0" w:color="auto"/>
            <w:left w:val="none" w:sz="0" w:space="0" w:color="auto"/>
            <w:bottom w:val="none" w:sz="0" w:space="0" w:color="auto"/>
            <w:right w:val="none" w:sz="0" w:space="0" w:color="auto"/>
          </w:divBdr>
        </w:div>
        <w:div w:id="1485049536">
          <w:marLeft w:val="640"/>
          <w:marRight w:val="0"/>
          <w:marTop w:val="0"/>
          <w:marBottom w:val="0"/>
          <w:divBdr>
            <w:top w:val="none" w:sz="0" w:space="0" w:color="auto"/>
            <w:left w:val="none" w:sz="0" w:space="0" w:color="auto"/>
            <w:bottom w:val="none" w:sz="0" w:space="0" w:color="auto"/>
            <w:right w:val="none" w:sz="0" w:space="0" w:color="auto"/>
          </w:divBdr>
        </w:div>
        <w:div w:id="1770420526">
          <w:marLeft w:val="640"/>
          <w:marRight w:val="0"/>
          <w:marTop w:val="0"/>
          <w:marBottom w:val="0"/>
          <w:divBdr>
            <w:top w:val="none" w:sz="0" w:space="0" w:color="auto"/>
            <w:left w:val="none" w:sz="0" w:space="0" w:color="auto"/>
            <w:bottom w:val="none" w:sz="0" w:space="0" w:color="auto"/>
            <w:right w:val="none" w:sz="0" w:space="0" w:color="auto"/>
          </w:divBdr>
        </w:div>
        <w:div w:id="2123648627">
          <w:marLeft w:val="640"/>
          <w:marRight w:val="0"/>
          <w:marTop w:val="0"/>
          <w:marBottom w:val="0"/>
          <w:divBdr>
            <w:top w:val="none" w:sz="0" w:space="0" w:color="auto"/>
            <w:left w:val="none" w:sz="0" w:space="0" w:color="auto"/>
            <w:bottom w:val="none" w:sz="0" w:space="0" w:color="auto"/>
            <w:right w:val="none" w:sz="0" w:space="0" w:color="auto"/>
          </w:divBdr>
        </w:div>
        <w:div w:id="558177274">
          <w:marLeft w:val="640"/>
          <w:marRight w:val="0"/>
          <w:marTop w:val="0"/>
          <w:marBottom w:val="0"/>
          <w:divBdr>
            <w:top w:val="none" w:sz="0" w:space="0" w:color="auto"/>
            <w:left w:val="none" w:sz="0" w:space="0" w:color="auto"/>
            <w:bottom w:val="none" w:sz="0" w:space="0" w:color="auto"/>
            <w:right w:val="none" w:sz="0" w:space="0" w:color="auto"/>
          </w:divBdr>
        </w:div>
        <w:div w:id="1505974265">
          <w:marLeft w:val="640"/>
          <w:marRight w:val="0"/>
          <w:marTop w:val="0"/>
          <w:marBottom w:val="0"/>
          <w:divBdr>
            <w:top w:val="none" w:sz="0" w:space="0" w:color="auto"/>
            <w:left w:val="none" w:sz="0" w:space="0" w:color="auto"/>
            <w:bottom w:val="none" w:sz="0" w:space="0" w:color="auto"/>
            <w:right w:val="none" w:sz="0" w:space="0" w:color="auto"/>
          </w:divBdr>
        </w:div>
        <w:div w:id="467014417">
          <w:marLeft w:val="640"/>
          <w:marRight w:val="0"/>
          <w:marTop w:val="0"/>
          <w:marBottom w:val="0"/>
          <w:divBdr>
            <w:top w:val="none" w:sz="0" w:space="0" w:color="auto"/>
            <w:left w:val="none" w:sz="0" w:space="0" w:color="auto"/>
            <w:bottom w:val="none" w:sz="0" w:space="0" w:color="auto"/>
            <w:right w:val="none" w:sz="0" w:space="0" w:color="auto"/>
          </w:divBdr>
        </w:div>
        <w:div w:id="323171314">
          <w:marLeft w:val="640"/>
          <w:marRight w:val="0"/>
          <w:marTop w:val="0"/>
          <w:marBottom w:val="0"/>
          <w:divBdr>
            <w:top w:val="none" w:sz="0" w:space="0" w:color="auto"/>
            <w:left w:val="none" w:sz="0" w:space="0" w:color="auto"/>
            <w:bottom w:val="none" w:sz="0" w:space="0" w:color="auto"/>
            <w:right w:val="none" w:sz="0" w:space="0" w:color="auto"/>
          </w:divBdr>
        </w:div>
        <w:div w:id="1887794724">
          <w:marLeft w:val="640"/>
          <w:marRight w:val="0"/>
          <w:marTop w:val="0"/>
          <w:marBottom w:val="0"/>
          <w:divBdr>
            <w:top w:val="none" w:sz="0" w:space="0" w:color="auto"/>
            <w:left w:val="none" w:sz="0" w:space="0" w:color="auto"/>
            <w:bottom w:val="none" w:sz="0" w:space="0" w:color="auto"/>
            <w:right w:val="none" w:sz="0" w:space="0" w:color="auto"/>
          </w:divBdr>
        </w:div>
        <w:div w:id="1733121205">
          <w:marLeft w:val="640"/>
          <w:marRight w:val="0"/>
          <w:marTop w:val="0"/>
          <w:marBottom w:val="0"/>
          <w:divBdr>
            <w:top w:val="none" w:sz="0" w:space="0" w:color="auto"/>
            <w:left w:val="none" w:sz="0" w:space="0" w:color="auto"/>
            <w:bottom w:val="none" w:sz="0" w:space="0" w:color="auto"/>
            <w:right w:val="none" w:sz="0" w:space="0" w:color="auto"/>
          </w:divBdr>
        </w:div>
        <w:div w:id="1302073934">
          <w:marLeft w:val="640"/>
          <w:marRight w:val="0"/>
          <w:marTop w:val="0"/>
          <w:marBottom w:val="0"/>
          <w:divBdr>
            <w:top w:val="none" w:sz="0" w:space="0" w:color="auto"/>
            <w:left w:val="none" w:sz="0" w:space="0" w:color="auto"/>
            <w:bottom w:val="none" w:sz="0" w:space="0" w:color="auto"/>
            <w:right w:val="none" w:sz="0" w:space="0" w:color="auto"/>
          </w:divBdr>
        </w:div>
        <w:div w:id="1036547276">
          <w:marLeft w:val="640"/>
          <w:marRight w:val="0"/>
          <w:marTop w:val="0"/>
          <w:marBottom w:val="0"/>
          <w:divBdr>
            <w:top w:val="none" w:sz="0" w:space="0" w:color="auto"/>
            <w:left w:val="none" w:sz="0" w:space="0" w:color="auto"/>
            <w:bottom w:val="none" w:sz="0" w:space="0" w:color="auto"/>
            <w:right w:val="none" w:sz="0" w:space="0" w:color="auto"/>
          </w:divBdr>
        </w:div>
        <w:div w:id="1782455796">
          <w:marLeft w:val="640"/>
          <w:marRight w:val="0"/>
          <w:marTop w:val="0"/>
          <w:marBottom w:val="0"/>
          <w:divBdr>
            <w:top w:val="none" w:sz="0" w:space="0" w:color="auto"/>
            <w:left w:val="none" w:sz="0" w:space="0" w:color="auto"/>
            <w:bottom w:val="none" w:sz="0" w:space="0" w:color="auto"/>
            <w:right w:val="none" w:sz="0" w:space="0" w:color="auto"/>
          </w:divBdr>
        </w:div>
        <w:div w:id="675496978">
          <w:marLeft w:val="640"/>
          <w:marRight w:val="0"/>
          <w:marTop w:val="0"/>
          <w:marBottom w:val="0"/>
          <w:divBdr>
            <w:top w:val="none" w:sz="0" w:space="0" w:color="auto"/>
            <w:left w:val="none" w:sz="0" w:space="0" w:color="auto"/>
            <w:bottom w:val="none" w:sz="0" w:space="0" w:color="auto"/>
            <w:right w:val="none" w:sz="0" w:space="0" w:color="auto"/>
          </w:divBdr>
        </w:div>
        <w:div w:id="241990010">
          <w:marLeft w:val="640"/>
          <w:marRight w:val="0"/>
          <w:marTop w:val="0"/>
          <w:marBottom w:val="0"/>
          <w:divBdr>
            <w:top w:val="none" w:sz="0" w:space="0" w:color="auto"/>
            <w:left w:val="none" w:sz="0" w:space="0" w:color="auto"/>
            <w:bottom w:val="none" w:sz="0" w:space="0" w:color="auto"/>
            <w:right w:val="none" w:sz="0" w:space="0" w:color="auto"/>
          </w:divBdr>
        </w:div>
        <w:div w:id="1456754066">
          <w:marLeft w:val="640"/>
          <w:marRight w:val="0"/>
          <w:marTop w:val="0"/>
          <w:marBottom w:val="0"/>
          <w:divBdr>
            <w:top w:val="none" w:sz="0" w:space="0" w:color="auto"/>
            <w:left w:val="none" w:sz="0" w:space="0" w:color="auto"/>
            <w:bottom w:val="none" w:sz="0" w:space="0" w:color="auto"/>
            <w:right w:val="none" w:sz="0" w:space="0" w:color="auto"/>
          </w:divBdr>
        </w:div>
        <w:div w:id="54664101">
          <w:marLeft w:val="640"/>
          <w:marRight w:val="0"/>
          <w:marTop w:val="0"/>
          <w:marBottom w:val="0"/>
          <w:divBdr>
            <w:top w:val="none" w:sz="0" w:space="0" w:color="auto"/>
            <w:left w:val="none" w:sz="0" w:space="0" w:color="auto"/>
            <w:bottom w:val="none" w:sz="0" w:space="0" w:color="auto"/>
            <w:right w:val="none" w:sz="0" w:space="0" w:color="auto"/>
          </w:divBdr>
        </w:div>
        <w:div w:id="475222803">
          <w:marLeft w:val="640"/>
          <w:marRight w:val="0"/>
          <w:marTop w:val="0"/>
          <w:marBottom w:val="0"/>
          <w:divBdr>
            <w:top w:val="none" w:sz="0" w:space="0" w:color="auto"/>
            <w:left w:val="none" w:sz="0" w:space="0" w:color="auto"/>
            <w:bottom w:val="none" w:sz="0" w:space="0" w:color="auto"/>
            <w:right w:val="none" w:sz="0" w:space="0" w:color="auto"/>
          </w:divBdr>
        </w:div>
        <w:div w:id="421685438">
          <w:marLeft w:val="640"/>
          <w:marRight w:val="0"/>
          <w:marTop w:val="0"/>
          <w:marBottom w:val="0"/>
          <w:divBdr>
            <w:top w:val="none" w:sz="0" w:space="0" w:color="auto"/>
            <w:left w:val="none" w:sz="0" w:space="0" w:color="auto"/>
            <w:bottom w:val="none" w:sz="0" w:space="0" w:color="auto"/>
            <w:right w:val="none" w:sz="0" w:space="0" w:color="auto"/>
          </w:divBdr>
        </w:div>
        <w:div w:id="2009095696">
          <w:marLeft w:val="640"/>
          <w:marRight w:val="0"/>
          <w:marTop w:val="0"/>
          <w:marBottom w:val="0"/>
          <w:divBdr>
            <w:top w:val="none" w:sz="0" w:space="0" w:color="auto"/>
            <w:left w:val="none" w:sz="0" w:space="0" w:color="auto"/>
            <w:bottom w:val="none" w:sz="0" w:space="0" w:color="auto"/>
            <w:right w:val="none" w:sz="0" w:space="0" w:color="auto"/>
          </w:divBdr>
        </w:div>
        <w:div w:id="622931530">
          <w:marLeft w:val="640"/>
          <w:marRight w:val="0"/>
          <w:marTop w:val="0"/>
          <w:marBottom w:val="0"/>
          <w:divBdr>
            <w:top w:val="none" w:sz="0" w:space="0" w:color="auto"/>
            <w:left w:val="none" w:sz="0" w:space="0" w:color="auto"/>
            <w:bottom w:val="none" w:sz="0" w:space="0" w:color="auto"/>
            <w:right w:val="none" w:sz="0" w:space="0" w:color="auto"/>
          </w:divBdr>
        </w:div>
        <w:div w:id="1926381725">
          <w:marLeft w:val="640"/>
          <w:marRight w:val="0"/>
          <w:marTop w:val="0"/>
          <w:marBottom w:val="0"/>
          <w:divBdr>
            <w:top w:val="none" w:sz="0" w:space="0" w:color="auto"/>
            <w:left w:val="none" w:sz="0" w:space="0" w:color="auto"/>
            <w:bottom w:val="none" w:sz="0" w:space="0" w:color="auto"/>
            <w:right w:val="none" w:sz="0" w:space="0" w:color="auto"/>
          </w:divBdr>
        </w:div>
        <w:div w:id="1959067725">
          <w:marLeft w:val="640"/>
          <w:marRight w:val="0"/>
          <w:marTop w:val="0"/>
          <w:marBottom w:val="0"/>
          <w:divBdr>
            <w:top w:val="none" w:sz="0" w:space="0" w:color="auto"/>
            <w:left w:val="none" w:sz="0" w:space="0" w:color="auto"/>
            <w:bottom w:val="none" w:sz="0" w:space="0" w:color="auto"/>
            <w:right w:val="none" w:sz="0" w:space="0" w:color="auto"/>
          </w:divBdr>
        </w:div>
        <w:div w:id="294260340">
          <w:marLeft w:val="640"/>
          <w:marRight w:val="0"/>
          <w:marTop w:val="0"/>
          <w:marBottom w:val="0"/>
          <w:divBdr>
            <w:top w:val="none" w:sz="0" w:space="0" w:color="auto"/>
            <w:left w:val="none" w:sz="0" w:space="0" w:color="auto"/>
            <w:bottom w:val="none" w:sz="0" w:space="0" w:color="auto"/>
            <w:right w:val="none" w:sz="0" w:space="0" w:color="auto"/>
          </w:divBdr>
        </w:div>
        <w:div w:id="2009672567">
          <w:marLeft w:val="640"/>
          <w:marRight w:val="0"/>
          <w:marTop w:val="0"/>
          <w:marBottom w:val="0"/>
          <w:divBdr>
            <w:top w:val="none" w:sz="0" w:space="0" w:color="auto"/>
            <w:left w:val="none" w:sz="0" w:space="0" w:color="auto"/>
            <w:bottom w:val="none" w:sz="0" w:space="0" w:color="auto"/>
            <w:right w:val="none" w:sz="0" w:space="0" w:color="auto"/>
          </w:divBdr>
        </w:div>
      </w:divsChild>
    </w:div>
    <w:div w:id="436950542">
      <w:bodyDiv w:val="1"/>
      <w:marLeft w:val="0"/>
      <w:marRight w:val="0"/>
      <w:marTop w:val="0"/>
      <w:marBottom w:val="0"/>
      <w:divBdr>
        <w:top w:val="none" w:sz="0" w:space="0" w:color="auto"/>
        <w:left w:val="none" w:sz="0" w:space="0" w:color="auto"/>
        <w:bottom w:val="none" w:sz="0" w:space="0" w:color="auto"/>
        <w:right w:val="none" w:sz="0" w:space="0" w:color="auto"/>
      </w:divBdr>
      <w:divsChild>
        <w:div w:id="922448839">
          <w:marLeft w:val="640"/>
          <w:marRight w:val="0"/>
          <w:marTop w:val="0"/>
          <w:marBottom w:val="0"/>
          <w:divBdr>
            <w:top w:val="none" w:sz="0" w:space="0" w:color="auto"/>
            <w:left w:val="none" w:sz="0" w:space="0" w:color="auto"/>
            <w:bottom w:val="none" w:sz="0" w:space="0" w:color="auto"/>
            <w:right w:val="none" w:sz="0" w:space="0" w:color="auto"/>
          </w:divBdr>
        </w:div>
        <w:div w:id="1386446307">
          <w:marLeft w:val="640"/>
          <w:marRight w:val="0"/>
          <w:marTop w:val="0"/>
          <w:marBottom w:val="0"/>
          <w:divBdr>
            <w:top w:val="none" w:sz="0" w:space="0" w:color="auto"/>
            <w:left w:val="none" w:sz="0" w:space="0" w:color="auto"/>
            <w:bottom w:val="none" w:sz="0" w:space="0" w:color="auto"/>
            <w:right w:val="none" w:sz="0" w:space="0" w:color="auto"/>
          </w:divBdr>
        </w:div>
        <w:div w:id="340360048">
          <w:marLeft w:val="640"/>
          <w:marRight w:val="0"/>
          <w:marTop w:val="0"/>
          <w:marBottom w:val="0"/>
          <w:divBdr>
            <w:top w:val="none" w:sz="0" w:space="0" w:color="auto"/>
            <w:left w:val="none" w:sz="0" w:space="0" w:color="auto"/>
            <w:bottom w:val="none" w:sz="0" w:space="0" w:color="auto"/>
            <w:right w:val="none" w:sz="0" w:space="0" w:color="auto"/>
          </w:divBdr>
        </w:div>
        <w:div w:id="372537409">
          <w:marLeft w:val="640"/>
          <w:marRight w:val="0"/>
          <w:marTop w:val="0"/>
          <w:marBottom w:val="0"/>
          <w:divBdr>
            <w:top w:val="none" w:sz="0" w:space="0" w:color="auto"/>
            <w:left w:val="none" w:sz="0" w:space="0" w:color="auto"/>
            <w:bottom w:val="none" w:sz="0" w:space="0" w:color="auto"/>
            <w:right w:val="none" w:sz="0" w:space="0" w:color="auto"/>
          </w:divBdr>
        </w:div>
        <w:div w:id="2126148265">
          <w:marLeft w:val="640"/>
          <w:marRight w:val="0"/>
          <w:marTop w:val="0"/>
          <w:marBottom w:val="0"/>
          <w:divBdr>
            <w:top w:val="none" w:sz="0" w:space="0" w:color="auto"/>
            <w:left w:val="none" w:sz="0" w:space="0" w:color="auto"/>
            <w:bottom w:val="none" w:sz="0" w:space="0" w:color="auto"/>
            <w:right w:val="none" w:sz="0" w:space="0" w:color="auto"/>
          </w:divBdr>
        </w:div>
        <w:div w:id="1422095812">
          <w:marLeft w:val="640"/>
          <w:marRight w:val="0"/>
          <w:marTop w:val="0"/>
          <w:marBottom w:val="0"/>
          <w:divBdr>
            <w:top w:val="none" w:sz="0" w:space="0" w:color="auto"/>
            <w:left w:val="none" w:sz="0" w:space="0" w:color="auto"/>
            <w:bottom w:val="none" w:sz="0" w:space="0" w:color="auto"/>
            <w:right w:val="none" w:sz="0" w:space="0" w:color="auto"/>
          </w:divBdr>
        </w:div>
        <w:div w:id="166600510">
          <w:marLeft w:val="640"/>
          <w:marRight w:val="0"/>
          <w:marTop w:val="0"/>
          <w:marBottom w:val="0"/>
          <w:divBdr>
            <w:top w:val="none" w:sz="0" w:space="0" w:color="auto"/>
            <w:left w:val="none" w:sz="0" w:space="0" w:color="auto"/>
            <w:bottom w:val="none" w:sz="0" w:space="0" w:color="auto"/>
            <w:right w:val="none" w:sz="0" w:space="0" w:color="auto"/>
          </w:divBdr>
        </w:div>
        <w:div w:id="514269863">
          <w:marLeft w:val="640"/>
          <w:marRight w:val="0"/>
          <w:marTop w:val="0"/>
          <w:marBottom w:val="0"/>
          <w:divBdr>
            <w:top w:val="none" w:sz="0" w:space="0" w:color="auto"/>
            <w:left w:val="none" w:sz="0" w:space="0" w:color="auto"/>
            <w:bottom w:val="none" w:sz="0" w:space="0" w:color="auto"/>
            <w:right w:val="none" w:sz="0" w:space="0" w:color="auto"/>
          </w:divBdr>
        </w:div>
        <w:div w:id="1788767427">
          <w:marLeft w:val="640"/>
          <w:marRight w:val="0"/>
          <w:marTop w:val="0"/>
          <w:marBottom w:val="0"/>
          <w:divBdr>
            <w:top w:val="none" w:sz="0" w:space="0" w:color="auto"/>
            <w:left w:val="none" w:sz="0" w:space="0" w:color="auto"/>
            <w:bottom w:val="none" w:sz="0" w:space="0" w:color="auto"/>
            <w:right w:val="none" w:sz="0" w:space="0" w:color="auto"/>
          </w:divBdr>
        </w:div>
        <w:div w:id="492840971">
          <w:marLeft w:val="640"/>
          <w:marRight w:val="0"/>
          <w:marTop w:val="0"/>
          <w:marBottom w:val="0"/>
          <w:divBdr>
            <w:top w:val="none" w:sz="0" w:space="0" w:color="auto"/>
            <w:left w:val="none" w:sz="0" w:space="0" w:color="auto"/>
            <w:bottom w:val="none" w:sz="0" w:space="0" w:color="auto"/>
            <w:right w:val="none" w:sz="0" w:space="0" w:color="auto"/>
          </w:divBdr>
        </w:div>
        <w:div w:id="976256233">
          <w:marLeft w:val="640"/>
          <w:marRight w:val="0"/>
          <w:marTop w:val="0"/>
          <w:marBottom w:val="0"/>
          <w:divBdr>
            <w:top w:val="none" w:sz="0" w:space="0" w:color="auto"/>
            <w:left w:val="none" w:sz="0" w:space="0" w:color="auto"/>
            <w:bottom w:val="none" w:sz="0" w:space="0" w:color="auto"/>
            <w:right w:val="none" w:sz="0" w:space="0" w:color="auto"/>
          </w:divBdr>
        </w:div>
        <w:div w:id="332492656">
          <w:marLeft w:val="640"/>
          <w:marRight w:val="0"/>
          <w:marTop w:val="0"/>
          <w:marBottom w:val="0"/>
          <w:divBdr>
            <w:top w:val="none" w:sz="0" w:space="0" w:color="auto"/>
            <w:left w:val="none" w:sz="0" w:space="0" w:color="auto"/>
            <w:bottom w:val="none" w:sz="0" w:space="0" w:color="auto"/>
            <w:right w:val="none" w:sz="0" w:space="0" w:color="auto"/>
          </w:divBdr>
        </w:div>
        <w:div w:id="942107133">
          <w:marLeft w:val="640"/>
          <w:marRight w:val="0"/>
          <w:marTop w:val="0"/>
          <w:marBottom w:val="0"/>
          <w:divBdr>
            <w:top w:val="none" w:sz="0" w:space="0" w:color="auto"/>
            <w:left w:val="none" w:sz="0" w:space="0" w:color="auto"/>
            <w:bottom w:val="none" w:sz="0" w:space="0" w:color="auto"/>
            <w:right w:val="none" w:sz="0" w:space="0" w:color="auto"/>
          </w:divBdr>
        </w:div>
        <w:div w:id="732191720">
          <w:marLeft w:val="640"/>
          <w:marRight w:val="0"/>
          <w:marTop w:val="0"/>
          <w:marBottom w:val="0"/>
          <w:divBdr>
            <w:top w:val="none" w:sz="0" w:space="0" w:color="auto"/>
            <w:left w:val="none" w:sz="0" w:space="0" w:color="auto"/>
            <w:bottom w:val="none" w:sz="0" w:space="0" w:color="auto"/>
            <w:right w:val="none" w:sz="0" w:space="0" w:color="auto"/>
          </w:divBdr>
        </w:div>
        <w:div w:id="1797947022">
          <w:marLeft w:val="640"/>
          <w:marRight w:val="0"/>
          <w:marTop w:val="0"/>
          <w:marBottom w:val="0"/>
          <w:divBdr>
            <w:top w:val="none" w:sz="0" w:space="0" w:color="auto"/>
            <w:left w:val="none" w:sz="0" w:space="0" w:color="auto"/>
            <w:bottom w:val="none" w:sz="0" w:space="0" w:color="auto"/>
            <w:right w:val="none" w:sz="0" w:space="0" w:color="auto"/>
          </w:divBdr>
        </w:div>
        <w:div w:id="1128666125">
          <w:marLeft w:val="640"/>
          <w:marRight w:val="0"/>
          <w:marTop w:val="0"/>
          <w:marBottom w:val="0"/>
          <w:divBdr>
            <w:top w:val="none" w:sz="0" w:space="0" w:color="auto"/>
            <w:left w:val="none" w:sz="0" w:space="0" w:color="auto"/>
            <w:bottom w:val="none" w:sz="0" w:space="0" w:color="auto"/>
            <w:right w:val="none" w:sz="0" w:space="0" w:color="auto"/>
          </w:divBdr>
        </w:div>
        <w:div w:id="1311249978">
          <w:marLeft w:val="640"/>
          <w:marRight w:val="0"/>
          <w:marTop w:val="0"/>
          <w:marBottom w:val="0"/>
          <w:divBdr>
            <w:top w:val="none" w:sz="0" w:space="0" w:color="auto"/>
            <w:left w:val="none" w:sz="0" w:space="0" w:color="auto"/>
            <w:bottom w:val="none" w:sz="0" w:space="0" w:color="auto"/>
            <w:right w:val="none" w:sz="0" w:space="0" w:color="auto"/>
          </w:divBdr>
        </w:div>
        <w:div w:id="1096026009">
          <w:marLeft w:val="640"/>
          <w:marRight w:val="0"/>
          <w:marTop w:val="0"/>
          <w:marBottom w:val="0"/>
          <w:divBdr>
            <w:top w:val="none" w:sz="0" w:space="0" w:color="auto"/>
            <w:left w:val="none" w:sz="0" w:space="0" w:color="auto"/>
            <w:bottom w:val="none" w:sz="0" w:space="0" w:color="auto"/>
            <w:right w:val="none" w:sz="0" w:space="0" w:color="auto"/>
          </w:divBdr>
        </w:div>
        <w:div w:id="96097167">
          <w:marLeft w:val="640"/>
          <w:marRight w:val="0"/>
          <w:marTop w:val="0"/>
          <w:marBottom w:val="0"/>
          <w:divBdr>
            <w:top w:val="none" w:sz="0" w:space="0" w:color="auto"/>
            <w:left w:val="none" w:sz="0" w:space="0" w:color="auto"/>
            <w:bottom w:val="none" w:sz="0" w:space="0" w:color="auto"/>
            <w:right w:val="none" w:sz="0" w:space="0" w:color="auto"/>
          </w:divBdr>
        </w:div>
        <w:div w:id="756440483">
          <w:marLeft w:val="640"/>
          <w:marRight w:val="0"/>
          <w:marTop w:val="0"/>
          <w:marBottom w:val="0"/>
          <w:divBdr>
            <w:top w:val="none" w:sz="0" w:space="0" w:color="auto"/>
            <w:left w:val="none" w:sz="0" w:space="0" w:color="auto"/>
            <w:bottom w:val="none" w:sz="0" w:space="0" w:color="auto"/>
            <w:right w:val="none" w:sz="0" w:space="0" w:color="auto"/>
          </w:divBdr>
        </w:div>
        <w:div w:id="1201819557">
          <w:marLeft w:val="640"/>
          <w:marRight w:val="0"/>
          <w:marTop w:val="0"/>
          <w:marBottom w:val="0"/>
          <w:divBdr>
            <w:top w:val="none" w:sz="0" w:space="0" w:color="auto"/>
            <w:left w:val="none" w:sz="0" w:space="0" w:color="auto"/>
            <w:bottom w:val="none" w:sz="0" w:space="0" w:color="auto"/>
            <w:right w:val="none" w:sz="0" w:space="0" w:color="auto"/>
          </w:divBdr>
        </w:div>
        <w:div w:id="120730476">
          <w:marLeft w:val="640"/>
          <w:marRight w:val="0"/>
          <w:marTop w:val="0"/>
          <w:marBottom w:val="0"/>
          <w:divBdr>
            <w:top w:val="none" w:sz="0" w:space="0" w:color="auto"/>
            <w:left w:val="none" w:sz="0" w:space="0" w:color="auto"/>
            <w:bottom w:val="none" w:sz="0" w:space="0" w:color="auto"/>
            <w:right w:val="none" w:sz="0" w:space="0" w:color="auto"/>
          </w:divBdr>
        </w:div>
        <w:div w:id="981927987">
          <w:marLeft w:val="640"/>
          <w:marRight w:val="0"/>
          <w:marTop w:val="0"/>
          <w:marBottom w:val="0"/>
          <w:divBdr>
            <w:top w:val="none" w:sz="0" w:space="0" w:color="auto"/>
            <w:left w:val="none" w:sz="0" w:space="0" w:color="auto"/>
            <w:bottom w:val="none" w:sz="0" w:space="0" w:color="auto"/>
            <w:right w:val="none" w:sz="0" w:space="0" w:color="auto"/>
          </w:divBdr>
        </w:div>
        <w:div w:id="626742720">
          <w:marLeft w:val="640"/>
          <w:marRight w:val="0"/>
          <w:marTop w:val="0"/>
          <w:marBottom w:val="0"/>
          <w:divBdr>
            <w:top w:val="none" w:sz="0" w:space="0" w:color="auto"/>
            <w:left w:val="none" w:sz="0" w:space="0" w:color="auto"/>
            <w:bottom w:val="none" w:sz="0" w:space="0" w:color="auto"/>
            <w:right w:val="none" w:sz="0" w:space="0" w:color="auto"/>
          </w:divBdr>
        </w:div>
        <w:div w:id="1001397625">
          <w:marLeft w:val="640"/>
          <w:marRight w:val="0"/>
          <w:marTop w:val="0"/>
          <w:marBottom w:val="0"/>
          <w:divBdr>
            <w:top w:val="none" w:sz="0" w:space="0" w:color="auto"/>
            <w:left w:val="none" w:sz="0" w:space="0" w:color="auto"/>
            <w:bottom w:val="none" w:sz="0" w:space="0" w:color="auto"/>
            <w:right w:val="none" w:sz="0" w:space="0" w:color="auto"/>
          </w:divBdr>
        </w:div>
        <w:div w:id="1241528596">
          <w:marLeft w:val="640"/>
          <w:marRight w:val="0"/>
          <w:marTop w:val="0"/>
          <w:marBottom w:val="0"/>
          <w:divBdr>
            <w:top w:val="none" w:sz="0" w:space="0" w:color="auto"/>
            <w:left w:val="none" w:sz="0" w:space="0" w:color="auto"/>
            <w:bottom w:val="none" w:sz="0" w:space="0" w:color="auto"/>
            <w:right w:val="none" w:sz="0" w:space="0" w:color="auto"/>
          </w:divBdr>
        </w:div>
        <w:div w:id="1536578104">
          <w:marLeft w:val="640"/>
          <w:marRight w:val="0"/>
          <w:marTop w:val="0"/>
          <w:marBottom w:val="0"/>
          <w:divBdr>
            <w:top w:val="none" w:sz="0" w:space="0" w:color="auto"/>
            <w:left w:val="none" w:sz="0" w:space="0" w:color="auto"/>
            <w:bottom w:val="none" w:sz="0" w:space="0" w:color="auto"/>
            <w:right w:val="none" w:sz="0" w:space="0" w:color="auto"/>
          </w:divBdr>
        </w:div>
        <w:div w:id="1444690511">
          <w:marLeft w:val="640"/>
          <w:marRight w:val="0"/>
          <w:marTop w:val="0"/>
          <w:marBottom w:val="0"/>
          <w:divBdr>
            <w:top w:val="none" w:sz="0" w:space="0" w:color="auto"/>
            <w:left w:val="none" w:sz="0" w:space="0" w:color="auto"/>
            <w:bottom w:val="none" w:sz="0" w:space="0" w:color="auto"/>
            <w:right w:val="none" w:sz="0" w:space="0" w:color="auto"/>
          </w:divBdr>
        </w:div>
        <w:div w:id="226771803">
          <w:marLeft w:val="640"/>
          <w:marRight w:val="0"/>
          <w:marTop w:val="0"/>
          <w:marBottom w:val="0"/>
          <w:divBdr>
            <w:top w:val="none" w:sz="0" w:space="0" w:color="auto"/>
            <w:left w:val="none" w:sz="0" w:space="0" w:color="auto"/>
            <w:bottom w:val="none" w:sz="0" w:space="0" w:color="auto"/>
            <w:right w:val="none" w:sz="0" w:space="0" w:color="auto"/>
          </w:divBdr>
        </w:div>
        <w:div w:id="662469647">
          <w:marLeft w:val="640"/>
          <w:marRight w:val="0"/>
          <w:marTop w:val="0"/>
          <w:marBottom w:val="0"/>
          <w:divBdr>
            <w:top w:val="none" w:sz="0" w:space="0" w:color="auto"/>
            <w:left w:val="none" w:sz="0" w:space="0" w:color="auto"/>
            <w:bottom w:val="none" w:sz="0" w:space="0" w:color="auto"/>
            <w:right w:val="none" w:sz="0" w:space="0" w:color="auto"/>
          </w:divBdr>
        </w:div>
        <w:div w:id="1991787245">
          <w:marLeft w:val="640"/>
          <w:marRight w:val="0"/>
          <w:marTop w:val="0"/>
          <w:marBottom w:val="0"/>
          <w:divBdr>
            <w:top w:val="none" w:sz="0" w:space="0" w:color="auto"/>
            <w:left w:val="none" w:sz="0" w:space="0" w:color="auto"/>
            <w:bottom w:val="none" w:sz="0" w:space="0" w:color="auto"/>
            <w:right w:val="none" w:sz="0" w:space="0" w:color="auto"/>
          </w:divBdr>
        </w:div>
        <w:div w:id="376859367">
          <w:marLeft w:val="640"/>
          <w:marRight w:val="0"/>
          <w:marTop w:val="0"/>
          <w:marBottom w:val="0"/>
          <w:divBdr>
            <w:top w:val="none" w:sz="0" w:space="0" w:color="auto"/>
            <w:left w:val="none" w:sz="0" w:space="0" w:color="auto"/>
            <w:bottom w:val="none" w:sz="0" w:space="0" w:color="auto"/>
            <w:right w:val="none" w:sz="0" w:space="0" w:color="auto"/>
          </w:divBdr>
        </w:div>
        <w:div w:id="1004549536">
          <w:marLeft w:val="640"/>
          <w:marRight w:val="0"/>
          <w:marTop w:val="0"/>
          <w:marBottom w:val="0"/>
          <w:divBdr>
            <w:top w:val="none" w:sz="0" w:space="0" w:color="auto"/>
            <w:left w:val="none" w:sz="0" w:space="0" w:color="auto"/>
            <w:bottom w:val="none" w:sz="0" w:space="0" w:color="auto"/>
            <w:right w:val="none" w:sz="0" w:space="0" w:color="auto"/>
          </w:divBdr>
        </w:div>
        <w:div w:id="1608855422">
          <w:marLeft w:val="640"/>
          <w:marRight w:val="0"/>
          <w:marTop w:val="0"/>
          <w:marBottom w:val="0"/>
          <w:divBdr>
            <w:top w:val="none" w:sz="0" w:space="0" w:color="auto"/>
            <w:left w:val="none" w:sz="0" w:space="0" w:color="auto"/>
            <w:bottom w:val="none" w:sz="0" w:space="0" w:color="auto"/>
            <w:right w:val="none" w:sz="0" w:space="0" w:color="auto"/>
          </w:divBdr>
        </w:div>
        <w:div w:id="150216019">
          <w:marLeft w:val="640"/>
          <w:marRight w:val="0"/>
          <w:marTop w:val="0"/>
          <w:marBottom w:val="0"/>
          <w:divBdr>
            <w:top w:val="none" w:sz="0" w:space="0" w:color="auto"/>
            <w:left w:val="none" w:sz="0" w:space="0" w:color="auto"/>
            <w:bottom w:val="none" w:sz="0" w:space="0" w:color="auto"/>
            <w:right w:val="none" w:sz="0" w:space="0" w:color="auto"/>
          </w:divBdr>
        </w:div>
        <w:div w:id="2055350794">
          <w:marLeft w:val="640"/>
          <w:marRight w:val="0"/>
          <w:marTop w:val="0"/>
          <w:marBottom w:val="0"/>
          <w:divBdr>
            <w:top w:val="none" w:sz="0" w:space="0" w:color="auto"/>
            <w:left w:val="none" w:sz="0" w:space="0" w:color="auto"/>
            <w:bottom w:val="none" w:sz="0" w:space="0" w:color="auto"/>
            <w:right w:val="none" w:sz="0" w:space="0" w:color="auto"/>
          </w:divBdr>
        </w:div>
        <w:div w:id="1636254613">
          <w:marLeft w:val="640"/>
          <w:marRight w:val="0"/>
          <w:marTop w:val="0"/>
          <w:marBottom w:val="0"/>
          <w:divBdr>
            <w:top w:val="none" w:sz="0" w:space="0" w:color="auto"/>
            <w:left w:val="none" w:sz="0" w:space="0" w:color="auto"/>
            <w:bottom w:val="none" w:sz="0" w:space="0" w:color="auto"/>
            <w:right w:val="none" w:sz="0" w:space="0" w:color="auto"/>
          </w:divBdr>
        </w:div>
        <w:div w:id="982537165">
          <w:marLeft w:val="640"/>
          <w:marRight w:val="0"/>
          <w:marTop w:val="0"/>
          <w:marBottom w:val="0"/>
          <w:divBdr>
            <w:top w:val="none" w:sz="0" w:space="0" w:color="auto"/>
            <w:left w:val="none" w:sz="0" w:space="0" w:color="auto"/>
            <w:bottom w:val="none" w:sz="0" w:space="0" w:color="auto"/>
            <w:right w:val="none" w:sz="0" w:space="0" w:color="auto"/>
          </w:divBdr>
        </w:div>
        <w:div w:id="398859">
          <w:marLeft w:val="640"/>
          <w:marRight w:val="0"/>
          <w:marTop w:val="0"/>
          <w:marBottom w:val="0"/>
          <w:divBdr>
            <w:top w:val="none" w:sz="0" w:space="0" w:color="auto"/>
            <w:left w:val="none" w:sz="0" w:space="0" w:color="auto"/>
            <w:bottom w:val="none" w:sz="0" w:space="0" w:color="auto"/>
            <w:right w:val="none" w:sz="0" w:space="0" w:color="auto"/>
          </w:divBdr>
        </w:div>
        <w:div w:id="719941534">
          <w:marLeft w:val="640"/>
          <w:marRight w:val="0"/>
          <w:marTop w:val="0"/>
          <w:marBottom w:val="0"/>
          <w:divBdr>
            <w:top w:val="none" w:sz="0" w:space="0" w:color="auto"/>
            <w:left w:val="none" w:sz="0" w:space="0" w:color="auto"/>
            <w:bottom w:val="none" w:sz="0" w:space="0" w:color="auto"/>
            <w:right w:val="none" w:sz="0" w:space="0" w:color="auto"/>
          </w:divBdr>
        </w:div>
        <w:div w:id="541525960">
          <w:marLeft w:val="640"/>
          <w:marRight w:val="0"/>
          <w:marTop w:val="0"/>
          <w:marBottom w:val="0"/>
          <w:divBdr>
            <w:top w:val="none" w:sz="0" w:space="0" w:color="auto"/>
            <w:left w:val="none" w:sz="0" w:space="0" w:color="auto"/>
            <w:bottom w:val="none" w:sz="0" w:space="0" w:color="auto"/>
            <w:right w:val="none" w:sz="0" w:space="0" w:color="auto"/>
          </w:divBdr>
        </w:div>
        <w:div w:id="74936880">
          <w:marLeft w:val="640"/>
          <w:marRight w:val="0"/>
          <w:marTop w:val="0"/>
          <w:marBottom w:val="0"/>
          <w:divBdr>
            <w:top w:val="none" w:sz="0" w:space="0" w:color="auto"/>
            <w:left w:val="none" w:sz="0" w:space="0" w:color="auto"/>
            <w:bottom w:val="none" w:sz="0" w:space="0" w:color="auto"/>
            <w:right w:val="none" w:sz="0" w:space="0" w:color="auto"/>
          </w:divBdr>
        </w:div>
        <w:div w:id="1460300201">
          <w:marLeft w:val="640"/>
          <w:marRight w:val="0"/>
          <w:marTop w:val="0"/>
          <w:marBottom w:val="0"/>
          <w:divBdr>
            <w:top w:val="none" w:sz="0" w:space="0" w:color="auto"/>
            <w:left w:val="none" w:sz="0" w:space="0" w:color="auto"/>
            <w:bottom w:val="none" w:sz="0" w:space="0" w:color="auto"/>
            <w:right w:val="none" w:sz="0" w:space="0" w:color="auto"/>
          </w:divBdr>
        </w:div>
        <w:div w:id="281494191">
          <w:marLeft w:val="640"/>
          <w:marRight w:val="0"/>
          <w:marTop w:val="0"/>
          <w:marBottom w:val="0"/>
          <w:divBdr>
            <w:top w:val="none" w:sz="0" w:space="0" w:color="auto"/>
            <w:left w:val="none" w:sz="0" w:space="0" w:color="auto"/>
            <w:bottom w:val="none" w:sz="0" w:space="0" w:color="auto"/>
            <w:right w:val="none" w:sz="0" w:space="0" w:color="auto"/>
          </w:divBdr>
        </w:div>
        <w:div w:id="1545866126">
          <w:marLeft w:val="640"/>
          <w:marRight w:val="0"/>
          <w:marTop w:val="0"/>
          <w:marBottom w:val="0"/>
          <w:divBdr>
            <w:top w:val="none" w:sz="0" w:space="0" w:color="auto"/>
            <w:left w:val="none" w:sz="0" w:space="0" w:color="auto"/>
            <w:bottom w:val="none" w:sz="0" w:space="0" w:color="auto"/>
            <w:right w:val="none" w:sz="0" w:space="0" w:color="auto"/>
          </w:divBdr>
        </w:div>
        <w:div w:id="1078291188">
          <w:marLeft w:val="640"/>
          <w:marRight w:val="0"/>
          <w:marTop w:val="0"/>
          <w:marBottom w:val="0"/>
          <w:divBdr>
            <w:top w:val="none" w:sz="0" w:space="0" w:color="auto"/>
            <w:left w:val="none" w:sz="0" w:space="0" w:color="auto"/>
            <w:bottom w:val="none" w:sz="0" w:space="0" w:color="auto"/>
            <w:right w:val="none" w:sz="0" w:space="0" w:color="auto"/>
          </w:divBdr>
        </w:div>
        <w:div w:id="851992654">
          <w:marLeft w:val="640"/>
          <w:marRight w:val="0"/>
          <w:marTop w:val="0"/>
          <w:marBottom w:val="0"/>
          <w:divBdr>
            <w:top w:val="none" w:sz="0" w:space="0" w:color="auto"/>
            <w:left w:val="none" w:sz="0" w:space="0" w:color="auto"/>
            <w:bottom w:val="none" w:sz="0" w:space="0" w:color="auto"/>
            <w:right w:val="none" w:sz="0" w:space="0" w:color="auto"/>
          </w:divBdr>
        </w:div>
        <w:div w:id="1023481771">
          <w:marLeft w:val="640"/>
          <w:marRight w:val="0"/>
          <w:marTop w:val="0"/>
          <w:marBottom w:val="0"/>
          <w:divBdr>
            <w:top w:val="none" w:sz="0" w:space="0" w:color="auto"/>
            <w:left w:val="none" w:sz="0" w:space="0" w:color="auto"/>
            <w:bottom w:val="none" w:sz="0" w:space="0" w:color="auto"/>
            <w:right w:val="none" w:sz="0" w:space="0" w:color="auto"/>
          </w:divBdr>
        </w:div>
        <w:div w:id="26412183">
          <w:marLeft w:val="640"/>
          <w:marRight w:val="0"/>
          <w:marTop w:val="0"/>
          <w:marBottom w:val="0"/>
          <w:divBdr>
            <w:top w:val="none" w:sz="0" w:space="0" w:color="auto"/>
            <w:left w:val="none" w:sz="0" w:space="0" w:color="auto"/>
            <w:bottom w:val="none" w:sz="0" w:space="0" w:color="auto"/>
            <w:right w:val="none" w:sz="0" w:space="0" w:color="auto"/>
          </w:divBdr>
        </w:div>
      </w:divsChild>
    </w:div>
    <w:div w:id="438452983">
      <w:bodyDiv w:val="1"/>
      <w:marLeft w:val="0"/>
      <w:marRight w:val="0"/>
      <w:marTop w:val="0"/>
      <w:marBottom w:val="0"/>
      <w:divBdr>
        <w:top w:val="none" w:sz="0" w:space="0" w:color="auto"/>
        <w:left w:val="none" w:sz="0" w:space="0" w:color="auto"/>
        <w:bottom w:val="none" w:sz="0" w:space="0" w:color="auto"/>
        <w:right w:val="none" w:sz="0" w:space="0" w:color="auto"/>
      </w:divBdr>
    </w:div>
    <w:div w:id="439029097">
      <w:bodyDiv w:val="1"/>
      <w:marLeft w:val="0"/>
      <w:marRight w:val="0"/>
      <w:marTop w:val="0"/>
      <w:marBottom w:val="0"/>
      <w:divBdr>
        <w:top w:val="none" w:sz="0" w:space="0" w:color="auto"/>
        <w:left w:val="none" w:sz="0" w:space="0" w:color="auto"/>
        <w:bottom w:val="none" w:sz="0" w:space="0" w:color="auto"/>
        <w:right w:val="none" w:sz="0" w:space="0" w:color="auto"/>
      </w:divBdr>
    </w:div>
    <w:div w:id="440612120">
      <w:bodyDiv w:val="1"/>
      <w:marLeft w:val="0"/>
      <w:marRight w:val="0"/>
      <w:marTop w:val="0"/>
      <w:marBottom w:val="0"/>
      <w:divBdr>
        <w:top w:val="none" w:sz="0" w:space="0" w:color="auto"/>
        <w:left w:val="none" w:sz="0" w:space="0" w:color="auto"/>
        <w:bottom w:val="none" w:sz="0" w:space="0" w:color="auto"/>
        <w:right w:val="none" w:sz="0" w:space="0" w:color="auto"/>
      </w:divBdr>
    </w:div>
    <w:div w:id="443886892">
      <w:bodyDiv w:val="1"/>
      <w:marLeft w:val="0"/>
      <w:marRight w:val="0"/>
      <w:marTop w:val="0"/>
      <w:marBottom w:val="0"/>
      <w:divBdr>
        <w:top w:val="none" w:sz="0" w:space="0" w:color="auto"/>
        <w:left w:val="none" w:sz="0" w:space="0" w:color="auto"/>
        <w:bottom w:val="none" w:sz="0" w:space="0" w:color="auto"/>
        <w:right w:val="none" w:sz="0" w:space="0" w:color="auto"/>
      </w:divBdr>
    </w:div>
    <w:div w:id="444427062">
      <w:bodyDiv w:val="1"/>
      <w:marLeft w:val="0"/>
      <w:marRight w:val="0"/>
      <w:marTop w:val="0"/>
      <w:marBottom w:val="0"/>
      <w:divBdr>
        <w:top w:val="none" w:sz="0" w:space="0" w:color="auto"/>
        <w:left w:val="none" w:sz="0" w:space="0" w:color="auto"/>
        <w:bottom w:val="none" w:sz="0" w:space="0" w:color="auto"/>
        <w:right w:val="none" w:sz="0" w:space="0" w:color="auto"/>
      </w:divBdr>
    </w:div>
    <w:div w:id="444542161">
      <w:bodyDiv w:val="1"/>
      <w:marLeft w:val="0"/>
      <w:marRight w:val="0"/>
      <w:marTop w:val="0"/>
      <w:marBottom w:val="0"/>
      <w:divBdr>
        <w:top w:val="none" w:sz="0" w:space="0" w:color="auto"/>
        <w:left w:val="none" w:sz="0" w:space="0" w:color="auto"/>
        <w:bottom w:val="none" w:sz="0" w:space="0" w:color="auto"/>
        <w:right w:val="none" w:sz="0" w:space="0" w:color="auto"/>
      </w:divBdr>
      <w:divsChild>
        <w:div w:id="1931816420">
          <w:marLeft w:val="640"/>
          <w:marRight w:val="0"/>
          <w:marTop w:val="0"/>
          <w:marBottom w:val="0"/>
          <w:divBdr>
            <w:top w:val="none" w:sz="0" w:space="0" w:color="auto"/>
            <w:left w:val="none" w:sz="0" w:space="0" w:color="auto"/>
            <w:bottom w:val="none" w:sz="0" w:space="0" w:color="auto"/>
            <w:right w:val="none" w:sz="0" w:space="0" w:color="auto"/>
          </w:divBdr>
        </w:div>
        <w:div w:id="733236340">
          <w:marLeft w:val="640"/>
          <w:marRight w:val="0"/>
          <w:marTop w:val="0"/>
          <w:marBottom w:val="0"/>
          <w:divBdr>
            <w:top w:val="none" w:sz="0" w:space="0" w:color="auto"/>
            <w:left w:val="none" w:sz="0" w:space="0" w:color="auto"/>
            <w:bottom w:val="none" w:sz="0" w:space="0" w:color="auto"/>
            <w:right w:val="none" w:sz="0" w:space="0" w:color="auto"/>
          </w:divBdr>
        </w:div>
        <w:div w:id="773288790">
          <w:marLeft w:val="640"/>
          <w:marRight w:val="0"/>
          <w:marTop w:val="0"/>
          <w:marBottom w:val="0"/>
          <w:divBdr>
            <w:top w:val="none" w:sz="0" w:space="0" w:color="auto"/>
            <w:left w:val="none" w:sz="0" w:space="0" w:color="auto"/>
            <w:bottom w:val="none" w:sz="0" w:space="0" w:color="auto"/>
            <w:right w:val="none" w:sz="0" w:space="0" w:color="auto"/>
          </w:divBdr>
        </w:div>
        <w:div w:id="1568881846">
          <w:marLeft w:val="640"/>
          <w:marRight w:val="0"/>
          <w:marTop w:val="0"/>
          <w:marBottom w:val="0"/>
          <w:divBdr>
            <w:top w:val="none" w:sz="0" w:space="0" w:color="auto"/>
            <w:left w:val="none" w:sz="0" w:space="0" w:color="auto"/>
            <w:bottom w:val="none" w:sz="0" w:space="0" w:color="auto"/>
            <w:right w:val="none" w:sz="0" w:space="0" w:color="auto"/>
          </w:divBdr>
        </w:div>
        <w:div w:id="734937800">
          <w:marLeft w:val="640"/>
          <w:marRight w:val="0"/>
          <w:marTop w:val="0"/>
          <w:marBottom w:val="0"/>
          <w:divBdr>
            <w:top w:val="none" w:sz="0" w:space="0" w:color="auto"/>
            <w:left w:val="none" w:sz="0" w:space="0" w:color="auto"/>
            <w:bottom w:val="none" w:sz="0" w:space="0" w:color="auto"/>
            <w:right w:val="none" w:sz="0" w:space="0" w:color="auto"/>
          </w:divBdr>
        </w:div>
        <w:div w:id="374938734">
          <w:marLeft w:val="640"/>
          <w:marRight w:val="0"/>
          <w:marTop w:val="0"/>
          <w:marBottom w:val="0"/>
          <w:divBdr>
            <w:top w:val="none" w:sz="0" w:space="0" w:color="auto"/>
            <w:left w:val="none" w:sz="0" w:space="0" w:color="auto"/>
            <w:bottom w:val="none" w:sz="0" w:space="0" w:color="auto"/>
            <w:right w:val="none" w:sz="0" w:space="0" w:color="auto"/>
          </w:divBdr>
        </w:div>
        <w:div w:id="840780654">
          <w:marLeft w:val="640"/>
          <w:marRight w:val="0"/>
          <w:marTop w:val="0"/>
          <w:marBottom w:val="0"/>
          <w:divBdr>
            <w:top w:val="none" w:sz="0" w:space="0" w:color="auto"/>
            <w:left w:val="none" w:sz="0" w:space="0" w:color="auto"/>
            <w:bottom w:val="none" w:sz="0" w:space="0" w:color="auto"/>
            <w:right w:val="none" w:sz="0" w:space="0" w:color="auto"/>
          </w:divBdr>
        </w:div>
        <w:div w:id="1334263240">
          <w:marLeft w:val="640"/>
          <w:marRight w:val="0"/>
          <w:marTop w:val="0"/>
          <w:marBottom w:val="0"/>
          <w:divBdr>
            <w:top w:val="none" w:sz="0" w:space="0" w:color="auto"/>
            <w:left w:val="none" w:sz="0" w:space="0" w:color="auto"/>
            <w:bottom w:val="none" w:sz="0" w:space="0" w:color="auto"/>
            <w:right w:val="none" w:sz="0" w:space="0" w:color="auto"/>
          </w:divBdr>
        </w:div>
        <w:div w:id="870193157">
          <w:marLeft w:val="640"/>
          <w:marRight w:val="0"/>
          <w:marTop w:val="0"/>
          <w:marBottom w:val="0"/>
          <w:divBdr>
            <w:top w:val="none" w:sz="0" w:space="0" w:color="auto"/>
            <w:left w:val="none" w:sz="0" w:space="0" w:color="auto"/>
            <w:bottom w:val="none" w:sz="0" w:space="0" w:color="auto"/>
            <w:right w:val="none" w:sz="0" w:space="0" w:color="auto"/>
          </w:divBdr>
        </w:div>
        <w:div w:id="2107651057">
          <w:marLeft w:val="640"/>
          <w:marRight w:val="0"/>
          <w:marTop w:val="0"/>
          <w:marBottom w:val="0"/>
          <w:divBdr>
            <w:top w:val="none" w:sz="0" w:space="0" w:color="auto"/>
            <w:left w:val="none" w:sz="0" w:space="0" w:color="auto"/>
            <w:bottom w:val="none" w:sz="0" w:space="0" w:color="auto"/>
            <w:right w:val="none" w:sz="0" w:space="0" w:color="auto"/>
          </w:divBdr>
        </w:div>
        <w:div w:id="1087266481">
          <w:marLeft w:val="640"/>
          <w:marRight w:val="0"/>
          <w:marTop w:val="0"/>
          <w:marBottom w:val="0"/>
          <w:divBdr>
            <w:top w:val="none" w:sz="0" w:space="0" w:color="auto"/>
            <w:left w:val="none" w:sz="0" w:space="0" w:color="auto"/>
            <w:bottom w:val="none" w:sz="0" w:space="0" w:color="auto"/>
            <w:right w:val="none" w:sz="0" w:space="0" w:color="auto"/>
          </w:divBdr>
        </w:div>
        <w:div w:id="1100830903">
          <w:marLeft w:val="640"/>
          <w:marRight w:val="0"/>
          <w:marTop w:val="0"/>
          <w:marBottom w:val="0"/>
          <w:divBdr>
            <w:top w:val="none" w:sz="0" w:space="0" w:color="auto"/>
            <w:left w:val="none" w:sz="0" w:space="0" w:color="auto"/>
            <w:bottom w:val="none" w:sz="0" w:space="0" w:color="auto"/>
            <w:right w:val="none" w:sz="0" w:space="0" w:color="auto"/>
          </w:divBdr>
        </w:div>
        <w:div w:id="118844909">
          <w:marLeft w:val="640"/>
          <w:marRight w:val="0"/>
          <w:marTop w:val="0"/>
          <w:marBottom w:val="0"/>
          <w:divBdr>
            <w:top w:val="none" w:sz="0" w:space="0" w:color="auto"/>
            <w:left w:val="none" w:sz="0" w:space="0" w:color="auto"/>
            <w:bottom w:val="none" w:sz="0" w:space="0" w:color="auto"/>
            <w:right w:val="none" w:sz="0" w:space="0" w:color="auto"/>
          </w:divBdr>
        </w:div>
        <w:div w:id="1407339972">
          <w:marLeft w:val="640"/>
          <w:marRight w:val="0"/>
          <w:marTop w:val="0"/>
          <w:marBottom w:val="0"/>
          <w:divBdr>
            <w:top w:val="none" w:sz="0" w:space="0" w:color="auto"/>
            <w:left w:val="none" w:sz="0" w:space="0" w:color="auto"/>
            <w:bottom w:val="none" w:sz="0" w:space="0" w:color="auto"/>
            <w:right w:val="none" w:sz="0" w:space="0" w:color="auto"/>
          </w:divBdr>
        </w:div>
        <w:div w:id="1769033722">
          <w:marLeft w:val="640"/>
          <w:marRight w:val="0"/>
          <w:marTop w:val="0"/>
          <w:marBottom w:val="0"/>
          <w:divBdr>
            <w:top w:val="none" w:sz="0" w:space="0" w:color="auto"/>
            <w:left w:val="none" w:sz="0" w:space="0" w:color="auto"/>
            <w:bottom w:val="none" w:sz="0" w:space="0" w:color="auto"/>
            <w:right w:val="none" w:sz="0" w:space="0" w:color="auto"/>
          </w:divBdr>
        </w:div>
        <w:div w:id="968170362">
          <w:marLeft w:val="640"/>
          <w:marRight w:val="0"/>
          <w:marTop w:val="0"/>
          <w:marBottom w:val="0"/>
          <w:divBdr>
            <w:top w:val="none" w:sz="0" w:space="0" w:color="auto"/>
            <w:left w:val="none" w:sz="0" w:space="0" w:color="auto"/>
            <w:bottom w:val="none" w:sz="0" w:space="0" w:color="auto"/>
            <w:right w:val="none" w:sz="0" w:space="0" w:color="auto"/>
          </w:divBdr>
        </w:div>
        <w:div w:id="952974497">
          <w:marLeft w:val="640"/>
          <w:marRight w:val="0"/>
          <w:marTop w:val="0"/>
          <w:marBottom w:val="0"/>
          <w:divBdr>
            <w:top w:val="none" w:sz="0" w:space="0" w:color="auto"/>
            <w:left w:val="none" w:sz="0" w:space="0" w:color="auto"/>
            <w:bottom w:val="none" w:sz="0" w:space="0" w:color="auto"/>
            <w:right w:val="none" w:sz="0" w:space="0" w:color="auto"/>
          </w:divBdr>
        </w:div>
        <w:div w:id="274483921">
          <w:marLeft w:val="640"/>
          <w:marRight w:val="0"/>
          <w:marTop w:val="0"/>
          <w:marBottom w:val="0"/>
          <w:divBdr>
            <w:top w:val="none" w:sz="0" w:space="0" w:color="auto"/>
            <w:left w:val="none" w:sz="0" w:space="0" w:color="auto"/>
            <w:bottom w:val="none" w:sz="0" w:space="0" w:color="auto"/>
            <w:right w:val="none" w:sz="0" w:space="0" w:color="auto"/>
          </w:divBdr>
        </w:div>
        <w:div w:id="1604996667">
          <w:marLeft w:val="640"/>
          <w:marRight w:val="0"/>
          <w:marTop w:val="0"/>
          <w:marBottom w:val="0"/>
          <w:divBdr>
            <w:top w:val="none" w:sz="0" w:space="0" w:color="auto"/>
            <w:left w:val="none" w:sz="0" w:space="0" w:color="auto"/>
            <w:bottom w:val="none" w:sz="0" w:space="0" w:color="auto"/>
            <w:right w:val="none" w:sz="0" w:space="0" w:color="auto"/>
          </w:divBdr>
        </w:div>
        <w:div w:id="1594046656">
          <w:marLeft w:val="640"/>
          <w:marRight w:val="0"/>
          <w:marTop w:val="0"/>
          <w:marBottom w:val="0"/>
          <w:divBdr>
            <w:top w:val="none" w:sz="0" w:space="0" w:color="auto"/>
            <w:left w:val="none" w:sz="0" w:space="0" w:color="auto"/>
            <w:bottom w:val="none" w:sz="0" w:space="0" w:color="auto"/>
            <w:right w:val="none" w:sz="0" w:space="0" w:color="auto"/>
          </w:divBdr>
        </w:div>
        <w:div w:id="721825587">
          <w:marLeft w:val="640"/>
          <w:marRight w:val="0"/>
          <w:marTop w:val="0"/>
          <w:marBottom w:val="0"/>
          <w:divBdr>
            <w:top w:val="none" w:sz="0" w:space="0" w:color="auto"/>
            <w:left w:val="none" w:sz="0" w:space="0" w:color="auto"/>
            <w:bottom w:val="none" w:sz="0" w:space="0" w:color="auto"/>
            <w:right w:val="none" w:sz="0" w:space="0" w:color="auto"/>
          </w:divBdr>
        </w:div>
        <w:div w:id="1320963617">
          <w:marLeft w:val="640"/>
          <w:marRight w:val="0"/>
          <w:marTop w:val="0"/>
          <w:marBottom w:val="0"/>
          <w:divBdr>
            <w:top w:val="none" w:sz="0" w:space="0" w:color="auto"/>
            <w:left w:val="none" w:sz="0" w:space="0" w:color="auto"/>
            <w:bottom w:val="none" w:sz="0" w:space="0" w:color="auto"/>
            <w:right w:val="none" w:sz="0" w:space="0" w:color="auto"/>
          </w:divBdr>
        </w:div>
        <w:div w:id="1611736231">
          <w:marLeft w:val="640"/>
          <w:marRight w:val="0"/>
          <w:marTop w:val="0"/>
          <w:marBottom w:val="0"/>
          <w:divBdr>
            <w:top w:val="none" w:sz="0" w:space="0" w:color="auto"/>
            <w:left w:val="none" w:sz="0" w:space="0" w:color="auto"/>
            <w:bottom w:val="none" w:sz="0" w:space="0" w:color="auto"/>
            <w:right w:val="none" w:sz="0" w:space="0" w:color="auto"/>
          </w:divBdr>
        </w:div>
        <w:div w:id="673656091">
          <w:marLeft w:val="640"/>
          <w:marRight w:val="0"/>
          <w:marTop w:val="0"/>
          <w:marBottom w:val="0"/>
          <w:divBdr>
            <w:top w:val="none" w:sz="0" w:space="0" w:color="auto"/>
            <w:left w:val="none" w:sz="0" w:space="0" w:color="auto"/>
            <w:bottom w:val="none" w:sz="0" w:space="0" w:color="auto"/>
            <w:right w:val="none" w:sz="0" w:space="0" w:color="auto"/>
          </w:divBdr>
        </w:div>
        <w:div w:id="1742949847">
          <w:marLeft w:val="640"/>
          <w:marRight w:val="0"/>
          <w:marTop w:val="0"/>
          <w:marBottom w:val="0"/>
          <w:divBdr>
            <w:top w:val="none" w:sz="0" w:space="0" w:color="auto"/>
            <w:left w:val="none" w:sz="0" w:space="0" w:color="auto"/>
            <w:bottom w:val="none" w:sz="0" w:space="0" w:color="auto"/>
            <w:right w:val="none" w:sz="0" w:space="0" w:color="auto"/>
          </w:divBdr>
        </w:div>
        <w:div w:id="1530022657">
          <w:marLeft w:val="640"/>
          <w:marRight w:val="0"/>
          <w:marTop w:val="0"/>
          <w:marBottom w:val="0"/>
          <w:divBdr>
            <w:top w:val="none" w:sz="0" w:space="0" w:color="auto"/>
            <w:left w:val="none" w:sz="0" w:space="0" w:color="auto"/>
            <w:bottom w:val="none" w:sz="0" w:space="0" w:color="auto"/>
            <w:right w:val="none" w:sz="0" w:space="0" w:color="auto"/>
          </w:divBdr>
        </w:div>
        <w:div w:id="65274608">
          <w:marLeft w:val="640"/>
          <w:marRight w:val="0"/>
          <w:marTop w:val="0"/>
          <w:marBottom w:val="0"/>
          <w:divBdr>
            <w:top w:val="none" w:sz="0" w:space="0" w:color="auto"/>
            <w:left w:val="none" w:sz="0" w:space="0" w:color="auto"/>
            <w:bottom w:val="none" w:sz="0" w:space="0" w:color="auto"/>
            <w:right w:val="none" w:sz="0" w:space="0" w:color="auto"/>
          </w:divBdr>
        </w:div>
        <w:div w:id="1047218943">
          <w:marLeft w:val="640"/>
          <w:marRight w:val="0"/>
          <w:marTop w:val="0"/>
          <w:marBottom w:val="0"/>
          <w:divBdr>
            <w:top w:val="none" w:sz="0" w:space="0" w:color="auto"/>
            <w:left w:val="none" w:sz="0" w:space="0" w:color="auto"/>
            <w:bottom w:val="none" w:sz="0" w:space="0" w:color="auto"/>
            <w:right w:val="none" w:sz="0" w:space="0" w:color="auto"/>
          </w:divBdr>
        </w:div>
        <w:div w:id="1073891878">
          <w:marLeft w:val="640"/>
          <w:marRight w:val="0"/>
          <w:marTop w:val="0"/>
          <w:marBottom w:val="0"/>
          <w:divBdr>
            <w:top w:val="none" w:sz="0" w:space="0" w:color="auto"/>
            <w:left w:val="none" w:sz="0" w:space="0" w:color="auto"/>
            <w:bottom w:val="none" w:sz="0" w:space="0" w:color="auto"/>
            <w:right w:val="none" w:sz="0" w:space="0" w:color="auto"/>
          </w:divBdr>
        </w:div>
        <w:div w:id="964503382">
          <w:marLeft w:val="640"/>
          <w:marRight w:val="0"/>
          <w:marTop w:val="0"/>
          <w:marBottom w:val="0"/>
          <w:divBdr>
            <w:top w:val="none" w:sz="0" w:space="0" w:color="auto"/>
            <w:left w:val="none" w:sz="0" w:space="0" w:color="auto"/>
            <w:bottom w:val="none" w:sz="0" w:space="0" w:color="auto"/>
            <w:right w:val="none" w:sz="0" w:space="0" w:color="auto"/>
          </w:divBdr>
        </w:div>
        <w:div w:id="660305765">
          <w:marLeft w:val="640"/>
          <w:marRight w:val="0"/>
          <w:marTop w:val="0"/>
          <w:marBottom w:val="0"/>
          <w:divBdr>
            <w:top w:val="none" w:sz="0" w:space="0" w:color="auto"/>
            <w:left w:val="none" w:sz="0" w:space="0" w:color="auto"/>
            <w:bottom w:val="none" w:sz="0" w:space="0" w:color="auto"/>
            <w:right w:val="none" w:sz="0" w:space="0" w:color="auto"/>
          </w:divBdr>
        </w:div>
        <w:div w:id="241067491">
          <w:marLeft w:val="640"/>
          <w:marRight w:val="0"/>
          <w:marTop w:val="0"/>
          <w:marBottom w:val="0"/>
          <w:divBdr>
            <w:top w:val="none" w:sz="0" w:space="0" w:color="auto"/>
            <w:left w:val="none" w:sz="0" w:space="0" w:color="auto"/>
            <w:bottom w:val="none" w:sz="0" w:space="0" w:color="auto"/>
            <w:right w:val="none" w:sz="0" w:space="0" w:color="auto"/>
          </w:divBdr>
        </w:div>
        <w:div w:id="1590428946">
          <w:marLeft w:val="640"/>
          <w:marRight w:val="0"/>
          <w:marTop w:val="0"/>
          <w:marBottom w:val="0"/>
          <w:divBdr>
            <w:top w:val="none" w:sz="0" w:space="0" w:color="auto"/>
            <w:left w:val="none" w:sz="0" w:space="0" w:color="auto"/>
            <w:bottom w:val="none" w:sz="0" w:space="0" w:color="auto"/>
            <w:right w:val="none" w:sz="0" w:space="0" w:color="auto"/>
          </w:divBdr>
        </w:div>
        <w:div w:id="193663521">
          <w:marLeft w:val="640"/>
          <w:marRight w:val="0"/>
          <w:marTop w:val="0"/>
          <w:marBottom w:val="0"/>
          <w:divBdr>
            <w:top w:val="none" w:sz="0" w:space="0" w:color="auto"/>
            <w:left w:val="none" w:sz="0" w:space="0" w:color="auto"/>
            <w:bottom w:val="none" w:sz="0" w:space="0" w:color="auto"/>
            <w:right w:val="none" w:sz="0" w:space="0" w:color="auto"/>
          </w:divBdr>
        </w:div>
      </w:divsChild>
    </w:div>
    <w:div w:id="447358210">
      <w:bodyDiv w:val="1"/>
      <w:marLeft w:val="0"/>
      <w:marRight w:val="0"/>
      <w:marTop w:val="0"/>
      <w:marBottom w:val="0"/>
      <w:divBdr>
        <w:top w:val="none" w:sz="0" w:space="0" w:color="auto"/>
        <w:left w:val="none" w:sz="0" w:space="0" w:color="auto"/>
        <w:bottom w:val="none" w:sz="0" w:space="0" w:color="auto"/>
        <w:right w:val="none" w:sz="0" w:space="0" w:color="auto"/>
      </w:divBdr>
    </w:div>
    <w:div w:id="449011116">
      <w:bodyDiv w:val="1"/>
      <w:marLeft w:val="0"/>
      <w:marRight w:val="0"/>
      <w:marTop w:val="0"/>
      <w:marBottom w:val="0"/>
      <w:divBdr>
        <w:top w:val="none" w:sz="0" w:space="0" w:color="auto"/>
        <w:left w:val="none" w:sz="0" w:space="0" w:color="auto"/>
        <w:bottom w:val="none" w:sz="0" w:space="0" w:color="auto"/>
        <w:right w:val="none" w:sz="0" w:space="0" w:color="auto"/>
      </w:divBdr>
      <w:divsChild>
        <w:div w:id="967972176">
          <w:marLeft w:val="640"/>
          <w:marRight w:val="0"/>
          <w:marTop w:val="0"/>
          <w:marBottom w:val="0"/>
          <w:divBdr>
            <w:top w:val="none" w:sz="0" w:space="0" w:color="auto"/>
            <w:left w:val="none" w:sz="0" w:space="0" w:color="auto"/>
            <w:bottom w:val="none" w:sz="0" w:space="0" w:color="auto"/>
            <w:right w:val="none" w:sz="0" w:space="0" w:color="auto"/>
          </w:divBdr>
        </w:div>
        <w:div w:id="721632427">
          <w:marLeft w:val="640"/>
          <w:marRight w:val="0"/>
          <w:marTop w:val="0"/>
          <w:marBottom w:val="0"/>
          <w:divBdr>
            <w:top w:val="none" w:sz="0" w:space="0" w:color="auto"/>
            <w:left w:val="none" w:sz="0" w:space="0" w:color="auto"/>
            <w:bottom w:val="none" w:sz="0" w:space="0" w:color="auto"/>
            <w:right w:val="none" w:sz="0" w:space="0" w:color="auto"/>
          </w:divBdr>
        </w:div>
        <w:div w:id="205459542">
          <w:marLeft w:val="640"/>
          <w:marRight w:val="0"/>
          <w:marTop w:val="0"/>
          <w:marBottom w:val="0"/>
          <w:divBdr>
            <w:top w:val="none" w:sz="0" w:space="0" w:color="auto"/>
            <w:left w:val="none" w:sz="0" w:space="0" w:color="auto"/>
            <w:bottom w:val="none" w:sz="0" w:space="0" w:color="auto"/>
            <w:right w:val="none" w:sz="0" w:space="0" w:color="auto"/>
          </w:divBdr>
        </w:div>
        <w:div w:id="1218512146">
          <w:marLeft w:val="640"/>
          <w:marRight w:val="0"/>
          <w:marTop w:val="0"/>
          <w:marBottom w:val="0"/>
          <w:divBdr>
            <w:top w:val="none" w:sz="0" w:space="0" w:color="auto"/>
            <w:left w:val="none" w:sz="0" w:space="0" w:color="auto"/>
            <w:bottom w:val="none" w:sz="0" w:space="0" w:color="auto"/>
            <w:right w:val="none" w:sz="0" w:space="0" w:color="auto"/>
          </w:divBdr>
        </w:div>
        <w:div w:id="302463637">
          <w:marLeft w:val="640"/>
          <w:marRight w:val="0"/>
          <w:marTop w:val="0"/>
          <w:marBottom w:val="0"/>
          <w:divBdr>
            <w:top w:val="none" w:sz="0" w:space="0" w:color="auto"/>
            <w:left w:val="none" w:sz="0" w:space="0" w:color="auto"/>
            <w:bottom w:val="none" w:sz="0" w:space="0" w:color="auto"/>
            <w:right w:val="none" w:sz="0" w:space="0" w:color="auto"/>
          </w:divBdr>
        </w:div>
        <w:div w:id="1931965168">
          <w:marLeft w:val="640"/>
          <w:marRight w:val="0"/>
          <w:marTop w:val="0"/>
          <w:marBottom w:val="0"/>
          <w:divBdr>
            <w:top w:val="none" w:sz="0" w:space="0" w:color="auto"/>
            <w:left w:val="none" w:sz="0" w:space="0" w:color="auto"/>
            <w:bottom w:val="none" w:sz="0" w:space="0" w:color="auto"/>
            <w:right w:val="none" w:sz="0" w:space="0" w:color="auto"/>
          </w:divBdr>
        </w:div>
        <w:div w:id="249124220">
          <w:marLeft w:val="640"/>
          <w:marRight w:val="0"/>
          <w:marTop w:val="0"/>
          <w:marBottom w:val="0"/>
          <w:divBdr>
            <w:top w:val="none" w:sz="0" w:space="0" w:color="auto"/>
            <w:left w:val="none" w:sz="0" w:space="0" w:color="auto"/>
            <w:bottom w:val="none" w:sz="0" w:space="0" w:color="auto"/>
            <w:right w:val="none" w:sz="0" w:space="0" w:color="auto"/>
          </w:divBdr>
        </w:div>
        <w:div w:id="640577238">
          <w:marLeft w:val="640"/>
          <w:marRight w:val="0"/>
          <w:marTop w:val="0"/>
          <w:marBottom w:val="0"/>
          <w:divBdr>
            <w:top w:val="none" w:sz="0" w:space="0" w:color="auto"/>
            <w:left w:val="none" w:sz="0" w:space="0" w:color="auto"/>
            <w:bottom w:val="none" w:sz="0" w:space="0" w:color="auto"/>
            <w:right w:val="none" w:sz="0" w:space="0" w:color="auto"/>
          </w:divBdr>
        </w:div>
        <w:div w:id="617877904">
          <w:marLeft w:val="640"/>
          <w:marRight w:val="0"/>
          <w:marTop w:val="0"/>
          <w:marBottom w:val="0"/>
          <w:divBdr>
            <w:top w:val="none" w:sz="0" w:space="0" w:color="auto"/>
            <w:left w:val="none" w:sz="0" w:space="0" w:color="auto"/>
            <w:bottom w:val="none" w:sz="0" w:space="0" w:color="auto"/>
            <w:right w:val="none" w:sz="0" w:space="0" w:color="auto"/>
          </w:divBdr>
        </w:div>
        <w:div w:id="1496334038">
          <w:marLeft w:val="640"/>
          <w:marRight w:val="0"/>
          <w:marTop w:val="0"/>
          <w:marBottom w:val="0"/>
          <w:divBdr>
            <w:top w:val="none" w:sz="0" w:space="0" w:color="auto"/>
            <w:left w:val="none" w:sz="0" w:space="0" w:color="auto"/>
            <w:bottom w:val="none" w:sz="0" w:space="0" w:color="auto"/>
            <w:right w:val="none" w:sz="0" w:space="0" w:color="auto"/>
          </w:divBdr>
        </w:div>
        <w:div w:id="949776002">
          <w:marLeft w:val="640"/>
          <w:marRight w:val="0"/>
          <w:marTop w:val="0"/>
          <w:marBottom w:val="0"/>
          <w:divBdr>
            <w:top w:val="none" w:sz="0" w:space="0" w:color="auto"/>
            <w:left w:val="none" w:sz="0" w:space="0" w:color="auto"/>
            <w:bottom w:val="none" w:sz="0" w:space="0" w:color="auto"/>
            <w:right w:val="none" w:sz="0" w:space="0" w:color="auto"/>
          </w:divBdr>
        </w:div>
        <w:div w:id="705177576">
          <w:marLeft w:val="640"/>
          <w:marRight w:val="0"/>
          <w:marTop w:val="0"/>
          <w:marBottom w:val="0"/>
          <w:divBdr>
            <w:top w:val="none" w:sz="0" w:space="0" w:color="auto"/>
            <w:left w:val="none" w:sz="0" w:space="0" w:color="auto"/>
            <w:bottom w:val="none" w:sz="0" w:space="0" w:color="auto"/>
            <w:right w:val="none" w:sz="0" w:space="0" w:color="auto"/>
          </w:divBdr>
        </w:div>
        <w:div w:id="15431478">
          <w:marLeft w:val="640"/>
          <w:marRight w:val="0"/>
          <w:marTop w:val="0"/>
          <w:marBottom w:val="0"/>
          <w:divBdr>
            <w:top w:val="none" w:sz="0" w:space="0" w:color="auto"/>
            <w:left w:val="none" w:sz="0" w:space="0" w:color="auto"/>
            <w:bottom w:val="none" w:sz="0" w:space="0" w:color="auto"/>
            <w:right w:val="none" w:sz="0" w:space="0" w:color="auto"/>
          </w:divBdr>
        </w:div>
        <w:div w:id="1988780607">
          <w:marLeft w:val="640"/>
          <w:marRight w:val="0"/>
          <w:marTop w:val="0"/>
          <w:marBottom w:val="0"/>
          <w:divBdr>
            <w:top w:val="none" w:sz="0" w:space="0" w:color="auto"/>
            <w:left w:val="none" w:sz="0" w:space="0" w:color="auto"/>
            <w:bottom w:val="none" w:sz="0" w:space="0" w:color="auto"/>
            <w:right w:val="none" w:sz="0" w:space="0" w:color="auto"/>
          </w:divBdr>
        </w:div>
        <w:div w:id="1048527971">
          <w:marLeft w:val="640"/>
          <w:marRight w:val="0"/>
          <w:marTop w:val="0"/>
          <w:marBottom w:val="0"/>
          <w:divBdr>
            <w:top w:val="none" w:sz="0" w:space="0" w:color="auto"/>
            <w:left w:val="none" w:sz="0" w:space="0" w:color="auto"/>
            <w:bottom w:val="none" w:sz="0" w:space="0" w:color="auto"/>
            <w:right w:val="none" w:sz="0" w:space="0" w:color="auto"/>
          </w:divBdr>
        </w:div>
        <w:div w:id="496507374">
          <w:marLeft w:val="640"/>
          <w:marRight w:val="0"/>
          <w:marTop w:val="0"/>
          <w:marBottom w:val="0"/>
          <w:divBdr>
            <w:top w:val="none" w:sz="0" w:space="0" w:color="auto"/>
            <w:left w:val="none" w:sz="0" w:space="0" w:color="auto"/>
            <w:bottom w:val="none" w:sz="0" w:space="0" w:color="auto"/>
            <w:right w:val="none" w:sz="0" w:space="0" w:color="auto"/>
          </w:divBdr>
        </w:div>
        <w:div w:id="1135442870">
          <w:marLeft w:val="640"/>
          <w:marRight w:val="0"/>
          <w:marTop w:val="0"/>
          <w:marBottom w:val="0"/>
          <w:divBdr>
            <w:top w:val="none" w:sz="0" w:space="0" w:color="auto"/>
            <w:left w:val="none" w:sz="0" w:space="0" w:color="auto"/>
            <w:bottom w:val="none" w:sz="0" w:space="0" w:color="auto"/>
            <w:right w:val="none" w:sz="0" w:space="0" w:color="auto"/>
          </w:divBdr>
        </w:div>
        <w:div w:id="744306650">
          <w:marLeft w:val="640"/>
          <w:marRight w:val="0"/>
          <w:marTop w:val="0"/>
          <w:marBottom w:val="0"/>
          <w:divBdr>
            <w:top w:val="none" w:sz="0" w:space="0" w:color="auto"/>
            <w:left w:val="none" w:sz="0" w:space="0" w:color="auto"/>
            <w:bottom w:val="none" w:sz="0" w:space="0" w:color="auto"/>
            <w:right w:val="none" w:sz="0" w:space="0" w:color="auto"/>
          </w:divBdr>
        </w:div>
        <w:div w:id="1206407580">
          <w:marLeft w:val="640"/>
          <w:marRight w:val="0"/>
          <w:marTop w:val="0"/>
          <w:marBottom w:val="0"/>
          <w:divBdr>
            <w:top w:val="none" w:sz="0" w:space="0" w:color="auto"/>
            <w:left w:val="none" w:sz="0" w:space="0" w:color="auto"/>
            <w:bottom w:val="none" w:sz="0" w:space="0" w:color="auto"/>
            <w:right w:val="none" w:sz="0" w:space="0" w:color="auto"/>
          </w:divBdr>
        </w:div>
        <w:div w:id="1852572262">
          <w:marLeft w:val="640"/>
          <w:marRight w:val="0"/>
          <w:marTop w:val="0"/>
          <w:marBottom w:val="0"/>
          <w:divBdr>
            <w:top w:val="none" w:sz="0" w:space="0" w:color="auto"/>
            <w:left w:val="none" w:sz="0" w:space="0" w:color="auto"/>
            <w:bottom w:val="none" w:sz="0" w:space="0" w:color="auto"/>
            <w:right w:val="none" w:sz="0" w:space="0" w:color="auto"/>
          </w:divBdr>
        </w:div>
        <w:div w:id="45761274">
          <w:marLeft w:val="640"/>
          <w:marRight w:val="0"/>
          <w:marTop w:val="0"/>
          <w:marBottom w:val="0"/>
          <w:divBdr>
            <w:top w:val="none" w:sz="0" w:space="0" w:color="auto"/>
            <w:left w:val="none" w:sz="0" w:space="0" w:color="auto"/>
            <w:bottom w:val="none" w:sz="0" w:space="0" w:color="auto"/>
            <w:right w:val="none" w:sz="0" w:space="0" w:color="auto"/>
          </w:divBdr>
        </w:div>
        <w:div w:id="178666997">
          <w:marLeft w:val="640"/>
          <w:marRight w:val="0"/>
          <w:marTop w:val="0"/>
          <w:marBottom w:val="0"/>
          <w:divBdr>
            <w:top w:val="none" w:sz="0" w:space="0" w:color="auto"/>
            <w:left w:val="none" w:sz="0" w:space="0" w:color="auto"/>
            <w:bottom w:val="none" w:sz="0" w:space="0" w:color="auto"/>
            <w:right w:val="none" w:sz="0" w:space="0" w:color="auto"/>
          </w:divBdr>
        </w:div>
        <w:div w:id="2114587083">
          <w:marLeft w:val="640"/>
          <w:marRight w:val="0"/>
          <w:marTop w:val="0"/>
          <w:marBottom w:val="0"/>
          <w:divBdr>
            <w:top w:val="none" w:sz="0" w:space="0" w:color="auto"/>
            <w:left w:val="none" w:sz="0" w:space="0" w:color="auto"/>
            <w:bottom w:val="none" w:sz="0" w:space="0" w:color="auto"/>
            <w:right w:val="none" w:sz="0" w:space="0" w:color="auto"/>
          </w:divBdr>
        </w:div>
        <w:div w:id="935670822">
          <w:marLeft w:val="640"/>
          <w:marRight w:val="0"/>
          <w:marTop w:val="0"/>
          <w:marBottom w:val="0"/>
          <w:divBdr>
            <w:top w:val="none" w:sz="0" w:space="0" w:color="auto"/>
            <w:left w:val="none" w:sz="0" w:space="0" w:color="auto"/>
            <w:bottom w:val="none" w:sz="0" w:space="0" w:color="auto"/>
            <w:right w:val="none" w:sz="0" w:space="0" w:color="auto"/>
          </w:divBdr>
        </w:div>
        <w:div w:id="618337493">
          <w:marLeft w:val="640"/>
          <w:marRight w:val="0"/>
          <w:marTop w:val="0"/>
          <w:marBottom w:val="0"/>
          <w:divBdr>
            <w:top w:val="none" w:sz="0" w:space="0" w:color="auto"/>
            <w:left w:val="none" w:sz="0" w:space="0" w:color="auto"/>
            <w:bottom w:val="none" w:sz="0" w:space="0" w:color="auto"/>
            <w:right w:val="none" w:sz="0" w:space="0" w:color="auto"/>
          </w:divBdr>
        </w:div>
        <w:div w:id="1062484811">
          <w:marLeft w:val="640"/>
          <w:marRight w:val="0"/>
          <w:marTop w:val="0"/>
          <w:marBottom w:val="0"/>
          <w:divBdr>
            <w:top w:val="none" w:sz="0" w:space="0" w:color="auto"/>
            <w:left w:val="none" w:sz="0" w:space="0" w:color="auto"/>
            <w:bottom w:val="none" w:sz="0" w:space="0" w:color="auto"/>
            <w:right w:val="none" w:sz="0" w:space="0" w:color="auto"/>
          </w:divBdr>
        </w:div>
        <w:div w:id="970401749">
          <w:marLeft w:val="640"/>
          <w:marRight w:val="0"/>
          <w:marTop w:val="0"/>
          <w:marBottom w:val="0"/>
          <w:divBdr>
            <w:top w:val="none" w:sz="0" w:space="0" w:color="auto"/>
            <w:left w:val="none" w:sz="0" w:space="0" w:color="auto"/>
            <w:bottom w:val="none" w:sz="0" w:space="0" w:color="auto"/>
            <w:right w:val="none" w:sz="0" w:space="0" w:color="auto"/>
          </w:divBdr>
        </w:div>
        <w:div w:id="502159574">
          <w:marLeft w:val="640"/>
          <w:marRight w:val="0"/>
          <w:marTop w:val="0"/>
          <w:marBottom w:val="0"/>
          <w:divBdr>
            <w:top w:val="none" w:sz="0" w:space="0" w:color="auto"/>
            <w:left w:val="none" w:sz="0" w:space="0" w:color="auto"/>
            <w:bottom w:val="none" w:sz="0" w:space="0" w:color="auto"/>
            <w:right w:val="none" w:sz="0" w:space="0" w:color="auto"/>
          </w:divBdr>
        </w:div>
        <w:div w:id="821237578">
          <w:marLeft w:val="640"/>
          <w:marRight w:val="0"/>
          <w:marTop w:val="0"/>
          <w:marBottom w:val="0"/>
          <w:divBdr>
            <w:top w:val="none" w:sz="0" w:space="0" w:color="auto"/>
            <w:left w:val="none" w:sz="0" w:space="0" w:color="auto"/>
            <w:bottom w:val="none" w:sz="0" w:space="0" w:color="auto"/>
            <w:right w:val="none" w:sz="0" w:space="0" w:color="auto"/>
          </w:divBdr>
        </w:div>
        <w:div w:id="2066827149">
          <w:marLeft w:val="640"/>
          <w:marRight w:val="0"/>
          <w:marTop w:val="0"/>
          <w:marBottom w:val="0"/>
          <w:divBdr>
            <w:top w:val="none" w:sz="0" w:space="0" w:color="auto"/>
            <w:left w:val="none" w:sz="0" w:space="0" w:color="auto"/>
            <w:bottom w:val="none" w:sz="0" w:space="0" w:color="auto"/>
            <w:right w:val="none" w:sz="0" w:space="0" w:color="auto"/>
          </w:divBdr>
        </w:div>
        <w:div w:id="49617294">
          <w:marLeft w:val="640"/>
          <w:marRight w:val="0"/>
          <w:marTop w:val="0"/>
          <w:marBottom w:val="0"/>
          <w:divBdr>
            <w:top w:val="none" w:sz="0" w:space="0" w:color="auto"/>
            <w:left w:val="none" w:sz="0" w:space="0" w:color="auto"/>
            <w:bottom w:val="none" w:sz="0" w:space="0" w:color="auto"/>
            <w:right w:val="none" w:sz="0" w:space="0" w:color="auto"/>
          </w:divBdr>
        </w:div>
        <w:div w:id="1511799239">
          <w:marLeft w:val="640"/>
          <w:marRight w:val="0"/>
          <w:marTop w:val="0"/>
          <w:marBottom w:val="0"/>
          <w:divBdr>
            <w:top w:val="none" w:sz="0" w:space="0" w:color="auto"/>
            <w:left w:val="none" w:sz="0" w:space="0" w:color="auto"/>
            <w:bottom w:val="none" w:sz="0" w:space="0" w:color="auto"/>
            <w:right w:val="none" w:sz="0" w:space="0" w:color="auto"/>
          </w:divBdr>
        </w:div>
        <w:div w:id="329677192">
          <w:marLeft w:val="640"/>
          <w:marRight w:val="0"/>
          <w:marTop w:val="0"/>
          <w:marBottom w:val="0"/>
          <w:divBdr>
            <w:top w:val="none" w:sz="0" w:space="0" w:color="auto"/>
            <w:left w:val="none" w:sz="0" w:space="0" w:color="auto"/>
            <w:bottom w:val="none" w:sz="0" w:space="0" w:color="auto"/>
            <w:right w:val="none" w:sz="0" w:space="0" w:color="auto"/>
          </w:divBdr>
        </w:div>
        <w:div w:id="6713838">
          <w:marLeft w:val="640"/>
          <w:marRight w:val="0"/>
          <w:marTop w:val="0"/>
          <w:marBottom w:val="0"/>
          <w:divBdr>
            <w:top w:val="none" w:sz="0" w:space="0" w:color="auto"/>
            <w:left w:val="none" w:sz="0" w:space="0" w:color="auto"/>
            <w:bottom w:val="none" w:sz="0" w:space="0" w:color="auto"/>
            <w:right w:val="none" w:sz="0" w:space="0" w:color="auto"/>
          </w:divBdr>
        </w:div>
        <w:div w:id="1663462600">
          <w:marLeft w:val="640"/>
          <w:marRight w:val="0"/>
          <w:marTop w:val="0"/>
          <w:marBottom w:val="0"/>
          <w:divBdr>
            <w:top w:val="none" w:sz="0" w:space="0" w:color="auto"/>
            <w:left w:val="none" w:sz="0" w:space="0" w:color="auto"/>
            <w:bottom w:val="none" w:sz="0" w:space="0" w:color="auto"/>
            <w:right w:val="none" w:sz="0" w:space="0" w:color="auto"/>
          </w:divBdr>
        </w:div>
        <w:div w:id="1297830544">
          <w:marLeft w:val="640"/>
          <w:marRight w:val="0"/>
          <w:marTop w:val="0"/>
          <w:marBottom w:val="0"/>
          <w:divBdr>
            <w:top w:val="none" w:sz="0" w:space="0" w:color="auto"/>
            <w:left w:val="none" w:sz="0" w:space="0" w:color="auto"/>
            <w:bottom w:val="none" w:sz="0" w:space="0" w:color="auto"/>
            <w:right w:val="none" w:sz="0" w:space="0" w:color="auto"/>
          </w:divBdr>
        </w:div>
        <w:div w:id="82922283">
          <w:marLeft w:val="640"/>
          <w:marRight w:val="0"/>
          <w:marTop w:val="0"/>
          <w:marBottom w:val="0"/>
          <w:divBdr>
            <w:top w:val="none" w:sz="0" w:space="0" w:color="auto"/>
            <w:left w:val="none" w:sz="0" w:space="0" w:color="auto"/>
            <w:bottom w:val="none" w:sz="0" w:space="0" w:color="auto"/>
            <w:right w:val="none" w:sz="0" w:space="0" w:color="auto"/>
          </w:divBdr>
        </w:div>
        <w:div w:id="1277566882">
          <w:marLeft w:val="640"/>
          <w:marRight w:val="0"/>
          <w:marTop w:val="0"/>
          <w:marBottom w:val="0"/>
          <w:divBdr>
            <w:top w:val="none" w:sz="0" w:space="0" w:color="auto"/>
            <w:left w:val="none" w:sz="0" w:space="0" w:color="auto"/>
            <w:bottom w:val="none" w:sz="0" w:space="0" w:color="auto"/>
            <w:right w:val="none" w:sz="0" w:space="0" w:color="auto"/>
          </w:divBdr>
        </w:div>
        <w:div w:id="588195614">
          <w:marLeft w:val="640"/>
          <w:marRight w:val="0"/>
          <w:marTop w:val="0"/>
          <w:marBottom w:val="0"/>
          <w:divBdr>
            <w:top w:val="none" w:sz="0" w:space="0" w:color="auto"/>
            <w:left w:val="none" w:sz="0" w:space="0" w:color="auto"/>
            <w:bottom w:val="none" w:sz="0" w:space="0" w:color="auto"/>
            <w:right w:val="none" w:sz="0" w:space="0" w:color="auto"/>
          </w:divBdr>
        </w:div>
        <w:div w:id="793214745">
          <w:marLeft w:val="640"/>
          <w:marRight w:val="0"/>
          <w:marTop w:val="0"/>
          <w:marBottom w:val="0"/>
          <w:divBdr>
            <w:top w:val="none" w:sz="0" w:space="0" w:color="auto"/>
            <w:left w:val="none" w:sz="0" w:space="0" w:color="auto"/>
            <w:bottom w:val="none" w:sz="0" w:space="0" w:color="auto"/>
            <w:right w:val="none" w:sz="0" w:space="0" w:color="auto"/>
          </w:divBdr>
        </w:div>
        <w:div w:id="128132570">
          <w:marLeft w:val="640"/>
          <w:marRight w:val="0"/>
          <w:marTop w:val="0"/>
          <w:marBottom w:val="0"/>
          <w:divBdr>
            <w:top w:val="none" w:sz="0" w:space="0" w:color="auto"/>
            <w:left w:val="none" w:sz="0" w:space="0" w:color="auto"/>
            <w:bottom w:val="none" w:sz="0" w:space="0" w:color="auto"/>
            <w:right w:val="none" w:sz="0" w:space="0" w:color="auto"/>
          </w:divBdr>
        </w:div>
        <w:div w:id="1056054724">
          <w:marLeft w:val="640"/>
          <w:marRight w:val="0"/>
          <w:marTop w:val="0"/>
          <w:marBottom w:val="0"/>
          <w:divBdr>
            <w:top w:val="none" w:sz="0" w:space="0" w:color="auto"/>
            <w:left w:val="none" w:sz="0" w:space="0" w:color="auto"/>
            <w:bottom w:val="none" w:sz="0" w:space="0" w:color="auto"/>
            <w:right w:val="none" w:sz="0" w:space="0" w:color="auto"/>
          </w:divBdr>
        </w:div>
        <w:div w:id="1716543075">
          <w:marLeft w:val="640"/>
          <w:marRight w:val="0"/>
          <w:marTop w:val="0"/>
          <w:marBottom w:val="0"/>
          <w:divBdr>
            <w:top w:val="none" w:sz="0" w:space="0" w:color="auto"/>
            <w:left w:val="none" w:sz="0" w:space="0" w:color="auto"/>
            <w:bottom w:val="none" w:sz="0" w:space="0" w:color="auto"/>
            <w:right w:val="none" w:sz="0" w:space="0" w:color="auto"/>
          </w:divBdr>
        </w:div>
        <w:div w:id="293096017">
          <w:marLeft w:val="640"/>
          <w:marRight w:val="0"/>
          <w:marTop w:val="0"/>
          <w:marBottom w:val="0"/>
          <w:divBdr>
            <w:top w:val="none" w:sz="0" w:space="0" w:color="auto"/>
            <w:left w:val="none" w:sz="0" w:space="0" w:color="auto"/>
            <w:bottom w:val="none" w:sz="0" w:space="0" w:color="auto"/>
            <w:right w:val="none" w:sz="0" w:space="0" w:color="auto"/>
          </w:divBdr>
        </w:div>
      </w:divsChild>
    </w:div>
    <w:div w:id="450705096">
      <w:bodyDiv w:val="1"/>
      <w:marLeft w:val="0"/>
      <w:marRight w:val="0"/>
      <w:marTop w:val="0"/>
      <w:marBottom w:val="0"/>
      <w:divBdr>
        <w:top w:val="none" w:sz="0" w:space="0" w:color="auto"/>
        <w:left w:val="none" w:sz="0" w:space="0" w:color="auto"/>
        <w:bottom w:val="none" w:sz="0" w:space="0" w:color="auto"/>
        <w:right w:val="none" w:sz="0" w:space="0" w:color="auto"/>
      </w:divBdr>
      <w:divsChild>
        <w:div w:id="2061711241">
          <w:marLeft w:val="640"/>
          <w:marRight w:val="0"/>
          <w:marTop w:val="0"/>
          <w:marBottom w:val="0"/>
          <w:divBdr>
            <w:top w:val="none" w:sz="0" w:space="0" w:color="auto"/>
            <w:left w:val="none" w:sz="0" w:space="0" w:color="auto"/>
            <w:bottom w:val="none" w:sz="0" w:space="0" w:color="auto"/>
            <w:right w:val="none" w:sz="0" w:space="0" w:color="auto"/>
          </w:divBdr>
        </w:div>
        <w:div w:id="445318357">
          <w:marLeft w:val="640"/>
          <w:marRight w:val="0"/>
          <w:marTop w:val="0"/>
          <w:marBottom w:val="0"/>
          <w:divBdr>
            <w:top w:val="none" w:sz="0" w:space="0" w:color="auto"/>
            <w:left w:val="none" w:sz="0" w:space="0" w:color="auto"/>
            <w:bottom w:val="none" w:sz="0" w:space="0" w:color="auto"/>
            <w:right w:val="none" w:sz="0" w:space="0" w:color="auto"/>
          </w:divBdr>
        </w:div>
        <w:div w:id="1819377095">
          <w:marLeft w:val="640"/>
          <w:marRight w:val="0"/>
          <w:marTop w:val="0"/>
          <w:marBottom w:val="0"/>
          <w:divBdr>
            <w:top w:val="none" w:sz="0" w:space="0" w:color="auto"/>
            <w:left w:val="none" w:sz="0" w:space="0" w:color="auto"/>
            <w:bottom w:val="none" w:sz="0" w:space="0" w:color="auto"/>
            <w:right w:val="none" w:sz="0" w:space="0" w:color="auto"/>
          </w:divBdr>
        </w:div>
        <w:div w:id="1543252953">
          <w:marLeft w:val="640"/>
          <w:marRight w:val="0"/>
          <w:marTop w:val="0"/>
          <w:marBottom w:val="0"/>
          <w:divBdr>
            <w:top w:val="none" w:sz="0" w:space="0" w:color="auto"/>
            <w:left w:val="none" w:sz="0" w:space="0" w:color="auto"/>
            <w:bottom w:val="none" w:sz="0" w:space="0" w:color="auto"/>
            <w:right w:val="none" w:sz="0" w:space="0" w:color="auto"/>
          </w:divBdr>
        </w:div>
        <w:div w:id="717315721">
          <w:marLeft w:val="640"/>
          <w:marRight w:val="0"/>
          <w:marTop w:val="0"/>
          <w:marBottom w:val="0"/>
          <w:divBdr>
            <w:top w:val="none" w:sz="0" w:space="0" w:color="auto"/>
            <w:left w:val="none" w:sz="0" w:space="0" w:color="auto"/>
            <w:bottom w:val="none" w:sz="0" w:space="0" w:color="auto"/>
            <w:right w:val="none" w:sz="0" w:space="0" w:color="auto"/>
          </w:divBdr>
        </w:div>
        <w:div w:id="1112437960">
          <w:marLeft w:val="640"/>
          <w:marRight w:val="0"/>
          <w:marTop w:val="0"/>
          <w:marBottom w:val="0"/>
          <w:divBdr>
            <w:top w:val="none" w:sz="0" w:space="0" w:color="auto"/>
            <w:left w:val="none" w:sz="0" w:space="0" w:color="auto"/>
            <w:bottom w:val="none" w:sz="0" w:space="0" w:color="auto"/>
            <w:right w:val="none" w:sz="0" w:space="0" w:color="auto"/>
          </w:divBdr>
        </w:div>
        <w:div w:id="1137793464">
          <w:marLeft w:val="640"/>
          <w:marRight w:val="0"/>
          <w:marTop w:val="0"/>
          <w:marBottom w:val="0"/>
          <w:divBdr>
            <w:top w:val="none" w:sz="0" w:space="0" w:color="auto"/>
            <w:left w:val="none" w:sz="0" w:space="0" w:color="auto"/>
            <w:bottom w:val="none" w:sz="0" w:space="0" w:color="auto"/>
            <w:right w:val="none" w:sz="0" w:space="0" w:color="auto"/>
          </w:divBdr>
        </w:div>
        <w:div w:id="482745238">
          <w:marLeft w:val="640"/>
          <w:marRight w:val="0"/>
          <w:marTop w:val="0"/>
          <w:marBottom w:val="0"/>
          <w:divBdr>
            <w:top w:val="none" w:sz="0" w:space="0" w:color="auto"/>
            <w:left w:val="none" w:sz="0" w:space="0" w:color="auto"/>
            <w:bottom w:val="none" w:sz="0" w:space="0" w:color="auto"/>
            <w:right w:val="none" w:sz="0" w:space="0" w:color="auto"/>
          </w:divBdr>
        </w:div>
        <w:div w:id="1810324841">
          <w:marLeft w:val="640"/>
          <w:marRight w:val="0"/>
          <w:marTop w:val="0"/>
          <w:marBottom w:val="0"/>
          <w:divBdr>
            <w:top w:val="none" w:sz="0" w:space="0" w:color="auto"/>
            <w:left w:val="none" w:sz="0" w:space="0" w:color="auto"/>
            <w:bottom w:val="none" w:sz="0" w:space="0" w:color="auto"/>
            <w:right w:val="none" w:sz="0" w:space="0" w:color="auto"/>
          </w:divBdr>
        </w:div>
        <w:div w:id="918826614">
          <w:marLeft w:val="640"/>
          <w:marRight w:val="0"/>
          <w:marTop w:val="0"/>
          <w:marBottom w:val="0"/>
          <w:divBdr>
            <w:top w:val="none" w:sz="0" w:space="0" w:color="auto"/>
            <w:left w:val="none" w:sz="0" w:space="0" w:color="auto"/>
            <w:bottom w:val="none" w:sz="0" w:space="0" w:color="auto"/>
            <w:right w:val="none" w:sz="0" w:space="0" w:color="auto"/>
          </w:divBdr>
        </w:div>
        <w:div w:id="199904806">
          <w:marLeft w:val="640"/>
          <w:marRight w:val="0"/>
          <w:marTop w:val="0"/>
          <w:marBottom w:val="0"/>
          <w:divBdr>
            <w:top w:val="none" w:sz="0" w:space="0" w:color="auto"/>
            <w:left w:val="none" w:sz="0" w:space="0" w:color="auto"/>
            <w:bottom w:val="none" w:sz="0" w:space="0" w:color="auto"/>
            <w:right w:val="none" w:sz="0" w:space="0" w:color="auto"/>
          </w:divBdr>
        </w:div>
        <w:div w:id="425536334">
          <w:marLeft w:val="640"/>
          <w:marRight w:val="0"/>
          <w:marTop w:val="0"/>
          <w:marBottom w:val="0"/>
          <w:divBdr>
            <w:top w:val="none" w:sz="0" w:space="0" w:color="auto"/>
            <w:left w:val="none" w:sz="0" w:space="0" w:color="auto"/>
            <w:bottom w:val="none" w:sz="0" w:space="0" w:color="auto"/>
            <w:right w:val="none" w:sz="0" w:space="0" w:color="auto"/>
          </w:divBdr>
        </w:div>
        <w:div w:id="1955670519">
          <w:marLeft w:val="640"/>
          <w:marRight w:val="0"/>
          <w:marTop w:val="0"/>
          <w:marBottom w:val="0"/>
          <w:divBdr>
            <w:top w:val="none" w:sz="0" w:space="0" w:color="auto"/>
            <w:left w:val="none" w:sz="0" w:space="0" w:color="auto"/>
            <w:bottom w:val="none" w:sz="0" w:space="0" w:color="auto"/>
            <w:right w:val="none" w:sz="0" w:space="0" w:color="auto"/>
          </w:divBdr>
        </w:div>
        <w:div w:id="223563136">
          <w:marLeft w:val="640"/>
          <w:marRight w:val="0"/>
          <w:marTop w:val="0"/>
          <w:marBottom w:val="0"/>
          <w:divBdr>
            <w:top w:val="none" w:sz="0" w:space="0" w:color="auto"/>
            <w:left w:val="none" w:sz="0" w:space="0" w:color="auto"/>
            <w:bottom w:val="none" w:sz="0" w:space="0" w:color="auto"/>
            <w:right w:val="none" w:sz="0" w:space="0" w:color="auto"/>
          </w:divBdr>
        </w:div>
        <w:div w:id="1173179304">
          <w:marLeft w:val="640"/>
          <w:marRight w:val="0"/>
          <w:marTop w:val="0"/>
          <w:marBottom w:val="0"/>
          <w:divBdr>
            <w:top w:val="none" w:sz="0" w:space="0" w:color="auto"/>
            <w:left w:val="none" w:sz="0" w:space="0" w:color="auto"/>
            <w:bottom w:val="none" w:sz="0" w:space="0" w:color="auto"/>
            <w:right w:val="none" w:sz="0" w:space="0" w:color="auto"/>
          </w:divBdr>
        </w:div>
        <w:div w:id="353920013">
          <w:marLeft w:val="640"/>
          <w:marRight w:val="0"/>
          <w:marTop w:val="0"/>
          <w:marBottom w:val="0"/>
          <w:divBdr>
            <w:top w:val="none" w:sz="0" w:space="0" w:color="auto"/>
            <w:left w:val="none" w:sz="0" w:space="0" w:color="auto"/>
            <w:bottom w:val="none" w:sz="0" w:space="0" w:color="auto"/>
            <w:right w:val="none" w:sz="0" w:space="0" w:color="auto"/>
          </w:divBdr>
        </w:div>
        <w:div w:id="2142308691">
          <w:marLeft w:val="640"/>
          <w:marRight w:val="0"/>
          <w:marTop w:val="0"/>
          <w:marBottom w:val="0"/>
          <w:divBdr>
            <w:top w:val="none" w:sz="0" w:space="0" w:color="auto"/>
            <w:left w:val="none" w:sz="0" w:space="0" w:color="auto"/>
            <w:bottom w:val="none" w:sz="0" w:space="0" w:color="auto"/>
            <w:right w:val="none" w:sz="0" w:space="0" w:color="auto"/>
          </w:divBdr>
        </w:div>
        <w:div w:id="1256479437">
          <w:marLeft w:val="640"/>
          <w:marRight w:val="0"/>
          <w:marTop w:val="0"/>
          <w:marBottom w:val="0"/>
          <w:divBdr>
            <w:top w:val="none" w:sz="0" w:space="0" w:color="auto"/>
            <w:left w:val="none" w:sz="0" w:space="0" w:color="auto"/>
            <w:bottom w:val="none" w:sz="0" w:space="0" w:color="auto"/>
            <w:right w:val="none" w:sz="0" w:space="0" w:color="auto"/>
          </w:divBdr>
        </w:div>
        <w:div w:id="205603450">
          <w:marLeft w:val="640"/>
          <w:marRight w:val="0"/>
          <w:marTop w:val="0"/>
          <w:marBottom w:val="0"/>
          <w:divBdr>
            <w:top w:val="none" w:sz="0" w:space="0" w:color="auto"/>
            <w:left w:val="none" w:sz="0" w:space="0" w:color="auto"/>
            <w:bottom w:val="none" w:sz="0" w:space="0" w:color="auto"/>
            <w:right w:val="none" w:sz="0" w:space="0" w:color="auto"/>
          </w:divBdr>
        </w:div>
        <w:div w:id="1792632185">
          <w:marLeft w:val="640"/>
          <w:marRight w:val="0"/>
          <w:marTop w:val="0"/>
          <w:marBottom w:val="0"/>
          <w:divBdr>
            <w:top w:val="none" w:sz="0" w:space="0" w:color="auto"/>
            <w:left w:val="none" w:sz="0" w:space="0" w:color="auto"/>
            <w:bottom w:val="none" w:sz="0" w:space="0" w:color="auto"/>
            <w:right w:val="none" w:sz="0" w:space="0" w:color="auto"/>
          </w:divBdr>
        </w:div>
        <w:div w:id="1773551882">
          <w:marLeft w:val="640"/>
          <w:marRight w:val="0"/>
          <w:marTop w:val="0"/>
          <w:marBottom w:val="0"/>
          <w:divBdr>
            <w:top w:val="none" w:sz="0" w:space="0" w:color="auto"/>
            <w:left w:val="none" w:sz="0" w:space="0" w:color="auto"/>
            <w:bottom w:val="none" w:sz="0" w:space="0" w:color="auto"/>
            <w:right w:val="none" w:sz="0" w:space="0" w:color="auto"/>
          </w:divBdr>
        </w:div>
        <w:div w:id="972177533">
          <w:marLeft w:val="640"/>
          <w:marRight w:val="0"/>
          <w:marTop w:val="0"/>
          <w:marBottom w:val="0"/>
          <w:divBdr>
            <w:top w:val="none" w:sz="0" w:space="0" w:color="auto"/>
            <w:left w:val="none" w:sz="0" w:space="0" w:color="auto"/>
            <w:bottom w:val="none" w:sz="0" w:space="0" w:color="auto"/>
            <w:right w:val="none" w:sz="0" w:space="0" w:color="auto"/>
          </w:divBdr>
        </w:div>
        <w:div w:id="60521804">
          <w:marLeft w:val="640"/>
          <w:marRight w:val="0"/>
          <w:marTop w:val="0"/>
          <w:marBottom w:val="0"/>
          <w:divBdr>
            <w:top w:val="none" w:sz="0" w:space="0" w:color="auto"/>
            <w:left w:val="none" w:sz="0" w:space="0" w:color="auto"/>
            <w:bottom w:val="none" w:sz="0" w:space="0" w:color="auto"/>
            <w:right w:val="none" w:sz="0" w:space="0" w:color="auto"/>
          </w:divBdr>
        </w:div>
        <w:div w:id="1887250929">
          <w:marLeft w:val="640"/>
          <w:marRight w:val="0"/>
          <w:marTop w:val="0"/>
          <w:marBottom w:val="0"/>
          <w:divBdr>
            <w:top w:val="none" w:sz="0" w:space="0" w:color="auto"/>
            <w:left w:val="none" w:sz="0" w:space="0" w:color="auto"/>
            <w:bottom w:val="none" w:sz="0" w:space="0" w:color="auto"/>
            <w:right w:val="none" w:sz="0" w:space="0" w:color="auto"/>
          </w:divBdr>
        </w:div>
        <w:div w:id="507867087">
          <w:marLeft w:val="640"/>
          <w:marRight w:val="0"/>
          <w:marTop w:val="0"/>
          <w:marBottom w:val="0"/>
          <w:divBdr>
            <w:top w:val="none" w:sz="0" w:space="0" w:color="auto"/>
            <w:left w:val="none" w:sz="0" w:space="0" w:color="auto"/>
            <w:bottom w:val="none" w:sz="0" w:space="0" w:color="auto"/>
            <w:right w:val="none" w:sz="0" w:space="0" w:color="auto"/>
          </w:divBdr>
        </w:div>
        <w:div w:id="2031179837">
          <w:marLeft w:val="640"/>
          <w:marRight w:val="0"/>
          <w:marTop w:val="0"/>
          <w:marBottom w:val="0"/>
          <w:divBdr>
            <w:top w:val="none" w:sz="0" w:space="0" w:color="auto"/>
            <w:left w:val="none" w:sz="0" w:space="0" w:color="auto"/>
            <w:bottom w:val="none" w:sz="0" w:space="0" w:color="auto"/>
            <w:right w:val="none" w:sz="0" w:space="0" w:color="auto"/>
          </w:divBdr>
        </w:div>
        <w:div w:id="1187602317">
          <w:marLeft w:val="640"/>
          <w:marRight w:val="0"/>
          <w:marTop w:val="0"/>
          <w:marBottom w:val="0"/>
          <w:divBdr>
            <w:top w:val="none" w:sz="0" w:space="0" w:color="auto"/>
            <w:left w:val="none" w:sz="0" w:space="0" w:color="auto"/>
            <w:bottom w:val="none" w:sz="0" w:space="0" w:color="auto"/>
            <w:right w:val="none" w:sz="0" w:space="0" w:color="auto"/>
          </w:divBdr>
        </w:div>
        <w:div w:id="1108742887">
          <w:marLeft w:val="640"/>
          <w:marRight w:val="0"/>
          <w:marTop w:val="0"/>
          <w:marBottom w:val="0"/>
          <w:divBdr>
            <w:top w:val="none" w:sz="0" w:space="0" w:color="auto"/>
            <w:left w:val="none" w:sz="0" w:space="0" w:color="auto"/>
            <w:bottom w:val="none" w:sz="0" w:space="0" w:color="auto"/>
            <w:right w:val="none" w:sz="0" w:space="0" w:color="auto"/>
          </w:divBdr>
        </w:div>
        <w:div w:id="1061099330">
          <w:marLeft w:val="640"/>
          <w:marRight w:val="0"/>
          <w:marTop w:val="0"/>
          <w:marBottom w:val="0"/>
          <w:divBdr>
            <w:top w:val="none" w:sz="0" w:space="0" w:color="auto"/>
            <w:left w:val="none" w:sz="0" w:space="0" w:color="auto"/>
            <w:bottom w:val="none" w:sz="0" w:space="0" w:color="auto"/>
            <w:right w:val="none" w:sz="0" w:space="0" w:color="auto"/>
          </w:divBdr>
        </w:div>
        <w:div w:id="1299531257">
          <w:marLeft w:val="640"/>
          <w:marRight w:val="0"/>
          <w:marTop w:val="0"/>
          <w:marBottom w:val="0"/>
          <w:divBdr>
            <w:top w:val="none" w:sz="0" w:space="0" w:color="auto"/>
            <w:left w:val="none" w:sz="0" w:space="0" w:color="auto"/>
            <w:bottom w:val="none" w:sz="0" w:space="0" w:color="auto"/>
            <w:right w:val="none" w:sz="0" w:space="0" w:color="auto"/>
          </w:divBdr>
        </w:div>
        <w:div w:id="1929464096">
          <w:marLeft w:val="640"/>
          <w:marRight w:val="0"/>
          <w:marTop w:val="0"/>
          <w:marBottom w:val="0"/>
          <w:divBdr>
            <w:top w:val="none" w:sz="0" w:space="0" w:color="auto"/>
            <w:left w:val="none" w:sz="0" w:space="0" w:color="auto"/>
            <w:bottom w:val="none" w:sz="0" w:space="0" w:color="auto"/>
            <w:right w:val="none" w:sz="0" w:space="0" w:color="auto"/>
          </w:divBdr>
        </w:div>
        <w:div w:id="11693138">
          <w:marLeft w:val="640"/>
          <w:marRight w:val="0"/>
          <w:marTop w:val="0"/>
          <w:marBottom w:val="0"/>
          <w:divBdr>
            <w:top w:val="none" w:sz="0" w:space="0" w:color="auto"/>
            <w:left w:val="none" w:sz="0" w:space="0" w:color="auto"/>
            <w:bottom w:val="none" w:sz="0" w:space="0" w:color="auto"/>
            <w:right w:val="none" w:sz="0" w:space="0" w:color="auto"/>
          </w:divBdr>
        </w:div>
        <w:div w:id="798769020">
          <w:marLeft w:val="640"/>
          <w:marRight w:val="0"/>
          <w:marTop w:val="0"/>
          <w:marBottom w:val="0"/>
          <w:divBdr>
            <w:top w:val="none" w:sz="0" w:space="0" w:color="auto"/>
            <w:left w:val="none" w:sz="0" w:space="0" w:color="auto"/>
            <w:bottom w:val="none" w:sz="0" w:space="0" w:color="auto"/>
            <w:right w:val="none" w:sz="0" w:space="0" w:color="auto"/>
          </w:divBdr>
        </w:div>
        <w:div w:id="465897350">
          <w:marLeft w:val="640"/>
          <w:marRight w:val="0"/>
          <w:marTop w:val="0"/>
          <w:marBottom w:val="0"/>
          <w:divBdr>
            <w:top w:val="none" w:sz="0" w:space="0" w:color="auto"/>
            <w:left w:val="none" w:sz="0" w:space="0" w:color="auto"/>
            <w:bottom w:val="none" w:sz="0" w:space="0" w:color="auto"/>
            <w:right w:val="none" w:sz="0" w:space="0" w:color="auto"/>
          </w:divBdr>
        </w:div>
        <w:div w:id="633104127">
          <w:marLeft w:val="640"/>
          <w:marRight w:val="0"/>
          <w:marTop w:val="0"/>
          <w:marBottom w:val="0"/>
          <w:divBdr>
            <w:top w:val="none" w:sz="0" w:space="0" w:color="auto"/>
            <w:left w:val="none" w:sz="0" w:space="0" w:color="auto"/>
            <w:bottom w:val="none" w:sz="0" w:space="0" w:color="auto"/>
            <w:right w:val="none" w:sz="0" w:space="0" w:color="auto"/>
          </w:divBdr>
        </w:div>
        <w:div w:id="1678651795">
          <w:marLeft w:val="640"/>
          <w:marRight w:val="0"/>
          <w:marTop w:val="0"/>
          <w:marBottom w:val="0"/>
          <w:divBdr>
            <w:top w:val="none" w:sz="0" w:space="0" w:color="auto"/>
            <w:left w:val="none" w:sz="0" w:space="0" w:color="auto"/>
            <w:bottom w:val="none" w:sz="0" w:space="0" w:color="auto"/>
            <w:right w:val="none" w:sz="0" w:space="0" w:color="auto"/>
          </w:divBdr>
        </w:div>
        <w:div w:id="2005469590">
          <w:marLeft w:val="640"/>
          <w:marRight w:val="0"/>
          <w:marTop w:val="0"/>
          <w:marBottom w:val="0"/>
          <w:divBdr>
            <w:top w:val="none" w:sz="0" w:space="0" w:color="auto"/>
            <w:left w:val="none" w:sz="0" w:space="0" w:color="auto"/>
            <w:bottom w:val="none" w:sz="0" w:space="0" w:color="auto"/>
            <w:right w:val="none" w:sz="0" w:space="0" w:color="auto"/>
          </w:divBdr>
        </w:div>
        <w:div w:id="1155075806">
          <w:marLeft w:val="640"/>
          <w:marRight w:val="0"/>
          <w:marTop w:val="0"/>
          <w:marBottom w:val="0"/>
          <w:divBdr>
            <w:top w:val="none" w:sz="0" w:space="0" w:color="auto"/>
            <w:left w:val="none" w:sz="0" w:space="0" w:color="auto"/>
            <w:bottom w:val="none" w:sz="0" w:space="0" w:color="auto"/>
            <w:right w:val="none" w:sz="0" w:space="0" w:color="auto"/>
          </w:divBdr>
        </w:div>
        <w:div w:id="1741125726">
          <w:marLeft w:val="640"/>
          <w:marRight w:val="0"/>
          <w:marTop w:val="0"/>
          <w:marBottom w:val="0"/>
          <w:divBdr>
            <w:top w:val="none" w:sz="0" w:space="0" w:color="auto"/>
            <w:left w:val="none" w:sz="0" w:space="0" w:color="auto"/>
            <w:bottom w:val="none" w:sz="0" w:space="0" w:color="auto"/>
            <w:right w:val="none" w:sz="0" w:space="0" w:color="auto"/>
          </w:divBdr>
        </w:div>
        <w:div w:id="1787503251">
          <w:marLeft w:val="640"/>
          <w:marRight w:val="0"/>
          <w:marTop w:val="0"/>
          <w:marBottom w:val="0"/>
          <w:divBdr>
            <w:top w:val="none" w:sz="0" w:space="0" w:color="auto"/>
            <w:left w:val="none" w:sz="0" w:space="0" w:color="auto"/>
            <w:bottom w:val="none" w:sz="0" w:space="0" w:color="auto"/>
            <w:right w:val="none" w:sz="0" w:space="0" w:color="auto"/>
          </w:divBdr>
        </w:div>
        <w:div w:id="1644773759">
          <w:marLeft w:val="640"/>
          <w:marRight w:val="0"/>
          <w:marTop w:val="0"/>
          <w:marBottom w:val="0"/>
          <w:divBdr>
            <w:top w:val="none" w:sz="0" w:space="0" w:color="auto"/>
            <w:left w:val="none" w:sz="0" w:space="0" w:color="auto"/>
            <w:bottom w:val="none" w:sz="0" w:space="0" w:color="auto"/>
            <w:right w:val="none" w:sz="0" w:space="0" w:color="auto"/>
          </w:divBdr>
        </w:div>
        <w:div w:id="1296791548">
          <w:marLeft w:val="640"/>
          <w:marRight w:val="0"/>
          <w:marTop w:val="0"/>
          <w:marBottom w:val="0"/>
          <w:divBdr>
            <w:top w:val="none" w:sz="0" w:space="0" w:color="auto"/>
            <w:left w:val="none" w:sz="0" w:space="0" w:color="auto"/>
            <w:bottom w:val="none" w:sz="0" w:space="0" w:color="auto"/>
            <w:right w:val="none" w:sz="0" w:space="0" w:color="auto"/>
          </w:divBdr>
        </w:div>
      </w:divsChild>
    </w:div>
    <w:div w:id="452598767">
      <w:bodyDiv w:val="1"/>
      <w:marLeft w:val="0"/>
      <w:marRight w:val="0"/>
      <w:marTop w:val="0"/>
      <w:marBottom w:val="0"/>
      <w:divBdr>
        <w:top w:val="none" w:sz="0" w:space="0" w:color="auto"/>
        <w:left w:val="none" w:sz="0" w:space="0" w:color="auto"/>
        <w:bottom w:val="none" w:sz="0" w:space="0" w:color="auto"/>
        <w:right w:val="none" w:sz="0" w:space="0" w:color="auto"/>
      </w:divBdr>
    </w:div>
    <w:div w:id="452748616">
      <w:bodyDiv w:val="1"/>
      <w:marLeft w:val="0"/>
      <w:marRight w:val="0"/>
      <w:marTop w:val="0"/>
      <w:marBottom w:val="0"/>
      <w:divBdr>
        <w:top w:val="none" w:sz="0" w:space="0" w:color="auto"/>
        <w:left w:val="none" w:sz="0" w:space="0" w:color="auto"/>
        <w:bottom w:val="none" w:sz="0" w:space="0" w:color="auto"/>
        <w:right w:val="none" w:sz="0" w:space="0" w:color="auto"/>
      </w:divBdr>
    </w:div>
    <w:div w:id="453140819">
      <w:bodyDiv w:val="1"/>
      <w:marLeft w:val="0"/>
      <w:marRight w:val="0"/>
      <w:marTop w:val="0"/>
      <w:marBottom w:val="0"/>
      <w:divBdr>
        <w:top w:val="none" w:sz="0" w:space="0" w:color="auto"/>
        <w:left w:val="none" w:sz="0" w:space="0" w:color="auto"/>
        <w:bottom w:val="none" w:sz="0" w:space="0" w:color="auto"/>
        <w:right w:val="none" w:sz="0" w:space="0" w:color="auto"/>
      </w:divBdr>
    </w:div>
    <w:div w:id="453989494">
      <w:bodyDiv w:val="1"/>
      <w:marLeft w:val="0"/>
      <w:marRight w:val="0"/>
      <w:marTop w:val="0"/>
      <w:marBottom w:val="0"/>
      <w:divBdr>
        <w:top w:val="none" w:sz="0" w:space="0" w:color="auto"/>
        <w:left w:val="none" w:sz="0" w:space="0" w:color="auto"/>
        <w:bottom w:val="none" w:sz="0" w:space="0" w:color="auto"/>
        <w:right w:val="none" w:sz="0" w:space="0" w:color="auto"/>
      </w:divBdr>
    </w:div>
    <w:div w:id="458761280">
      <w:bodyDiv w:val="1"/>
      <w:marLeft w:val="0"/>
      <w:marRight w:val="0"/>
      <w:marTop w:val="0"/>
      <w:marBottom w:val="0"/>
      <w:divBdr>
        <w:top w:val="none" w:sz="0" w:space="0" w:color="auto"/>
        <w:left w:val="none" w:sz="0" w:space="0" w:color="auto"/>
        <w:bottom w:val="none" w:sz="0" w:space="0" w:color="auto"/>
        <w:right w:val="none" w:sz="0" w:space="0" w:color="auto"/>
      </w:divBdr>
    </w:div>
    <w:div w:id="458766714">
      <w:bodyDiv w:val="1"/>
      <w:marLeft w:val="0"/>
      <w:marRight w:val="0"/>
      <w:marTop w:val="0"/>
      <w:marBottom w:val="0"/>
      <w:divBdr>
        <w:top w:val="none" w:sz="0" w:space="0" w:color="auto"/>
        <w:left w:val="none" w:sz="0" w:space="0" w:color="auto"/>
        <w:bottom w:val="none" w:sz="0" w:space="0" w:color="auto"/>
        <w:right w:val="none" w:sz="0" w:space="0" w:color="auto"/>
      </w:divBdr>
    </w:div>
    <w:div w:id="460029599">
      <w:bodyDiv w:val="1"/>
      <w:marLeft w:val="0"/>
      <w:marRight w:val="0"/>
      <w:marTop w:val="0"/>
      <w:marBottom w:val="0"/>
      <w:divBdr>
        <w:top w:val="none" w:sz="0" w:space="0" w:color="auto"/>
        <w:left w:val="none" w:sz="0" w:space="0" w:color="auto"/>
        <w:bottom w:val="none" w:sz="0" w:space="0" w:color="auto"/>
        <w:right w:val="none" w:sz="0" w:space="0" w:color="auto"/>
      </w:divBdr>
    </w:div>
    <w:div w:id="460853342">
      <w:bodyDiv w:val="1"/>
      <w:marLeft w:val="0"/>
      <w:marRight w:val="0"/>
      <w:marTop w:val="0"/>
      <w:marBottom w:val="0"/>
      <w:divBdr>
        <w:top w:val="none" w:sz="0" w:space="0" w:color="auto"/>
        <w:left w:val="none" w:sz="0" w:space="0" w:color="auto"/>
        <w:bottom w:val="none" w:sz="0" w:space="0" w:color="auto"/>
        <w:right w:val="none" w:sz="0" w:space="0" w:color="auto"/>
      </w:divBdr>
    </w:div>
    <w:div w:id="460998289">
      <w:bodyDiv w:val="1"/>
      <w:marLeft w:val="0"/>
      <w:marRight w:val="0"/>
      <w:marTop w:val="0"/>
      <w:marBottom w:val="0"/>
      <w:divBdr>
        <w:top w:val="none" w:sz="0" w:space="0" w:color="auto"/>
        <w:left w:val="none" w:sz="0" w:space="0" w:color="auto"/>
        <w:bottom w:val="none" w:sz="0" w:space="0" w:color="auto"/>
        <w:right w:val="none" w:sz="0" w:space="0" w:color="auto"/>
      </w:divBdr>
    </w:div>
    <w:div w:id="461312866">
      <w:bodyDiv w:val="1"/>
      <w:marLeft w:val="0"/>
      <w:marRight w:val="0"/>
      <w:marTop w:val="0"/>
      <w:marBottom w:val="0"/>
      <w:divBdr>
        <w:top w:val="none" w:sz="0" w:space="0" w:color="auto"/>
        <w:left w:val="none" w:sz="0" w:space="0" w:color="auto"/>
        <w:bottom w:val="none" w:sz="0" w:space="0" w:color="auto"/>
        <w:right w:val="none" w:sz="0" w:space="0" w:color="auto"/>
      </w:divBdr>
    </w:div>
    <w:div w:id="462164079">
      <w:bodyDiv w:val="1"/>
      <w:marLeft w:val="0"/>
      <w:marRight w:val="0"/>
      <w:marTop w:val="0"/>
      <w:marBottom w:val="0"/>
      <w:divBdr>
        <w:top w:val="none" w:sz="0" w:space="0" w:color="auto"/>
        <w:left w:val="none" w:sz="0" w:space="0" w:color="auto"/>
        <w:bottom w:val="none" w:sz="0" w:space="0" w:color="auto"/>
        <w:right w:val="none" w:sz="0" w:space="0" w:color="auto"/>
      </w:divBdr>
    </w:div>
    <w:div w:id="462433481">
      <w:bodyDiv w:val="1"/>
      <w:marLeft w:val="0"/>
      <w:marRight w:val="0"/>
      <w:marTop w:val="0"/>
      <w:marBottom w:val="0"/>
      <w:divBdr>
        <w:top w:val="none" w:sz="0" w:space="0" w:color="auto"/>
        <w:left w:val="none" w:sz="0" w:space="0" w:color="auto"/>
        <w:bottom w:val="none" w:sz="0" w:space="0" w:color="auto"/>
        <w:right w:val="none" w:sz="0" w:space="0" w:color="auto"/>
      </w:divBdr>
    </w:div>
    <w:div w:id="464546301">
      <w:bodyDiv w:val="1"/>
      <w:marLeft w:val="0"/>
      <w:marRight w:val="0"/>
      <w:marTop w:val="0"/>
      <w:marBottom w:val="0"/>
      <w:divBdr>
        <w:top w:val="none" w:sz="0" w:space="0" w:color="auto"/>
        <w:left w:val="none" w:sz="0" w:space="0" w:color="auto"/>
        <w:bottom w:val="none" w:sz="0" w:space="0" w:color="auto"/>
        <w:right w:val="none" w:sz="0" w:space="0" w:color="auto"/>
      </w:divBdr>
    </w:div>
    <w:div w:id="464665662">
      <w:bodyDiv w:val="1"/>
      <w:marLeft w:val="0"/>
      <w:marRight w:val="0"/>
      <w:marTop w:val="0"/>
      <w:marBottom w:val="0"/>
      <w:divBdr>
        <w:top w:val="none" w:sz="0" w:space="0" w:color="auto"/>
        <w:left w:val="none" w:sz="0" w:space="0" w:color="auto"/>
        <w:bottom w:val="none" w:sz="0" w:space="0" w:color="auto"/>
        <w:right w:val="none" w:sz="0" w:space="0" w:color="auto"/>
      </w:divBdr>
    </w:div>
    <w:div w:id="465706552">
      <w:bodyDiv w:val="1"/>
      <w:marLeft w:val="0"/>
      <w:marRight w:val="0"/>
      <w:marTop w:val="0"/>
      <w:marBottom w:val="0"/>
      <w:divBdr>
        <w:top w:val="none" w:sz="0" w:space="0" w:color="auto"/>
        <w:left w:val="none" w:sz="0" w:space="0" w:color="auto"/>
        <w:bottom w:val="none" w:sz="0" w:space="0" w:color="auto"/>
        <w:right w:val="none" w:sz="0" w:space="0" w:color="auto"/>
      </w:divBdr>
    </w:div>
    <w:div w:id="466049506">
      <w:bodyDiv w:val="1"/>
      <w:marLeft w:val="0"/>
      <w:marRight w:val="0"/>
      <w:marTop w:val="0"/>
      <w:marBottom w:val="0"/>
      <w:divBdr>
        <w:top w:val="none" w:sz="0" w:space="0" w:color="auto"/>
        <w:left w:val="none" w:sz="0" w:space="0" w:color="auto"/>
        <w:bottom w:val="none" w:sz="0" w:space="0" w:color="auto"/>
        <w:right w:val="none" w:sz="0" w:space="0" w:color="auto"/>
      </w:divBdr>
    </w:div>
    <w:div w:id="466557848">
      <w:bodyDiv w:val="1"/>
      <w:marLeft w:val="0"/>
      <w:marRight w:val="0"/>
      <w:marTop w:val="0"/>
      <w:marBottom w:val="0"/>
      <w:divBdr>
        <w:top w:val="none" w:sz="0" w:space="0" w:color="auto"/>
        <w:left w:val="none" w:sz="0" w:space="0" w:color="auto"/>
        <w:bottom w:val="none" w:sz="0" w:space="0" w:color="auto"/>
        <w:right w:val="none" w:sz="0" w:space="0" w:color="auto"/>
      </w:divBdr>
    </w:div>
    <w:div w:id="466629140">
      <w:bodyDiv w:val="1"/>
      <w:marLeft w:val="0"/>
      <w:marRight w:val="0"/>
      <w:marTop w:val="0"/>
      <w:marBottom w:val="0"/>
      <w:divBdr>
        <w:top w:val="none" w:sz="0" w:space="0" w:color="auto"/>
        <w:left w:val="none" w:sz="0" w:space="0" w:color="auto"/>
        <w:bottom w:val="none" w:sz="0" w:space="0" w:color="auto"/>
        <w:right w:val="none" w:sz="0" w:space="0" w:color="auto"/>
      </w:divBdr>
    </w:div>
    <w:div w:id="467936732">
      <w:bodyDiv w:val="1"/>
      <w:marLeft w:val="0"/>
      <w:marRight w:val="0"/>
      <w:marTop w:val="0"/>
      <w:marBottom w:val="0"/>
      <w:divBdr>
        <w:top w:val="none" w:sz="0" w:space="0" w:color="auto"/>
        <w:left w:val="none" w:sz="0" w:space="0" w:color="auto"/>
        <w:bottom w:val="none" w:sz="0" w:space="0" w:color="auto"/>
        <w:right w:val="none" w:sz="0" w:space="0" w:color="auto"/>
      </w:divBdr>
    </w:div>
    <w:div w:id="468523077">
      <w:bodyDiv w:val="1"/>
      <w:marLeft w:val="0"/>
      <w:marRight w:val="0"/>
      <w:marTop w:val="0"/>
      <w:marBottom w:val="0"/>
      <w:divBdr>
        <w:top w:val="none" w:sz="0" w:space="0" w:color="auto"/>
        <w:left w:val="none" w:sz="0" w:space="0" w:color="auto"/>
        <w:bottom w:val="none" w:sz="0" w:space="0" w:color="auto"/>
        <w:right w:val="none" w:sz="0" w:space="0" w:color="auto"/>
      </w:divBdr>
    </w:div>
    <w:div w:id="472018947">
      <w:bodyDiv w:val="1"/>
      <w:marLeft w:val="0"/>
      <w:marRight w:val="0"/>
      <w:marTop w:val="0"/>
      <w:marBottom w:val="0"/>
      <w:divBdr>
        <w:top w:val="none" w:sz="0" w:space="0" w:color="auto"/>
        <w:left w:val="none" w:sz="0" w:space="0" w:color="auto"/>
        <w:bottom w:val="none" w:sz="0" w:space="0" w:color="auto"/>
        <w:right w:val="none" w:sz="0" w:space="0" w:color="auto"/>
      </w:divBdr>
    </w:div>
    <w:div w:id="472217236">
      <w:bodyDiv w:val="1"/>
      <w:marLeft w:val="0"/>
      <w:marRight w:val="0"/>
      <w:marTop w:val="0"/>
      <w:marBottom w:val="0"/>
      <w:divBdr>
        <w:top w:val="none" w:sz="0" w:space="0" w:color="auto"/>
        <w:left w:val="none" w:sz="0" w:space="0" w:color="auto"/>
        <w:bottom w:val="none" w:sz="0" w:space="0" w:color="auto"/>
        <w:right w:val="none" w:sz="0" w:space="0" w:color="auto"/>
      </w:divBdr>
    </w:div>
    <w:div w:id="480580227">
      <w:bodyDiv w:val="1"/>
      <w:marLeft w:val="0"/>
      <w:marRight w:val="0"/>
      <w:marTop w:val="0"/>
      <w:marBottom w:val="0"/>
      <w:divBdr>
        <w:top w:val="none" w:sz="0" w:space="0" w:color="auto"/>
        <w:left w:val="none" w:sz="0" w:space="0" w:color="auto"/>
        <w:bottom w:val="none" w:sz="0" w:space="0" w:color="auto"/>
        <w:right w:val="none" w:sz="0" w:space="0" w:color="auto"/>
      </w:divBdr>
      <w:divsChild>
        <w:div w:id="978343785">
          <w:marLeft w:val="640"/>
          <w:marRight w:val="0"/>
          <w:marTop w:val="0"/>
          <w:marBottom w:val="0"/>
          <w:divBdr>
            <w:top w:val="none" w:sz="0" w:space="0" w:color="auto"/>
            <w:left w:val="none" w:sz="0" w:space="0" w:color="auto"/>
            <w:bottom w:val="none" w:sz="0" w:space="0" w:color="auto"/>
            <w:right w:val="none" w:sz="0" w:space="0" w:color="auto"/>
          </w:divBdr>
        </w:div>
        <w:div w:id="1955940222">
          <w:marLeft w:val="640"/>
          <w:marRight w:val="0"/>
          <w:marTop w:val="0"/>
          <w:marBottom w:val="0"/>
          <w:divBdr>
            <w:top w:val="none" w:sz="0" w:space="0" w:color="auto"/>
            <w:left w:val="none" w:sz="0" w:space="0" w:color="auto"/>
            <w:bottom w:val="none" w:sz="0" w:space="0" w:color="auto"/>
            <w:right w:val="none" w:sz="0" w:space="0" w:color="auto"/>
          </w:divBdr>
        </w:div>
        <w:div w:id="1077048112">
          <w:marLeft w:val="640"/>
          <w:marRight w:val="0"/>
          <w:marTop w:val="0"/>
          <w:marBottom w:val="0"/>
          <w:divBdr>
            <w:top w:val="none" w:sz="0" w:space="0" w:color="auto"/>
            <w:left w:val="none" w:sz="0" w:space="0" w:color="auto"/>
            <w:bottom w:val="none" w:sz="0" w:space="0" w:color="auto"/>
            <w:right w:val="none" w:sz="0" w:space="0" w:color="auto"/>
          </w:divBdr>
        </w:div>
        <w:div w:id="367608558">
          <w:marLeft w:val="640"/>
          <w:marRight w:val="0"/>
          <w:marTop w:val="0"/>
          <w:marBottom w:val="0"/>
          <w:divBdr>
            <w:top w:val="none" w:sz="0" w:space="0" w:color="auto"/>
            <w:left w:val="none" w:sz="0" w:space="0" w:color="auto"/>
            <w:bottom w:val="none" w:sz="0" w:space="0" w:color="auto"/>
            <w:right w:val="none" w:sz="0" w:space="0" w:color="auto"/>
          </w:divBdr>
        </w:div>
        <w:div w:id="889071113">
          <w:marLeft w:val="640"/>
          <w:marRight w:val="0"/>
          <w:marTop w:val="0"/>
          <w:marBottom w:val="0"/>
          <w:divBdr>
            <w:top w:val="none" w:sz="0" w:space="0" w:color="auto"/>
            <w:left w:val="none" w:sz="0" w:space="0" w:color="auto"/>
            <w:bottom w:val="none" w:sz="0" w:space="0" w:color="auto"/>
            <w:right w:val="none" w:sz="0" w:space="0" w:color="auto"/>
          </w:divBdr>
        </w:div>
        <w:div w:id="676034355">
          <w:marLeft w:val="640"/>
          <w:marRight w:val="0"/>
          <w:marTop w:val="0"/>
          <w:marBottom w:val="0"/>
          <w:divBdr>
            <w:top w:val="none" w:sz="0" w:space="0" w:color="auto"/>
            <w:left w:val="none" w:sz="0" w:space="0" w:color="auto"/>
            <w:bottom w:val="none" w:sz="0" w:space="0" w:color="auto"/>
            <w:right w:val="none" w:sz="0" w:space="0" w:color="auto"/>
          </w:divBdr>
        </w:div>
        <w:div w:id="79102245">
          <w:marLeft w:val="640"/>
          <w:marRight w:val="0"/>
          <w:marTop w:val="0"/>
          <w:marBottom w:val="0"/>
          <w:divBdr>
            <w:top w:val="none" w:sz="0" w:space="0" w:color="auto"/>
            <w:left w:val="none" w:sz="0" w:space="0" w:color="auto"/>
            <w:bottom w:val="none" w:sz="0" w:space="0" w:color="auto"/>
            <w:right w:val="none" w:sz="0" w:space="0" w:color="auto"/>
          </w:divBdr>
        </w:div>
        <w:div w:id="1902324474">
          <w:marLeft w:val="640"/>
          <w:marRight w:val="0"/>
          <w:marTop w:val="0"/>
          <w:marBottom w:val="0"/>
          <w:divBdr>
            <w:top w:val="none" w:sz="0" w:space="0" w:color="auto"/>
            <w:left w:val="none" w:sz="0" w:space="0" w:color="auto"/>
            <w:bottom w:val="none" w:sz="0" w:space="0" w:color="auto"/>
            <w:right w:val="none" w:sz="0" w:space="0" w:color="auto"/>
          </w:divBdr>
        </w:div>
        <w:div w:id="1537960660">
          <w:marLeft w:val="640"/>
          <w:marRight w:val="0"/>
          <w:marTop w:val="0"/>
          <w:marBottom w:val="0"/>
          <w:divBdr>
            <w:top w:val="none" w:sz="0" w:space="0" w:color="auto"/>
            <w:left w:val="none" w:sz="0" w:space="0" w:color="auto"/>
            <w:bottom w:val="none" w:sz="0" w:space="0" w:color="auto"/>
            <w:right w:val="none" w:sz="0" w:space="0" w:color="auto"/>
          </w:divBdr>
        </w:div>
        <w:div w:id="1681925557">
          <w:marLeft w:val="640"/>
          <w:marRight w:val="0"/>
          <w:marTop w:val="0"/>
          <w:marBottom w:val="0"/>
          <w:divBdr>
            <w:top w:val="none" w:sz="0" w:space="0" w:color="auto"/>
            <w:left w:val="none" w:sz="0" w:space="0" w:color="auto"/>
            <w:bottom w:val="none" w:sz="0" w:space="0" w:color="auto"/>
            <w:right w:val="none" w:sz="0" w:space="0" w:color="auto"/>
          </w:divBdr>
        </w:div>
        <w:div w:id="811363742">
          <w:marLeft w:val="640"/>
          <w:marRight w:val="0"/>
          <w:marTop w:val="0"/>
          <w:marBottom w:val="0"/>
          <w:divBdr>
            <w:top w:val="none" w:sz="0" w:space="0" w:color="auto"/>
            <w:left w:val="none" w:sz="0" w:space="0" w:color="auto"/>
            <w:bottom w:val="none" w:sz="0" w:space="0" w:color="auto"/>
            <w:right w:val="none" w:sz="0" w:space="0" w:color="auto"/>
          </w:divBdr>
        </w:div>
        <w:div w:id="31855344">
          <w:marLeft w:val="640"/>
          <w:marRight w:val="0"/>
          <w:marTop w:val="0"/>
          <w:marBottom w:val="0"/>
          <w:divBdr>
            <w:top w:val="none" w:sz="0" w:space="0" w:color="auto"/>
            <w:left w:val="none" w:sz="0" w:space="0" w:color="auto"/>
            <w:bottom w:val="none" w:sz="0" w:space="0" w:color="auto"/>
            <w:right w:val="none" w:sz="0" w:space="0" w:color="auto"/>
          </w:divBdr>
        </w:div>
        <w:div w:id="348724620">
          <w:marLeft w:val="640"/>
          <w:marRight w:val="0"/>
          <w:marTop w:val="0"/>
          <w:marBottom w:val="0"/>
          <w:divBdr>
            <w:top w:val="none" w:sz="0" w:space="0" w:color="auto"/>
            <w:left w:val="none" w:sz="0" w:space="0" w:color="auto"/>
            <w:bottom w:val="none" w:sz="0" w:space="0" w:color="auto"/>
            <w:right w:val="none" w:sz="0" w:space="0" w:color="auto"/>
          </w:divBdr>
        </w:div>
        <w:div w:id="267978830">
          <w:marLeft w:val="640"/>
          <w:marRight w:val="0"/>
          <w:marTop w:val="0"/>
          <w:marBottom w:val="0"/>
          <w:divBdr>
            <w:top w:val="none" w:sz="0" w:space="0" w:color="auto"/>
            <w:left w:val="none" w:sz="0" w:space="0" w:color="auto"/>
            <w:bottom w:val="none" w:sz="0" w:space="0" w:color="auto"/>
            <w:right w:val="none" w:sz="0" w:space="0" w:color="auto"/>
          </w:divBdr>
        </w:div>
        <w:div w:id="822508554">
          <w:marLeft w:val="640"/>
          <w:marRight w:val="0"/>
          <w:marTop w:val="0"/>
          <w:marBottom w:val="0"/>
          <w:divBdr>
            <w:top w:val="none" w:sz="0" w:space="0" w:color="auto"/>
            <w:left w:val="none" w:sz="0" w:space="0" w:color="auto"/>
            <w:bottom w:val="none" w:sz="0" w:space="0" w:color="auto"/>
            <w:right w:val="none" w:sz="0" w:space="0" w:color="auto"/>
          </w:divBdr>
        </w:div>
        <w:div w:id="989409394">
          <w:marLeft w:val="640"/>
          <w:marRight w:val="0"/>
          <w:marTop w:val="0"/>
          <w:marBottom w:val="0"/>
          <w:divBdr>
            <w:top w:val="none" w:sz="0" w:space="0" w:color="auto"/>
            <w:left w:val="none" w:sz="0" w:space="0" w:color="auto"/>
            <w:bottom w:val="none" w:sz="0" w:space="0" w:color="auto"/>
            <w:right w:val="none" w:sz="0" w:space="0" w:color="auto"/>
          </w:divBdr>
        </w:div>
        <w:div w:id="545797289">
          <w:marLeft w:val="640"/>
          <w:marRight w:val="0"/>
          <w:marTop w:val="0"/>
          <w:marBottom w:val="0"/>
          <w:divBdr>
            <w:top w:val="none" w:sz="0" w:space="0" w:color="auto"/>
            <w:left w:val="none" w:sz="0" w:space="0" w:color="auto"/>
            <w:bottom w:val="none" w:sz="0" w:space="0" w:color="auto"/>
            <w:right w:val="none" w:sz="0" w:space="0" w:color="auto"/>
          </w:divBdr>
        </w:div>
        <w:div w:id="1258950784">
          <w:marLeft w:val="640"/>
          <w:marRight w:val="0"/>
          <w:marTop w:val="0"/>
          <w:marBottom w:val="0"/>
          <w:divBdr>
            <w:top w:val="none" w:sz="0" w:space="0" w:color="auto"/>
            <w:left w:val="none" w:sz="0" w:space="0" w:color="auto"/>
            <w:bottom w:val="none" w:sz="0" w:space="0" w:color="auto"/>
            <w:right w:val="none" w:sz="0" w:space="0" w:color="auto"/>
          </w:divBdr>
        </w:div>
        <w:div w:id="434322534">
          <w:marLeft w:val="640"/>
          <w:marRight w:val="0"/>
          <w:marTop w:val="0"/>
          <w:marBottom w:val="0"/>
          <w:divBdr>
            <w:top w:val="none" w:sz="0" w:space="0" w:color="auto"/>
            <w:left w:val="none" w:sz="0" w:space="0" w:color="auto"/>
            <w:bottom w:val="none" w:sz="0" w:space="0" w:color="auto"/>
            <w:right w:val="none" w:sz="0" w:space="0" w:color="auto"/>
          </w:divBdr>
        </w:div>
        <w:div w:id="773327896">
          <w:marLeft w:val="640"/>
          <w:marRight w:val="0"/>
          <w:marTop w:val="0"/>
          <w:marBottom w:val="0"/>
          <w:divBdr>
            <w:top w:val="none" w:sz="0" w:space="0" w:color="auto"/>
            <w:left w:val="none" w:sz="0" w:space="0" w:color="auto"/>
            <w:bottom w:val="none" w:sz="0" w:space="0" w:color="auto"/>
            <w:right w:val="none" w:sz="0" w:space="0" w:color="auto"/>
          </w:divBdr>
        </w:div>
        <w:div w:id="155923373">
          <w:marLeft w:val="640"/>
          <w:marRight w:val="0"/>
          <w:marTop w:val="0"/>
          <w:marBottom w:val="0"/>
          <w:divBdr>
            <w:top w:val="none" w:sz="0" w:space="0" w:color="auto"/>
            <w:left w:val="none" w:sz="0" w:space="0" w:color="auto"/>
            <w:bottom w:val="none" w:sz="0" w:space="0" w:color="auto"/>
            <w:right w:val="none" w:sz="0" w:space="0" w:color="auto"/>
          </w:divBdr>
        </w:div>
        <w:div w:id="205720358">
          <w:marLeft w:val="640"/>
          <w:marRight w:val="0"/>
          <w:marTop w:val="0"/>
          <w:marBottom w:val="0"/>
          <w:divBdr>
            <w:top w:val="none" w:sz="0" w:space="0" w:color="auto"/>
            <w:left w:val="none" w:sz="0" w:space="0" w:color="auto"/>
            <w:bottom w:val="none" w:sz="0" w:space="0" w:color="auto"/>
            <w:right w:val="none" w:sz="0" w:space="0" w:color="auto"/>
          </w:divBdr>
        </w:div>
        <w:div w:id="1012418535">
          <w:marLeft w:val="640"/>
          <w:marRight w:val="0"/>
          <w:marTop w:val="0"/>
          <w:marBottom w:val="0"/>
          <w:divBdr>
            <w:top w:val="none" w:sz="0" w:space="0" w:color="auto"/>
            <w:left w:val="none" w:sz="0" w:space="0" w:color="auto"/>
            <w:bottom w:val="none" w:sz="0" w:space="0" w:color="auto"/>
            <w:right w:val="none" w:sz="0" w:space="0" w:color="auto"/>
          </w:divBdr>
        </w:div>
        <w:div w:id="366418107">
          <w:marLeft w:val="640"/>
          <w:marRight w:val="0"/>
          <w:marTop w:val="0"/>
          <w:marBottom w:val="0"/>
          <w:divBdr>
            <w:top w:val="none" w:sz="0" w:space="0" w:color="auto"/>
            <w:left w:val="none" w:sz="0" w:space="0" w:color="auto"/>
            <w:bottom w:val="none" w:sz="0" w:space="0" w:color="auto"/>
            <w:right w:val="none" w:sz="0" w:space="0" w:color="auto"/>
          </w:divBdr>
        </w:div>
        <w:div w:id="1115637901">
          <w:marLeft w:val="640"/>
          <w:marRight w:val="0"/>
          <w:marTop w:val="0"/>
          <w:marBottom w:val="0"/>
          <w:divBdr>
            <w:top w:val="none" w:sz="0" w:space="0" w:color="auto"/>
            <w:left w:val="none" w:sz="0" w:space="0" w:color="auto"/>
            <w:bottom w:val="none" w:sz="0" w:space="0" w:color="auto"/>
            <w:right w:val="none" w:sz="0" w:space="0" w:color="auto"/>
          </w:divBdr>
        </w:div>
        <w:div w:id="1580557962">
          <w:marLeft w:val="640"/>
          <w:marRight w:val="0"/>
          <w:marTop w:val="0"/>
          <w:marBottom w:val="0"/>
          <w:divBdr>
            <w:top w:val="none" w:sz="0" w:space="0" w:color="auto"/>
            <w:left w:val="none" w:sz="0" w:space="0" w:color="auto"/>
            <w:bottom w:val="none" w:sz="0" w:space="0" w:color="auto"/>
            <w:right w:val="none" w:sz="0" w:space="0" w:color="auto"/>
          </w:divBdr>
        </w:div>
        <w:div w:id="1532525866">
          <w:marLeft w:val="640"/>
          <w:marRight w:val="0"/>
          <w:marTop w:val="0"/>
          <w:marBottom w:val="0"/>
          <w:divBdr>
            <w:top w:val="none" w:sz="0" w:space="0" w:color="auto"/>
            <w:left w:val="none" w:sz="0" w:space="0" w:color="auto"/>
            <w:bottom w:val="none" w:sz="0" w:space="0" w:color="auto"/>
            <w:right w:val="none" w:sz="0" w:space="0" w:color="auto"/>
          </w:divBdr>
        </w:div>
        <w:div w:id="1955822694">
          <w:marLeft w:val="640"/>
          <w:marRight w:val="0"/>
          <w:marTop w:val="0"/>
          <w:marBottom w:val="0"/>
          <w:divBdr>
            <w:top w:val="none" w:sz="0" w:space="0" w:color="auto"/>
            <w:left w:val="none" w:sz="0" w:space="0" w:color="auto"/>
            <w:bottom w:val="none" w:sz="0" w:space="0" w:color="auto"/>
            <w:right w:val="none" w:sz="0" w:space="0" w:color="auto"/>
          </w:divBdr>
        </w:div>
        <w:div w:id="1922909648">
          <w:marLeft w:val="640"/>
          <w:marRight w:val="0"/>
          <w:marTop w:val="0"/>
          <w:marBottom w:val="0"/>
          <w:divBdr>
            <w:top w:val="none" w:sz="0" w:space="0" w:color="auto"/>
            <w:left w:val="none" w:sz="0" w:space="0" w:color="auto"/>
            <w:bottom w:val="none" w:sz="0" w:space="0" w:color="auto"/>
            <w:right w:val="none" w:sz="0" w:space="0" w:color="auto"/>
          </w:divBdr>
        </w:div>
        <w:div w:id="1744640725">
          <w:marLeft w:val="640"/>
          <w:marRight w:val="0"/>
          <w:marTop w:val="0"/>
          <w:marBottom w:val="0"/>
          <w:divBdr>
            <w:top w:val="none" w:sz="0" w:space="0" w:color="auto"/>
            <w:left w:val="none" w:sz="0" w:space="0" w:color="auto"/>
            <w:bottom w:val="none" w:sz="0" w:space="0" w:color="auto"/>
            <w:right w:val="none" w:sz="0" w:space="0" w:color="auto"/>
          </w:divBdr>
        </w:div>
        <w:div w:id="1899242353">
          <w:marLeft w:val="640"/>
          <w:marRight w:val="0"/>
          <w:marTop w:val="0"/>
          <w:marBottom w:val="0"/>
          <w:divBdr>
            <w:top w:val="none" w:sz="0" w:space="0" w:color="auto"/>
            <w:left w:val="none" w:sz="0" w:space="0" w:color="auto"/>
            <w:bottom w:val="none" w:sz="0" w:space="0" w:color="auto"/>
            <w:right w:val="none" w:sz="0" w:space="0" w:color="auto"/>
          </w:divBdr>
        </w:div>
        <w:div w:id="945577956">
          <w:marLeft w:val="640"/>
          <w:marRight w:val="0"/>
          <w:marTop w:val="0"/>
          <w:marBottom w:val="0"/>
          <w:divBdr>
            <w:top w:val="none" w:sz="0" w:space="0" w:color="auto"/>
            <w:left w:val="none" w:sz="0" w:space="0" w:color="auto"/>
            <w:bottom w:val="none" w:sz="0" w:space="0" w:color="auto"/>
            <w:right w:val="none" w:sz="0" w:space="0" w:color="auto"/>
          </w:divBdr>
        </w:div>
        <w:div w:id="1091971578">
          <w:marLeft w:val="640"/>
          <w:marRight w:val="0"/>
          <w:marTop w:val="0"/>
          <w:marBottom w:val="0"/>
          <w:divBdr>
            <w:top w:val="none" w:sz="0" w:space="0" w:color="auto"/>
            <w:left w:val="none" w:sz="0" w:space="0" w:color="auto"/>
            <w:bottom w:val="none" w:sz="0" w:space="0" w:color="auto"/>
            <w:right w:val="none" w:sz="0" w:space="0" w:color="auto"/>
          </w:divBdr>
        </w:div>
        <w:div w:id="2005089637">
          <w:marLeft w:val="640"/>
          <w:marRight w:val="0"/>
          <w:marTop w:val="0"/>
          <w:marBottom w:val="0"/>
          <w:divBdr>
            <w:top w:val="none" w:sz="0" w:space="0" w:color="auto"/>
            <w:left w:val="none" w:sz="0" w:space="0" w:color="auto"/>
            <w:bottom w:val="none" w:sz="0" w:space="0" w:color="auto"/>
            <w:right w:val="none" w:sz="0" w:space="0" w:color="auto"/>
          </w:divBdr>
        </w:div>
        <w:div w:id="1666660885">
          <w:marLeft w:val="640"/>
          <w:marRight w:val="0"/>
          <w:marTop w:val="0"/>
          <w:marBottom w:val="0"/>
          <w:divBdr>
            <w:top w:val="none" w:sz="0" w:space="0" w:color="auto"/>
            <w:left w:val="none" w:sz="0" w:space="0" w:color="auto"/>
            <w:bottom w:val="none" w:sz="0" w:space="0" w:color="auto"/>
            <w:right w:val="none" w:sz="0" w:space="0" w:color="auto"/>
          </w:divBdr>
        </w:div>
        <w:div w:id="1120611807">
          <w:marLeft w:val="640"/>
          <w:marRight w:val="0"/>
          <w:marTop w:val="0"/>
          <w:marBottom w:val="0"/>
          <w:divBdr>
            <w:top w:val="none" w:sz="0" w:space="0" w:color="auto"/>
            <w:left w:val="none" w:sz="0" w:space="0" w:color="auto"/>
            <w:bottom w:val="none" w:sz="0" w:space="0" w:color="auto"/>
            <w:right w:val="none" w:sz="0" w:space="0" w:color="auto"/>
          </w:divBdr>
        </w:div>
        <w:div w:id="1567758382">
          <w:marLeft w:val="640"/>
          <w:marRight w:val="0"/>
          <w:marTop w:val="0"/>
          <w:marBottom w:val="0"/>
          <w:divBdr>
            <w:top w:val="none" w:sz="0" w:space="0" w:color="auto"/>
            <w:left w:val="none" w:sz="0" w:space="0" w:color="auto"/>
            <w:bottom w:val="none" w:sz="0" w:space="0" w:color="auto"/>
            <w:right w:val="none" w:sz="0" w:space="0" w:color="auto"/>
          </w:divBdr>
        </w:div>
      </w:divsChild>
    </w:div>
    <w:div w:id="481653684">
      <w:bodyDiv w:val="1"/>
      <w:marLeft w:val="0"/>
      <w:marRight w:val="0"/>
      <w:marTop w:val="0"/>
      <w:marBottom w:val="0"/>
      <w:divBdr>
        <w:top w:val="none" w:sz="0" w:space="0" w:color="auto"/>
        <w:left w:val="none" w:sz="0" w:space="0" w:color="auto"/>
        <w:bottom w:val="none" w:sz="0" w:space="0" w:color="auto"/>
        <w:right w:val="none" w:sz="0" w:space="0" w:color="auto"/>
      </w:divBdr>
    </w:div>
    <w:div w:id="483552634">
      <w:bodyDiv w:val="1"/>
      <w:marLeft w:val="0"/>
      <w:marRight w:val="0"/>
      <w:marTop w:val="0"/>
      <w:marBottom w:val="0"/>
      <w:divBdr>
        <w:top w:val="none" w:sz="0" w:space="0" w:color="auto"/>
        <w:left w:val="none" w:sz="0" w:space="0" w:color="auto"/>
        <w:bottom w:val="none" w:sz="0" w:space="0" w:color="auto"/>
        <w:right w:val="none" w:sz="0" w:space="0" w:color="auto"/>
      </w:divBdr>
    </w:div>
    <w:div w:id="484392704">
      <w:bodyDiv w:val="1"/>
      <w:marLeft w:val="0"/>
      <w:marRight w:val="0"/>
      <w:marTop w:val="0"/>
      <w:marBottom w:val="0"/>
      <w:divBdr>
        <w:top w:val="none" w:sz="0" w:space="0" w:color="auto"/>
        <w:left w:val="none" w:sz="0" w:space="0" w:color="auto"/>
        <w:bottom w:val="none" w:sz="0" w:space="0" w:color="auto"/>
        <w:right w:val="none" w:sz="0" w:space="0" w:color="auto"/>
      </w:divBdr>
    </w:div>
    <w:div w:id="485048367">
      <w:bodyDiv w:val="1"/>
      <w:marLeft w:val="0"/>
      <w:marRight w:val="0"/>
      <w:marTop w:val="0"/>
      <w:marBottom w:val="0"/>
      <w:divBdr>
        <w:top w:val="none" w:sz="0" w:space="0" w:color="auto"/>
        <w:left w:val="none" w:sz="0" w:space="0" w:color="auto"/>
        <w:bottom w:val="none" w:sz="0" w:space="0" w:color="auto"/>
        <w:right w:val="none" w:sz="0" w:space="0" w:color="auto"/>
      </w:divBdr>
    </w:div>
    <w:div w:id="485901950">
      <w:bodyDiv w:val="1"/>
      <w:marLeft w:val="0"/>
      <w:marRight w:val="0"/>
      <w:marTop w:val="0"/>
      <w:marBottom w:val="0"/>
      <w:divBdr>
        <w:top w:val="none" w:sz="0" w:space="0" w:color="auto"/>
        <w:left w:val="none" w:sz="0" w:space="0" w:color="auto"/>
        <w:bottom w:val="none" w:sz="0" w:space="0" w:color="auto"/>
        <w:right w:val="none" w:sz="0" w:space="0" w:color="auto"/>
      </w:divBdr>
    </w:div>
    <w:div w:id="491143937">
      <w:bodyDiv w:val="1"/>
      <w:marLeft w:val="0"/>
      <w:marRight w:val="0"/>
      <w:marTop w:val="0"/>
      <w:marBottom w:val="0"/>
      <w:divBdr>
        <w:top w:val="none" w:sz="0" w:space="0" w:color="auto"/>
        <w:left w:val="none" w:sz="0" w:space="0" w:color="auto"/>
        <w:bottom w:val="none" w:sz="0" w:space="0" w:color="auto"/>
        <w:right w:val="none" w:sz="0" w:space="0" w:color="auto"/>
      </w:divBdr>
    </w:div>
    <w:div w:id="492138041">
      <w:bodyDiv w:val="1"/>
      <w:marLeft w:val="0"/>
      <w:marRight w:val="0"/>
      <w:marTop w:val="0"/>
      <w:marBottom w:val="0"/>
      <w:divBdr>
        <w:top w:val="none" w:sz="0" w:space="0" w:color="auto"/>
        <w:left w:val="none" w:sz="0" w:space="0" w:color="auto"/>
        <w:bottom w:val="none" w:sz="0" w:space="0" w:color="auto"/>
        <w:right w:val="none" w:sz="0" w:space="0" w:color="auto"/>
      </w:divBdr>
    </w:div>
    <w:div w:id="494303410">
      <w:bodyDiv w:val="1"/>
      <w:marLeft w:val="0"/>
      <w:marRight w:val="0"/>
      <w:marTop w:val="0"/>
      <w:marBottom w:val="0"/>
      <w:divBdr>
        <w:top w:val="none" w:sz="0" w:space="0" w:color="auto"/>
        <w:left w:val="none" w:sz="0" w:space="0" w:color="auto"/>
        <w:bottom w:val="none" w:sz="0" w:space="0" w:color="auto"/>
        <w:right w:val="none" w:sz="0" w:space="0" w:color="auto"/>
      </w:divBdr>
    </w:div>
    <w:div w:id="496382638">
      <w:bodyDiv w:val="1"/>
      <w:marLeft w:val="0"/>
      <w:marRight w:val="0"/>
      <w:marTop w:val="0"/>
      <w:marBottom w:val="0"/>
      <w:divBdr>
        <w:top w:val="none" w:sz="0" w:space="0" w:color="auto"/>
        <w:left w:val="none" w:sz="0" w:space="0" w:color="auto"/>
        <w:bottom w:val="none" w:sz="0" w:space="0" w:color="auto"/>
        <w:right w:val="none" w:sz="0" w:space="0" w:color="auto"/>
      </w:divBdr>
    </w:div>
    <w:div w:id="496384369">
      <w:bodyDiv w:val="1"/>
      <w:marLeft w:val="0"/>
      <w:marRight w:val="0"/>
      <w:marTop w:val="0"/>
      <w:marBottom w:val="0"/>
      <w:divBdr>
        <w:top w:val="none" w:sz="0" w:space="0" w:color="auto"/>
        <w:left w:val="none" w:sz="0" w:space="0" w:color="auto"/>
        <w:bottom w:val="none" w:sz="0" w:space="0" w:color="auto"/>
        <w:right w:val="none" w:sz="0" w:space="0" w:color="auto"/>
      </w:divBdr>
      <w:divsChild>
        <w:div w:id="91900607">
          <w:marLeft w:val="640"/>
          <w:marRight w:val="0"/>
          <w:marTop w:val="0"/>
          <w:marBottom w:val="0"/>
          <w:divBdr>
            <w:top w:val="none" w:sz="0" w:space="0" w:color="auto"/>
            <w:left w:val="none" w:sz="0" w:space="0" w:color="auto"/>
            <w:bottom w:val="none" w:sz="0" w:space="0" w:color="auto"/>
            <w:right w:val="none" w:sz="0" w:space="0" w:color="auto"/>
          </w:divBdr>
        </w:div>
        <w:div w:id="340472687">
          <w:marLeft w:val="640"/>
          <w:marRight w:val="0"/>
          <w:marTop w:val="0"/>
          <w:marBottom w:val="0"/>
          <w:divBdr>
            <w:top w:val="none" w:sz="0" w:space="0" w:color="auto"/>
            <w:left w:val="none" w:sz="0" w:space="0" w:color="auto"/>
            <w:bottom w:val="none" w:sz="0" w:space="0" w:color="auto"/>
            <w:right w:val="none" w:sz="0" w:space="0" w:color="auto"/>
          </w:divBdr>
        </w:div>
        <w:div w:id="839588532">
          <w:marLeft w:val="640"/>
          <w:marRight w:val="0"/>
          <w:marTop w:val="0"/>
          <w:marBottom w:val="0"/>
          <w:divBdr>
            <w:top w:val="none" w:sz="0" w:space="0" w:color="auto"/>
            <w:left w:val="none" w:sz="0" w:space="0" w:color="auto"/>
            <w:bottom w:val="none" w:sz="0" w:space="0" w:color="auto"/>
            <w:right w:val="none" w:sz="0" w:space="0" w:color="auto"/>
          </w:divBdr>
        </w:div>
        <w:div w:id="1975409637">
          <w:marLeft w:val="640"/>
          <w:marRight w:val="0"/>
          <w:marTop w:val="0"/>
          <w:marBottom w:val="0"/>
          <w:divBdr>
            <w:top w:val="none" w:sz="0" w:space="0" w:color="auto"/>
            <w:left w:val="none" w:sz="0" w:space="0" w:color="auto"/>
            <w:bottom w:val="none" w:sz="0" w:space="0" w:color="auto"/>
            <w:right w:val="none" w:sz="0" w:space="0" w:color="auto"/>
          </w:divBdr>
        </w:div>
        <w:div w:id="1943142841">
          <w:marLeft w:val="640"/>
          <w:marRight w:val="0"/>
          <w:marTop w:val="0"/>
          <w:marBottom w:val="0"/>
          <w:divBdr>
            <w:top w:val="none" w:sz="0" w:space="0" w:color="auto"/>
            <w:left w:val="none" w:sz="0" w:space="0" w:color="auto"/>
            <w:bottom w:val="none" w:sz="0" w:space="0" w:color="auto"/>
            <w:right w:val="none" w:sz="0" w:space="0" w:color="auto"/>
          </w:divBdr>
        </w:div>
        <w:div w:id="653992372">
          <w:marLeft w:val="640"/>
          <w:marRight w:val="0"/>
          <w:marTop w:val="0"/>
          <w:marBottom w:val="0"/>
          <w:divBdr>
            <w:top w:val="none" w:sz="0" w:space="0" w:color="auto"/>
            <w:left w:val="none" w:sz="0" w:space="0" w:color="auto"/>
            <w:bottom w:val="none" w:sz="0" w:space="0" w:color="auto"/>
            <w:right w:val="none" w:sz="0" w:space="0" w:color="auto"/>
          </w:divBdr>
        </w:div>
        <w:div w:id="2099473086">
          <w:marLeft w:val="640"/>
          <w:marRight w:val="0"/>
          <w:marTop w:val="0"/>
          <w:marBottom w:val="0"/>
          <w:divBdr>
            <w:top w:val="none" w:sz="0" w:space="0" w:color="auto"/>
            <w:left w:val="none" w:sz="0" w:space="0" w:color="auto"/>
            <w:bottom w:val="none" w:sz="0" w:space="0" w:color="auto"/>
            <w:right w:val="none" w:sz="0" w:space="0" w:color="auto"/>
          </w:divBdr>
        </w:div>
        <w:div w:id="314335677">
          <w:marLeft w:val="640"/>
          <w:marRight w:val="0"/>
          <w:marTop w:val="0"/>
          <w:marBottom w:val="0"/>
          <w:divBdr>
            <w:top w:val="none" w:sz="0" w:space="0" w:color="auto"/>
            <w:left w:val="none" w:sz="0" w:space="0" w:color="auto"/>
            <w:bottom w:val="none" w:sz="0" w:space="0" w:color="auto"/>
            <w:right w:val="none" w:sz="0" w:space="0" w:color="auto"/>
          </w:divBdr>
        </w:div>
        <w:div w:id="1103572423">
          <w:marLeft w:val="640"/>
          <w:marRight w:val="0"/>
          <w:marTop w:val="0"/>
          <w:marBottom w:val="0"/>
          <w:divBdr>
            <w:top w:val="none" w:sz="0" w:space="0" w:color="auto"/>
            <w:left w:val="none" w:sz="0" w:space="0" w:color="auto"/>
            <w:bottom w:val="none" w:sz="0" w:space="0" w:color="auto"/>
            <w:right w:val="none" w:sz="0" w:space="0" w:color="auto"/>
          </w:divBdr>
        </w:div>
        <w:div w:id="1029795670">
          <w:marLeft w:val="640"/>
          <w:marRight w:val="0"/>
          <w:marTop w:val="0"/>
          <w:marBottom w:val="0"/>
          <w:divBdr>
            <w:top w:val="none" w:sz="0" w:space="0" w:color="auto"/>
            <w:left w:val="none" w:sz="0" w:space="0" w:color="auto"/>
            <w:bottom w:val="none" w:sz="0" w:space="0" w:color="auto"/>
            <w:right w:val="none" w:sz="0" w:space="0" w:color="auto"/>
          </w:divBdr>
        </w:div>
        <w:div w:id="1840197190">
          <w:marLeft w:val="640"/>
          <w:marRight w:val="0"/>
          <w:marTop w:val="0"/>
          <w:marBottom w:val="0"/>
          <w:divBdr>
            <w:top w:val="none" w:sz="0" w:space="0" w:color="auto"/>
            <w:left w:val="none" w:sz="0" w:space="0" w:color="auto"/>
            <w:bottom w:val="none" w:sz="0" w:space="0" w:color="auto"/>
            <w:right w:val="none" w:sz="0" w:space="0" w:color="auto"/>
          </w:divBdr>
        </w:div>
        <w:div w:id="943807595">
          <w:marLeft w:val="640"/>
          <w:marRight w:val="0"/>
          <w:marTop w:val="0"/>
          <w:marBottom w:val="0"/>
          <w:divBdr>
            <w:top w:val="none" w:sz="0" w:space="0" w:color="auto"/>
            <w:left w:val="none" w:sz="0" w:space="0" w:color="auto"/>
            <w:bottom w:val="none" w:sz="0" w:space="0" w:color="auto"/>
            <w:right w:val="none" w:sz="0" w:space="0" w:color="auto"/>
          </w:divBdr>
        </w:div>
        <w:div w:id="143358936">
          <w:marLeft w:val="640"/>
          <w:marRight w:val="0"/>
          <w:marTop w:val="0"/>
          <w:marBottom w:val="0"/>
          <w:divBdr>
            <w:top w:val="none" w:sz="0" w:space="0" w:color="auto"/>
            <w:left w:val="none" w:sz="0" w:space="0" w:color="auto"/>
            <w:bottom w:val="none" w:sz="0" w:space="0" w:color="auto"/>
            <w:right w:val="none" w:sz="0" w:space="0" w:color="auto"/>
          </w:divBdr>
        </w:div>
        <w:div w:id="927538828">
          <w:marLeft w:val="640"/>
          <w:marRight w:val="0"/>
          <w:marTop w:val="0"/>
          <w:marBottom w:val="0"/>
          <w:divBdr>
            <w:top w:val="none" w:sz="0" w:space="0" w:color="auto"/>
            <w:left w:val="none" w:sz="0" w:space="0" w:color="auto"/>
            <w:bottom w:val="none" w:sz="0" w:space="0" w:color="auto"/>
            <w:right w:val="none" w:sz="0" w:space="0" w:color="auto"/>
          </w:divBdr>
        </w:div>
        <w:div w:id="2093044494">
          <w:marLeft w:val="640"/>
          <w:marRight w:val="0"/>
          <w:marTop w:val="0"/>
          <w:marBottom w:val="0"/>
          <w:divBdr>
            <w:top w:val="none" w:sz="0" w:space="0" w:color="auto"/>
            <w:left w:val="none" w:sz="0" w:space="0" w:color="auto"/>
            <w:bottom w:val="none" w:sz="0" w:space="0" w:color="auto"/>
            <w:right w:val="none" w:sz="0" w:space="0" w:color="auto"/>
          </w:divBdr>
        </w:div>
        <w:div w:id="1399211977">
          <w:marLeft w:val="640"/>
          <w:marRight w:val="0"/>
          <w:marTop w:val="0"/>
          <w:marBottom w:val="0"/>
          <w:divBdr>
            <w:top w:val="none" w:sz="0" w:space="0" w:color="auto"/>
            <w:left w:val="none" w:sz="0" w:space="0" w:color="auto"/>
            <w:bottom w:val="none" w:sz="0" w:space="0" w:color="auto"/>
            <w:right w:val="none" w:sz="0" w:space="0" w:color="auto"/>
          </w:divBdr>
        </w:div>
        <w:div w:id="1961917771">
          <w:marLeft w:val="640"/>
          <w:marRight w:val="0"/>
          <w:marTop w:val="0"/>
          <w:marBottom w:val="0"/>
          <w:divBdr>
            <w:top w:val="none" w:sz="0" w:space="0" w:color="auto"/>
            <w:left w:val="none" w:sz="0" w:space="0" w:color="auto"/>
            <w:bottom w:val="none" w:sz="0" w:space="0" w:color="auto"/>
            <w:right w:val="none" w:sz="0" w:space="0" w:color="auto"/>
          </w:divBdr>
        </w:div>
        <w:div w:id="1112700251">
          <w:marLeft w:val="640"/>
          <w:marRight w:val="0"/>
          <w:marTop w:val="0"/>
          <w:marBottom w:val="0"/>
          <w:divBdr>
            <w:top w:val="none" w:sz="0" w:space="0" w:color="auto"/>
            <w:left w:val="none" w:sz="0" w:space="0" w:color="auto"/>
            <w:bottom w:val="none" w:sz="0" w:space="0" w:color="auto"/>
            <w:right w:val="none" w:sz="0" w:space="0" w:color="auto"/>
          </w:divBdr>
        </w:div>
        <w:div w:id="1309357539">
          <w:marLeft w:val="640"/>
          <w:marRight w:val="0"/>
          <w:marTop w:val="0"/>
          <w:marBottom w:val="0"/>
          <w:divBdr>
            <w:top w:val="none" w:sz="0" w:space="0" w:color="auto"/>
            <w:left w:val="none" w:sz="0" w:space="0" w:color="auto"/>
            <w:bottom w:val="none" w:sz="0" w:space="0" w:color="auto"/>
            <w:right w:val="none" w:sz="0" w:space="0" w:color="auto"/>
          </w:divBdr>
        </w:div>
        <w:div w:id="1536115278">
          <w:marLeft w:val="640"/>
          <w:marRight w:val="0"/>
          <w:marTop w:val="0"/>
          <w:marBottom w:val="0"/>
          <w:divBdr>
            <w:top w:val="none" w:sz="0" w:space="0" w:color="auto"/>
            <w:left w:val="none" w:sz="0" w:space="0" w:color="auto"/>
            <w:bottom w:val="none" w:sz="0" w:space="0" w:color="auto"/>
            <w:right w:val="none" w:sz="0" w:space="0" w:color="auto"/>
          </w:divBdr>
        </w:div>
        <w:div w:id="921253452">
          <w:marLeft w:val="640"/>
          <w:marRight w:val="0"/>
          <w:marTop w:val="0"/>
          <w:marBottom w:val="0"/>
          <w:divBdr>
            <w:top w:val="none" w:sz="0" w:space="0" w:color="auto"/>
            <w:left w:val="none" w:sz="0" w:space="0" w:color="auto"/>
            <w:bottom w:val="none" w:sz="0" w:space="0" w:color="auto"/>
            <w:right w:val="none" w:sz="0" w:space="0" w:color="auto"/>
          </w:divBdr>
        </w:div>
        <w:div w:id="281110723">
          <w:marLeft w:val="640"/>
          <w:marRight w:val="0"/>
          <w:marTop w:val="0"/>
          <w:marBottom w:val="0"/>
          <w:divBdr>
            <w:top w:val="none" w:sz="0" w:space="0" w:color="auto"/>
            <w:left w:val="none" w:sz="0" w:space="0" w:color="auto"/>
            <w:bottom w:val="none" w:sz="0" w:space="0" w:color="auto"/>
            <w:right w:val="none" w:sz="0" w:space="0" w:color="auto"/>
          </w:divBdr>
        </w:div>
        <w:div w:id="969747293">
          <w:marLeft w:val="640"/>
          <w:marRight w:val="0"/>
          <w:marTop w:val="0"/>
          <w:marBottom w:val="0"/>
          <w:divBdr>
            <w:top w:val="none" w:sz="0" w:space="0" w:color="auto"/>
            <w:left w:val="none" w:sz="0" w:space="0" w:color="auto"/>
            <w:bottom w:val="none" w:sz="0" w:space="0" w:color="auto"/>
            <w:right w:val="none" w:sz="0" w:space="0" w:color="auto"/>
          </w:divBdr>
        </w:div>
        <w:div w:id="685325122">
          <w:marLeft w:val="640"/>
          <w:marRight w:val="0"/>
          <w:marTop w:val="0"/>
          <w:marBottom w:val="0"/>
          <w:divBdr>
            <w:top w:val="none" w:sz="0" w:space="0" w:color="auto"/>
            <w:left w:val="none" w:sz="0" w:space="0" w:color="auto"/>
            <w:bottom w:val="none" w:sz="0" w:space="0" w:color="auto"/>
            <w:right w:val="none" w:sz="0" w:space="0" w:color="auto"/>
          </w:divBdr>
        </w:div>
        <w:div w:id="1873569894">
          <w:marLeft w:val="640"/>
          <w:marRight w:val="0"/>
          <w:marTop w:val="0"/>
          <w:marBottom w:val="0"/>
          <w:divBdr>
            <w:top w:val="none" w:sz="0" w:space="0" w:color="auto"/>
            <w:left w:val="none" w:sz="0" w:space="0" w:color="auto"/>
            <w:bottom w:val="none" w:sz="0" w:space="0" w:color="auto"/>
            <w:right w:val="none" w:sz="0" w:space="0" w:color="auto"/>
          </w:divBdr>
        </w:div>
        <w:div w:id="746656870">
          <w:marLeft w:val="640"/>
          <w:marRight w:val="0"/>
          <w:marTop w:val="0"/>
          <w:marBottom w:val="0"/>
          <w:divBdr>
            <w:top w:val="none" w:sz="0" w:space="0" w:color="auto"/>
            <w:left w:val="none" w:sz="0" w:space="0" w:color="auto"/>
            <w:bottom w:val="none" w:sz="0" w:space="0" w:color="auto"/>
            <w:right w:val="none" w:sz="0" w:space="0" w:color="auto"/>
          </w:divBdr>
        </w:div>
        <w:div w:id="505480478">
          <w:marLeft w:val="640"/>
          <w:marRight w:val="0"/>
          <w:marTop w:val="0"/>
          <w:marBottom w:val="0"/>
          <w:divBdr>
            <w:top w:val="none" w:sz="0" w:space="0" w:color="auto"/>
            <w:left w:val="none" w:sz="0" w:space="0" w:color="auto"/>
            <w:bottom w:val="none" w:sz="0" w:space="0" w:color="auto"/>
            <w:right w:val="none" w:sz="0" w:space="0" w:color="auto"/>
          </w:divBdr>
        </w:div>
        <w:div w:id="1627932047">
          <w:marLeft w:val="640"/>
          <w:marRight w:val="0"/>
          <w:marTop w:val="0"/>
          <w:marBottom w:val="0"/>
          <w:divBdr>
            <w:top w:val="none" w:sz="0" w:space="0" w:color="auto"/>
            <w:left w:val="none" w:sz="0" w:space="0" w:color="auto"/>
            <w:bottom w:val="none" w:sz="0" w:space="0" w:color="auto"/>
            <w:right w:val="none" w:sz="0" w:space="0" w:color="auto"/>
          </w:divBdr>
        </w:div>
        <w:div w:id="293606114">
          <w:marLeft w:val="640"/>
          <w:marRight w:val="0"/>
          <w:marTop w:val="0"/>
          <w:marBottom w:val="0"/>
          <w:divBdr>
            <w:top w:val="none" w:sz="0" w:space="0" w:color="auto"/>
            <w:left w:val="none" w:sz="0" w:space="0" w:color="auto"/>
            <w:bottom w:val="none" w:sz="0" w:space="0" w:color="auto"/>
            <w:right w:val="none" w:sz="0" w:space="0" w:color="auto"/>
          </w:divBdr>
        </w:div>
        <w:div w:id="1784643158">
          <w:marLeft w:val="640"/>
          <w:marRight w:val="0"/>
          <w:marTop w:val="0"/>
          <w:marBottom w:val="0"/>
          <w:divBdr>
            <w:top w:val="none" w:sz="0" w:space="0" w:color="auto"/>
            <w:left w:val="none" w:sz="0" w:space="0" w:color="auto"/>
            <w:bottom w:val="none" w:sz="0" w:space="0" w:color="auto"/>
            <w:right w:val="none" w:sz="0" w:space="0" w:color="auto"/>
          </w:divBdr>
        </w:div>
        <w:div w:id="1578594084">
          <w:marLeft w:val="640"/>
          <w:marRight w:val="0"/>
          <w:marTop w:val="0"/>
          <w:marBottom w:val="0"/>
          <w:divBdr>
            <w:top w:val="none" w:sz="0" w:space="0" w:color="auto"/>
            <w:left w:val="none" w:sz="0" w:space="0" w:color="auto"/>
            <w:bottom w:val="none" w:sz="0" w:space="0" w:color="auto"/>
            <w:right w:val="none" w:sz="0" w:space="0" w:color="auto"/>
          </w:divBdr>
        </w:div>
        <w:div w:id="1524980569">
          <w:marLeft w:val="640"/>
          <w:marRight w:val="0"/>
          <w:marTop w:val="0"/>
          <w:marBottom w:val="0"/>
          <w:divBdr>
            <w:top w:val="none" w:sz="0" w:space="0" w:color="auto"/>
            <w:left w:val="none" w:sz="0" w:space="0" w:color="auto"/>
            <w:bottom w:val="none" w:sz="0" w:space="0" w:color="auto"/>
            <w:right w:val="none" w:sz="0" w:space="0" w:color="auto"/>
          </w:divBdr>
        </w:div>
        <w:div w:id="302396530">
          <w:marLeft w:val="640"/>
          <w:marRight w:val="0"/>
          <w:marTop w:val="0"/>
          <w:marBottom w:val="0"/>
          <w:divBdr>
            <w:top w:val="none" w:sz="0" w:space="0" w:color="auto"/>
            <w:left w:val="none" w:sz="0" w:space="0" w:color="auto"/>
            <w:bottom w:val="none" w:sz="0" w:space="0" w:color="auto"/>
            <w:right w:val="none" w:sz="0" w:space="0" w:color="auto"/>
          </w:divBdr>
        </w:div>
        <w:div w:id="207379783">
          <w:marLeft w:val="640"/>
          <w:marRight w:val="0"/>
          <w:marTop w:val="0"/>
          <w:marBottom w:val="0"/>
          <w:divBdr>
            <w:top w:val="none" w:sz="0" w:space="0" w:color="auto"/>
            <w:left w:val="none" w:sz="0" w:space="0" w:color="auto"/>
            <w:bottom w:val="none" w:sz="0" w:space="0" w:color="auto"/>
            <w:right w:val="none" w:sz="0" w:space="0" w:color="auto"/>
          </w:divBdr>
        </w:div>
        <w:div w:id="216667961">
          <w:marLeft w:val="640"/>
          <w:marRight w:val="0"/>
          <w:marTop w:val="0"/>
          <w:marBottom w:val="0"/>
          <w:divBdr>
            <w:top w:val="none" w:sz="0" w:space="0" w:color="auto"/>
            <w:left w:val="none" w:sz="0" w:space="0" w:color="auto"/>
            <w:bottom w:val="none" w:sz="0" w:space="0" w:color="auto"/>
            <w:right w:val="none" w:sz="0" w:space="0" w:color="auto"/>
          </w:divBdr>
        </w:div>
        <w:div w:id="1975939071">
          <w:marLeft w:val="640"/>
          <w:marRight w:val="0"/>
          <w:marTop w:val="0"/>
          <w:marBottom w:val="0"/>
          <w:divBdr>
            <w:top w:val="none" w:sz="0" w:space="0" w:color="auto"/>
            <w:left w:val="none" w:sz="0" w:space="0" w:color="auto"/>
            <w:bottom w:val="none" w:sz="0" w:space="0" w:color="auto"/>
            <w:right w:val="none" w:sz="0" w:space="0" w:color="auto"/>
          </w:divBdr>
        </w:div>
        <w:div w:id="735400779">
          <w:marLeft w:val="640"/>
          <w:marRight w:val="0"/>
          <w:marTop w:val="0"/>
          <w:marBottom w:val="0"/>
          <w:divBdr>
            <w:top w:val="none" w:sz="0" w:space="0" w:color="auto"/>
            <w:left w:val="none" w:sz="0" w:space="0" w:color="auto"/>
            <w:bottom w:val="none" w:sz="0" w:space="0" w:color="auto"/>
            <w:right w:val="none" w:sz="0" w:space="0" w:color="auto"/>
          </w:divBdr>
        </w:div>
        <w:div w:id="119688141">
          <w:marLeft w:val="640"/>
          <w:marRight w:val="0"/>
          <w:marTop w:val="0"/>
          <w:marBottom w:val="0"/>
          <w:divBdr>
            <w:top w:val="none" w:sz="0" w:space="0" w:color="auto"/>
            <w:left w:val="none" w:sz="0" w:space="0" w:color="auto"/>
            <w:bottom w:val="none" w:sz="0" w:space="0" w:color="auto"/>
            <w:right w:val="none" w:sz="0" w:space="0" w:color="auto"/>
          </w:divBdr>
        </w:div>
      </w:divsChild>
    </w:div>
    <w:div w:id="498808375">
      <w:bodyDiv w:val="1"/>
      <w:marLeft w:val="0"/>
      <w:marRight w:val="0"/>
      <w:marTop w:val="0"/>
      <w:marBottom w:val="0"/>
      <w:divBdr>
        <w:top w:val="none" w:sz="0" w:space="0" w:color="auto"/>
        <w:left w:val="none" w:sz="0" w:space="0" w:color="auto"/>
        <w:bottom w:val="none" w:sz="0" w:space="0" w:color="auto"/>
        <w:right w:val="none" w:sz="0" w:space="0" w:color="auto"/>
      </w:divBdr>
    </w:div>
    <w:div w:id="502281541">
      <w:bodyDiv w:val="1"/>
      <w:marLeft w:val="0"/>
      <w:marRight w:val="0"/>
      <w:marTop w:val="0"/>
      <w:marBottom w:val="0"/>
      <w:divBdr>
        <w:top w:val="none" w:sz="0" w:space="0" w:color="auto"/>
        <w:left w:val="none" w:sz="0" w:space="0" w:color="auto"/>
        <w:bottom w:val="none" w:sz="0" w:space="0" w:color="auto"/>
        <w:right w:val="none" w:sz="0" w:space="0" w:color="auto"/>
      </w:divBdr>
    </w:div>
    <w:div w:id="502664940">
      <w:bodyDiv w:val="1"/>
      <w:marLeft w:val="0"/>
      <w:marRight w:val="0"/>
      <w:marTop w:val="0"/>
      <w:marBottom w:val="0"/>
      <w:divBdr>
        <w:top w:val="none" w:sz="0" w:space="0" w:color="auto"/>
        <w:left w:val="none" w:sz="0" w:space="0" w:color="auto"/>
        <w:bottom w:val="none" w:sz="0" w:space="0" w:color="auto"/>
        <w:right w:val="none" w:sz="0" w:space="0" w:color="auto"/>
      </w:divBdr>
    </w:div>
    <w:div w:id="505945276">
      <w:bodyDiv w:val="1"/>
      <w:marLeft w:val="0"/>
      <w:marRight w:val="0"/>
      <w:marTop w:val="0"/>
      <w:marBottom w:val="0"/>
      <w:divBdr>
        <w:top w:val="none" w:sz="0" w:space="0" w:color="auto"/>
        <w:left w:val="none" w:sz="0" w:space="0" w:color="auto"/>
        <w:bottom w:val="none" w:sz="0" w:space="0" w:color="auto"/>
        <w:right w:val="none" w:sz="0" w:space="0" w:color="auto"/>
      </w:divBdr>
    </w:div>
    <w:div w:id="506289151">
      <w:bodyDiv w:val="1"/>
      <w:marLeft w:val="0"/>
      <w:marRight w:val="0"/>
      <w:marTop w:val="0"/>
      <w:marBottom w:val="0"/>
      <w:divBdr>
        <w:top w:val="none" w:sz="0" w:space="0" w:color="auto"/>
        <w:left w:val="none" w:sz="0" w:space="0" w:color="auto"/>
        <w:bottom w:val="none" w:sz="0" w:space="0" w:color="auto"/>
        <w:right w:val="none" w:sz="0" w:space="0" w:color="auto"/>
      </w:divBdr>
      <w:divsChild>
        <w:div w:id="310865628">
          <w:marLeft w:val="640"/>
          <w:marRight w:val="0"/>
          <w:marTop w:val="0"/>
          <w:marBottom w:val="0"/>
          <w:divBdr>
            <w:top w:val="none" w:sz="0" w:space="0" w:color="auto"/>
            <w:left w:val="none" w:sz="0" w:space="0" w:color="auto"/>
            <w:bottom w:val="none" w:sz="0" w:space="0" w:color="auto"/>
            <w:right w:val="none" w:sz="0" w:space="0" w:color="auto"/>
          </w:divBdr>
        </w:div>
        <w:div w:id="104427402">
          <w:marLeft w:val="640"/>
          <w:marRight w:val="0"/>
          <w:marTop w:val="0"/>
          <w:marBottom w:val="0"/>
          <w:divBdr>
            <w:top w:val="none" w:sz="0" w:space="0" w:color="auto"/>
            <w:left w:val="none" w:sz="0" w:space="0" w:color="auto"/>
            <w:bottom w:val="none" w:sz="0" w:space="0" w:color="auto"/>
            <w:right w:val="none" w:sz="0" w:space="0" w:color="auto"/>
          </w:divBdr>
        </w:div>
        <w:div w:id="690762956">
          <w:marLeft w:val="640"/>
          <w:marRight w:val="0"/>
          <w:marTop w:val="0"/>
          <w:marBottom w:val="0"/>
          <w:divBdr>
            <w:top w:val="none" w:sz="0" w:space="0" w:color="auto"/>
            <w:left w:val="none" w:sz="0" w:space="0" w:color="auto"/>
            <w:bottom w:val="none" w:sz="0" w:space="0" w:color="auto"/>
            <w:right w:val="none" w:sz="0" w:space="0" w:color="auto"/>
          </w:divBdr>
        </w:div>
        <w:div w:id="294335299">
          <w:marLeft w:val="640"/>
          <w:marRight w:val="0"/>
          <w:marTop w:val="0"/>
          <w:marBottom w:val="0"/>
          <w:divBdr>
            <w:top w:val="none" w:sz="0" w:space="0" w:color="auto"/>
            <w:left w:val="none" w:sz="0" w:space="0" w:color="auto"/>
            <w:bottom w:val="none" w:sz="0" w:space="0" w:color="auto"/>
            <w:right w:val="none" w:sz="0" w:space="0" w:color="auto"/>
          </w:divBdr>
        </w:div>
        <w:div w:id="466975150">
          <w:marLeft w:val="640"/>
          <w:marRight w:val="0"/>
          <w:marTop w:val="0"/>
          <w:marBottom w:val="0"/>
          <w:divBdr>
            <w:top w:val="none" w:sz="0" w:space="0" w:color="auto"/>
            <w:left w:val="none" w:sz="0" w:space="0" w:color="auto"/>
            <w:bottom w:val="none" w:sz="0" w:space="0" w:color="auto"/>
            <w:right w:val="none" w:sz="0" w:space="0" w:color="auto"/>
          </w:divBdr>
        </w:div>
        <w:div w:id="817498158">
          <w:marLeft w:val="640"/>
          <w:marRight w:val="0"/>
          <w:marTop w:val="0"/>
          <w:marBottom w:val="0"/>
          <w:divBdr>
            <w:top w:val="none" w:sz="0" w:space="0" w:color="auto"/>
            <w:left w:val="none" w:sz="0" w:space="0" w:color="auto"/>
            <w:bottom w:val="none" w:sz="0" w:space="0" w:color="auto"/>
            <w:right w:val="none" w:sz="0" w:space="0" w:color="auto"/>
          </w:divBdr>
        </w:div>
        <w:div w:id="1356425944">
          <w:marLeft w:val="640"/>
          <w:marRight w:val="0"/>
          <w:marTop w:val="0"/>
          <w:marBottom w:val="0"/>
          <w:divBdr>
            <w:top w:val="none" w:sz="0" w:space="0" w:color="auto"/>
            <w:left w:val="none" w:sz="0" w:space="0" w:color="auto"/>
            <w:bottom w:val="none" w:sz="0" w:space="0" w:color="auto"/>
            <w:right w:val="none" w:sz="0" w:space="0" w:color="auto"/>
          </w:divBdr>
        </w:div>
        <w:div w:id="422722512">
          <w:marLeft w:val="640"/>
          <w:marRight w:val="0"/>
          <w:marTop w:val="0"/>
          <w:marBottom w:val="0"/>
          <w:divBdr>
            <w:top w:val="none" w:sz="0" w:space="0" w:color="auto"/>
            <w:left w:val="none" w:sz="0" w:space="0" w:color="auto"/>
            <w:bottom w:val="none" w:sz="0" w:space="0" w:color="auto"/>
            <w:right w:val="none" w:sz="0" w:space="0" w:color="auto"/>
          </w:divBdr>
        </w:div>
        <w:div w:id="571080791">
          <w:marLeft w:val="640"/>
          <w:marRight w:val="0"/>
          <w:marTop w:val="0"/>
          <w:marBottom w:val="0"/>
          <w:divBdr>
            <w:top w:val="none" w:sz="0" w:space="0" w:color="auto"/>
            <w:left w:val="none" w:sz="0" w:space="0" w:color="auto"/>
            <w:bottom w:val="none" w:sz="0" w:space="0" w:color="auto"/>
            <w:right w:val="none" w:sz="0" w:space="0" w:color="auto"/>
          </w:divBdr>
        </w:div>
        <w:div w:id="406460748">
          <w:marLeft w:val="640"/>
          <w:marRight w:val="0"/>
          <w:marTop w:val="0"/>
          <w:marBottom w:val="0"/>
          <w:divBdr>
            <w:top w:val="none" w:sz="0" w:space="0" w:color="auto"/>
            <w:left w:val="none" w:sz="0" w:space="0" w:color="auto"/>
            <w:bottom w:val="none" w:sz="0" w:space="0" w:color="auto"/>
            <w:right w:val="none" w:sz="0" w:space="0" w:color="auto"/>
          </w:divBdr>
        </w:div>
        <w:div w:id="427846018">
          <w:marLeft w:val="640"/>
          <w:marRight w:val="0"/>
          <w:marTop w:val="0"/>
          <w:marBottom w:val="0"/>
          <w:divBdr>
            <w:top w:val="none" w:sz="0" w:space="0" w:color="auto"/>
            <w:left w:val="none" w:sz="0" w:space="0" w:color="auto"/>
            <w:bottom w:val="none" w:sz="0" w:space="0" w:color="auto"/>
            <w:right w:val="none" w:sz="0" w:space="0" w:color="auto"/>
          </w:divBdr>
        </w:div>
        <w:div w:id="1099451423">
          <w:marLeft w:val="640"/>
          <w:marRight w:val="0"/>
          <w:marTop w:val="0"/>
          <w:marBottom w:val="0"/>
          <w:divBdr>
            <w:top w:val="none" w:sz="0" w:space="0" w:color="auto"/>
            <w:left w:val="none" w:sz="0" w:space="0" w:color="auto"/>
            <w:bottom w:val="none" w:sz="0" w:space="0" w:color="auto"/>
            <w:right w:val="none" w:sz="0" w:space="0" w:color="auto"/>
          </w:divBdr>
        </w:div>
        <w:div w:id="1819833168">
          <w:marLeft w:val="640"/>
          <w:marRight w:val="0"/>
          <w:marTop w:val="0"/>
          <w:marBottom w:val="0"/>
          <w:divBdr>
            <w:top w:val="none" w:sz="0" w:space="0" w:color="auto"/>
            <w:left w:val="none" w:sz="0" w:space="0" w:color="auto"/>
            <w:bottom w:val="none" w:sz="0" w:space="0" w:color="auto"/>
            <w:right w:val="none" w:sz="0" w:space="0" w:color="auto"/>
          </w:divBdr>
        </w:div>
        <w:div w:id="2030989061">
          <w:marLeft w:val="640"/>
          <w:marRight w:val="0"/>
          <w:marTop w:val="0"/>
          <w:marBottom w:val="0"/>
          <w:divBdr>
            <w:top w:val="none" w:sz="0" w:space="0" w:color="auto"/>
            <w:left w:val="none" w:sz="0" w:space="0" w:color="auto"/>
            <w:bottom w:val="none" w:sz="0" w:space="0" w:color="auto"/>
            <w:right w:val="none" w:sz="0" w:space="0" w:color="auto"/>
          </w:divBdr>
        </w:div>
        <w:div w:id="855848142">
          <w:marLeft w:val="640"/>
          <w:marRight w:val="0"/>
          <w:marTop w:val="0"/>
          <w:marBottom w:val="0"/>
          <w:divBdr>
            <w:top w:val="none" w:sz="0" w:space="0" w:color="auto"/>
            <w:left w:val="none" w:sz="0" w:space="0" w:color="auto"/>
            <w:bottom w:val="none" w:sz="0" w:space="0" w:color="auto"/>
            <w:right w:val="none" w:sz="0" w:space="0" w:color="auto"/>
          </w:divBdr>
        </w:div>
        <w:div w:id="1609043118">
          <w:marLeft w:val="640"/>
          <w:marRight w:val="0"/>
          <w:marTop w:val="0"/>
          <w:marBottom w:val="0"/>
          <w:divBdr>
            <w:top w:val="none" w:sz="0" w:space="0" w:color="auto"/>
            <w:left w:val="none" w:sz="0" w:space="0" w:color="auto"/>
            <w:bottom w:val="none" w:sz="0" w:space="0" w:color="auto"/>
            <w:right w:val="none" w:sz="0" w:space="0" w:color="auto"/>
          </w:divBdr>
        </w:div>
        <w:div w:id="1993364355">
          <w:marLeft w:val="640"/>
          <w:marRight w:val="0"/>
          <w:marTop w:val="0"/>
          <w:marBottom w:val="0"/>
          <w:divBdr>
            <w:top w:val="none" w:sz="0" w:space="0" w:color="auto"/>
            <w:left w:val="none" w:sz="0" w:space="0" w:color="auto"/>
            <w:bottom w:val="none" w:sz="0" w:space="0" w:color="auto"/>
            <w:right w:val="none" w:sz="0" w:space="0" w:color="auto"/>
          </w:divBdr>
        </w:div>
        <w:div w:id="1741515193">
          <w:marLeft w:val="640"/>
          <w:marRight w:val="0"/>
          <w:marTop w:val="0"/>
          <w:marBottom w:val="0"/>
          <w:divBdr>
            <w:top w:val="none" w:sz="0" w:space="0" w:color="auto"/>
            <w:left w:val="none" w:sz="0" w:space="0" w:color="auto"/>
            <w:bottom w:val="none" w:sz="0" w:space="0" w:color="auto"/>
            <w:right w:val="none" w:sz="0" w:space="0" w:color="auto"/>
          </w:divBdr>
        </w:div>
        <w:div w:id="2024234859">
          <w:marLeft w:val="640"/>
          <w:marRight w:val="0"/>
          <w:marTop w:val="0"/>
          <w:marBottom w:val="0"/>
          <w:divBdr>
            <w:top w:val="none" w:sz="0" w:space="0" w:color="auto"/>
            <w:left w:val="none" w:sz="0" w:space="0" w:color="auto"/>
            <w:bottom w:val="none" w:sz="0" w:space="0" w:color="auto"/>
            <w:right w:val="none" w:sz="0" w:space="0" w:color="auto"/>
          </w:divBdr>
        </w:div>
        <w:div w:id="1100873864">
          <w:marLeft w:val="640"/>
          <w:marRight w:val="0"/>
          <w:marTop w:val="0"/>
          <w:marBottom w:val="0"/>
          <w:divBdr>
            <w:top w:val="none" w:sz="0" w:space="0" w:color="auto"/>
            <w:left w:val="none" w:sz="0" w:space="0" w:color="auto"/>
            <w:bottom w:val="none" w:sz="0" w:space="0" w:color="auto"/>
            <w:right w:val="none" w:sz="0" w:space="0" w:color="auto"/>
          </w:divBdr>
        </w:div>
        <w:div w:id="2050950336">
          <w:marLeft w:val="640"/>
          <w:marRight w:val="0"/>
          <w:marTop w:val="0"/>
          <w:marBottom w:val="0"/>
          <w:divBdr>
            <w:top w:val="none" w:sz="0" w:space="0" w:color="auto"/>
            <w:left w:val="none" w:sz="0" w:space="0" w:color="auto"/>
            <w:bottom w:val="none" w:sz="0" w:space="0" w:color="auto"/>
            <w:right w:val="none" w:sz="0" w:space="0" w:color="auto"/>
          </w:divBdr>
        </w:div>
        <w:div w:id="1120226965">
          <w:marLeft w:val="640"/>
          <w:marRight w:val="0"/>
          <w:marTop w:val="0"/>
          <w:marBottom w:val="0"/>
          <w:divBdr>
            <w:top w:val="none" w:sz="0" w:space="0" w:color="auto"/>
            <w:left w:val="none" w:sz="0" w:space="0" w:color="auto"/>
            <w:bottom w:val="none" w:sz="0" w:space="0" w:color="auto"/>
            <w:right w:val="none" w:sz="0" w:space="0" w:color="auto"/>
          </w:divBdr>
        </w:div>
        <w:div w:id="979964347">
          <w:marLeft w:val="640"/>
          <w:marRight w:val="0"/>
          <w:marTop w:val="0"/>
          <w:marBottom w:val="0"/>
          <w:divBdr>
            <w:top w:val="none" w:sz="0" w:space="0" w:color="auto"/>
            <w:left w:val="none" w:sz="0" w:space="0" w:color="auto"/>
            <w:bottom w:val="none" w:sz="0" w:space="0" w:color="auto"/>
            <w:right w:val="none" w:sz="0" w:space="0" w:color="auto"/>
          </w:divBdr>
        </w:div>
        <w:div w:id="895356095">
          <w:marLeft w:val="640"/>
          <w:marRight w:val="0"/>
          <w:marTop w:val="0"/>
          <w:marBottom w:val="0"/>
          <w:divBdr>
            <w:top w:val="none" w:sz="0" w:space="0" w:color="auto"/>
            <w:left w:val="none" w:sz="0" w:space="0" w:color="auto"/>
            <w:bottom w:val="none" w:sz="0" w:space="0" w:color="auto"/>
            <w:right w:val="none" w:sz="0" w:space="0" w:color="auto"/>
          </w:divBdr>
        </w:div>
        <w:div w:id="2131969028">
          <w:marLeft w:val="640"/>
          <w:marRight w:val="0"/>
          <w:marTop w:val="0"/>
          <w:marBottom w:val="0"/>
          <w:divBdr>
            <w:top w:val="none" w:sz="0" w:space="0" w:color="auto"/>
            <w:left w:val="none" w:sz="0" w:space="0" w:color="auto"/>
            <w:bottom w:val="none" w:sz="0" w:space="0" w:color="auto"/>
            <w:right w:val="none" w:sz="0" w:space="0" w:color="auto"/>
          </w:divBdr>
        </w:div>
        <w:div w:id="1922788727">
          <w:marLeft w:val="640"/>
          <w:marRight w:val="0"/>
          <w:marTop w:val="0"/>
          <w:marBottom w:val="0"/>
          <w:divBdr>
            <w:top w:val="none" w:sz="0" w:space="0" w:color="auto"/>
            <w:left w:val="none" w:sz="0" w:space="0" w:color="auto"/>
            <w:bottom w:val="none" w:sz="0" w:space="0" w:color="auto"/>
            <w:right w:val="none" w:sz="0" w:space="0" w:color="auto"/>
          </w:divBdr>
        </w:div>
        <w:div w:id="229534664">
          <w:marLeft w:val="640"/>
          <w:marRight w:val="0"/>
          <w:marTop w:val="0"/>
          <w:marBottom w:val="0"/>
          <w:divBdr>
            <w:top w:val="none" w:sz="0" w:space="0" w:color="auto"/>
            <w:left w:val="none" w:sz="0" w:space="0" w:color="auto"/>
            <w:bottom w:val="none" w:sz="0" w:space="0" w:color="auto"/>
            <w:right w:val="none" w:sz="0" w:space="0" w:color="auto"/>
          </w:divBdr>
        </w:div>
        <w:div w:id="59526813">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1415282232">
          <w:marLeft w:val="640"/>
          <w:marRight w:val="0"/>
          <w:marTop w:val="0"/>
          <w:marBottom w:val="0"/>
          <w:divBdr>
            <w:top w:val="none" w:sz="0" w:space="0" w:color="auto"/>
            <w:left w:val="none" w:sz="0" w:space="0" w:color="auto"/>
            <w:bottom w:val="none" w:sz="0" w:space="0" w:color="auto"/>
            <w:right w:val="none" w:sz="0" w:space="0" w:color="auto"/>
          </w:divBdr>
        </w:div>
        <w:div w:id="1679886076">
          <w:marLeft w:val="640"/>
          <w:marRight w:val="0"/>
          <w:marTop w:val="0"/>
          <w:marBottom w:val="0"/>
          <w:divBdr>
            <w:top w:val="none" w:sz="0" w:space="0" w:color="auto"/>
            <w:left w:val="none" w:sz="0" w:space="0" w:color="auto"/>
            <w:bottom w:val="none" w:sz="0" w:space="0" w:color="auto"/>
            <w:right w:val="none" w:sz="0" w:space="0" w:color="auto"/>
          </w:divBdr>
        </w:div>
        <w:div w:id="1892112549">
          <w:marLeft w:val="640"/>
          <w:marRight w:val="0"/>
          <w:marTop w:val="0"/>
          <w:marBottom w:val="0"/>
          <w:divBdr>
            <w:top w:val="none" w:sz="0" w:space="0" w:color="auto"/>
            <w:left w:val="none" w:sz="0" w:space="0" w:color="auto"/>
            <w:bottom w:val="none" w:sz="0" w:space="0" w:color="auto"/>
            <w:right w:val="none" w:sz="0" w:space="0" w:color="auto"/>
          </w:divBdr>
        </w:div>
        <w:div w:id="1361510524">
          <w:marLeft w:val="640"/>
          <w:marRight w:val="0"/>
          <w:marTop w:val="0"/>
          <w:marBottom w:val="0"/>
          <w:divBdr>
            <w:top w:val="none" w:sz="0" w:space="0" w:color="auto"/>
            <w:left w:val="none" w:sz="0" w:space="0" w:color="auto"/>
            <w:bottom w:val="none" w:sz="0" w:space="0" w:color="auto"/>
            <w:right w:val="none" w:sz="0" w:space="0" w:color="auto"/>
          </w:divBdr>
        </w:div>
        <w:div w:id="308949461">
          <w:marLeft w:val="640"/>
          <w:marRight w:val="0"/>
          <w:marTop w:val="0"/>
          <w:marBottom w:val="0"/>
          <w:divBdr>
            <w:top w:val="none" w:sz="0" w:space="0" w:color="auto"/>
            <w:left w:val="none" w:sz="0" w:space="0" w:color="auto"/>
            <w:bottom w:val="none" w:sz="0" w:space="0" w:color="auto"/>
            <w:right w:val="none" w:sz="0" w:space="0" w:color="auto"/>
          </w:divBdr>
        </w:div>
        <w:div w:id="1109667201">
          <w:marLeft w:val="640"/>
          <w:marRight w:val="0"/>
          <w:marTop w:val="0"/>
          <w:marBottom w:val="0"/>
          <w:divBdr>
            <w:top w:val="none" w:sz="0" w:space="0" w:color="auto"/>
            <w:left w:val="none" w:sz="0" w:space="0" w:color="auto"/>
            <w:bottom w:val="none" w:sz="0" w:space="0" w:color="auto"/>
            <w:right w:val="none" w:sz="0" w:space="0" w:color="auto"/>
          </w:divBdr>
        </w:div>
        <w:div w:id="978195391">
          <w:marLeft w:val="640"/>
          <w:marRight w:val="0"/>
          <w:marTop w:val="0"/>
          <w:marBottom w:val="0"/>
          <w:divBdr>
            <w:top w:val="none" w:sz="0" w:space="0" w:color="auto"/>
            <w:left w:val="none" w:sz="0" w:space="0" w:color="auto"/>
            <w:bottom w:val="none" w:sz="0" w:space="0" w:color="auto"/>
            <w:right w:val="none" w:sz="0" w:space="0" w:color="auto"/>
          </w:divBdr>
        </w:div>
        <w:div w:id="87779123">
          <w:marLeft w:val="640"/>
          <w:marRight w:val="0"/>
          <w:marTop w:val="0"/>
          <w:marBottom w:val="0"/>
          <w:divBdr>
            <w:top w:val="none" w:sz="0" w:space="0" w:color="auto"/>
            <w:left w:val="none" w:sz="0" w:space="0" w:color="auto"/>
            <w:bottom w:val="none" w:sz="0" w:space="0" w:color="auto"/>
            <w:right w:val="none" w:sz="0" w:space="0" w:color="auto"/>
          </w:divBdr>
        </w:div>
        <w:div w:id="742140040">
          <w:marLeft w:val="640"/>
          <w:marRight w:val="0"/>
          <w:marTop w:val="0"/>
          <w:marBottom w:val="0"/>
          <w:divBdr>
            <w:top w:val="none" w:sz="0" w:space="0" w:color="auto"/>
            <w:left w:val="none" w:sz="0" w:space="0" w:color="auto"/>
            <w:bottom w:val="none" w:sz="0" w:space="0" w:color="auto"/>
            <w:right w:val="none" w:sz="0" w:space="0" w:color="auto"/>
          </w:divBdr>
        </w:div>
        <w:div w:id="255134798">
          <w:marLeft w:val="640"/>
          <w:marRight w:val="0"/>
          <w:marTop w:val="0"/>
          <w:marBottom w:val="0"/>
          <w:divBdr>
            <w:top w:val="none" w:sz="0" w:space="0" w:color="auto"/>
            <w:left w:val="none" w:sz="0" w:space="0" w:color="auto"/>
            <w:bottom w:val="none" w:sz="0" w:space="0" w:color="auto"/>
            <w:right w:val="none" w:sz="0" w:space="0" w:color="auto"/>
          </w:divBdr>
        </w:div>
        <w:div w:id="154952180">
          <w:marLeft w:val="640"/>
          <w:marRight w:val="0"/>
          <w:marTop w:val="0"/>
          <w:marBottom w:val="0"/>
          <w:divBdr>
            <w:top w:val="none" w:sz="0" w:space="0" w:color="auto"/>
            <w:left w:val="none" w:sz="0" w:space="0" w:color="auto"/>
            <w:bottom w:val="none" w:sz="0" w:space="0" w:color="auto"/>
            <w:right w:val="none" w:sz="0" w:space="0" w:color="auto"/>
          </w:divBdr>
        </w:div>
        <w:div w:id="1924334558">
          <w:marLeft w:val="640"/>
          <w:marRight w:val="0"/>
          <w:marTop w:val="0"/>
          <w:marBottom w:val="0"/>
          <w:divBdr>
            <w:top w:val="none" w:sz="0" w:space="0" w:color="auto"/>
            <w:left w:val="none" w:sz="0" w:space="0" w:color="auto"/>
            <w:bottom w:val="none" w:sz="0" w:space="0" w:color="auto"/>
            <w:right w:val="none" w:sz="0" w:space="0" w:color="auto"/>
          </w:divBdr>
        </w:div>
        <w:div w:id="1520196735">
          <w:marLeft w:val="640"/>
          <w:marRight w:val="0"/>
          <w:marTop w:val="0"/>
          <w:marBottom w:val="0"/>
          <w:divBdr>
            <w:top w:val="none" w:sz="0" w:space="0" w:color="auto"/>
            <w:left w:val="none" w:sz="0" w:space="0" w:color="auto"/>
            <w:bottom w:val="none" w:sz="0" w:space="0" w:color="auto"/>
            <w:right w:val="none" w:sz="0" w:space="0" w:color="auto"/>
          </w:divBdr>
        </w:div>
      </w:divsChild>
    </w:div>
    <w:div w:id="506604665">
      <w:bodyDiv w:val="1"/>
      <w:marLeft w:val="0"/>
      <w:marRight w:val="0"/>
      <w:marTop w:val="0"/>
      <w:marBottom w:val="0"/>
      <w:divBdr>
        <w:top w:val="none" w:sz="0" w:space="0" w:color="auto"/>
        <w:left w:val="none" w:sz="0" w:space="0" w:color="auto"/>
        <w:bottom w:val="none" w:sz="0" w:space="0" w:color="auto"/>
        <w:right w:val="none" w:sz="0" w:space="0" w:color="auto"/>
      </w:divBdr>
    </w:div>
    <w:div w:id="507133446">
      <w:bodyDiv w:val="1"/>
      <w:marLeft w:val="0"/>
      <w:marRight w:val="0"/>
      <w:marTop w:val="0"/>
      <w:marBottom w:val="0"/>
      <w:divBdr>
        <w:top w:val="none" w:sz="0" w:space="0" w:color="auto"/>
        <w:left w:val="none" w:sz="0" w:space="0" w:color="auto"/>
        <w:bottom w:val="none" w:sz="0" w:space="0" w:color="auto"/>
        <w:right w:val="none" w:sz="0" w:space="0" w:color="auto"/>
      </w:divBdr>
    </w:div>
    <w:div w:id="510796755">
      <w:bodyDiv w:val="1"/>
      <w:marLeft w:val="0"/>
      <w:marRight w:val="0"/>
      <w:marTop w:val="0"/>
      <w:marBottom w:val="0"/>
      <w:divBdr>
        <w:top w:val="none" w:sz="0" w:space="0" w:color="auto"/>
        <w:left w:val="none" w:sz="0" w:space="0" w:color="auto"/>
        <w:bottom w:val="none" w:sz="0" w:space="0" w:color="auto"/>
        <w:right w:val="none" w:sz="0" w:space="0" w:color="auto"/>
      </w:divBdr>
    </w:div>
    <w:div w:id="512502631">
      <w:bodyDiv w:val="1"/>
      <w:marLeft w:val="0"/>
      <w:marRight w:val="0"/>
      <w:marTop w:val="0"/>
      <w:marBottom w:val="0"/>
      <w:divBdr>
        <w:top w:val="none" w:sz="0" w:space="0" w:color="auto"/>
        <w:left w:val="none" w:sz="0" w:space="0" w:color="auto"/>
        <w:bottom w:val="none" w:sz="0" w:space="0" w:color="auto"/>
        <w:right w:val="none" w:sz="0" w:space="0" w:color="auto"/>
      </w:divBdr>
    </w:div>
    <w:div w:id="516584625">
      <w:bodyDiv w:val="1"/>
      <w:marLeft w:val="0"/>
      <w:marRight w:val="0"/>
      <w:marTop w:val="0"/>
      <w:marBottom w:val="0"/>
      <w:divBdr>
        <w:top w:val="none" w:sz="0" w:space="0" w:color="auto"/>
        <w:left w:val="none" w:sz="0" w:space="0" w:color="auto"/>
        <w:bottom w:val="none" w:sz="0" w:space="0" w:color="auto"/>
        <w:right w:val="none" w:sz="0" w:space="0" w:color="auto"/>
      </w:divBdr>
    </w:div>
    <w:div w:id="517618986">
      <w:bodyDiv w:val="1"/>
      <w:marLeft w:val="0"/>
      <w:marRight w:val="0"/>
      <w:marTop w:val="0"/>
      <w:marBottom w:val="0"/>
      <w:divBdr>
        <w:top w:val="none" w:sz="0" w:space="0" w:color="auto"/>
        <w:left w:val="none" w:sz="0" w:space="0" w:color="auto"/>
        <w:bottom w:val="none" w:sz="0" w:space="0" w:color="auto"/>
        <w:right w:val="none" w:sz="0" w:space="0" w:color="auto"/>
      </w:divBdr>
    </w:div>
    <w:div w:id="518617314">
      <w:bodyDiv w:val="1"/>
      <w:marLeft w:val="0"/>
      <w:marRight w:val="0"/>
      <w:marTop w:val="0"/>
      <w:marBottom w:val="0"/>
      <w:divBdr>
        <w:top w:val="none" w:sz="0" w:space="0" w:color="auto"/>
        <w:left w:val="none" w:sz="0" w:space="0" w:color="auto"/>
        <w:bottom w:val="none" w:sz="0" w:space="0" w:color="auto"/>
        <w:right w:val="none" w:sz="0" w:space="0" w:color="auto"/>
      </w:divBdr>
    </w:div>
    <w:div w:id="522591031">
      <w:bodyDiv w:val="1"/>
      <w:marLeft w:val="0"/>
      <w:marRight w:val="0"/>
      <w:marTop w:val="0"/>
      <w:marBottom w:val="0"/>
      <w:divBdr>
        <w:top w:val="none" w:sz="0" w:space="0" w:color="auto"/>
        <w:left w:val="none" w:sz="0" w:space="0" w:color="auto"/>
        <w:bottom w:val="none" w:sz="0" w:space="0" w:color="auto"/>
        <w:right w:val="none" w:sz="0" w:space="0" w:color="auto"/>
      </w:divBdr>
    </w:div>
    <w:div w:id="524099301">
      <w:bodyDiv w:val="1"/>
      <w:marLeft w:val="0"/>
      <w:marRight w:val="0"/>
      <w:marTop w:val="0"/>
      <w:marBottom w:val="0"/>
      <w:divBdr>
        <w:top w:val="none" w:sz="0" w:space="0" w:color="auto"/>
        <w:left w:val="none" w:sz="0" w:space="0" w:color="auto"/>
        <w:bottom w:val="none" w:sz="0" w:space="0" w:color="auto"/>
        <w:right w:val="none" w:sz="0" w:space="0" w:color="auto"/>
      </w:divBdr>
      <w:divsChild>
        <w:div w:id="203951874">
          <w:marLeft w:val="640"/>
          <w:marRight w:val="0"/>
          <w:marTop w:val="0"/>
          <w:marBottom w:val="0"/>
          <w:divBdr>
            <w:top w:val="none" w:sz="0" w:space="0" w:color="auto"/>
            <w:left w:val="none" w:sz="0" w:space="0" w:color="auto"/>
            <w:bottom w:val="none" w:sz="0" w:space="0" w:color="auto"/>
            <w:right w:val="none" w:sz="0" w:space="0" w:color="auto"/>
          </w:divBdr>
        </w:div>
        <w:div w:id="1277131212">
          <w:marLeft w:val="640"/>
          <w:marRight w:val="0"/>
          <w:marTop w:val="0"/>
          <w:marBottom w:val="0"/>
          <w:divBdr>
            <w:top w:val="none" w:sz="0" w:space="0" w:color="auto"/>
            <w:left w:val="none" w:sz="0" w:space="0" w:color="auto"/>
            <w:bottom w:val="none" w:sz="0" w:space="0" w:color="auto"/>
            <w:right w:val="none" w:sz="0" w:space="0" w:color="auto"/>
          </w:divBdr>
        </w:div>
        <w:div w:id="1117334650">
          <w:marLeft w:val="640"/>
          <w:marRight w:val="0"/>
          <w:marTop w:val="0"/>
          <w:marBottom w:val="0"/>
          <w:divBdr>
            <w:top w:val="none" w:sz="0" w:space="0" w:color="auto"/>
            <w:left w:val="none" w:sz="0" w:space="0" w:color="auto"/>
            <w:bottom w:val="none" w:sz="0" w:space="0" w:color="auto"/>
            <w:right w:val="none" w:sz="0" w:space="0" w:color="auto"/>
          </w:divBdr>
        </w:div>
        <w:div w:id="1239752687">
          <w:marLeft w:val="640"/>
          <w:marRight w:val="0"/>
          <w:marTop w:val="0"/>
          <w:marBottom w:val="0"/>
          <w:divBdr>
            <w:top w:val="none" w:sz="0" w:space="0" w:color="auto"/>
            <w:left w:val="none" w:sz="0" w:space="0" w:color="auto"/>
            <w:bottom w:val="none" w:sz="0" w:space="0" w:color="auto"/>
            <w:right w:val="none" w:sz="0" w:space="0" w:color="auto"/>
          </w:divBdr>
        </w:div>
        <w:div w:id="888997462">
          <w:marLeft w:val="640"/>
          <w:marRight w:val="0"/>
          <w:marTop w:val="0"/>
          <w:marBottom w:val="0"/>
          <w:divBdr>
            <w:top w:val="none" w:sz="0" w:space="0" w:color="auto"/>
            <w:left w:val="none" w:sz="0" w:space="0" w:color="auto"/>
            <w:bottom w:val="none" w:sz="0" w:space="0" w:color="auto"/>
            <w:right w:val="none" w:sz="0" w:space="0" w:color="auto"/>
          </w:divBdr>
        </w:div>
        <w:div w:id="732510671">
          <w:marLeft w:val="640"/>
          <w:marRight w:val="0"/>
          <w:marTop w:val="0"/>
          <w:marBottom w:val="0"/>
          <w:divBdr>
            <w:top w:val="none" w:sz="0" w:space="0" w:color="auto"/>
            <w:left w:val="none" w:sz="0" w:space="0" w:color="auto"/>
            <w:bottom w:val="none" w:sz="0" w:space="0" w:color="auto"/>
            <w:right w:val="none" w:sz="0" w:space="0" w:color="auto"/>
          </w:divBdr>
        </w:div>
        <w:div w:id="1335692838">
          <w:marLeft w:val="640"/>
          <w:marRight w:val="0"/>
          <w:marTop w:val="0"/>
          <w:marBottom w:val="0"/>
          <w:divBdr>
            <w:top w:val="none" w:sz="0" w:space="0" w:color="auto"/>
            <w:left w:val="none" w:sz="0" w:space="0" w:color="auto"/>
            <w:bottom w:val="none" w:sz="0" w:space="0" w:color="auto"/>
            <w:right w:val="none" w:sz="0" w:space="0" w:color="auto"/>
          </w:divBdr>
        </w:div>
        <w:div w:id="1678926723">
          <w:marLeft w:val="640"/>
          <w:marRight w:val="0"/>
          <w:marTop w:val="0"/>
          <w:marBottom w:val="0"/>
          <w:divBdr>
            <w:top w:val="none" w:sz="0" w:space="0" w:color="auto"/>
            <w:left w:val="none" w:sz="0" w:space="0" w:color="auto"/>
            <w:bottom w:val="none" w:sz="0" w:space="0" w:color="auto"/>
            <w:right w:val="none" w:sz="0" w:space="0" w:color="auto"/>
          </w:divBdr>
        </w:div>
        <w:div w:id="858277496">
          <w:marLeft w:val="640"/>
          <w:marRight w:val="0"/>
          <w:marTop w:val="0"/>
          <w:marBottom w:val="0"/>
          <w:divBdr>
            <w:top w:val="none" w:sz="0" w:space="0" w:color="auto"/>
            <w:left w:val="none" w:sz="0" w:space="0" w:color="auto"/>
            <w:bottom w:val="none" w:sz="0" w:space="0" w:color="auto"/>
            <w:right w:val="none" w:sz="0" w:space="0" w:color="auto"/>
          </w:divBdr>
        </w:div>
        <w:div w:id="2100981593">
          <w:marLeft w:val="640"/>
          <w:marRight w:val="0"/>
          <w:marTop w:val="0"/>
          <w:marBottom w:val="0"/>
          <w:divBdr>
            <w:top w:val="none" w:sz="0" w:space="0" w:color="auto"/>
            <w:left w:val="none" w:sz="0" w:space="0" w:color="auto"/>
            <w:bottom w:val="none" w:sz="0" w:space="0" w:color="auto"/>
            <w:right w:val="none" w:sz="0" w:space="0" w:color="auto"/>
          </w:divBdr>
        </w:div>
        <w:div w:id="1329556611">
          <w:marLeft w:val="640"/>
          <w:marRight w:val="0"/>
          <w:marTop w:val="0"/>
          <w:marBottom w:val="0"/>
          <w:divBdr>
            <w:top w:val="none" w:sz="0" w:space="0" w:color="auto"/>
            <w:left w:val="none" w:sz="0" w:space="0" w:color="auto"/>
            <w:bottom w:val="none" w:sz="0" w:space="0" w:color="auto"/>
            <w:right w:val="none" w:sz="0" w:space="0" w:color="auto"/>
          </w:divBdr>
        </w:div>
        <w:div w:id="404035038">
          <w:marLeft w:val="640"/>
          <w:marRight w:val="0"/>
          <w:marTop w:val="0"/>
          <w:marBottom w:val="0"/>
          <w:divBdr>
            <w:top w:val="none" w:sz="0" w:space="0" w:color="auto"/>
            <w:left w:val="none" w:sz="0" w:space="0" w:color="auto"/>
            <w:bottom w:val="none" w:sz="0" w:space="0" w:color="auto"/>
            <w:right w:val="none" w:sz="0" w:space="0" w:color="auto"/>
          </w:divBdr>
        </w:div>
        <w:div w:id="100802271">
          <w:marLeft w:val="640"/>
          <w:marRight w:val="0"/>
          <w:marTop w:val="0"/>
          <w:marBottom w:val="0"/>
          <w:divBdr>
            <w:top w:val="none" w:sz="0" w:space="0" w:color="auto"/>
            <w:left w:val="none" w:sz="0" w:space="0" w:color="auto"/>
            <w:bottom w:val="none" w:sz="0" w:space="0" w:color="auto"/>
            <w:right w:val="none" w:sz="0" w:space="0" w:color="auto"/>
          </w:divBdr>
        </w:div>
        <w:div w:id="1620603562">
          <w:marLeft w:val="640"/>
          <w:marRight w:val="0"/>
          <w:marTop w:val="0"/>
          <w:marBottom w:val="0"/>
          <w:divBdr>
            <w:top w:val="none" w:sz="0" w:space="0" w:color="auto"/>
            <w:left w:val="none" w:sz="0" w:space="0" w:color="auto"/>
            <w:bottom w:val="none" w:sz="0" w:space="0" w:color="auto"/>
            <w:right w:val="none" w:sz="0" w:space="0" w:color="auto"/>
          </w:divBdr>
        </w:div>
        <w:div w:id="515925567">
          <w:marLeft w:val="640"/>
          <w:marRight w:val="0"/>
          <w:marTop w:val="0"/>
          <w:marBottom w:val="0"/>
          <w:divBdr>
            <w:top w:val="none" w:sz="0" w:space="0" w:color="auto"/>
            <w:left w:val="none" w:sz="0" w:space="0" w:color="auto"/>
            <w:bottom w:val="none" w:sz="0" w:space="0" w:color="auto"/>
            <w:right w:val="none" w:sz="0" w:space="0" w:color="auto"/>
          </w:divBdr>
        </w:div>
        <w:div w:id="666791484">
          <w:marLeft w:val="640"/>
          <w:marRight w:val="0"/>
          <w:marTop w:val="0"/>
          <w:marBottom w:val="0"/>
          <w:divBdr>
            <w:top w:val="none" w:sz="0" w:space="0" w:color="auto"/>
            <w:left w:val="none" w:sz="0" w:space="0" w:color="auto"/>
            <w:bottom w:val="none" w:sz="0" w:space="0" w:color="auto"/>
            <w:right w:val="none" w:sz="0" w:space="0" w:color="auto"/>
          </w:divBdr>
        </w:div>
        <w:div w:id="216018733">
          <w:marLeft w:val="640"/>
          <w:marRight w:val="0"/>
          <w:marTop w:val="0"/>
          <w:marBottom w:val="0"/>
          <w:divBdr>
            <w:top w:val="none" w:sz="0" w:space="0" w:color="auto"/>
            <w:left w:val="none" w:sz="0" w:space="0" w:color="auto"/>
            <w:bottom w:val="none" w:sz="0" w:space="0" w:color="auto"/>
            <w:right w:val="none" w:sz="0" w:space="0" w:color="auto"/>
          </w:divBdr>
        </w:div>
        <w:div w:id="1414544302">
          <w:marLeft w:val="640"/>
          <w:marRight w:val="0"/>
          <w:marTop w:val="0"/>
          <w:marBottom w:val="0"/>
          <w:divBdr>
            <w:top w:val="none" w:sz="0" w:space="0" w:color="auto"/>
            <w:left w:val="none" w:sz="0" w:space="0" w:color="auto"/>
            <w:bottom w:val="none" w:sz="0" w:space="0" w:color="auto"/>
            <w:right w:val="none" w:sz="0" w:space="0" w:color="auto"/>
          </w:divBdr>
        </w:div>
        <w:div w:id="687027796">
          <w:marLeft w:val="640"/>
          <w:marRight w:val="0"/>
          <w:marTop w:val="0"/>
          <w:marBottom w:val="0"/>
          <w:divBdr>
            <w:top w:val="none" w:sz="0" w:space="0" w:color="auto"/>
            <w:left w:val="none" w:sz="0" w:space="0" w:color="auto"/>
            <w:bottom w:val="none" w:sz="0" w:space="0" w:color="auto"/>
            <w:right w:val="none" w:sz="0" w:space="0" w:color="auto"/>
          </w:divBdr>
        </w:div>
        <w:div w:id="1312519086">
          <w:marLeft w:val="640"/>
          <w:marRight w:val="0"/>
          <w:marTop w:val="0"/>
          <w:marBottom w:val="0"/>
          <w:divBdr>
            <w:top w:val="none" w:sz="0" w:space="0" w:color="auto"/>
            <w:left w:val="none" w:sz="0" w:space="0" w:color="auto"/>
            <w:bottom w:val="none" w:sz="0" w:space="0" w:color="auto"/>
            <w:right w:val="none" w:sz="0" w:space="0" w:color="auto"/>
          </w:divBdr>
        </w:div>
        <w:div w:id="2021856341">
          <w:marLeft w:val="640"/>
          <w:marRight w:val="0"/>
          <w:marTop w:val="0"/>
          <w:marBottom w:val="0"/>
          <w:divBdr>
            <w:top w:val="none" w:sz="0" w:space="0" w:color="auto"/>
            <w:left w:val="none" w:sz="0" w:space="0" w:color="auto"/>
            <w:bottom w:val="none" w:sz="0" w:space="0" w:color="auto"/>
            <w:right w:val="none" w:sz="0" w:space="0" w:color="auto"/>
          </w:divBdr>
        </w:div>
        <w:div w:id="207424424">
          <w:marLeft w:val="640"/>
          <w:marRight w:val="0"/>
          <w:marTop w:val="0"/>
          <w:marBottom w:val="0"/>
          <w:divBdr>
            <w:top w:val="none" w:sz="0" w:space="0" w:color="auto"/>
            <w:left w:val="none" w:sz="0" w:space="0" w:color="auto"/>
            <w:bottom w:val="none" w:sz="0" w:space="0" w:color="auto"/>
            <w:right w:val="none" w:sz="0" w:space="0" w:color="auto"/>
          </w:divBdr>
        </w:div>
        <w:div w:id="901410043">
          <w:marLeft w:val="640"/>
          <w:marRight w:val="0"/>
          <w:marTop w:val="0"/>
          <w:marBottom w:val="0"/>
          <w:divBdr>
            <w:top w:val="none" w:sz="0" w:space="0" w:color="auto"/>
            <w:left w:val="none" w:sz="0" w:space="0" w:color="auto"/>
            <w:bottom w:val="none" w:sz="0" w:space="0" w:color="auto"/>
            <w:right w:val="none" w:sz="0" w:space="0" w:color="auto"/>
          </w:divBdr>
        </w:div>
        <w:div w:id="2104063443">
          <w:marLeft w:val="640"/>
          <w:marRight w:val="0"/>
          <w:marTop w:val="0"/>
          <w:marBottom w:val="0"/>
          <w:divBdr>
            <w:top w:val="none" w:sz="0" w:space="0" w:color="auto"/>
            <w:left w:val="none" w:sz="0" w:space="0" w:color="auto"/>
            <w:bottom w:val="none" w:sz="0" w:space="0" w:color="auto"/>
            <w:right w:val="none" w:sz="0" w:space="0" w:color="auto"/>
          </w:divBdr>
        </w:div>
        <w:div w:id="1523668913">
          <w:marLeft w:val="640"/>
          <w:marRight w:val="0"/>
          <w:marTop w:val="0"/>
          <w:marBottom w:val="0"/>
          <w:divBdr>
            <w:top w:val="none" w:sz="0" w:space="0" w:color="auto"/>
            <w:left w:val="none" w:sz="0" w:space="0" w:color="auto"/>
            <w:bottom w:val="none" w:sz="0" w:space="0" w:color="auto"/>
            <w:right w:val="none" w:sz="0" w:space="0" w:color="auto"/>
          </w:divBdr>
        </w:div>
        <w:div w:id="1433357989">
          <w:marLeft w:val="640"/>
          <w:marRight w:val="0"/>
          <w:marTop w:val="0"/>
          <w:marBottom w:val="0"/>
          <w:divBdr>
            <w:top w:val="none" w:sz="0" w:space="0" w:color="auto"/>
            <w:left w:val="none" w:sz="0" w:space="0" w:color="auto"/>
            <w:bottom w:val="none" w:sz="0" w:space="0" w:color="auto"/>
            <w:right w:val="none" w:sz="0" w:space="0" w:color="auto"/>
          </w:divBdr>
        </w:div>
        <w:div w:id="689259856">
          <w:marLeft w:val="640"/>
          <w:marRight w:val="0"/>
          <w:marTop w:val="0"/>
          <w:marBottom w:val="0"/>
          <w:divBdr>
            <w:top w:val="none" w:sz="0" w:space="0" w:color="auto"/>
            <w:left w:val="none" w:sz="0" w:space="0" w:color="auto"/>
            <w:bottom w:val="none" w:sz="0" w:space="0" w:color="auto"/>
            <w:right w:val="none" w:sz="0" w:space="0" w:color="auto"/>
          </w:divBdr>
        </w:div>
        <w:div w:id="738937671">
          <w:marLeft w:val="640"/>
          <w:marRight w:val="0"/>
          <w:marTop w:val="0"/>
          <w:marBottom w:val="0"/>
          <w:divBdr>
            <w:top w:val="none" w:sz="0" w:space="0" w:color="auto"/>
            <w:left w:val="none" w:sz="0" w:space="0" w:color="auto"/>
            <w:bottom w:val="none" w:sz="0" w:space="0" w:color="auto"/>
            <w:right w:val="none" w:sz="0" w:space="0" w:color="auto"/>
          </w:divBdr>
        </w:div>
        <w:div w:id="28917790">
          <w:marLeft w:val="640"/>
          <w:marRight w:val="0"/>
          <w:marTop w:val="0"/>
          <w:marBottom w:val="0"/>
          <w:divBdr>
            <w:top w:val="none" w:sz="0" w:space="0" w:color="auto"/>
            <w:left w:val="none" w:sz="0" w:space="0" w:color="auto"/>
            <w:bottom w:val="none" w:sz="0" w:space="0" w:color="auto"/>
            <w:right w:val="none" w:sz="0" w:space="0" w:color="auto"/>
          </w:divBdr>
        </w:div>
        <w:div w:id="1770277433">
          <w:marLeft w:val="640"/>
          <w:marRight w:val="0"/>
          <w:marTop w:val="0"/>
          <w:marBottom w:val="0"/>
          <w:divBdr>
            <w:top w:val="none" w:sz="0" w:space="0" w:color="auto"/>
            <w:left w:val="none" w:sz="0" w:space="0" w:color="auto"/>
            <w:bottom w:val="none" w:sz="0" w:space="0" w:color="auto"/>
            <w:right w:val="none" w:sz="0" w:space="0" w:color="auto"/>
          </w:divBdr>
        </w:div>
        <w:div w:id="2121297947">
          <w:marLeft w:val="640"/>
          <w:marRight w:val="0"/>
          <w:marTop w:val="0"/>
          <w:marBottom w:val="0"/>
          <w:divBdr>
            <w:top w:val="none" w:sz="0" w:space="0" w:color="auto"/>
            <w:left w:val="none" w:sz="0" w:space="0" w:color="auto"/>
            <w:bottom w:val="none" w:sz="0" w:space="0" w:color="auto"/>
            <w:right w:val="none" w:sz="0" w:space="0" w:color="auto"/>
          </w:divBdr>
        </w:div>
        <w:div w:id="1889561476">
          <w:marLeft w:val="640"/>
          <w:marRight w:val="0"/>
          <w:marTop w:val="0"/>
          <w:marBottom w:val="0"/>
          <w:divBdr>
            <w:top w:val="none" w:sz="0" w:space="0" w:color="auto"/>
            <w:left w:val="none" w:sz="0" w:space="0" w:color="auto"/>
            <w:bottom w:val="none" w:sz="0" w:space="0" w:color="auto"/>
            <w:right w:val="none" w:sz="0" w:space="0" w:color="auto"/>
          </w:divBdr>
        </w:div>
        <w:div w:id="1572622945">
          <w:marLeft w:val="640"/>
          <w:marRight w:val="0"/>
          <w:marTop w:val="0"/>
          <w:marBottom w:val="0"/>
          <w:divBdr>
            <w:top w:val="none" w:sz="0" w:space="0" w:color="auto"/>
            <w:left w:val="none" w:sz="0" w:space="0" w:color="auto"/>
            <w:bottom w:val="none" w:sz="0" w:space="0" w:color="auto"/>
            <w:right w:val="none" w:sz="0" w:space="0" w:color="auto"/>
          </w:divBdr>
        </w:div>
        <w:div w:id="2044330725">
          <w:marLeft w:val="640"/>
          <w:marRight w:val="0"/>
          <w:marTop w:val="0"/>
          <w:marBottom w:val="0"/>
          <w:divBdr>
            <w:top w:val="none" w:sz="0" w:space="0" w:color="auto"/>
            <w:left w:val="none" w:sz="0" w:space="0" w:color="auto"/>
            <w:bottom w:val="none" w:sz="0" w:space="0" w:color="auto"/>
            <w:right w:val="none" w:sz="0" w:space="0" w:color="auto"/>
          </w:divBdr>
        </w:div>
        <w:div w:id="41951463">
          <w:marLeft w:val="640"/>
          <w:marRight w:val="0"/>
          <w:marTop w:val="0"/>
          <w:marBottom w:val="0"/>
          <w:divBdr>
            <w:top w:val="none" w:sz="0" w:space="0" w:color="auto"/>
            <w:left w:val="none" w:sz="0" w:space="0" w:color="auto"/>
            <w:bottom w:val="none" w:sz="0" w:space="0" w:color="auto"/>
            <w:right w:val="none" w:sz="0" w:space="0" w:color="auto"/>
          </w:divBdr>
        </w:div>
        <w:div w:id="1106123646">
          <w:marLeft w:val="640"/>
          <w:marRight w:val="0"/>
          <w:marTop w:val="0"/>
          <w:marBottom w:val="0"/>
          <w:divBdr>
            <w:top w:val="none" w:sz="0" w:space="0" w:color="auto"/>
            <w:left w:val="none" w:sz="0" w:space="0" w:color="auto"/>
            <w:bottom w:val="none" w:sz="0" w:space="0" w:color="auto"/>
            <w:right w:val="none" w:sz="0" w:space="0" w:color="auto"/>
          </w:divBdr>
        </w:div>
        <w:div w:id="895552707">
          <w:marLeft w:val="640"/>
          <w:marRight w:val="0"/>
          <w:marTop w:val="0"/>
          <w:marBottom w:val="0"/>
          <w:divBdr>
            <w:top w:val="none" w:sz="0" w:space="0" w:color="auto"/>
            <w:left w:val="none" w:sz="0" w:space="0" w:color="auto"/>
            <w:bottom w:val="none" w:sz="0" w:space="0" w:color="auto"/>
            <w:right w:val="none" w:sz="0" w:space="0" w:color="auto"/>
          </w:divBdr>
        </w:div>
        <w:div w:id="501699775">
          <w:marLeft w:val="640"/>
          <w:marRight w:val="0"/>
          <w:marTop w:val="0"/>
          <w:marBottom w:val="0"/>
          <w:divBdr>
            <w:top w:val="none" w:sz="0" w:space="0" w:color="auto"/>
            <w:left w:val="none" w:sz="0" w:space="0" w:color="auto"/>
            <w:bottom w:val="none" w:sz="0" w:space="0" w:color="auto"/>
            <w:right w:val="none" w:sz="0" w:space="0" w:color="auto"/>
          </w:divBdr>
        </w:div>
        <w:div w:id="951938161">
          <w:marLeft w:val="640"/>
          <w:marRight w:val="0"/>
          <w:marTop w:val="0"/>
          <w:marBottom w:val="0"/>
          <w:divBdr>
            <w:top w:val="none" w:sz="0" w:space="0" w:color="auto"/>
            <w:left w:val="none" w:sz="0" w:space="0" w:color="auto"/>
            <w:bottom w:val="none" w:sz="0" w:space="0" w:color="auto"/>
            <w:right w:val="none" w:sz="0" w:space="0" w:color="auto"/>
          </w:divBdr>
        </w:div>
        <w:div w:id="1641030933">
          <w:marLeft w:val="640"/>
          <w:marRight w:val="0"/>
          <w:marTop w:val="0"/>
          <w:marBottom w:val="0"/>
          <w:divBdr>
            <w:top w:val="none" w:sz="0" w:space="0" w:color="auto"/>
            <w:left w:val="none" w:sz="0" w:space="0" w:color="auto"/>
            <w:bottom w:val="none" w:sz="0" w:space="0" w:color="auto"/>
            <w:right w:val="none" w:sz="0" w:space="0" w:color="auto"/>
          </w:divBdr>
        </w:div>
        <w:div w:id="1008025394">
          <w:marLeft w:val="640"/>
          <w:marRight w:val="0"/>
          <w:marTop w:val="0"/>
          <w:marBottom w:val="0"/>
          <w:divBdr>
            <w:top w:val="none" w:sz="0" w:space="0" w:color="auto"/>
            <w:left w:val="none" w:sz="0" w:space="0" w:color="auto"/>
            <w:bottom w:val="none" w:sz="0" w:space="0" w:color="auto"/>
            <w:right w:val="none" w:sz="0" w:space="0" w:color="auto"/>
          </w:divBdr>
        </w:div>
        <w:div w:id="26368775">
          <w:marLeft w:val="640"/>
          <w:marRight w:val="0"/>
          <w:marTop w:val="0"/>
          <w:marBottom w:val="0"/>
          <w:divBdr>
            <w:top w:val="none" w:sz="0" w:space="0" w:color="auto"/>
            <w:left w:val="none" w:sz="0" w:space="0" w:color="auto"/>
            <w:bottom w:val="none" w:sz="0" w:space="0" w:color="auto"/>
            <w:right w:val="none" w:sz="0" w:space="0" w:color="auto"/>
          </w:divBdr>
        </w:div>
        <w:div w:id="955218460">
          <w:marLeft w:val="640"/>
          <w:marRight w:val="0"/>
          <w:marTop w:val="0"/>
          <w:marBottom w:val="0"/>
          <w:divBdr>
            <w:top w:val="none" w:sz="0" w:space="0" w:color="auto"/>
            <w:left w:val="none" w:sz="0" w:space="0" w:color="auto"/>
            <w:bottom w:val="none" w:sz="0" w:space="0" w:color="auto"/>
            <w:right w:val="none" w:sz="0" w:space="0" w:color="auto"/>
          </w:divBdr>
        </w:div>
        <w:div w:id="505438841">
          <w:marLeft w:val="640"/>
          <w:marRight w:val="0"/>
          <w:marTop w:val="0"/>
          <w:marBottom w:val="0"/>
          <w:divBdr>
            <w:top w:val="none" w:sz="0" w:space="0" w:color="auto"/>
            <w:left w:val="none" w:sz="0" w:space="0" w:color="auto"/>
            <w:bottom w:val="none" w:sz="0" w:space="0" w:color="auto"/>
            <w:right w:val="none" w:sz="0" w:space="0" w:color="auto"/>
          </w:divBdr>
        </w:div>
        <w:div w:id="1708869984">
          <w:marLeft w:val="640"/>
          <w:marRight w:val="0"/>
          <w:marTop w:val="0"/>
          <w:marBottom w:val="0"/>
          <w:divBdr>
            <w:top w:val="none" w:sz="0" w:space="0" w:color="auto"/>
            <w:left w:val="none" w:sz="0" w:space="0" w:color="auto"/>
            <w:bottom w:val="none" w:sz="0" w:space="0" w:color="auto"/>
            <w:right w:val="none" w:sz="0" w:space="0" w:color="auto"/>
          </w:divBdr>
        </w:div>
        <w:div w:id="55903171">
          <w:marLeft w:val="640"/>
          <w:marRight w:val="0"/>
          <w:marTop w:val="0"/>
          <w:marBottom w:val="0"/>
          <w:divBdr>
            <w:top w:val="none" w:sz="0" w:space="0" w:color="auto"/>
            <w:left w:val="none" w:sz="0" w:space="0" w:color="auto"/>
            <w:bottom w:val="none" w:sz="0" w:space="0" w:color="auto"/>
            <w:right w:val="none" w:sz="0" w:space="0" w:color="auto"/>
          </w:divBdr>
        </w:div>
        <w:div w:id="1662731124">
          <w:marLeft w:val="640"/>
          <w:marRight w:val="0"/>
          <w:marTop w:val="0"/>
          <w:marBottom w:val="0"/>
          <w:divBdr>
            <w:top w:val="none" w:sz="0" w:space="0" w:color="auto"/>
            <w:left w:val="none" w:sz="0" w:space="0" w:color="auto"/>
            <w:bottom w:val="none" w:sz="0" w:space="0" w:color="auto"/>
            <w:right w:val="none" w:sz="0" w:space="0" w:color="auto"/>
          </w:divBdr>
        </w:div>
        <w:div w:id="1544512619">
          <w:marLeft w:val="640"/>
          <w:marRight w:val="0"/>
          <w:marTop w:val="0"/>
          <w:marBottom w:val="0"/>
          <w:divBdr>
            <w:top w:val="none" w:sz="0" w:space="0" w:color="auto"/>
            <w:left w:val="none" w:sz="0" w:space="0" w:color="auto"/>
            <w:bottom w:val="none" w:sz="0" w:space="0" w:color="auto"/>
            <w:right w:val="none" w:sz="0" w:space="0" w:color="auto"/>
          </w:divBdr>
        </w:div>
        <w:div w:id="17195098">
          <w:marLeft w:val="640"/>
          <w:marRight w:val="0"/>
          <w:marTop w:val="0"/>
          <w:marBottom w:val="0"/>
          <w:divBdr>
            <w:top w:val="none" w:sz="0" w:space="0" w:color="auto"/>
            <w:left w:val="none" w:sz="0" w:space="0" w:color="auto"/>
            <w:bottom w:val="none" w:sz="0" w:space="0" w:color="auto"/>
            <w:right w:val="none" w:sz="0" w:space="0" w:color="auto"/>
          </w:divBdr>
        </w:div>
        <w:div w:id="1895239702">
          <w:marLeft w:val="640"/>
          <w:marRight w:val="0"/>
          <w:marTop w:val="0"/>
          <w:marBottom w:val="0"/>
          <w:divBdr>
            <w:top w:val="none" w:sz="0" w:space="0" w:color="auto"/>
            <w:left w:val="none" w:sz="0" w:space="0" w:color="auto"/>
            <w:bottom w:val="none" w:sz="0" w:space="0" w:color="auto"/>
            <w:right w:val="none" w:sz="0" w:space="0" w:color="auto"/>
          </w:divBdr>
        </w:div>
        <w:div w:id="712654062">
          <w:marLeft w:val="640"/>
          <w:marRight w:val="0"/>
          <w:marTop w:val="0"/>
          <w:marBottom w:val="0"/>
          <w:divBdr>
            <w:top w:val="none" w:sz="0" w:space="0" w:color="auto"/>
            <w:left w:val="none" w:sz="0" w:space="0" w:color="auto"/>
            <w:bottom w:val="none" w:sz="0" w:space="0" w:color="auto"/>
            <w:right w:val="none" w:sz="0" w:space="0" w:color="auto"/>
          </w:divBdr>
        </w:div>
        <w:div w:id="23412873">
          <w:marLeft w:val="640"/>
          <w:marRight w:val="0"/>
          <w:marTop w:val="0"/>
          <w:marBottom w:val="0"/>
          <w:divBdr>
            <w:top w:val="none" w:sz="0" w:space="0" w:color="auto"/>
            <w:left w:val="none" w:sz="0" w:space="0" w:color="auto"/>
            <w:bottom w:val="none" w:sz="0" w:space="0" w:color="auto"/>
            <w:right w:val="none" w:sz="0" w:space="0" w:color="auto"/>
          </w:divBdr>
        </w:div>
        <w:div w:id="1412850282">
          <w:marLeft w:val="640"/>
          <w:marRight w:val="0"/>
          <w:marTop w:val="0"/>
          <w:marBottom w:val="0"/>
          <w:divBdr>
            <w:top w:val="none" w:sz="0" w:space="0" w:color="auto"/>
            <w:left w:val="none" w:sz="0" w:space="0" w:color="auto"/>
            <w:bottom w:val="none" w:sz="0" w:space="0" w:color="auto"/>
            <w:right w:val="none" w:sz="0" w:space="0" w:color="auto"/>
          </w:divBdr>
        </w:div>
        <w:div w:id="338584604">
          <w:marLeft w:val="640"/>
          <w:marRight w:val="0"/>
          <w:marTop w:val="0"/>
          <w:marBottom w:val="0"/>
          <w:divBdr>
            <w:top w:val="none" w:sz="0" w:space="0" w:color="auto"/>
            <w:left w:val="none" w:sz="0" w:space="0" w:color="auto"/>
            <w:bottom w:val="none" w:sz="0" w:space="0" w:color="auto"/>
            <w:right w:val="none" w:sz="0" w:space="0" w:color="auto"/>
          </w:divBdr>
        </w:div>
        <w:div w:id="730151156">
          <w:marLeft w:val="640"/>
          <w:marRight w:val="0"/>
          <w:marTop w:val="0"/>
          <w:marBottom w:val="0"/>
          <w:divBdr>
            <w:top w:val="none" w:sz="0" w:space="0" w:color="auto"/>
            <w:left w:val="none" w:sz="0" w:space="0" w:color="auto"/>
            <w:bottom w:val="none" w:sz="0" w:space="0" w:color="auto"/>
            <w:right w:val="none" w:sz="0" w:space="0" w:color="auto"/>
          </w:divBdr>
        </w:div>
        <w:div w:id="73481951">
          <w:marLeft w:val="640"/>
          <w:marRight w:val="0"/>
          <w:marTop w:val="0"/>
          <w:marBottom w:val="0"/>
          <w:divBdr>
            <w:top w:val="none" w:sz="0" w:space="0" w:color="auto"/>
            <w:left w:val="none" w:sz="0" w:space="0" w:color="auto"/>
            <w:bottom w:val="none" w:sz="0" w:space="0" w:color="auto"/>
            <w:right w:val="none" w:sz="0" w:space="0" w:color="auto"/>
          </w:divBdr>
        </w:div>
        <w:div w:id="26638691">
          <w:marLeft w:val="640"/>
          <w:marRight w:val="0"/>
          <w:marTop w:val="0"/>
          <w:marBottom w:val="0"/>
          <w:divBdr>
            <w:top w:val="none" w:sz="0" w:space="0" w:color="auto"/>
            <w:left w:val="none" w:sz="0" w:space="0" w:color="auto"/>
            <w:bottom w:val="none" w:sz="0" w:space="0" w:color="auto"/>
            <w:right w:val="none" w:sz="0" w:space="0" w:color="auto"/>
          </w:divBdr>
        </w:div>
        <w:div w:id="78453296">
          <w:marLeft w:val="640"/>
          <w:marRight w:val="0"/>
          <w:marTop w:val="0"/>
          <w:marBottom w:val="0"/>
          <w:divBdr>
            <w:top w:val="none" w:sz="0" w:space="0" w:color="auto"/>
            <w:left w:val="none" w:sz="0" w:space="0" w:color="auto"/>
            <w:bottom w:val="none" w:sz="0" w:space="0" w:color="auto"/>
            <w:right w:val="none" w:sz="0" w:space="0" w:color="auto"/>
          </w:divBdr>
        </w:div>
        <w:div w:id="1101726323">
          <w:marLeft w:val="640"/>
          <w:marRight w:val="0"/>
          <w:marTop w:val="0"/>
          <w:marBottom w:val="0"/>
          <w:divBdr>
            <w:top w:val="none" w:sz="0" w:space="0" w:color="auto"/>
            <w:left w:val="none" w:sz="0" w:space="0" w:color="auto"/>
            <w:bottom w:val="none" w:sz="0" w:space="0" w:color="auto"/>
            <w:right w:val="none" w:sz="0" w:space="0" w:color="auto"/>
          </w:divBdr>
        </w:div>
        <w:div w:id="2027973254">
          <w:marLeft w:val="640"/>
          <w:marRight w:val="0"/>
          <w:marTop w:val="0"/>
          <w:marBottom w:val="0"/>
          <w:divBdr>
            <w:top w:val="none" w:sz="0" w:space="0" w:color="auto"/>
            <w:left w:val="none" w:sz="0" w:space="0" w:color="auto"/>
            <w:bottom w:val="none" w:sz="0" w:space="0" w:color="auto"/>
            <w:right w:val="none" w:sz="0" w:space="0" w:color="auto"/>
          </w:divBdr>
        </w:div>
        <w:div w:id="883978180">
          <w:marLeft w:val="640"/>
          <w:marRight w:val="0"/>
          <w:marTop w:val="0"/>
          <w:marBottom w:val="0"/>
          <w:divBdr>
            <w:top w:val="none" w:sz="0" w:space="0" w:color="auto"/>
            <w:left w:val="none" w:sz="0" w:space="0" w:color="auto"/>
            <w:bottom w:val="none" w:sz="0" w:space="0" w:color="auto"/>
            <w:right w:val="none" w:sz="0" w:space="0" w:color="auto"/>
          </w:divBdr>
        </w:div>
        <w:div w:id="1315136820">
          <w:marLeft w:val="640"/>
          <w:marRight w:val="0"/>
          <w:marTop w:val="0"/>
          <w:marBottom w:val="0"/>
          <w:divBdr>
            <w:top w:val="none" w:sz="0" w:space="0" w:color="auto"/>
            <w:left w:val="none" w:sz="0" w:space="0" w:color="auto"/>
            <w:bottom w:val="none" w:sz="0" w:space="0" w:color="auto"/>
            <w:right w:val="none" w:sz="0" w:space="0" w:color="auto"/>
          </w:divBdr>
        </w:div>
      </w:divsChild>
    </w:div>
    <w:div w:id="526060308">
      <w:bodyDiv w:val="1"/>
      <w:marLeft w:val="0"/>
      <w:marRight w:val="0"/>
      <w:marTop w:val="0"/>
      <w:marBottom w:val="0"/>
      <w:divBdr>
        <w:top w:val="none" w:sz="0" w:space="0" w:color="auto"/>
        <w:left w:val="none" w:sz="0" w:space="0" w:color="auto"/>
        <w:bottom w:val="none" w:sz="0" w:space="0" w:color="auto"/>
        <w:right w:val="none" w:sz="0" w:space="0" w:color="auto"/>
      </w:divBdr>
    </w:div>
    <w:div w:id="526522477">
      <w:bodyDiv w:val="1"/>
      <w:marLeft w:val="0"/>
      <w:marRight w:val="0"/>
      <w:marTop w:val="0"/>
      <w:marBottom w:val="0"/>
      <w:divBdr>
        <w:top w:val="none" w:sz="0" w:space="0" w:color="auto"/>
        <w:left w:val="none" w:sz="0" w:space="0" w:color="auto"/>
        <w:bottom w:val="none" w:sz="0" w:space="0" w:color="auto"/>
        <w:right w:val="none" w:sz="0" w:space="0" w:color="auto"/>
      </w:divBdr>
    </w:div>
    <w:div w:id="527259526">
      <w:bodyDiv w:val="1"/>
      <w:marLeft w:val="0"/>
      <w:marRight w:val="0"/>
      <w:marTop w:val="0"/>
      <w:marBottom w:val="0"/>
      <w:divBdr>
        <w:top w:val="none" w:sz="0" w:space="0" w:color="auto"/>
        <w:left w:val="none" w:sz="0" w:space="0" w:color="auto"/>
        <w:bottom w:val="none" w:sz="0" w:space="0" w:color="auto"/>
        <w:right w:val="none" w:sz="0" w:space="0" w:color="auto"/>
      </w:divBdr>
    </w:div>
    <w:div w:id="5273337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29151052">
      <w:bodyDiv w:val="1"/>
      <w:marLeft w:val="0"/>
      <w:marRight w:val="0"/>
      <w:marTop w:val="0"/>
      <w:marBottom w:val="0"/>
      <w:divBdr>
        <w:top w:val="none" w:sz="0" w:space="0" w:color="auto"/>
        <w:left w:val="none" w:sz="0" w:space="0" w:color="auto"/>
        <w:bottom w:val="none" w:sz="0" w:space="0" w:color="auto"/>
        <w:right w:val="none" w:sz="0" w:space="0" w:color="auto"/>
      </w:divBdr>
    </w:div>
    <w:div w:id="529926113">
      <w:bodyDiv w:val="1"/>
      <w:marLeft w:val="0"/>
      <w:marRight w:val="0"/>
      <w:marTop w:val="0"/>
      <w:marBottom w:val="0"/>
      <w:divBdr>
        <w:top w:val="none" w:sz="0" w:space="0" w:color="auto"/>
        <w:left w:val="none" w:sz="0" w:space="0" w:color="auto"/>
        <w:bottom w:val="none" w:sz="0" w:space="0" w:color="auto"/>
        <w:right w:val="none" w:sz="0" w:space="0" w:color="auto"/>
      </w:divBdr>
      <w:divsChild>
        <w:div w:id="1679237183">
          <w:marLeft w:val="640"/>
          <w:marRight w:val="0"/>
          <w:marTop w:val="0"/>
          <w:marBottom w:val="0"/>
          <w:divBdr>
            <w:top w:val="none" w:sz="0" w:space="0" w:color="auto"/>
            <w:left w:val="none" w:sz="0" w:space="0" w:color="auto"/>
            <w:bottom w:val="none" w:sz="0" w:space="0" w:color="auto"/>
            <w:right w:val="none" w:sz="0" w:space="0" w:color="auto"/>
          </w:divBdr>
        </w:div>
        <w:div w:id="580529483">
          <w:marLeft w:val="640"/>
          <w:marRight w:val="0"/>
          <w:marTop w:val="0"/>
          <w:marBottom w:val="0"/>
          <w:divBdr>
            <w:top w:val="none" w:sz="0" w:space="0" w:color="auto"/>
            <w:left w:val="none" w:sz="0" w:space="0" w:color="auto"/>
            <w:bottom w:val="none" w:sz="0" w:space="0" w:color="auto"/>
            <w:right w:val="none" w:sz="0" w:space="0" w:color="auto"/>
          </w:divBdr>
        </w:div>
        <w:div w:id="655648472">
          <w:marLeft w:val="640"/>
          <w:marRight w:val="0"/>
          <w:marTop w:val="0"/>
          <w:marBottom w:val="0"/>
          <w:divBdr>
            <w:top w:val="none" w:sz="0" w:space="0" w:color="auto"/>
            <w:left w:val="none" w:sz="0" w:space="0" w:color="auto"/>
            <w:bottom w:val="none" w:sz="0" w:space="0" w:color="auto"/>
            <w:right w:val="none" w:sz="0" w:space="0" w:color="auto"/>
          </w:divBdr>
        </w:div>
        <w:div w:id="565800122">
          <w:marLeft w:val="640"/>
          <w:marRight w:val="0"/>
          <w:marTop w:val="0"/>
          <w:marBottom w:val="0"/>
          <w:divBdr>
            <w:top w:val="none" w:sz="0" w:space="0" w:color="auto"/>
            <w:left w:val="none" w:sz="0" w:space="0" w:color="auto"/>
            <w:bottom w:val="none" w:sz="0" w:space="0" w:color="auto"/>
            <w:right w:val="none" w:sz="0" w:space="0" w:color="auto"/>
          </w:divBdr>
        </w:div>
        <w:div w:id="1254508038">
          <w:marLeft w:val="640"/>
          <w:marRight w:val="0"/>
          <w:marTop w:val="0"/>
          <w:marBottom w:val="0"/>
          <w:divBdr>
            <w:top w:val="none" w:sz="0" w:space="0" w:color="auto"/>
            <w:left w:val="none" w:sz="0" w:space="0" w:color="auto"/>
            <w:bottom w:val="none" w:sz="0" w:space="0" w:color="auto"/>
            <w:right w:val="none" w:sz="0" w:space="0" w:color="auto"/>
          </w:divBdr>
        </w:div>
        <w:div w:id="1718968531">
          <w:marLeft w:val="640"/>
          <w:marRight w:val="0"/>
          <w:marTop w:val="0"/>
          <w:marBottom w:val="0"/>
          <w:divBdr>
            <w:top w:val="none" w:sz="0" w:space="0" w:color="auto"/>
            <w:left w:val="none" w:sz="0" w:space="0" w:color="auto"/>
            <w:bottom w:val="none" w:sz="0" w:space="0" w:color="auto"/>
            <w:right w:val="none" w:sz="0" w:space="0" w:color="auto"/>
          </w:divBdr>
        </w:div>
        <w:div w:id="879513723">
          <w:marLeft w:val="640"/>
          <w:marRight w:val="0"/>
          <w:marTop w:val="0"/>
          <w:marBottom w:val="0"/>
          <w:divBdr>
            <w:top w:val="none" w:sz="0" w:space="0" w:color="auto"/>
            <w:left w:val="none" w:sz="0" w:space="0" w:color="auto"/>
            <w:bottom w:val="none" w:sz="0" w:space="0" w:color="auto"/>
            <w:right w:val="none" w:sz="0" w:space="0" w:color="auto"/>
          </w:divBdr>
        </w:div>
        <w:div w:id="201016672">
          <w:marLeft w:val="640"/>
          <w:marRight w:val="0"/>
          <w:marTop w:val="0"/>
          <w:marBottom w:val="0"/>
          <w:divBdr>
            <w:top w:val="none" w:sz="0" w:space="0" w:color="auto"/>
            <w:left w:val="none" w:sz="0" w:space="0" w:color="auto"/>
            <w:bottom w:val="none" w:sz="0" w:space="0" w:color="auto"/>
            <w:right w:val="none" w:sz="0" w:space="0" w:color="auto"/>
          </w:divBdr>
        </w:div>
        <w:div w:id="463475140">
          <w:marLeft w:val="640"/>
          <w:marRight w:val="0"/>
          <w:marTop w:val="0"/>
          <w:marBottom w:val="0"/>
          <w:divBdr>
            <w:top w:val="none" w:sz="0" w:space="0" w:color="auto"/>
            <w:left w:val="none" w:sz="0" w:space="0" w:color="auto"/>
            <w:bottom w:val="none" w:sz="0" w:space="0" w:color="auto"/>
            <w:right w:val="none" w:sz="0" w:space="0" w:color="auto"/>
          </w:divBdr>
        </w:div>
        <w:div w:id="160437568">
          <w:marLeft w:val="640"/>
          <w:marRight w:val="0"/>
          <w:marTop w:val="0"/>
          <w:marBottom w:val="0"/>
          <w:divBdr>
            <w:top w:val="none" w:sz="0" w:space="0" w:color="auto"/>
            <w:left w:val="none" w:sz="0" w:space="0" w:color="auto"/>
            <w:bottom w:val="none" w:sz="0" w:space="0" w:color="auto"/>
            <w:right w:val="none" w:sz="0" w:space="0" w:color="auto"/>
          </w:divBdr>
        </w:div>
        <w:div w:id="1428845168">
          <w:marLeft w:val="640"/>
          <w:marRight w:val="0"/>
          <w:marTop w:val="0"/>
          <w:marBottom w:val="0"/>
          <w:divBdr>
            <w:top w:val="none" w:sz="0" w:space="0" w:color="auto"/>
            <w:left w:val="none" w:sz="0" w:space="0" w:color="auto"/>
            <w:bottom w:val="none" w:sz="0" w:space="0" w:color="auto"/>
            <w:right w:val="none" w:sz="0" w:space="0" w:color="auto"/>
          </w:divBdr>
        </w:div>
        <w:div w:id="1785342483">
          <w:marLeft w:val="640"/>
          <w:marRight w:val="0"/>
          <w:marTop w:val="0"/>
          <w:marBottom w:val="0"/>
          <w:divBdr>
            <w:top w:val="none" w:sz="0" w:space="0" w:color="auto"/>
            <w:left w:val="none" w:sz="0" w:space="0" w:color="auto"/>
            <w:bottom w:val="none" w:sz="0" w:space="0" w:color="auto"/>
            <w:right w:val="none" w:sz="0" w:space="0" w:color="auto"/>
          </w:divBdr>
        </w:div>
        <w:div w:id="1094327750">
          <w:marLeft w:val="640"/>
          <w:marRight w:val="0"/>
          <w:marTop w:val="0"/>
          <w:marBottom w:val="0"/>
          <w:divBdr>
            <w:top w:val="none" w:sz="0" w:space="0" w:color="auto"/>
            <w:left w:val="none" w:sz="0" w:space="0" w:color="auto"/>
            <w:bottom w:val="none" w:sz="0" w:space="0" w:color="auto"/>
            <w:right w:val="none" w:sz="0" w:space="0" w:color="auto"/>
          </w:divBdr>
        </w:div>
        <w:div w:id="1114328858">
          <w:marLeft w:val="640"/>
          <w:marRight w:val="0"/>
          <w:marTop w:val="0"/>
          <w:marBottom w:val="0"/>
          <w:divBdr>
            <w:top w:val="none" w:sz="0" w:space="0" w:color="auto"/>
            <w:left w:val="none" w:sz="0" w:space="0" w:color="auto"/>
            <w:bottom w:val="none" w:sz="0" w:space="0" w:color="auto"/>
            <w:right w:val="none" w:sz="0" w:space="0" w:color="auto"/>
          </w:divBdr>
        </w:div>
        <w:div w:id="1141268217">
          <w:marLeft w:val="640"/>
          <w:marRight w:val="0"/>
          <w:marTop w:val="0"/>
          <w:marBottom w:val="0"/>
          <w:divBdr>
            <w:top w:val="none" w:sz="0" w:space="0" w:color="auto"/>
            <w:left w:val="none" w:sz="0" w:space="0" w:color="auto"/>
            <w:bottom w:val="none" w:sz="0" w:space="0" w:color="auto"/>
            <w:right w:val="none" w:sz="0" w:space="0" w:color="auto"/>
          </w:divBdr>
        </w:div>
        <w:div w:id="405494480">
          <w:marLeft w:val="640"/>
          <w:marRight w:val="0"/>
          <w:marTop w:val="0"/>
          <w:marBottom w:val="0"/>
          <w:divBdr>
            <w:top w:val="none" w:sz="0" w:space="0" w:color="auto"/>
            <w:left w:val="none" w:sz="0" w:space="0" w:color="auto"/>
            <w:bottom w:val="none" w:sz="0" w:space="0" w:color="auto"/>
            <w:right w:val="none" w:sz="0" w:space="0" w:color="auto"/>
          </w:divBdr>
        </w:div>
        <w:div w:id="307053262">
          <w:marLeft w:val="640"/>
          <w:marRight w:val="0"/>
          <w:marTop w:val="0"/>
          <w:marBottom w:val="0"/>
          <w:divBdr>
            <w:top w:val="none" w:sz="0" w:space="0" w:color="auto"/>
            <w:left w:val="none" w:sz="0" w:space="0" w:color="auto"/>
            <w:bottom w:val="none" w:sz="0" w:space="0" w:color="auto"/>
            <w:right w:val="none" w:sz="0" w:space="0" w:color="auto"/>
          </w:divBdr>
        </w:div>
        <w:div w:id="2074620779">
          <w:marLeft w:val="640"/>
          <w:marRight w:val="0"/>
          <w:marTop w:val="0"/>
          <w:marBottom w:val="0"/>
          <w:divBdr>
            <w:top w:val="none" w:sz="0" w:space="0" w:color="auto"/>
            <w:left w:val="none" w:sz="0" w:space="0" w:color="auto"/>
            <w:bottom w:val="none" w:sz="0" w:space="0" w:color="auto"/>
            <w:right w:val="none" w:sz="0" w:space="0" w:color="auto"/>
          </w:divBdr>
        </w:div>
        <w:div w:id="892930632">
          <w:marLeft w:val="640"/>
          <w:marRight w:val="0"/>
          <w:marTop w:val="0"/>
          <w:marBottom w:val="0"/>
          <w:divBdr>
            <w:top w:val="none" w:sz="0" w:space="0" w:color="auto"/>
            <w:left w:val="none" w:sz="0" w:space="0" w:color="auto"/>
            <w:bottom w:val="none" w:sz="0" w:space="0" w:color="auto"/>
            <w:right w:val="none" w:sz="0" w:space="0" w:color="auto"/>
          </w:divBdr>
        </w:div>
        <w:div w:id="1988363665">
          <w:marLeft w:val="640"/>
          <w:marRight w:val="0"/>
          <w:marTop w:val="0"/>
          <w:marBottom w:val="0"/>
          <w:divBdr>
            <w:top w:val="none" w:sz="0" w:space="0" w:color="auto"/>
            <w:left w:val="none" w:sz="0" w:space="0" w:color="auto"/>
            <w:bottom w:val="none" w:sz="0" w:space="0" w:color="auto"/>
            <w:right w:val="none" w:sz="0" w:space="0" w:color="auto"/>
          </w:divBdr>
        </w:div>
        <w:div w:id="299767435">
          <w:marLeft w:val="640"/>
          <w:marRight w:val="0"/>
          <w:marTop w:val="0"/>
          <w:marBottom w:val="0"/>
          <w:divBdr>
            <w:top w:val="none" w:sz="0" w:space="0" w:color="auto"/>
            <w:left w:val="none" w:sz="0" w:space="0" w:color="auto"/>
            <w:bottom w:val="none" w:sz="0" w:space="0" w:color="auto"/>
            <w:right w:val="none" w:sz="0" w:space="0" w:color="auto"/>
          </w:divBdr>
        </w:div>
        <w:div w:id="1506435159">
          <w:marLeft w:val="640"/>
          <w:marRight w:val="0"/>
          <w:marTop w:val="0"/>
          <w:marBottom w:val="0"/>
          <w:divBdr>
            <w:top w:val="none" w:sz="0" w:space="0" w:color="auto"/>
            <w:left w:val="none" w:sz="0" w:space="0" w:color="auto"/>
            <w:bottom w:val="none" w:sz="0" w:space="0" w:color="auto"/>
            <w:right w:val="none" w:sz="0" w:space="0" w:color="auto"/>
          </w:divBdr>
        </w:div>
        <w:div w:id="88963806">
          <w:marLeft w:val="640"/>
          <w:marRight w:val="0"/>
          <w:marTop w:val="0"/>
          <w:marBottom w:val="0"/>
          <w:divBdr>
            <w:top w:val="none" w:sz="0" w:space="0" w:color="auto"/>
            <w:left w:val="none" w:sz="0" w:space="0" w:color="auto"/>
            <w:bottom w:val="none" w:sz="0" w:space="0" w:color="auto"/>
            <w:right w:val="none" w:sz="0" w:space="0" w:color="auto"/>
          </w:divBdr>
        </w:div>
        <w:div w:id="1223561800">
          <w:marLeft w:val="640"/>
          <w:marRight w:val="0"/>
          <w:marTop w:val="0"/>
          <w:marBottom w:val="0"/>
          <w:divBdr>
            <w:top w:val="none" w:sz="0" w:space="0" w:color="auto"/>
            <w:left w:val="none" w:sz="0" w:space="0" w:color="auto"/>
            <w:bottom w:val="none" w:sz="0" w:space="0" w:color="auto"/>
            <w:right w:val="none" w:sz="0" w:space="0" w:color="auto"/>
          </w:divBdr>
        </w:div>
        <w:div w:id="1360356432">
          <w:marLeft w:val="640"/>
          <w:marRight w:val="0"/>
          <w:marTop w:val="0"/>
          <w:marBottom w:val="0"/>
          <w:divBdr>
            <w:top w:val="none" w:sz="0" w:space="0" w:color="auto"/>
            <w:left w:val="none" w:sz="0" w:space="0" w:color="auto"/>
            <w:bottom w:val="none" w:sz="0" w:space="0" w:color="auto"/>
            <w:right w:val="none" w:sz="0" w:space="0" w:color="auto"/>
          </w:divBdr>
        </w:div>
        <w:div w:id="1753158078">
          <w:marLeft w:val="640"/>
          <w:marRight w:val="0"/>
          <w:marTop w:val="0"/>
          <w:marBottom w:val="0"/>
          <w:divBdr>
            <w:top w:val="none" w:sz="0" w:space="0" w:color="auto"/>
            <w:left w:val="none" w:sz="0" w:space="0" w:color="auto"/>
            <w:bottom w:val="none" w:sz="0" w:space="0" w:color="auto"/>
            <w:right w:val="none" w:sz="0" w:space="0" w:color="auto"/>
          </w:divBdr>
        </w:div>
        <w:div w:id="946890985">
          <w:marLeft w:val="640"/>
          <w:marRight w:val="0"/>
          <w:marTop w:val="0"/>
          <w:marBottom w:val="0"/>
          <w:divBdr>
            <w:top w:val="none" w:sz="0" w:space="0" w:color="auto"/>
            <w:left w:val="none" w:sz="0" w:space="0" w:color="auto"/>
            <w:bottom w:val="none" w:sz="0" w:space="0" w:color="auto"/>
            <w:right w:val="none" w:sz="0" w:space="0" w:color="auto"/>
          </w:divBdr>
        </w:div>
        <w:div w:id="1387878120">
          <w:marLeft w:val="640"/>
          <w:marRight w:val="0"/>
          <w:marTop w:val="0"/>
          <w:marBottom w:val="0"/>
          <w:divBdr>
            <w:top w:val="none" w:sz="0" w:space="0" w:color="auto"/>
            <w:left w:val="none" w:sz="0" w:space="0" w:color="auto"/>
            <w:bottom w:val="none" w:sz="0" w:space="0" w:color="auto"/>
            <w:right w:val="none" w:sz="0" w:space="0" w:color="auto"/>
          </w:divBdr>
        </w:div>
        <w:div w:id="384763721">
          <w:marLeft w:val="640"/>
          <w:marRight w:val="0"/>
          <w:marTop w:val="0"/>
          <w:marBottom w:val="0"/>
          <w:divBdr>
            <w:top w:val="none" w:sz="0" w:space="0" w:color="auto"/>
            <w:left w:val="none" w:sz="0" w:space="0" w:color="auto"/>
            <w:bottom w:val="none" w:sz="0" w:space="0" w:color="auto"/>
            <w:right w:val="none" w:sz="0" w:space="0" w:color="auto"/>
          </w:divBdr>
        </w:div>
        <w:div w:id="2104571202">
          <w:marLeft w:val="640"/>
          <w:marRight w:val="0"/>
          <w:marTop w:val="0"/>
          <w:marBottom w:val="0"/>
          <w:divBdr>
            <w:top w:val="none" w:sz="0" w:space="0" w:color="auto"/>
            <w:left w:val="none" w:sz="0" w:space="0" w:color="auto"/>
            <w:bottom w:val="none" w:sz="0" w:space="0" w:color="auto"/>
            <w:right w:val="none" w:sz="0" w:space="0" w:color="auto"/>
          </w:divBdr>
        </w:div>
        <w:div w:id="809902101">
          <w:marLeft w:val="640"/>
          <w:marRight w:val="0"/>
          <w:marTop w:val="0"/>
          <w:marBottom w:val="0"/>
          <w:divBdr>
            <w:top w:val="none" w:sz="0" w:space="0" w:color="auto"/>
            <w:left w:val="none" w:sz="0" w:space="0" w:color="auto"/>
            <w:bottom w:val="none" w:sz="0" w:space="0" w:color="auto"/>
            <w:right w:val="none" w:sz="0" w:space="0" w:color="auto"/>
          </w:divBdr>
        </w:div>
        <w:div w:id="1454715213">
          <w:marLeft w:val="640"/>
          <w:marRight w:val="0"/>
          <w:marTop w:val="0"/>
          <w:marBottom w:val="0"/>
          <w:divBdr>
            <w:top w:val="none" w:sz="0" w:space="0" w:color="auto"/>
            <w:left w:val="none" w:sz="0" w:space="0" w:color="auto"/>
            <w:bottom w:val="none" w:sz="0" w:space="0" w:color="auto"/>
            <w:right w:val="none" w:sz="0" w:space="0" w:color="auto"/>
          </w:divBdr>
        </w:div>
        <w:div w:id="1615089876">
          <w:marLeft w:val="640"/>
          <w:marRight w:val="0"/>
          <w:marTop w:val="0"/>
          <w:marBottom w:val="0"/>
          <w:divBdr>
            <w:top w:val="none" w:sz="0" w:space="0" w:color="auto"/>
            <w:left w:val="none" w:sz="0" w:space="0" w:color="auto"/>
            <w:bottom w:val="none" w:sz="0" w:space="0" w:color="auto"/>
            <w:right w:val="none" w:sz="0" w:space="0" w:color="auto"/>
          </w:divBdr>
        </w:div>
        <w:div w:id="1924874871">
          <w:marLeft w:val="640"/>
          <w:marRight w:val="0"/>
          <w:marTop w:val="0"/>
          <w:marBottom w:val="0"/>
          <w:divBdr>
            <w:top w:val="none" w:sz="0" w:space="0" w:color="auto"/>
            <w:left w:val="none" w:sz="0" w:space="0" w:color="auto"/>
            <w:bottom w:val="none" w:sz="0" w:space="0" w:color="auto"/>
            <w:right w:val="none" w:sz="0" w:space="0" w:color="auto"/>
          </w:divBdr>
        </w:div>
        <w:div w:id="2097050656">
          <w:marLeft w:val="640"/>
          <w:marRight w:val="0"/>
          <w:marTop w:val="0"/>
          <w:marBottom w:val="0"/>
          <w:divBdr>
            <w:top w:val="none" w:sz="0" w:space="0" w:color="auto"/>
            <w:left w:val="none" w:sz="0" w:space="0" w:color="auto"/>
            <w:bottom w:val="none" w:sz="0" w:space="0" w:color="auto"/>
            <w:right w:val="none" w:sz="0" w:space="0" w:color="auto"/>
          </w:divBdr>
        </w:div>
        <w:div w:id="410660497">
          <w:marLeft w:val="640"/>
          <w:marRight w:val="0"/>
          <w:marTop w:val="0"/>
          <w:marBottom w:val="0"/>
          <w:divBdr>
            <w:top w:val="none" w:sz="0" w:space="0" w:color="auto"/>
            <w:left w:val="none" w:sz="0" w:space="0" w:color="auto"/>
            <w:bottom w:val="none" w:sz="0" w:space="0" w:color="auto"/>
            <w:right w:val="none" w:sz="0" w:space="0" w:color="auto"/>
          </w:divBdr>
        </w:div>
        <w:div w:id="395009861">
          <w:marLeft w:val="640"/>
          <w:marRight w:val="0"/>
          <w:marTop w:val="0"/>
          <w:marBottom w:val="0"/>
          <w:divBdr>
            <w:top w:val="none" w:sz="0" w:space="0" w:color="auto"/>
            <w:left w:val="none" w:sz="0" w:space="0" w:color="auto"/>
            <w:bottom w:val="none" w:sz="0" w:space="0" w:color="auto"/>
            <w:right w:val="none" w:sz="0" w:space="0" w:color="auto"/>
          </w:divBdr>
        </w:div>
        <w:div w:id="2074041774">
          <w:marLeft w:val="640"/>
          <w:marRight w:val="0"/>
          <w:marTop w:val="0"/>
          <w:marBottom w:val="0"/>
          <w:divBdr>
            <w:top w:val="none" w:sz="0" w:space="0" w:color="auto"/>
            <w:left w:val="none" w:sz="0" w:space="0" w:color="auto"/>
            <w:bottom w:val="none" w:sz="0" w:space="0" w:color="auto"/>
            <w:right w:val="none" w:sz="0" w:space="0" w:color="auto"/>
          </w:divBdr>
        </w:div>
        <w:div w:id="67193145">
          <w:marLeft w:val="640"/>
          <w:marRight w:val="0"/>
          <w:marTop w:val="0"/>
          <w:marBottom w:val="0"/>
          <w:divBdr>
            <w:top w:val="none" w:sz="0" w:space="0" w:color="auto"/>
            <w:left w:val="none" w:sz="0" w:space="0" w:color="auto"/>
            <w:bottom w:val="none" w:sz="0" w:space="0" w:color="auto"/>
            <w:right w:val="none" w:sz="0" w:space="0" w:color="auto"/>
          </w:divBdr>
        </w:div>
        <w:div w:id="1055156977">
          <w:marLeft w:val="640"/>
          <w:marRight w:val="0"/>
          <w:marTop w:val="0"/>
          <w:marBottom w:val="0"/>
          <w:divBdr>
            <w:top w:val="none" w:sz="0" w:space="0" w:color="auto"/>
            <w:left w:val="none" w:sz="0" w:space="0" w:color="auto"/>
            <w:bottom w:val="none" w:sz="0" w:space="0" w:color="auto"/>
            <w:right w:val="none" w:sz="0" w:space="0" w:color="auto"/>
          </w:divBdr>
        </w:div>
        <w:div w:id="1102526911">
          <w:marLeft w:val="640"/>
          <w:marRight w:val="0"/>
          <w:marTop w:val="0"/>
          <w:marBottom w:val="0"/>
          <w:divBdr>
            <w:top w:val="none" w:sz="0" w:space="0" w:color="auto"/>
            <w:left w:val="none" w:sz="0" w:space="0" w:color="auto"/>
            <w:bottom w:val="none" w:sz="0" w:space="0" w:color="auto"/>
            <w:right w:val="none" w:sz="0" w:space="0" w:color="auto"/>
          </w:divBdr>
        </w:div>
        <w:div w:id="1947541277">
          <w:marLeft w:val="640"/>
          <w:marRight w:val="0"/>
          <w:marTop w:val="0"/>
          <w:marBottom w:val="0"/>
          <w:divBdr>
            <w:top w:val="none" w:sz="0" w:space="0" w:color="auto"/>
            <w:left w:val="none" w:sz="0" w:space="0" w:color="auto"/>
            <w:bottom w:val="none" w:sz="0" w:space="0" w:color="auto"/>
            <w:right w:val="none" w:sz="0" w:space="0" w:color="auto"/>
          </w:divBdr>
        </w:div>
      </w:divsChild>
    </w:div>
    <w:div w:id="534848712">
      <w:bodyDiv w:val="1"/>
      <w:marLeft w:val="0"/>
      <w:marRight w:val="0"/>
      <w:marTop w:val="0"/>
      <w:marBottom w:val="0"/>
      <w:divBdr>
        <w:top w:val="none" w:sz="0" w:space="0" w:color="auto"/>
        <w:left w:val="none" w:sz="0" w:space="0" w:color="auto"/>
        <w:bottom w:val="none" w:sz="0" w:space="0" w:color="auto"/>
        <w:right w:val="none" w:sz="0" w:space="0" w:color="auto"/>
      </w:divBdr>
      <w:divsChild>
        <w:div w:id="1533690081">
          <w:marLeft w:val="640"/>
          <w:marRight w:val="0"/>
          <w:marTop w:val="0"/>
          <w:marBottom w:val="0"/>
          <w:divBdr>
            <w:top w:val="none" w:sz="0" w:space="0" w:color="auto"/>
            <w:left w:val="none" w:sz="0" w:space="0" w:color="auto"/>
            <w:bottom w:val="none" w:sz="0" w:space="0" w:color="auto"/>
            <w:right w:val="none" w:sz="0" w:space="0" w:color="auto"/>
          </w:divBdr>
        </w:div>
        <w:div w:id="492987184">
          <w:marLeft w:val="640"/>
          <w:marRight w:val="0"/>
          <w:marTop w:val="0"/>
          <w:marBottom w:val="0"/>
          <w:divBdr>
            <w:top w:val="none" w:sz="0" w:space="0" w:color="auto"/>
            <w:left w:val="none" w:sz="0" w:space="0" w:color="auto"/>
            <w:bottom w:val="none" w:sz="0" w:space="0" w:color="auto"/>
            <w:right w:val="none" w:sz="0" w:space="0" w:color="auto"/>
          </w:divBdr>
        </w:div>
        <w:div w:id="1061244828">
          <w:marLeft w:val="640"/>
          <w:marRight w:val="0"/>
          <w:marTop w:val="0"/>
          <w:marBottom w:val="0"/>
          <w:divBdr>
            <w:top w:val="none" w:sz="0" w:space="0" w:color="auto"/>
            <w:left w:val="none" w:sz="0" w:space="0" w:color="auto"/>
            <w:bottom w:val="none" w:sz="0" w:space="0" w:color="auto"/>
            <w:right w:val="none" w:sz="0" w:space="0" w:color="auto"/>
          </w:divBdr>
        </w:div>
        <w:div w:id="989404992">
          <w:marLeft w:val="640"/>
          <w:marRight w:val="0"/>
          <w:marTop w:val="0"/>
          <w:marBottom w:val="0"/>
          <w:divBdr>
            <w:top w:val="none" w:sz="0" w:space="0" w:color="auto"/>
            <w:left w:val="none" w:sz="0" w:space="0" w:color="auto"/>
            <w:bottom w:val="none" w:sz="0" w:space="0" w:color="auto"/>
            <w:right w:val="none" w:sz="0" w:space="0" w:color="auto"/>
          </w:divBdr>
        </w:div>
        <w:div w:id="1806045195">
          <w:marLeft w:val="640"/>
          <w:marRight w:val="0"/>
          <w:marTop w:val="0"/>
          <w:marBottom w:val="0"/>
          <w:divBdr>
            <w:top w:val="none" w:sz="0" w:space="0" w:color="auto"/>
            <w:left w:val="none" w:sz="0" w:space="0" w:color="auto"/>
            <w:bottom w:val="none" w:sz="0" w:space="0" w:color="auto"/>
            <w:right w:val="none" w:sz="0" w:space="0" w:color="auto"/>
          </w:divBdr>
        </w:div>
        <w:div w:id="1955206676">
          <w:marLeft w:val="640"/>
          <w:marRight w:val="0"/>
          <w:marTop w:val="0"/>
          <w:marBottom w:val="0"/>
          <w:divBdr>
            <w:top w:val="none" w:sz="0" w:space="0" w:color="auto"/>
            <w:left w:val="none" w:sz="0" w:space="0" w:color="auto"/>
            <w:bottom w:val="none" w:sz="0" w:space="0" w:color="auto"/>
            <w:right w:val="none" w:sz="0" w:space="0" w:color="auto"/>
          </w:divBdr>
        </w:div>
        <w:div w:id="302931396">
          <w:marLeft w:val="640"/>
          <w:marRight w:val="0"/>
          <w:marTop w:val="0"/>
          <w:marBottom w:val="0"/>
          <w:divBdr>
            <w:top w:val="none" w:sz="0" w:space="0" w:color="auto"/>
            <w:left w:val="none" w:sz="0" w:space="0" w:color="auto"/>
            <w:bottom w:val="none" w:sz="0" w:space="0" w:color="auto"/>
            <w:right w:val="none" w:sz="0" w:space="0" w:color="auto"/>
          </w:divBdr>
        </w:div>
        <w:div w:id="1424498472">
          <w:marLeft w:val="640"/>
          <w:marRight w:val="0"/>
          <w:marTop w:val="0"/>
          <w:marBottom w:val="0"/>
          <w:divBdr>
            <w:top w:val="none" w:sz="0" w:space="0" w:color="auto"/>
            <w:left w:val="none" w:sz="0" w:space="0" w:color="auto"/>
            <w:bottom w:val="none" w:sz="0" w:space="0" w:color="auto"/>
            <w:right w:val="none" w:sz="0" w:space="0" w:color="auto"/>
          </w:divBdr>
        </w:div>
        <w:div w:id="1166166552">
          <w:marLeft w:val="640"/>
          <w:marRight w:val="0"/>
          <w:marTop w:val="0"/>
          <w:marBottom w:val="0"/>
          <w:divBdr>
            <w:top w:val="none" w:sz="0" w:space="0" w:color="auto"/>
            <w:left w:val="none" w:sz="0" w:space="0" w:color="auto"/>
            <w:bottom w:val="none" w:sz="0" w:space="0" w:color="auto"/>
            <w:right w:val="none" w:sz="0" w:space="0" w:color="auto"/>
          </w:divBdr>
        </w:div>
        <w:div w:id="687484934">
          <w:marLeft w:val="640"/>
          <w:marRight w:val="0"/>
          <w:marTop w:val="0"/>
          <w:marBottom w:val="0"/>
          <w:divBdr>
            <w:top w:val="none" w:sz="0" w:space="0" w:color="auto"/>
            <w:left w:val="none" w:sz="0" w:space="0" w:color="auto"/>
            <w:bottom w:val="none" w:sz="0" w:space="0" w:color="auto"/>
            <w:right w:val="none" w:sz="0" w:space="0" w:color="auto"/>
          </w:divBdr>
        </w:div>
        <w:div w:id="1672640354">
          <w:marLeft w:val="640"/>
          <w:marRight w:val="0"/>
          <w:marTop w:val="0"/>
          <w:marBottom w:val="0"/>
          <w:divBdr>
            <w:top w:val="none" w:sz="0" w:space="0" w:color="auto"/>
            <w:left w:val="none" w:sz="0" w:space="0" w:color="auto"/>
            <w:bottom w:val="none" w:sz="0" w:space="0" w:color="auto"/>
            <w:right w:val="none" w:sz="0" w:space="0" w:color="auto"/>
          </w:divBdr>
        </w:div>
        <w:div w:id="183056995">
          <w:marLeft w:val="640"/>
          <w:marRight w:val="0"/>
          <w:marTop w:val="0"/>
          <w:marBottom w:val="0"/>
          <w:divBdr>
            <w:top w:val="none" w:sz="0" w:space="0" w:color="auto"/>
            <w:left w:val="none" w:sz="0" w:space="0" w:color="auto"/>
            <w:bottom w:val="none" w:sz="0" w:space="0" w:color="auto"/>
            <w:right w:val="none" w:sz="0" w:space="0" w:color="auto"/>
          </w:divBdr>
        </w:div>
        <w:div w:id="2090231098">
          <w:marLeft w:val="640"/>
          <w:marRight w:val="0"/>
          <w:marTop w:val="0"/>
          <w:marBottom w:val="0"/>
          <w:divBdr>
            <w:top w:val="none" w:sz="0" w:space="0" w:color="auto"/>
            <w:left w:val="none" w:sz="0" w:space="0" w:color="auto"/>
            <w:bottom w:val="none" w:sz="0" w:space="0" w:color="auto"/>
            <w:right w:val="none" w:sz="0" w:space="0" w:color="auto"/>
          </w:divBdr>
        </w:div>
        <w:div w:id="2054697464">
          <w:marLeft w:val="640"/>
          <w:marRight w:val="0"/>
          <w:marTop w:val="0"/>
          <w:marBottom w:val="0"/>
          <w:divBdr>
            <w:top w:val="none" w:sz="0" w:space="0" w:color="auto"/>
            <w:left w:val="none" w:sz="0" w:space="0" w:color="auto"/>
            <w:bottom w:val="none" w:sz="0" w:space="0" w:color="auto"/>
            <w:right w:val="none" w:sz="0" w:space="0" w:color="auto"/>
          </w:divBdr>
        </w:div>
        <w:div w:id="474764738">
          <w:marLeft w:val="640"/>
          <w:marRight w:val="0"/>
          <w:marTop w:val="0"/>
          <w:marBottom w:val="0"/>
          <w:divBdr>
            <w:top w:val="none" w:sz="0" w:space="0" w:color="auto"/>
            <w:left w:val="none" w:sz="0" w:space="0" w:color="auto"/>
            <w:bottom w:val="none" w:sz="0" w:space="0" w:color="auto"/>
            <w:right w:val="none" w:sz="0" w:space="0" w:color="auto"/>
          </w:divBdr>
        </w:div>
        <w:div w:id="444538990">
          <w:marLeft w:val="640"/>
          <w:marRight w:val="0"/>
          <w:marTop w:val="0"/>
          <w:marBottom w:val="0"/>
          <w:divBdr>
            <w:top w:val="none" w:sz="0" w:space="0" w:color="auto"/>
            <w:left w:val="none" w:sz="0" w:space="0" w:color="auto"/>
            <w:bottom w:val="none" w:sz="0" w:space="0" w:color="auto"/>
            <w:right w:val="none" w:sz="0" w:space="0" w:color="auto"/>
          </w:divBdr>
        </w:div>
        <w:div w:id="863328732">
          <w:marLeft w:val="640"/>
          <w:marRight w:val="0"/>
          <w:marTop w:val="0"/>
          <w:marBottom w:val="0"/>
          <w:divBdr>
            <w:top w:val="none" w:sz="0" w:space="0" w:color="auto"/>
            <w:left w:val="none" w:sz="0" w:space="0" w:color="auto"/>
            <w:bottom w:val="none" w:sz="0" w:space="0" w:color="auto"/>
            <w:right w:val="none" w:sz="0" w:space="0" w:color="auto"/>
          </w:divBdr>
        </w:div>
        <w:div w:id="1834638973">
          <w:marLeft w:val="640"/>
          <w:marRight w:val="0"/>
          <w:marTop w:val="0"/>
          <w:marBottom w:val="0"/>
          <w:divBdr>
            <w:top w:val="none" w:sz="0" w:space="0" w:color="auto"/>
            <w:left w:val="none" w:sz="0" w:space="0" w:color="auto"/>
            <w:bottom w:val="none" w:sz="0" w:space="0" w:color="auto"/>
            <w:right w:val="none" w:sz="0" w:space="0" w:color="auto"/>
          </w:divBdr>
        </w:div>
        <w:div w:id="332726735">
          <w:marLeft w:val="640"/>
          <w:marRight w:val="0"/>
          <w:marTop w:val="0"/>
          <w:marBottom w:val="0"/>
          <w:divBdr>
            <w:top w:val="none" w:sz="0" w:space="0" w:color="auto"/>
            <w:left w:val="none" w:sz="0" w:space="0" w:color="auto"/>
            <w:bottom w:val="none" w:sz="0" w:space="0" w:color="auto"/>
            <w:right w:val="none" w:sz="0" w:space="0" w:color="auto"/>
          </w:divBdr>
        </w:div>
        <w:div w:id="1822036014">
          <w:marLeft w:val="640"/>
          <w:marRight w:val="0"/>
          <w:marTop w:val="0"/>
          <w:marBottom w:val="0"/>
          <w:divBdr>
            <w:top w:val="none" w:sz="0" w:space="0" w:color="auto"/>
            <w:left w:val="none" w:sz="0" w:space="0" w:color="auto"/>
            <w:bottom w:val="none" w:sz="0" w:space="0" w:color="auto"/>
            <w:right w:val="none" w:sz="0" w:space="0" w:color="auto"/>
          </w:divBdr>
        </w:div>
        <w:div w:id="940453498">
          <w:marLeft w:val="640"/>
          <w:marRight w:val="0"/>
          <w:marTop w:val="0"/>
          <w:marBottom w:val="0"/>
          <w:divBdr>
            <w:top w:val="none" w:sz="0" w:space="0" w:color="auto"/>
            <w:left w:val="none" w:sz="0" w:space="0" w:color="auto"/>
            <w:bottom w:val="none" w:sz="0" w:space="0" w:color="auto"/>
            <w:right w:val="none" w:sz="0" w:space="0" w:color="auto"/>
          </w:divBdr>
        </w:div>
        <w:div w:id="189799603">
          <w:marLeft w:val="640"/>
          <w:marRight w:val="0"/>
          <w:marTop w:val="0"/>
          <w:marBottom w:val="0"/>
          <w:divBdr>
            <w:top w:val="none" w:sz="0" w:space="0" w:color="auto"/>
            <w:left w:val="none" w:sz="0" w:space="0" w:color="auto"/>
            <w:bottom w:val="none" w:sz="0" w:space="0" w:color="auto"/>
            <w:right w:val="none" w:sz="0" w:space="0" w:color="auto"/>
          </w:divBdr>
        </w:div>
        <w:div w:id="95635445">
          <w:marLeft w:val="640"/>
          <w:marRight w:val="0"/>
          <w:marTop w:val="0"/>
          <w:marBottom w:val="0"/>
          <w:divBdr>
            <w:top w:val="none" w:sz="0" w:space="0" w:color="auto"/>
            <w:left w:val="none" w:sz="0" w:space="0" w:color="auto"/>
            <w:bottom w:val="none" w:sz="0" w:space="0" w:color="auto"/>
            <w:right w:val="none" w:sz="0" w:space="0" w:color="auto"/>
          </w:divBdr>
        </w:div>
        <w:div w:id="314336536">
          <w:marLeft w:val="640"/>
          <w:marRight w:val="0"/>
          <w:marTop w:val="0"/>
          <w:marBottom w:val="0"/>
          <w:divBdr>
            <w:top w:val="none" w:sz="0" w:space="0" w:color="auto"/>
            <w:left w:val="none" w:sz="0" w:space="0" w:color="auto"/>
            <w:bottom w:val="none" w:sz="0" w:space="0" w:color="auto"/>
            <w:right w:val="none" w:sz="0" w:space="0" w:color="auto"/>
          </w:divBdr>
        </w:div>
        <w:div w:id="2047170570">
          <w:marLeft w:val="640"/>
          <w:marRight w:val="0"/>
          <w:marTop w:val="0"/>
          <w:marBottom w:val="0"/>
          <w:divBdr>
            <w:top w:val="none" w:sz="0" w:space="0" w:color="auto"/>
            <w:left w:val="none" w:sz="0" w:space="0" w:color="auto"/>
            <w:bottom w:val="none" w:sz="0" w:space="0" w:color="auto"/>
            <w:right w:val="none" w:sz="0" w:space="0" w:color="auto"/>
          </w:divBdr>
        </w:div>
        <w:div w:id="156459474">
          <w:marLeft w:val="640"/>
          <w:marRight w:val="0"/>
          <w:marTop w:val="0"/>
          <w:marBottom w:val="0"/>
          <w:divBdr>
            <w:top w:val="none" w:sz="0" w:space="0" w:color="auto"/>
            <w:left w:val="none" w:sz="0" w:space="0" w:color="auto"/>
            <w:bottom w:val="none" w:sz="0" w:space="0" w:color="auto"/>
            <w:right w:val="none" w:sz="0" w:space="0" w:color="auto"/>
          </w:divBdr>
        </w:div>
        <w:div w:id="1544100048">
          <w:marLeft w:val="640"/>
          <w:marRight w:val="0"/>
          <w:marTop w:val="0"/>
          <w:marBottom w:val="0"/>
          <w:divBdr>
            <w:top w:val="none" w:sz="0" w:space="0" w:color="auto"/>
            <w:left w:val="none" w:sz="0" w:space="0" w:color="auto"/>
            <w:bottom w:val="none" w:sz="0" w:space="0" w:color="auto"/>
            <w:right w:val="none" w:sz="0" w:space="0" w:color="auto"/>
          </w:divBdr>
        </w:div>
        <w:div w:id="99836507">
          <w:marLeft w:val="640"/>
          <w:marRight w:val="0"/>
          <w:marTop w:val="0"/>
          <w:marBottom w:val="0"/>
          <w:divBdr>
            <w:top w:val="none" w:sz="0" w:space="0" w:color="auto"/>
            <w:left w:val="none" w:sz="0" w:space="0" w:color="auto"/>
            <w:bottom w:val="none" w:sz="0" w:space="0" w:color="auto"/>
            <w:right w:val="none" w:sz="0" w:space="0" w:color="auto"/>
          </w:divBdr>
        </w:div>
        <w:div w:id="1576355481">
          <w:marLeft w:val="640"/>
          <w:marRight w:val="0"/>
          <w:marTop w:val="0"/>
          <w:marBottom w:val="0"/>
          <w:divBdr>
            <w:top w:val="none" w:sz="0" w:space="0" w:color="auto"/>
            <w:left w:val="none" w:sz="0" w:space="0" w:color="auto"/>
            <w:bottom w:val="none" w:sz="0" w:space="0" w:color="auto"/>
            <w:right w:val="none" w:sz="0" w:space="0" w:color="auto"/>
          </w:divBdr>
        </w:div>
        <w:div w:id="2047411760">
          <w:marLeft w:val="640"/>
          <w:marRight w:val="0"/>
          <w:marTop w:val="0"/>
          <w:marBottom w:val="0"/>
          <w:divBdr>
            <w:top w:val="none" w:sz="0" w:space="0" w:color="auto"/>
            <w:left w:val="none" w:sz="0" w:space="0" w:color="auto"/>
            <w:bottom w:val="none" w:sz="0" w:space="0" w:color="auto"/>
            <w:right w:val="none" w:sz="0" w:space="0" w:color="auto"/>
          </w:divBdr>
        </w:div>
        <w:div w:id="1667245328">
          <w:marLeft w:val="640"/>
          <w:marRight w:val="0"/>
          <w:marTop w:val="0"/>
          <w:marBottom w:val="0"/>
          <w:divBdr>
            <w:top w:val="none" w:sz="0" w:space="0" w:color="auto"/>
            <w:left w:val="none" w:sz="0" w:space="0" w:color="auto"/>
            <w:bottom w:val="none" w:sz="0" w:space="0" w:color="auto"/>
            <w:right w:val="none" w:sz="0" w:space="0" w:color="auto"/>
          </w:divBdr>
        </w:div>
        <w:div w:id="1692410434">
          <w:marLeft w:val="640"/>
          <w:marRight w:val="0"/>
          <w:marTop w:val="0"/>
          <w:marBottom w:val="0"/>
          <w:divBdr>
            <w:top w:val="none" w:sz="0" w:space="0" w:color="auto"/>
            <w:left w:val="none" w:sz="0" w:space="0" w:color="auto"/>
            <w:bottom w:val="none" w:sz="0" w:space="0" w:color="auto"/>
            <w:right w:val="none" w:sz="0" w:space="0" w:color="auto"/>
          </w:divBdr>
        </w:div>
        <w:div w:id="1027174662">
          <w:marLeft w:val="640"/>
          <w:marRight w:val="0"/>
          <w:marTop w:val="0"/>
          <w:marBottom w:val="0"/>
          <w:divBdr>
            <w:top w:val="none" w:sz="0" w:space="0" w:color="auto"/>
            <w:left w:val="none" w:sz="0" w:space="0" w:color="auto"/>
            <w:bottom w:val="none" w:sz="0" w:space="0" w:color="auto"/>
            <w:right w:val="none" w:sz="0" w:space="0" w:color="auto"/>
          </w:divBdr>
        </w:div>
        <w:div w:id="692995833">
          <w:marLeft w:val="640"/>
          <w:marRight w:val="0"/>
          <w:marTop w:val="0"/>
          <w:marBottom w:val="0"/>
          <w:divBdr>
            <w:top w:val="none" w:sz="0" w:space="0" w:color="auto"/>
            <w:left w:val="none" w:sz="0" w:space="0" w:color="auto"/>
            <w:bottom w:val="none" w:sz="0" w:space="0" w:color="auto"/>
            <w:right w:val="none" w:sz="0" w:space="0" w:color="auto"/>
          </w:divBdr>
        </w:div>
        <w:div w:id="1806313280">
          <w:marLeft w:val="640"/>
          <w:marRight w:val="0"/>
          <w:marTop w:val="0"/>
          <w:marBottom w:val="0"/>
          <w:divBdr>
            <w:top w:val="none" w:sz="0" w:space="0" w:color="auto"/>
            <w:left w:val="none" w:sz="0" w:space="0" w:color="auto"/>
            <w:bottom w:val="none" w:sz="0" w:space="0" w:color="auto"/>
            <w:right w:val="none" w:sz="0" w:space="0" w:color="auto"/>
          </w:divBdr>
        </w:div>
        <w:div w:id="1402604636">
          <w:marLeft w:val="640"/>
          <w:marRight w:val="0"/>
          <w:marTop w:val="0"/>
          <w:marBottom w:val="0"/>
          <w:divBdr>
            <w:top w:val="none" w:sz="0" w:space="0" w:color="auto"/>
            <w:left w:val="none" w:sz="0" w:space="0" w:color="auto"/>
            <w:bottom w:val="none" w:sz="0" w:space="0" w:color="auto"/>
            <w:right w:val="none" w:sz="0" w:space="0" w:color="auto"/>
          </w:divBdr>
        </w:div>
        <w:div w:id="639775027">
          <w:marLeft w:val="640"/>
          <w:marRight w:val="0"/>
          <w:marTop w:val="0"/>
          <w:marBottom w:val="0"/>
          <w:divBdr>
            <w:top w:val="none" w:sz="0" w:space="0" w:color="auto"/>
            <w:left w:val="none" w:sz="0" w:space="0" w:color="auto"/>
            <w:bottom w:val="none" w:sz="0" w:space="0" w:color="auto"/>
            <w:right w:val="none" w:sz="0" w:space="0" w:color="auto"/>
          </w:divBdr>
        </w:div>
        <w:div w:id="274606347">
          <w:marLeft w:val="640"/>
          <w:marRight w:val="0"/>
          <w:marTop w:val="0"/>
          <w:marBottom w:val="0"/>
          <w:divBdr>
            <w:top w:val="none" w:sz="0" w:space="0" w:color="auto"/>
            <w:left w:val="none" w:sz="0" w:space="0" w:color="auto"/>
            <w:bottom w:val="none" w:sz="0" w:space="0" w:color="auto"/>
            <w:right w:val="none" w:sz="0" w:space="0" w:color="auto"/>
          </w:divBdr>
        </w:div>
        <w:div w:id="383990519">
          <w:marLeft w:val="640"/>
          <w:marRight w:val="0"/>
          <w:marTop w:val="0"/>
          <w:marBottom w:val="0"/>
          <w:divBdr>
            <w:top w:val="none" w:sz="0" w:space="0" w:color="auto"/>
            <w:left w:val="none" w:sz="0" w:space="0" w:color="auto"/>
            <w:bottom w:val="none" w:sz="0" w:space="0" w:color="auto"/>
            <w:right w:val="none" w:sz="0" w:space="0" w:color="auto"/>
          </w:divBdr>
        </w:div>
        <w:div w:id="577591364">
          <w:marLeft w:val="640"/>
          <w:marRight w:val="0"/>
          <w:marTop w:val="0"/>
          <w:marBottom w:val="0"/>
          <w:divBdr>
            <w:top w:val="none" w:sz="0" w:space="0" w:color="auto"/>
            <w:left w:val="none" w:sz="0" w:space="0" w:color="auto"/>
            <w:bottom w:val="none" w:sz="0" w:space="0" w:color="auto"/>
            <w:right w:val="none" w:sz="0" w:space="0" w:color="auto"/>
          </w:divBdr>
        </w:div>
        <w:div w:id="1479686020">
          <w:marLeft w:val="640"/>
          <w:marRight w:val="0"/>
          <w:marTop w:val="0"/>
          <w:marBottom w:val="0"/>
          <w:divBdr>
            <w:top w:val="none" w:sz="0" w:space="0" w:color="auto"/>
            <w:left w:val="none" w:sz="0" w:space="0" w:color="auto"/>
            <w:bottom w:val="none" w:sz="0" w:space="0" w:color="auto"/>
            <w:right w:val="none" w:sz="0" w:space="0" w:color="auto"/>
          </w:divBdr>
        </w:div>
        <w:div w:id="1581059878">
          <w:marLeft w:val="640"/>
          <w:marRight w:val="0"/>
          <w:marTop w:val="0"/>
          <w:marBottom w:val="0"/>
          <w:divBdr>
            <w:top w:val="none" w:sz="0" w:space="0" w:color="auto"/>
            <w:left w:val="none" w:sz="0" w:space="0" w:color="auto"/>
            <w:bottom w:val="none" w:sz="0" w:space="0" w:color="auto"/>
            <w:right w:val="none" w:sz="0" w:space="0" w:color="auto"/>
          </w:divBdr>
        </w:div>
      </w:divsChild>
    </w:div>
    <w:div w:id="537399132">
      <w:bodyDiv w:val="1"/>
      <w:marLeft w:val="0"/>
      <w:marRight w:val="0"/>
      <w:marTop w:val="0"/>
      <w:marBottom w:val="0"/>
      <w:divBdr>
        <w:top w:val="none" w:sz="0" w:space="0" w:color="auto"/>
        <w:left w:val="none" w:sz="0" w:space="0" w:color="auto"/>
        <w:bottom w:val="none" w:sz="0" w:space="0" w:color="auto"/>
        <w:right w:val="none" w:sz="0" w:space="0" w:color="auto"/>
      </w:divBdr>
    </w:div>
    <w:div w:id="541357770">
      <w:bodyDiv w:val="1"/>
      <w:marLeft w:val="0"/>
      <w:marRight w:val="0"/>
      <w:marTop w:val="0"/>
      <w:marBottom w:val="0"/>
      <w:divBdr>
        <w:top w:val="none" w:sz="0" w:space="0" w:color="auto"/>
        <w:left w:val="none" w:sz="0" w:space="0" w:color="auto"/>
        <w:bottom w:val="none" w:sz="0" w:space="0" w:color="auto"/>
        <w:right w:val="none" w:sz="0" w:space="0" w:color="auto"/>
      </w:divBdr>
    </w:div>
    <w:div w:id="541788254">
      <w:bodyDiv w:val="1"/>
      <w:marLeft w:val="0"/>
      <w:marRight w:val="0"/>
      <w:marTop w:val="0"/>
      <w:marBottom w:val="0"/>
      <w:divBdr>
        <w:top w:val="none" w:sz="0" w:space="0" w:color="auto"/>
        <w:left w:val="none" w:sz="0" w:space="0" w:color="auto"/>
        <w:bottom w:val="none" w:sz="0" w:space="0" w:color="auto"/>
        <w:right w:val="none" w:sz="0" w:space="0" w:color="auto"/>
      </w:divBdr>
    </w:div>
    <w:div w:id="543641060">
      <w:bodyDiv w:val="1"/>
      <w:marLeft w:val="0"/>
      <w:marRight w:val="0"/>
      <w:marTop w:val="0"/>
      <w:marBottom w:val="0"/>
      <w:divBdr>
        <w:top w:val="none" w:sz="0" w:space="0" w:color="auto"/>
        <w:left w:val="none" w:sz="0" w:space="0" w:color="auto"/>
        <w:bottom w:val="none" w:sz="0" w:space="0" w:color="auto"/>
        <w:right w:val="none" w:sz="0" w:space="0" w:color="auto"/>
      </w:divBdr>
    </w:div>
    <w:div w:id="543912533">
      <w:bodyDiv w:val="1"/>
      <w:marLeft w:val="0"/>
      <w:marRight w:val="0"/>
      <w:marTop w:val="0"/>
      <w:marBottom w:val="0"/>
      <w:divBdr>
        <w:top w:val="none" w:sz="0" w:space="0" w:color="auto"/>
        <w:left w:val="none" w:sz="0" w:space="0" w:color="auto"/>
        <w:bottom w:val="none" w:sz="0" w:space="0" w:color="auto"/>
        <w:right w:val="none" w:sz="0" w:space="0" w:color="auto"/>
      </w:divBdr>
    </w:div>
    <w:div w:id="547885467">
      <w:bodyDiv w:val="1"/>
      <w:marLeft w:val="0"/>
      <w:marRight w:val="0"/>
      <w:marTop w:val="0"/>
      <w:marBottom w:val="0"/>
      <w:divBdr>
        <w:top w:val="none" w:sz="0" w:space="0" w:color="auto"/>
        <w:left w:val="none" w:sz="0" w:space="0" w:color="auto"/>
        <w:bottom w:val="none" w:sz="0" w:space="0" w:color="auto"/>
        <w:right w:val="none" w:sz="0" w:space="0" w:color="auto"/>
      </w:divBdr>
    </w:div>
    <w:div w:id="549153989">
      <w:bodyDiv w:val="1"/>
      <w:marLeft w:val="0"/>
      <w:marRight w:val="0"/>
      <w:marTop w:val="0"/>
      <w:marBottom w:val="0"/>
      <w:divBdr>
        <w:top w:val="none" w:sz="0" w:space="0" w:color="auto"/>
        <w:left w:val="none" w:sz="0" w:space="0" w:color="auto"/>
        <w:bottom w:val="none" w:sz="0" w:space="0" w:color="auto"/>
        <w:right w:val="none" w:sz="0" w:space="0" w:color="auto"/>
      </w:divBdr>
    </w:div>
    <w:div w:id="550118474">
      <w:bodyDiv w:val="1"/>
      <w:marLeft w:val="0"/>
      <w:marRight w:val="0"/>
      <w:marTop w:val="0"/>
      <w:marBottom w:val="0"/>
      <w:divBdr>
        <w:top w:val="none" w:sz="0" w:space="0" w:color="auto"/>
        <w:left w:val="none" w:sz="0" w:space="0" w:color="auto"/>
        <w:bottom w:val="none" w:sz="0" w:space="0" w:color="auto"/>
        <w:right w:val="none" w:sz="0" w:space="0" w:color="auto"/>
      </w:divBdr>
    </w:div>
    <w:div w:id="550314328">
      <w:bodyDiv w:val="1"/>
      <w:marLeft w:val="0"/>
      <w:marRight w:val="0"/>
      <w:marTop w:val="0"/>
      <w:marBottom w:val="0"/>
      <w:divBdr>
        <w:top w:val="none" w:sz="0" w:space="0" w:color="auto"/>
        <w:left w:val="none" w:sz="0" w:space="0" w:color="auto"/>
        <w:bottom w:val="none" w:sz="0" w:space="0" w:color="auto"/>
        <w:right w:val="none" w:sz="0" w:space="0" w:color="auto"/>
      </w:divBdr>
    </w:div>
    <w:div w:id="552160460">
      <w:bodyDiv w:val="1"/>
      <w:marLeft w:val="0"/>
      <w:marRight w:val="0"/>
      <w:marTop w:val="0"/>
      <w:marBottom w:val="0"/>
      <w:divBdr>
        <w:top w:val="none" w:sz="0" w:space="0" w:color="auto"/>
        <w:left w:val="none" w:sz="0" w:space="0" w:color="auto"/>
        <w:bottom w:val="none" w:sz="0" w:space="0" w:color="auto"/>
        <w:right w:val="none" w:sz="0" w:space="0" w:color="auto"/>
      </w:divBdr>
    </w:div>
    <w:div w:id="553321332">
      <w:bodyDiv w:val="1"/>
      <w:marLeft w:val="0"/>
      <w:marRight w:val="0"/>
      <w:marTop w:val="0"/>
      <w:marBottom w:val="0"/>
      <w:divBdr>
        <w:top w:val="none" w:sz="0" w:space="0" w:color="auto"/>
        <w:left w:val="none" w:sz="0" w:space="0" w:color="auto"/>
        <w:bottom w:val="none" w:sz="0" w:space="0" w:color="auto"/>
        <w:right w:val="none" w:sz="0" w:space="0" w:color="auto"/>
      </w:divBdr>
    </w:div>
    <w:div w:id="554124790">
      <w:bodyDiv w:val="1"/>
      <w:marLeft w:val="0"/>
      <w:marRight w:val="0"/>
      <w:marTop w:val="0"/>
      <w:marBottom w:val="0"/>
      <w:divBdr>
        <w:top w:val="none" w:sz="0" w:space="0" w:color="auto"/>
        <w:left w:val="none" w:sz="0" w:space="0" w:color="auto"/>
        <w:bottom w:val="none" w:sz="0" w:space="0" w:color="auto"/>
        <w:right w:val="none" w:sz="0" w:space="0" w:color="auto"/>
      </w:divBdr>
    </w:div>
    <w:div w:id="555160675">
      <w:bodyDiv w:val="1"/>
      <w:marLeft w:val="0"/>
      <w:marRight w:val="0"/>
      <w:marTop w:val="0"/>
      <w:marBottom w:val="0"/>
      <w:divBdr>
        <w:top w:val="none" w:sz="0" w:space="0" w:color="auto"/>
        <w:left w:val="none" w:sz="0" w:space="0" w:color="auto"/>
        <w:bottom w:val="none" w:sz="0" w:space="0" w:color="auto"/>
        <w:right w:val="none" w:sz="0" w:space="0" w:color="auto"/>
      </w:divBdr>
    </w:div>
    <w:div w:id="556018247">
      <w:bodyDiv w:val="1"/>
      <w:marLeft w:val="0"/>
      <w:marRight w:val="0"/>
      <w:marTop w:val="0"/>
      <w:marBottom w:val="0"/>
      <w:divBdr>
        <w:top w:val="none" w:sz="0" w:space="0" w:color="auto"/>
        <w:left w:val="none" w:sz="0" w:space="0" w:color="auto"/>
        <w:bottom w:val="none" w:sz="0" w:space="0" w:color="auto"/>
        <w:right w:val="none" w:sz="0" w:space="0" w:color="auto"/>
      </w:divBdr>
    </w:div>
    <w:div w:id="556940481">
      <w:bodyDiv w:val="1"/>
      <w:marLeft w:val="0"/>
      <w:marRight w:val="0"/>
      <w:marTop w:val="0"/>
      <w:marBottom w:val="0"/>
      <w:divBdr>
        <w:top w:val="none" w:sz="0" w:space="0" w:color="auto"/>
        <w:left w:val="none" w:sz="0" w:space="0" w:color="auto"/>
        <w:bottom w:val="none" w:sz="0" w:space="0" w:color="auto"/>
        <w:right w:val="none" w:sz="0" w:space="0" w:color="auto"/>
      </w:divBdr>
    </w:div>
    <w:div w:id="557206150">
      <w:bodyDiv w:val="1"/>
      <w:marLeft w:val="0"/>
      <w:marRight w:val="0"/>
      <w:marTop w:val="0"/>
      <w:marBottom w:val="0"/>
      <w:divBdr>
        <w:top w:val="none" w:sz="0" w:space="0" w:color="auto"/>
        <w:left w:val="none" w:sz="0" w:space="0" w:color="auto"/>
        <w:bottom w:val="none" w:sz="0" w:space="0" w:color="auto"/>
        <w:right w:val="none" w:sz="0" w:space="0" w:color="auto"/>
      </w:divBdr>
    </w:div>
    <w:div w:id="558328287">
      <w:bodyDiv w:val="1"/>
      <w:marLeft w:val="0"/>
      <w:marRight w:val="0"/>
      <w:marTop w:val="0"/>
      <w:marBottom w:val="0"/>
      <w:divBdr>
        <w:top w:val="none" w:sz="0" w:space="0" w:color="auto"/>
        <w:left w:val="none" w:sz="0" w:space="0" w:color="auto"/>
        <w:bottom w:val="none" w:sz="0" w:space="0" w:color="auto"/>
        <w:right w:val="none" w:sz="0" w:space="0" w:color="auto"/>
      </w:divBdr>
      <w:divsChild>
        <w:div w:id="601836407">
          <w:marLeft w:val="640"/>
          <w:marRight w:val="0"/>
          <w:marTop w:val="0"/>
          <w:marBottom w:val="0"/>
          <w:divBdr>
            <w:top w:val="none" w:sz="0" w:space="0" w:color="auto"/>
            <w:left w:val="none" w:sz="0" w:space="0" w:color="auto"/>
            <w:bottom w:val="none" w:sz="0" w:space="0" w:color="auto"/>
            <w:right w:val="none" w:sz="0" w:space="0" w:color="auto"/>
          </w:divBdr>
        </w:div>
        <w:div w:id="820192373">
          <w:marLeft w:val="640"/>
          <w:marRight w:val="0"/>
          <w:marTop w:val="0"/>
          <w:marBottom w:val="0"/>
          <w:divBdr>
            <w:top w:val="none" w:sz="0" w:space="0" w:color="auto"/>
            <w:left w:val="none" w:sz="0" w:space="0" w:color="auto"/>
            <w:bottom w:val="none" w:sz="0" w:space="0" w:color="auto"/>
            <w:right w:val="none" w:sz="0" w:space="0" w:color="auto"/>
          </w:divBdr>
        </w:div>
        <w:div w:id="714308825">
          <w:marLeft w:val="640"/>
          <w:marRight w:val="0"/>
          <w:marTop w:val="0"/>
          <w:marBottom w:val="0"/>
          <w:divBdr>
            <w:top w:val="none" w:sz="0" w:space="0" w:color="auto"/>
            <w:left w:val="none" w:sz="0" w:space="0" w:color="auto"/>
            <w:bottom w:val="none" w:sz="0" w:space="0" w:color="auto"/>
            <w:right w:val="none" w:sz="0" w:space="0" w:color="auto"/>
          </w:divBdr>
        </w:div>
        <w:div w:id="815221501">
          <w:marLeft w:val="640"/>
          <w:marRight w:val="0"/>
          <w:marTop w:val="0"/>
          <w:marBottom w:val="0"/>
          <w:divBdr>
            <w:top w:val="none" w:sz="0" w:space="0" w:color="auto"/>
            <w:left w:val="none" w:sz="0" w:space="0" w:color="auto"/>
            <w:bottom w:val="none" w:sz="0" w:space="0" w:color="auto"/>
            <w:right w:val="none" w:sz="0" w:space="0" w:color="auto"/>
          </w:divBdr>
        </w:div>
        <w:div w:id="1897933259">
          <w:marLeft w:val="640"/>
          <w:marRight w:val="0"/>
          <w:marTop w:val="0"/>
          <w:marBottom w:val="0"/>
          <w:divBdr>
            <w:top w:val="none" w:sz="0" w:space="0" w:color="auto"/>
            <w:left w:val="none" w:sz="0" w:space="0" w:color="auto"/>
            <w:bottom w:val="none" w:sz="0" w:space="0" w:color="auto"/>
            <w:right w:val="none" w:sz="0" w:space="0" w:color="auto"/>
          </w:divBdr>
        </w:div>
        <w:div w:id="1656177016">
          <w:marLeft w:val="640"/>
          <w:marRight w:val="0"/>
          <w:marTop w:val="0"/>
          <w:marBottom w:val="0"/>
          <w:divBdr>
            <w:top w:val="none" w:sz="0" w:space="0" w:color="auto"/>
            <w:left w:val="none" w:sz="0" w:space="0" w:color="auto"/>
            <w:bottom w:val="none" w:sz="0" w:space="0" w:color="auto"/>
            <w:right w:val="none" w:sz="0" w:space="0" w:color="auto"/>
          </w:divBdr>
        </w:div>
        <w:div w:id="1101339895">
          <w:marLeft w:val="640"/>
          <w:marRight w:val="0"/>
          <w:marTop w:val="0"/>
          <w:marBottom w:val="0"/>
          <w:divBdr>
            <w:top w:val="none" w:sz="0" w:space="0" w:color="auto"/>
            <w:left w:val="none" w:sz="0" w:space="0" w:color="auto"/>
            <w:bottom w:val="none" w:sz="0" w:space="0" w:color="auto"/>
            <w:right w:val="none" w:sz="0" w:space="0" w:color="auto"/>
          </w:divBdr>
        </w:div>
        <w:div w:id="1069424572">
          <w:marLeft w:val="640"/>
          <w:marRight w:val="0"/>
          <w:marTop w:val="0"/>
          <w:marBottom w:val="0"/>
          <w:divBdr>
            <w:top w:val="none" w:sz="0" w:space="0" w:color="auto"/>
            <w:left w:val="none" w:sz="0" w:space="0" w:color="auto"/>
            <w:bottom w:val="none" w:sz="0" w:space="0" w:color="auto"/>
            <w:right w:val="none" w:sz="0" w:space="0" w:color="auto"/>
          </w:divBdr>
        </w:div>
        <w:div w:id="299923130">
          <w:marLeft w:val="640"/>
          <w:marRight w:val="0"/>
          <w:marTop w:val="0"/>
          <w:marBottom w:val="0"/>
          <w:divBdr>
            <w:top w:val="none" w:sz="0" w:space="0" w:color="auto"/>
            <w:left w:val="none" w:sz="0" w:space="0" w:color="auto"/>
            <w:bottom w:val="none" w:sz="0" w:space="0" w:color="auto"/>
            <w:right w:val="none" w:sz="0" w:space="0" w:color="auto"/>
          </w:divBdr>
        </w:div>
        <w:div w:id="2002585001">
          <w:marLeft w:val="640"/>
          <w:marRight w:val="0"/>
          <w:marTop w:val="0"/>
          <w:marBottom w:val="0"/>
          <w:divBdr>
            <w:top w:val="none" w:sz="0" w:space="0" w:color="auto"/>
            <w:left w:val="none" w:sz="0" w:space="0" w:color="auto"/>
            <w:bottom w:val="none" w:sz="0" w:space="0" w:color="auto"/>
            <w:right w:val="none" w:sz="0" w:space="0" w:color="auto"/>
          </w:divBdr>
        </w:div>
        <w:div w:id="683819729">
          <w:marLeft w:val="640"/>
          <w:marRight w:val="0"/>
          <w:marTop w:val="0"/>
          <w:marBottom w:val="0"/>
          <w:divBdr>
            <w:top w:val="none" w:sz="0" w:space="0" w:color="auto"/>
            <w:left w:val="none" w:sz="0" w:space="0" w:color="auto"/>
            <w:bottom w:val="none" w:sz="0" w:space="0" w:color="auto"/>
            <w:right w:val="none" w:sz="0" w:space="0" w:color="auto"/>
          </w:divBdr>
        </w:div>
        <w:div w:id="1628388023">
          <w:marLeft w:val="640"/>
          <w:marRight w:val="0"/>
          <w:marTop w:val="0"/>
          <w:marBottom w:val="0"/>
          <w:divBdr>
            <w:top w:val="none" w:sz="0" w:space="0" w:color="auto"/>
            <w:left w:val="none" w:sz="0" w:space="0" w:color="auto"/>
            <w:bottom w:val="none" w:sz="0" w:space="0" w:color="auto"/>
            <w:right w:val="none" w:sz="0" w:space="0" w:color="auto"/>
          </w:divBdr>
        </w:div>
        <w:div w:id="371344955">
          <w:marLeft w:val="640"/>
          <w:marRight w:val="0"/>
          <w:marTop w:val="0"/>
          <w:marBottom w:val="0"/>
          <w:divBdr>
            <w:top w:val="none" w:sz="0" w:space="0" w:color="auto"/>
            <w:left w:val="none" w:sz="0" w:space="0" w:color="auto"/>
            <w:bottom w:val="none" w:sz="0" w:space="0" w:color="auto"/>
            <w:right w:val="none" w:sz="0" w:space="0" w:color="auto"/>
          </w:divBdr>
        </w:div>
        <w:div w:id="1645575563">
          <w:marLeft w:val="640"/>
          <w:marRight w:val="0"/>
          <w:marTop w:val="0"/>
          <w:marBottom w:val="0"/>
          <w:divBdr>
            <w:top w:val="none" w:sz="0" w:space="0" w:color="auto"/>
            <w:left w:val="none" w:sz="0" w:space="0" w:color="auto"/>
            <w:bottom w:val="none" w:sz="0" w:space="0" w:color="auto"/>
            <w:right w:val="none" w:sz="0" w:space="0" w:color="auto"/>
          </w:divBdr>
        </w:div>
        <w:div w:id="1879508121">
          <w:marLeft w:val="640"/>
          <w:marRight w:val="0"/>
          <w:marTop w:val="0"/>
          <w:marBottom w:val="0"/>
          <w:divBdr>
            <w:top w:val="none" w:sz="0" w:space="0" w:color="auto"/>
            <w:left w:val="none" w:sz="0" w:space="0" w:color="auto"/>
            <w:bottom w:val="none" w:sz="0" w:space="0" w:color="auto"/>
            <w:right w:val="none" w:sz="0" w:space="0" w:color="auto"/>
          </w:divBdr>
        </w:div>
        <w:div w:id="2014065727">
          <w:marLeft w:val="640"/>
          <w:marRight w:val="0"/>
          <w:marTop w:val="0"/>
          <w:marBottom w:val="0"/>
          <w:divBdr>
            <w:top w:val="none" w:sz="0" w:space="0" w:color="auto"/>
            <w:left w:val="none" w:sz="0" w:space="0" w:color="auto"/>
            <w:bottom w:val="none" w:sz="0" w:space="0" w:color="auto"/>
            <w:right w:val="none" w:sz="0" w:space="0" w:color="auto"/>
          </w:divBdr>
        </w:div>
        <w:div w:id="1751998339">
          <w:marLeft w:val="640"/>
          <w:marRight w:val="0"/>
          <w:marTop w:val="0"/>
          <w:marBottom w:val="0"/>
          <w:divBdr>
            <w:top w:val="none" w:sz="0" w:space="0" w:color="auto"/>
            <w:left w:val="none" w:sz="0" w:space="0" w:color="auto"/>
            <w:bottom w:val="none" w:sz="0" w:space="0" w:color="auto"/>
            <w:right w:val="none" w:sz="0" w:space="0" w:color="auto"/>
          </w:divBdr>
        </w:div>
        <w:div w:id="1037663806">
          <w:marLeft w:val="640"/>
          <w:marRight w:val="0"/>
          <w:marTop w:val="0"/>
          <w:marBottom w:val="0"/>
          <w:divBdr>
            <w:top w:val="none" w:sz="0" w:space="0" w:color="auto"/>
            <w:left w:val="none" w:sz="0" w:space="0" w:color="auto"/>
            <w:bottom w:val="none" w:sz="0" w:space="0" w:color="auto"/>
            <w:right w:val="none" w:sz="0" w:space="0" w:color="auto"/>
          </w:divBdr>
        </w:div>
        <w:div w:id="855920863">
          <w:marLeft w:val="640"/>
          <w:marRight w:val="0"/>
          <w:marTop w:val="0"/>
          <w:marBottom w:val="0"/>
          <w:divBdr>
            <w:top w:val="none" w:sz="0" w:space="0" w:color="auto"/>
            <w:left w:val="none" w:sz="0" w:space="0" w:color="auto"/>
            <w:bottom w:val="none" w:sz="0" w:space="0" w:color="auto"/>
            <w:right w:val="none" w:sz="0" w:space="0" w:color="auto"/>
          </w:divBdr>
        </w:div>
        <w:div w:id="454258870">
          <w:marLeft w:val="640"/>
          <w:marRight w:val="0"/>
          <w:marTop w:val="0"/>
          <w:marBottom w:val="0"/>
          <w:divBdr>
            <w:top w:val="none" w:sz="0" w:space="0" w:color="auto"/>
            <w:left w:val="none" w:sz="0" w:space="0" w:color="auto"/>
            <w:bottom w:val="none" w:sz="0" w:space="0" w:color="auto"/>
            <w:right w:val="none" w:sz="0" w:space="0" w:color="auto"/>
          </w:divBdr>
        </w:div>
        <w:div w:id="755978789">
          <w:marLeft w:val="640"/>
          <w:marRight w:val="0"/>
          <w:marTop w:val="0"/>
          <w:marBottom w:val="0"/>
          <w:divBdr>
            <w:top w:val="none" w:sz="0" w:space="0" w:color="auto"/>
            <w:left w:val="none" w:sz="0" w:space="0" w:color="auto"/>
            <w:bottom w:val="none" w:sz="0" w:space="0" w:color="auto"/>
            <w:right w:val="none" w:sz="0" w:space="0" w:color="auto"/>
          </w:divBdr>
        </w:div>
        <w:div w:id="1888880079">
          <w:marLeft w:val="640"/>
          <w:marRight w:val="0"/>
          <w:marTop w:val="0"/>
          <w:marBottom w:val="0"/>
          <w:divBdr>
            <w:top w:val="none" w:sz="0" w:space="0" w:color="auto"/>
            <w:left w:val="none" w:sz="0" w:space="0" w:color="auto"/>
            <w:bottom w:val="none" w:sz="0" w:space="0" w:color="auto"/>
            <w:right w:val="none" w:sz="0" w:space="0" w:color="auto"/>
          </w:divBdr>
        </w:div>
        <w:div w:id="1528442265">
          <w:marLeft w:val="640"/>
          <w:marRight w:val="0"/>
          <w:marTop w:val="0"/>
          <w:marBottom w:val="0"/>
          <w:divBdr>
            <w:top w:val="none" w:sz="0" w:space="0" w:color="auto"/>
            <w:left w:val="none" w:sz="0" w:space="0" w:color="auto"/>
            <w:bottom w:val="none" w:sz="0" w:space="0" w:color="auto"/>
            <w:right w:val="none" w:sz="0" w:space="0" w:color="auto"/>
          </w:divBdr>
        </w:div>
        <w:div w:id="1253129444">
          <w:marLeft w:val="640"/>
          <w:marRight w:val="0"/>
          <w:marTop w:val="0"/>
          <w:marBottom w:val="0"/>
          <w:divBdr>
            <w:top w:val="none" w:sz="0" w:space="0" w:color="auto"/>
            <w:left w:val="none" w:sz="0" w:space="0" w:color="auto"/>
            <w:bottom w:val="none" w:sz="0" w:space="0" w:color="auto"/>
            <w:right w:val="none" w:sz="0" w:space="0" w:color="auto"/>
          </w:divBdr>
        </w:div>
        <w:div w:id="489559290">
          <w:marLeft w:val="640"/>
          <w:marRight w:val="0"/>
          <w:marTop w:val="0"/>
          <w:marBottom w:val="0"/>
          <w:divBdr>
            <w:top w:val="none" w:sz="0" w:space="0" w:color="auto"/>
            <w:left w:val="none" w:sz="0" w:space="0" w:color="auto"/>
            <w:bottom w:val="none" w:sz="0" w:space="0" w:color="auto"/>
            <w:right w:val="none" w:sz="0" w:space="0" w:color="auto"/>
          </w:divBdr>
        </w:div>
        <w:div w:id="1446345627">
          <w:marLeft w:val="640"/>
          <w:marRight w:val="0"/>
          <w:marTop w:val="0"/>
          <w:marBottom w:val="0"/>
          <w:divBdr>
            <w:top w:val="none" w:sz="0" w:space="0" w:color="auto"/>
            <w:left w:val="none" w:sz="0" w:space="0" w:color="auto"/>
            <w:bottom w:val="none" w:sz="0" w:space="0" w:color="auto"/>
            <w:right w:val="none" w:sz="0" w:space="0" w:color="auto"/>
          </w:divBdr>
        </w:div>
        <w:div w:id="690376801">
          <w:marLeft w:val="640"/>
          <w:marRight w:val="0"/>
          <w:marTop w:val="0"/>
          <w:marBottom w:val="0"/>
          <w:divBdr>
            <w:top w:val="none" w:sz="0" w:space="0" w:color="auto"/>
            <w:left w:val="none" w:sz="0" w:space="0" w:color="auto"/>
            <w:bottom w:val="none" w:sz="0" w:space="0" w:color="auto"/>
            <w:right w:val="none" w:sz="0" w:space="0" w:color="auto"/>
          </w:divBdr>
        </w:div>
        <w:div w:id="1241480055">
          <w:marLeft w:val="640"/>
          <w:marRight w:val="0"/>
          <w:marTop w:val="0"/>
          <w:marBottom w:val="0"/>
          <w:divBdr>
            <w:top w:val="none" w:sz="0" w:space="0" w:color="auto"/>
            <w:left w:val="none" w:sz="0" w:space="0" w:color="auto"/>
            <w:bottom w:val="none" w:sz="0" w:space="0" w:color="auto"/>
            <w:right w:val="none" w:sz="0" w:space="0" w:color="auto"/>
          </w:divBdr>
        </w:div>
        <w:div w:id="831944547">
          <w:marLeft w:val="640"/>
          <w:marRight w:val="0"/>
          <w:marTop w:val="0"/>
          <w:marBottom w:val="0"/>
          <w:divBdr>
            <w:top w:val="none" w:sz="0" w:space="0" w:color="auto"/>
            <w:left w:val="none" w:sz="0" w:space="0" w:color="auto"/>
            <w:bottom w:val="none" w:sz="0" w:space="0" w:color="auto"/>
            <w:right w:val="none" w:sz="0" w:space="0" w:color="auto"/>
          </w:divBdr>
        </w:div>
        <w:div w:id="922910184">
          <w:marLeft w:val="640"/>
          <w:marRight w:val="0"/>
          <w:marTop w:val="0"/>
          <w:marBottom w:val="0"/>
          <w:divBdr>
            <w:top w:val="none" w:sz="0" w:space="0" w:color="auto"/>
            <w:left w:val="none" w:sz="0" w:space="0" w:color="auto"/>
            <w:bottom w:val="none" w:sz="0" w:space="0" w:color="auto"/>
            <w:right w:val="none" w:sz="0" w:space="0" w:color="auto"/>
          </w:divBdr>
        </w:div>
        <w:div w:id="1578401170">
          <w:marLeft w:val="640"/>
          <w:marRight w:val="0"/>
          <w:marTop w:val="0"/>
          <w:marBottom w:val="0"/>
          <w:divBdr>
            <w:top w:val="none" w:sz="0" w:space="0" w:color="auto"/>
            <w:left w:val="none" w:sz="0" w:space="0" w:color="auto"/>
            <w:bottom w:val="none" w:sz="0" w:space="0" w:color="auto"/>
            <w:right w:val="none" w:sz="0" w:space="0" w:color="auto"/>
          </w:divBdr>
        </w:div>
        <w:div w:id="106238170">
          <w:marLeft w:val="640"/>
          <w:marRight w:val="0"/>
          <w:marTop w:val="0"/>
          <w:marBottom w:val="0"/>
          <w:divBdr>
            <w:top w:val="none" w:sz="0" w:space="0" w:color="auto"/>
            <w:left w:val="none" w:sz="0" w:space="0" w:color="auto"/>
            <w:bottom w:val="none" w:sz="0" w:space="0" w:color="auto"/>
            <w:right w:val="none" w:sz="0" w:space="0" w:color="auto"/>
          </w:divBdr>
        </w:div>
        <w:div w:id="390542352">
          <w:marLeft w:val="640"/>
          <w:marRight w:val="0"/>
          <w:marTop w:val="0"/>
          <w:marBottom w:val="0"/>
          <w:divBdr>
            <w:top w:val="none" w:sz="0" w:space="0" w:color="auto"/>
            <w:left w:val="none" w:sz="0" w:space="0" w:color="auto"/>
            <w:bottom w:val="none" w:sz="0" w:space="0" w:color="auto"/>
            <w:right w:val="none" w:sz="0" w:space="0" w:color="auto"/>
          </w:divBdr>
        </w:div>
        <w:div w:id="1946620068">
          <w:marLeft w:val="640"/>
          <w:marRight w:val="0"/>
          <w:marTop w:val="0"/>
          <w:marBottom w:val="0"/>
          <w:divBdr>
            <w:top w:val="none" w:sz="0" w:space="0" w:color="auto"/>
            <w:left w:val="none" w:sz="0" w:space="0" w:color="auto"/>
            <w:bottom w:val="none" w:sz="0" w:space="0" w:color="auto"/>
            <w:right w:val="none" w:sz="0" w:space="0" w:color="auto"/>
          </w:divBdr>
        </w:div>
        <w:div w:id="1846164844">
          <w:marLeft w:val="640"/>
          <w:marRight w:val="0"/>
          <w:marTop w:val="0"/>
          <w:marBottom w:val="0"/>
          <w:divBdr>
            <w:top w:val="none" w:sz="0" w:space="0" w:color="auto"/>
            <w:left w:val="none" w:sz="0" w:space="0" w:color="auto"/>
            <w:bottom w:val="none" w:sz="0" w:space="0" w:color="auto"/>
            <w:right w:val="none" w:sz="0" w:space="0" w:color="auto"/>
          </w:divBdr>
        </w:div>
        <w:div w:id="1871144401">
          <w:marLeft w:val="640"/>
          <w:marRight w:val="0"/>
          <w:marTop w:val="0"/>
          <w:marBottom w:val="0"/>
          <w:divBdr>
            <w:top w:val="none" w:sz="0" w:space="0" w:color="auto"/>
            <w:left w:val="none" w:sz="0" w:space="0" w:color="auto"/>
            <w:bottom w:val="none" w:sz="0" w:space="0" w:color="auto"/>
            <w:right w:val="none" w:sz="0" w:space="0" w:color="auto"/>
          </w:divBdr>
        </w:div>
        <w:div w:id="1010254587">
          <w:marLeft w:val="640"/>
          <w:marRight w:val="0"/>
          <w:marTop w:val="0"/>
          <w:marBottom w:val="0"/>
          <w:divBdr>
            <w:top w:val="none" w:sz="0" w:space="0" w:color="auto"/>
            <w:left w:val="none" w:sz="0" w:space="0" w:color="auto"/>
            <w:bottom w:val="none" w:sz="0" w:space="0" w:color="auto"/>
            <w:right w:val="none" w:sz="0" w:space="0" w:color="auto"/>
          </w:divBdr>
        </w:div>
        <w:div w:id="1058750869">
          <w:marLeft w:val="640"/>
          <w:marRight w:val="0"/>
          <w:marTop w:val="0"/>
          <w:marBottom w:val="0"/>
          <w:divBdr>
            <w:top w:val="none" w:sz="0" w:space="0" w:color="auto"/>
            <w:left w:val="none" w:sz="0" w:space="0" w:color="auto"/>
            <w:bottom w:val="none" w:sz="0" w:space="0" w:color="auto"/>
            <w:right w:val="none" w:sz="0" w:space="0" w:color="auto"/>
          </w:divBdr>
        </w:div>
        <w:div w:id="12147499">
          <w:marLeft w:val="640"/>
          <w:marRight w:val="0"/>
          <w:marTop w:val="0"/>
          <w:marBottom w:val="0"/>
          <w:divBdr>
            <w:top w:val="none" w:sz="0" w:space="0" w:color="auto"/>
            <w:left w:val="none" w:sz="0" w:space="0" w:color="auto"/>
            <w:bottom w:val="none" w:sz="0" w:space="0" w:color="auto"/>
            <w:right w:val="none" w:sz="0" w:space="0" w:color="auto"/>
          </w:divBdr>
        </w:div>
      </w:divsChild>
    </w:div>
    <w:div w:id="558443635">
      <w:bodyDiv w:val="1"/>
      <w:marLeft w:val="0"/>
      <w:marRight w:val="0"/>
      <w:marTop w:val="0"/>
      <w:marBottom w:val="0"/>
      <w:divBdr>
        <w:top w:val="none" w:sz="0" w:space="0" w:color="auto"/>
        <w:left w:val="none" w:sz="0" w:space="0" w:color="auto"/>
        <w:bottom w:val="none" w:sz="0" w:space="0" w:color="auto"/>
        <w:right w:val="none" w:sz="0" w:space="0" w:color="auto"/>
      </w:divBdr>
      <w:divsChild>
        <w:div w:id="502822714">
          <w:marLeft w:val="640"/>
          <w:marRight w:val="0"/>
          <w:marTop w:val="0"/>
          <w:marBottom w:val="0"/>
          <w:divBdr>
            <w:top w:val="none" w:sz="0" w:space="0" w:color="auto"/>
            <w:left w:val="none" w:sz="0" w:space="0" w:color="auto"/>
            <w:bottom w:val="none" w:sz="0" w:space="0" w:color="auto"/>
            <w:right w:val="none" w:sz="0" w:space="0" w:color="auto"/>
          </w:divBdr>
        </w:div>
        <w:div w:id="468061480">
          <w:marLeft w:val="640"/>
          <w:marRight w:val="0"/>
          <w:marTop w:val="0"/>
          <w:marBottom w:val="0"/>
          <w:divBdr>
            <w:top w:val="none" w:sz="0" w:space="0" w:color="auto"/>
            <w:left w:val="none" w:sz="0" w:space="0" w:color="auto"/>
            <w:bottom w:val="none" w:sz="0" w:space="0" w:color="auto"/>
            <w:right w:val="none" w:sz="0" w:space="0" w:color="auto"/>
          </w:divBdr>
        </w:div>
        <w:div w:id="1037583863">
          <w:marLeft w:val="640"/>
          <w:marRight w:val="0"/>
          <w:marTop w:val="0"/>
          <w:marBottom w:val="0"/>
          <w:divBdr>
            <w:top w:val="none" w:sz="0" w:space="0" w:color="auto"/>
            <w:left w:val="none" w:sz="0" w:space="0" w:color="auto"/>
            <w:bottom w:val="none" w:sz="0" w:space="0" w:color="auto"/>
            <w:right w:val="none" w:sz="0" w:space="0" w:color="auto"/>
          </w:divBdr>
        </w:div>
        <w:div w:id="1092630891">
          <w:marLeft w:val="640"/>
          <w:marRight w:val="0"/>
          <w:marTop w:val="0"/>
          <w:marBottom w:val="0"/>
          <w:divBdr>
            <w:top w:val="none" w:sz="0" w:space="0" w:color="auto"/>
            <w:left w:val="none" w:sz="0" w:space="0" w:color="auto"/>
            <w:bottom w:val="none" w:sz="0" w:space="0" w:color="auto"/>
            <w:right w:val="none" w:sz="0" w:space="0" w:color="auto"/>
          </w:divBdr>
        </w:div>
        <w:div w:id="1267078149">
          <w:marLeft w:val="640"/>
          <w:marRight w:val="0"/>
          <w:marTop w:val="0"/>
          <w:marBottom w:val="0"/>
          <w:divBdr>
            <w:top w:val="none" w:sz="0" w:space="0" w:color="auto"/>
            <w:left w:val="none" w:sz="0" w:space="0" w:color="auto"/>
            <w:bottom w:val="none" w:sz="0" w:space="0" w:color="auto"/>
            <w:right w:val="none" w:sz="0" w:space="0" w:color="auto"/>
          </w:divBdr>
        </w:div>
        <w:div w:id="340353607">
          <w:marLeft w:val="640"/>
          <w:marRight w:val="0"/>
          <w:marTop w:val="0"/>
          <w:marBottom w:val="0"/>
          <w:divBdr>
            <w:top w:val="none" w:sz="0" w:space="0" w:color="auto"/>
            <w:left w:val="none" w:sz="0" w:space="0" w:color="auto"/>
            <w:bottom w:val="none" w:sz="0" w:space="0" w:color="auto"/>
            <w:right w:val="none" w:sz="0" w:space="0" w:color="auto"/>
          </w:divBdr>
        </w:div>
        <w:div w:id="1405227005">
          <w:marLeft w:val="640"/>
          <w:marRight w:val="0"/>
          <w:marTop w:val="0"/>
          <w:marBottom w:val="0"/>
          <w:divBdr>
            <w:top w:val="none" w:sz="0" w:space="0" w:color="auto"/>
            <w:left w:val="none" w:sz="0" w:space="0" w:color="auto"/>
            <w:bottom w:val="none" w:sz="0" w:space="0" w:color="auto"/>
            <w:right w:val="none" w:sz="0" w:space="0" w:color="auto"/>
          </w:divBdr>
        </w:div>
        <w:div w:id="1567641955">
          <w:marLeft w:val="640"/>
          <w:marRight w:val="0"/>
          <w:marTop w:val="0"/>
          <w:marBottom w:val="0"/>
          <w:divBdr>
            <w:top w:val="none" w:sz="0" w:space="0" w:color="auto"/>
            <w:left w:val="none" w:sz="0" w:space="0" w:color="auto"/>
            <w:bottom w:val="none" w:sz="0" w:space="0" w:color="auto"/>
            <w:right w:val="none" w:sz="0" w:space="0" w:color="auto"/>
          </w:divBdr>
        </w:div>
        <w:div w:id="1800688324">
          <w:marLeft w:val="640"/>
          <w:marRight w:val="0"/>
          <w:marTop w:val="0"/>
          <w:marBottom w:val="0"/>
          <w:divBdr>
            <w:top w:val="none" w:sz="0" w:space="0" w:color="auto"/>
            <w:left w:val="none" w:sz="0" w:space="0" w:color="auto"/>
            <w:bottom w:val="none" w:sz="0" w:space="0" w:color="auto"/>
            <w:right w:val="none" w:sz="0" w:space="0" w:color="auto"/>
          </w:divBdr>
        </w:div>
        <w:div w:id="1188519937">
          <w:marLeft w:val="640"/>
          <w:marRight w:val="0"/>
          <w:marTop w:val="0"/>
          <w:marBottom w:val="0"/>
          <w:divBdr>
            <w:top w:val="none" w:sz="0" w:space="0" w:color="auto"/>
            <w:left w:val="none" w:sz="0" w:space="0" w:color="auto"/>
            <w:bottom w:val="none" w:sz="0" w:space="0" w:color="auto"/>
            <w:right w:val="none" w:sz="0" w:space="0" w:color="auto"/>
          </w:divBdr>
        </w:div>
        <w:div w:id="474447699">
          <w:marLeft w:val="640"/>
          <w:marRight w:val="0"/>
          <w:marTop w:val="0"/>
          <w:marBottom w:val="0"/>
          <w:divBdr>
            <w:top w:val="none" w:sz="0" w:space="0" w:color="auto"/>
            <w:left w:val="none" w:sz="0" w:space="0" w:color="auto"/>
            <w:bottom w:val="none" w:sz="0" w:space="0" w:color="auto"/>
            <w:right w:val="none" w:sz="0" w:space="0" w:color="auto"/>
          </w:divBdr>
        </w:div>
        <w:div w:id="1016618031">
          <w:marLeft w:val="640"/>
          <w:marRight w:val="0"/>
          <w:marTop w:val="0"/>
          <w:marBottom w:val="0"/>
          <w:divBdr>
            <w:top w:val="none" w:sz="0" w:space="0" w:color="auto"/>
            <w:left w:val="none" w:sz="0" w:space="0" w:color="auto"/>
            <w:bottom w:val="none" w:sz="0" w:space="0" w:color="auto"/>
            <w:right w:val="none" w:sz="0" w:space="0" w:color="auto"/>
          </w:divBdr>
        </w:div>
        <w:div w:id="130758487">
          <w:marLeft w:val="640"/>
          <w:marRight w:val="0"/>
          <w:marTop w:val="0"/>
          <w:marBottom w:val="0"/>
          <w:divBdr>
            <w:top w:val="none" w:sz="0" w:space="0" w:color="auto"/>
            <w:left w:val="none" w:sz="0" w:space="0" w:color="auto"/>
            <w:bottom w:val="none" w:sz="0" w:space="0" w:color="auto"/>
            <w:right w:val="none" w:sz="0" w:space="0" w:color="auto"/>
          </w:divBdr>
        </w:div>
        <w:div w:id="567349085">
          <w:marLeft w:val="640"/>
          <w:marRight w:val="0"/>
          <w:marTop w:val="0"/>
          <w:marBottom w:val="0"/>
          <w:divBdr>
            <w:top w:val="none" w:sz="0" w:space="0" w:color="auto"/>
            <w:left w:val="none" w:sz="0" w:space="0" w:color="auto"/>
            <w:bottom w:val="none" w:sz="0" w:space="0" w:color="auto"/>
            <w:right w:val="none" w:sz="0" w:space="0" w:color="auto"/>
          </w:divBdr>
        </w:div>
        <w:div w:id="15429160">
          <w:marLeft w:val="640"/>
          <w:marRight w:val="0"/>
          <w:marTop w:val="0"/>
          <w:marBottom w:val="0"/>
          <w:divBdr>
            <w:top w:val="none" w:sz="0" w:space="0" w:color="auto"/>
            <w:left w:val="none" w:sz="0" w:space="0" w:color="auto"/>
            <w:bottom w:val="none" w:sz="0" w:space="0" w:color="auto"/>
            <w:right w:val="none" w:sz="0" w:space="0" w:color="auto"/>
          </w:divBdr>
        </w:div>
        <w:div w:id="216208670">
          <w:marLeft w:val="640"/>
          <w:marRight w:val="0"/>
          <w:marTop w:val="0"/>
          <w:marBottom w:val="0"/>
          <w:divBdr>
            <w:top w:val="none" w:sz="0" w:space="0" w:color="auto"/>
            <w:left w:val="none" w:sz="0" w:space="0" w:color="auto"/>
            <w:bottom w:val="none" w:sz="0" w:space="0" w:color="auto"/>
            <w:right w:val="none" w:sz="0" w:space="0" w:color="auto"/>
          </w:divBdr>
        </w:div>
        <w:div w:id="710887176">
          <w:marLeft w:val="640"/>
          <w:marRight w:val="0"/>
          <w:marTop w:val="0"/>
          <w:marBottom w:val="0"/>
          <w:divBdr>
            <w:top w:val="none" w:sz="0" w:space="0" w:color="auto"/>
            <w:left w:val="none" w:sz="0" w:space="0" w:color="auto"/>
            <w:bottom w:val="none" w:sz="0" w:space="0" w:color="auto"/>
            <w:right w:val="none" w:sz="0" w:space="0" w:color="auto"/>
          </w:divBdr>
        </w:div>
        <w:div w:id="622200650">
          <w:marLeft w:val="640"/>
          <w:marRight w:val="0"/>
          <w:marTop w:val="0"/>
          <w:marBottom w:val="0"/>
          <w:divBdr>
            <w:top w:val="none" w:sz="0" w:space="0" w:color="auto"/>
            <w:left w:val="none" w:sz="0" w:space="0" w:color="auto"/>
            <w:bottom w:val="none" w:sz="0" w:space="0" w:color="auto"/>
            <w:right w:val="none" w:sz="0" w:space="0" w:color="auto"/>
          </w:divBdr>
        </w:div>
        <w:div w:id="794983600">
          <w:marLeft w:val="640"/>
          <w:marRight w:val="0"/>
          <w:marTop w:val="0"/>
          <w:marBottom w:val="0"/>
          <w:divBdr>
            <w:top w:val="none" w:sz="0" w:space="0" w:color="auto"/>
            <w:left w:val="none" w:sz="0" w:space="0" w:color="auto"/>
            <w:bottom w:val="none" w:sz="0" w:space="0" w:color="auto"/>
            <w:right w:val="none" w:sz="0" w:space="0" w:color="auto"/>
          </w:divBdr>
        </w:div>
        <w:div w:id="644504454">
          <w:marLeft w:val="640"/>
          <w:marRight w:val="0"/>
          <w:marTop w:val="0"/>
          <w:marBottom w:val="0"/>
          <w:divBdr>
            <w:top w:val="none" w:sz="0" w:space="0" w:color="auto"/>
            <w:left w:val="none" w:sz="0" w:space="0" w:color="auto"/>
            <w:bottom w:val="none" w:sz="0" w:space="0" w:color="auto"/>
            <w:right w:val="none" w:sz="0" w:space="0" w:color="auto"/>
          </w:divBdr>
        </w:div>
        <w:div w:id="1140732321">
          <w:marLeft w:val="640"/>
          <w:marRight w:val="0"/>
          <w:marTop w:val="0"/>
          <w:marBottom w:val="0"/>
          <w:divBdr>
            <w:top w:val="none" w:sz="0" w:space="0" w:color="auto"/>
            <w:left w:val="none" w:sz="0" w:space="0" w:color="auto"/>
            <w:bottom w:val="none" w:sz="0" w:space="0" w:color="auto"/>
            <w:right w:val="none" w:sz="0" w:space="0" w:color="auto"/>
          </w:divBdr>
        </w:div>
        <w:div w:id="268045697">
          <w:marLeft w:val="640"/>
          <w:marRight w:val="0"/>
          <w:marTop w:val="0"/>
          <w:marBottom w:val="0"/>
          <w:divBdr>
            <w:top w:val="none" w:sz="0" w:space="0" w:color="auto"/>
            <w:left w:val="none" w:sz="0" w:space="0" w:color="auto"/>
            <w:bottom w:val="none" w:sz="0" w:space="0" w:color="auto"/>
            <w:right w:val="none" w:sz="0" w:space="0" w:color="auto"/>
          </w:divBdr>
        </w:div>
        <w:div w:id="238758302">
          <w:marLeft w:val="640"/>
          <w:marRight w:val="0"/>
          <w:marTop w:val="0"/>
          <w:marBottom w:val="0"/>
          <w:divBdr>
            <w:top w:val="none" w:sz="0" w:space="0" w:color="auto"/>
            <w:left w:val="none" w:sz="0" w:space="0" w:color="auto"/>
            <w:bottom w:val="none" w:sz="0" w:space="0" w:color="auto"/>
            <w:right w:val="none" w:sz="0" w:space="0" w:color="auto"/>
          </w:divBdr>
        </w:div>
        <w:div w:id="454372928">
          <w:marLeft w:val="640"/>
          <w:marRight w:val="0"/>
          <w:marTop w:val="0"/>
          <w:marBottom w:val="0"/>
          <w:divBdr>
            <w:top w:val="none" w:sz="0" w:space="0" w:color="auto"/>
            <w:left w:val="none" w:sz="0" w:space="0" w:color="auto"/>
            <w:bottom w:val="none" w:sz="0" w:space="0" w:color="auto"/>
            <w:right w:val="none" w:sz="0" w:space="0" w:color="auto"/>
          </w:divBdr>
        </w:div>
        <w:div w:id="1584070738">
          <w:marLeft w:val="640"/>
          <w:marRight w:val="0"/>
          <w:marTop w:val="0"/>
          <w:marBottom w:val="0"/>
          <w:divBdr>
            <w:top w:val="none" w:sz="0" w:space="0" w:color="auto"/>
            <w:left w:val="none" w:sz="0" w:space="0" w:color="auto"/>
            <w:bottom w:val="none" w:sz="0" w:space="0" w:color="auto"/>
            <w:right w:val="none" w:sz="0" w:space="0" w:color="auto"/>
          </w:divBdr>
        </w:div>
        <w:div w:id="1407723876">
          <w:marLeft w:val="640"/>
          <w:marRight w:val="0"/>
          <w:marTop w:val="0"/>
          <w:marBottom w:val="0"/>
          <w:divBdr>
            <w:top w:val="none" w:sz="0" w:space="0" w:color="auto"/>
            <w:left w:val="none" w:sz="0" w:space="0" w:color="auto"/>
            <w:bottom w:val="none" w:sz="0" w:space="0" w:color="auto"/>
            <w:right w:val="none" w:sz="0" w:space="0" w:color="auto"/>
          </w:divBdr>
        </w:div>
        <w:div w:id="1829438046">
          <w:marLeft w:val="640"/>
          <w:marRight w:val="0"/>
          <w:marTop w:val="0"/>
          <w:marBottom w:val="0"/>
          <w:divBdr>
            <w:top w:val="none" w:sz="0" w:space="0" w:color="auto"/>
            <w:left w:val="none" w:sz="0" w:space="0" w:color="auto"/>
            <w:bottom w:val="none" w:sz="0" w:space="0" w:color="auto"/>
            <w:right w:val="none" w:sz="0" w:space="0" w:color="auto"/>
          </w:divBdr>
        </w:div>
        <w:div w:id="1271670708">
          <w:marLeft w:val="640"/>
          <w:marRight w:val="0"/>
          <w:marTop w:val="0"/>
          <w:marBottom w:val="0"/>
          <w:divBdr>
            <w:top w:val="none" w:sz="0" w:space="0" w:color="auto"/>
            <w:left w:val="none" w:sz="0" w:space="0" w:color="auto"/>
            <w:bottom w:val="none" w:sz="0" w:space="0" w:color="auto"/>
            <w:right w:val="none" w:sz="0" w:space="0" w:color="auto"/>
          </w:divBdr>
        </w:div>
        <w:div w:id="1038817817">
          <w:marLeft w:val="640"/>
          <w:marRight w:val="0"/>
          <w:marTop w:val="0"/>
          <w:marBottom w:val="0"/>
          <w:divBdr>
            <w:top w:val="none" w:sz="0" w:space="0" w:color="auto"/>
            <w:left w:val="none" w:sz="0" w:space="0" w:color="auto"/>
            <w:bottom w:val="none" w:sz="0" w:space="0" w:color="auto"/>
            <w:right w:val="none" w:sz="0" w:space="0" w:color="auto"/>
          </w:divBdr>
        </w:div>
        <w:div w:id="952899589">
          <w:marLeft w:val="640"/>
          <w:marRight w:val="0"/>
          <w:marTop w:val="0"/>
          <w:marBottom w:val="0"/>
          <w:divBdr>
            <w:top w:val="none" w:sz="0" w:space="0" w:color="auto"/>
            <w:left w:val="none" w:sz="0" w:space="0" w:color="auto"/>
            <w:bottom w:val="none" w:sz="0" w:space="0" w:color="auto"/>
            <w:right w:val="none" w:sz="0" w:space="0" w:color="auto"/>
          </w:divBdr>
        </w:div>
        <w:div w:id="2023897764">
          <w:marLeft w:val="640"/>
          <w:marRight w:val="0"/>
          <w:marTop w:val="0"/>
          <w:marBottom w:val="0"/>
          <w:divBdr>
            <w:top w:val="none" w:sz="0" w:space="0" w:color="auto"/>
            <w:left w:val="none" w:sz="0" w:space="0" w:color="auto"/>
            <w:bottom w:val="none" w:sz="0" w:space="0" w:color="auto"/>
            <w:right w:val="none" w:sz="0" w:space="0" w:color="auto"/>
          </w:divBdr>
        </w:div>
        <w:div w:id="1154879712">
          <w:marLeft w:val="640"/>
          <w:marRight w:val="0"/>
          <w:marTop w:val="0"/>
          <w:marBottom w:val="0"/>
          <w:divBdr>
            <w:top w:val="none" w:sz="0" w:space="0" w:color="auto"/>
            <w:left w:val="none" w:sz="0" w:space="0" w:color="auto"/>
            <w:bottom w:val="none" w:sz="0" w:space="0" w:color="auto"/>
            <w:right w:val="none" w:sz="0" w:space="0" w:color="auto"/>
          </w:divBdr>
        </w:div>
        <w:div w:id="1960453578">
          <w:marLeft w:val="640"/>
          <w:marRight w:val="0"/>
          <w:marTop w:val="0"/>
          <w:marBottom w:val="0"/>
          <w:divBdr>
            <w:top w:val="none" w:sz="0" w:space="0" w:color="auto"/>
            <w:left w:val="none" w:sz="0" w:space="0" w:color="auto"/>
            <w:bottom w:val="none" w:sz="0" w:space="0" w:color="auto"/>
            <w:right w:val="none" w:sz="0" w:space="0" w:color="auto"/>
          </w:divBdr>
        </w:div>
        <w:div w:id="1133795823">
          <w:marLeft w:val="640"/>
          <w:marRight w:val="0"/>
          <w:marTop w:val="0"/>
          <w:marBottom w:val="0"/>
          <w:divBdr>
            <w:top w:val="none" w:sz="0" w:space="0" w:color="auto"/>
            <w:left w:val="none" w:sz="0" w:space="0" w:color="auto"/>
            <w:bottom w:val="none" w:sz="0" w:space="0" w:color="auto"/>
            <w:right w:val="none" w:sz="0" w:space="0" w:color="auto"/>
          </w:divBdr>
        </w:div>
        <w:div w:id="1476724275">
          <w:marLeft w:val="640"/>
          <w:marRight w:val="0"/>
          <w:marTop w:val="0"/>
          <w:marBottom w:val="0"/>
          <w:divBdr>
            <w:top w:val="none" w:sz="0" w:space="0" w:color="auto"/>
            <w:left w:val="none" w:sz="0" w:space="0" w:color="auto"/>
            <w:bottom w:val="none" w:sz="0" w:space="0" w:color="auto"/>
            <w:right w:val="none" w:sz="0" w:space="0" w:color="auto"/>
          </w:divBdr>
        </w:div>
        <w:div w:id="1858421236">
          <w:marLeft w:val="640"/>
          <w:marRight w:val="0"/>
          <w:marTop w:val="0"/>
          <w:marBottom w:val="0"/>
          <w:divBdr>
            <w:top w:val="none" w:sz="0" w:space="0" w:color="auto"/>
            <w:left w:val="none" w:sz="0" w:space="0" w:color="auto"/>
            <w:bottom w:val="none" w:sz="0" w:space="0" w:color="auto"/>
            <w:right w:val="none" w:sz="0" w:space="0" w:color="auto"/>
          </w:divBdr>
        </w:div>
        <w:div w:id="1370488987">
          <w:marLeft w:val="640"/>
          <w:marRight w:val="0"/>
          <w:marTop w:val="0"/>
          <w:marBottom w:val="0"/>
          <w:divBdr>
            <w:top w:val="none" w:sz="0" w:space="0" w:color="auto"/>
            <w:left w:val="none" w:sz="0" w:space="0" w:color="auto"/>
            <w:bottom w:val="none" w:sz="0" w:space="0" w:color="auto"/>
            <w:right w:val="none" w:sz="0" w:space="0" w:color="auto"/>
          </w:divBdr>
        </w:div>
        <w:div w:id="813065985">
          <w:marLeft w:val="640"/>
          <w:marRight w:val="0"/>
          <w:marTop w:val="0"/>
          <w:marBottom w:val="0"/>
          <w:divBdr>
            <w:top w:val="none" w:sz="0" w:space="0" w:color="auto"/>
            <w:left w:val="none" w:sz="0" w:space="0" w:color="auto"/>
            <w:bottom w:val="none" w:sz="0" w:space="0" w:color="auto"/>
            <w:right w:val="none" w:sz="0" w:space="0" w:color="auto"/>
          </w:divBdr>
        </w:div>
        <w:div w:id="1122308045">
          <w:marLeft w:val="640"/>
          <w:marRight w:val="0"/>
          <w:marTop w:val="0"/>
          <w:marBottom w:val="0"/>
          <w:divBdr>
            <w:top w:val="none" w:sz="0" w:space="0" w:color="auto"/>
            <w:left w:val="none" w:sz="0" w:space="0" w:color="auto"/>
            <w:bottom w:val="none" w:sz="0" w:space="0" w:color="auto"/>
            <w:right w:val="none" w:sz="0" w:space="0" w:color="auto"/>
          </w:divBdr>
        </w:div>
        <w:div w:id="1152717684">
          <w:marLeft w:val="640"/>
          <w:marRight w:val="0"/>
          <w:marTop w:val="0"/>
          <w:marBottom w:val="0"/>
          <w:divBdr>
            <w:top w:val="none" w:sz="0" w:space="0" w:color="auto"/>
            <w:left w:val="none" w:sz="0" w:space="0" w:color="auto"/>
            <w:bottom w:val="none" w:sz="0" w:space="0" w:color="auto"/>
            <w:right w:val="none" w:sz="0" w:space="0" w:color="auto"/>
          </w:divBdr>
        </w:div>
        <w:div w:id="1553349808">
          <w:marLeft w:val="640"/>
          <w:marRight w:val="0"/>
          <w:marTop w:val="0"/>
          <w:marBottom w:val="0"/>
          <w:divBdr>
            <w:top w:val="none" w:sz="0" w:space="0" w:color="auto"/>
            <w:left w:val="none" w:sz="0" w:space="0" w:color="auto"/>
            <w:bottom w:val="none" w:sz="0" w:space="0" w:color="auto"/>
            <w:right w:val="none" w:sz="0" w:space="0" w:color="auto"/>
          </w:divBdr>
        </w:div>
        <w:div w:id="1490053727">
          <w:marLeft w:val="640"/>
          <w:marRight w:val="0"/>
          <w:marTop w:val="0"/>
          <w:marBottom w:val="0"/>
          <w:divBdr>
            <w:top w:val="none" w:sz="0" w:space="0" w:color="auto"/>
            <w:left w:val="none" w:sz="0" w:space="0" w:color="auto"/>
            <w:bottom w:val="none" w:sz="0" w:space="0" w:color="auto"/>
            <w:right w:val="none" w:sz="0" w:space="0" w:color="auto"/>
          </w:divBdr>
        </w:div>
        <w:div w:id="1938557870">
          <w:marLeft w:val="640"/>
          <w:marRight w:val="0"/>
          <w:marTop w:val="0"/>
          <w:marBottom w:val="0"/>
          <w:divBdr>
            <w:top w:val="none" w:sz="0" w:space="0" w:color="auto"/>
            <w:left w:val="none" w:sz="0" w:space="0" w:color="auto"/>
            <w:bottom w:val="none" w:sz="0" w:space="0" w:color="auto"/>
            <w:right w:val="none" w:sz="0" w:space="0" w:color="auto"/>
          </w:divBdr>
        </w:div>
      </w:divsChild>
    </w:div>
    <w:div w:id="559632593">
      <w:bodyDiv w:val="1"/>
      <w:marLeft w:val="0"/>
      <w:marRight w:val="0"/>
      <w:marTop w:val="0"/>
      <w:marBottom w:val="0"/>
      <w:divBdr>
        <w:top w:val="none" w:sz="0" w:space="0" w:color="auto"/>
        <w:left w:val="none" w:sz="0" w:space="0" w:color="auto"/>
        <w:bottom w:val="none" w:sz="0" w:space="0" w:color="auto"/>
        <w:right w:val="none" w:sz="0" w:space="0" w:color="auto"/>
      </w:divBdr>
    </w:div>
    <w:div w:id="559946574">
      <w:bodyDiv w:val="1"/>
      <w:marLeft w:val="0"/>
      <w:marRight w:val="0"/>
      <w:marTop w:val="0"/>
      <w:marBottom w:val="0"/>
      <w:divBdr>
        <w:top w:val="none" w:sz="0" w:space="0" w:color="auto"/>
        <w:left w:val="none" w:sz="0" w:space="0" w:color="auto"/>
        <w:bottom w:val="none" w:sz="0" w:space="0" w:color="auto"/>
        <w:right w:val="none" w:sz="0" w:space="0" w:color="auto"/>
      </w:divBdr>
    </w:div>
    <w:div w:id="561017833">
      <w:bodyDiv w:val="1"/>
      <w:marLeft w:val="0"/>
      <w:marRight w:val="0"/>
      <w:marTop w:val="0"/>
      <w:marBottom w:val="0"/>
      <w:divBdr>
        <w:top w:val="none" w:sz="0" w:space="0" w:color="auto"/>
        <w:left w:val="none" w:sz="0" w:space="0" w:color="auto"/>
        <w:bottom w:val="none" w:sz="0" w:space="0" w:color="auto"/>
        <w:right w:val="none" w:sz="0" w:space="0" w:color="auto"/>
      </w:divBdr>
    </w:div>
    <w:div w:id="565801999">
      <w:bodyDiv w:val="1"/>
      <w:marLeft w:val="0"/>
      <w:marRight w:val="0"/>
      <w:marTop w:val="0"/>
      <w:marBottom w:val="0"/>
      <w:divBdr>
        <w:top w:val="none" w:sz="0" w:space="0" w:color="auto"/>
        <w:left w:val="none" w:sz="0" w:space="0" w:color="auto"/>
        <w:bottom w:val="none" w:sz="0" w:space="0" w:color="auto"/>
        <w:right w:val="none" w:sz="0" w:space="0" w:color="auto"/>
      </w:divBdr>
    </w:div>
    <w:div w:id="570047709">
      <w:bodyDiv w:val="1"/>
      <w:marLeft w:val="0"/>
      <w:marRight w:val="0"/>
      <w:marTop w:val="0"/>
      <w:marBottom w:val="0"/>
      <w:divBdr>
        <w:top w:val="none" w:sz="0" w:space="0" w:color="auto"/>
        <w:left w:val="none" w:sz="0" w:space="0" w:color="auto"/>
        <w:bottom w:val="none" w:sz="0" w:space="0" w:color="auto"/>
        <w:right w:val="none" w:sz="0" w:space="0" w:color="auto"/>
      </w:divBdr>
    </w:div>
    <w:div w:id="571044448">
      <w:bodyDiv w:val="1"/>
      <w:marLeft w:val="0"/>
      <w:marRight w:val="0"/>
      <w:marTop w:val="0"/>
      <w:marBottom w:val="0"/>
      <w:divBdr>
        <w:top w:val="none" w:sz="0" w:space="0" w:color="auto"/>
        <w:left w:val="none" w:sz="0" w:space="0" w:color="auto"/>
        <w:bottom w:val="none" w:sz="0" w:space="0" w:color="auto"/>
        <w:right w:val="none" w:sz="0" w:space="0" w:color="auto"/>
      </w:divBdr>
    </w:div>
    <w:div w:id="573125125">
      <w:bodyDiv w:val="1"/>
      <w:marLeft w:val="0"/>
      <w:marRight w:val="0"/>
      <w:marTop w:val="0"/>
      <w:marBottom w:val="0"/>
      <w:divBdr>
        <w:top w:val="none" w:sz="0" w:space="0" w:color="auto"/>
        <w:left w:val="none" w:sz="0" w:space="0" w:color="auto"/>
        <w:bottom w:val="none" w:sz="0" w:space="0" w:color="auto"/>
        <w:right w:val="none" w:sz="0" w:space="0" w:color="auto"/>
      </w:divBdr>
    </w:div>
    <w:div w:id="573785316">
      <w:bodyDiv w:val="1"/>
      <w:marLeft w:val="0"/>
      <w:marRight w:val="0"/>
      <w:marTop w:val="0"/>
      <w:marBottom w:val="0"/>
      <w:divBdr>
        <w:top w:val="none" w:sz="0" w:space="0" w:color="auto"/>
        <w:left w:val="none" w:sz="0" w:space="0" w:color="auto"/>
        <w:bottom w:val="none" w:sz="0" w:space="0" w:color="auto"/>
        <w:right w:val="none" w:sz="0" w:space="0" w:color="auto"/>
      </w:divBdr>
    </w:div>
    <w:div w:id="574097656">
      <w:bodyDiv w:val="1"/>
      <w:marLeft w:val="0"/>
      <w:marRight w:val="0"/>
      <w:marTop w:val="0"/>
      <w:marBottom w:val="0"/>
      <w:divBdr>
        <w:top w:val="none" w:sz="0" w:space="0" w:color="auto"/>
        <w:left w:val="none" w:sz="0" w:space="0" w:color="auto"/>
        <w:bottom w:val="none" w:sz="0" w:space="0" w:color="auto"/>
        <w:right w:val="none" w:sz="0" w:space="0" w:color="auto"/>
      </w:divBdr>
    </w:div>
    <w:div w:id="574365370">
      <w:bodyDiv w:val="1"/>
      <w:marLeft w:val="0"/>
      <w:marRight w:val="0"/>
      <w:marTop w:val="0"/>
      <w:marBottom w:val="0"/>
      <w:divBdr>
        <w:top w:val="none" w:sz="0" w:space="0" w:color="auto"/>
        <w:left w:val="none" w:sz="0" w:space="0" w:color="auto"/>
        <w:bottom w:val="none" w:sz="0" w:space="0" w:color="auto"/>
        <w:right w:val="none" w:sz="0" w:space="0" w:color="auto"/>
      </w:divBdr>
      <w:divsChild>
        <w:div w:id="173544581">
          <w:marLeft w:val="640"/>
          <w:marRight w:val="0"/>
          <w:marTop w:val="0"/>
          <w:marBottom w:val="0"/>
          <w:divBdr>
            <w:top w:val="none" w:sz="0" w:space="0" w:color="auto"/>
            <w:left w:val="none" w:sz="0" w:space="0" w:color="auto"/>
            <w:bottom w:val="none" w:sz="0" w:space="0" w:color="auto"/>
            <w:right w:val="none" w:sz="0" w:space="0" w:color="auto"/>
          </w:divBdr>
        </w:div>
        <w:div w:id="1082607614">
          <w:marLeft w:val="640"/>
          <w:marRight w:val="0"/>
          <w:marTop w:val="0"/>
          <w:marBottom w:val="0"/>
          <w:divBdr>
            <w:top w:val="none" w:sz="0" w:space="0" w:color="auto"/>
            <w:left w:val="none" w:sz="0" w:space="0" w:color="auto"/>
            <w:bottom w:val="none" w:sz="0" w:space="0" w:color="auto"/>
            <w:right w:val="none" w:sz="0" w:space="0" w:color="auto"/>
          </w:divBdr>
        </w:div>
        <w:div w:id="2123109783">
          <w:marLeft w:val="640"/>
          <w:marRight w:val="0"/>
          <w:marTop w:val="0"/>
          <w:marBottom w:val="0"/>
          <w:divBdr>
            <w:top w:val="none" w:sz="0" w:space="0" w:color="auto"/>
            <w:left w:val="none" w:sz="0" w:space="0" w:color="auto"/>
            <w:bottom w:val="none" w:sz="0" w:space="0" w:color="auto"/>
            <w:right w:val="none" w:sz="0" w:space="0" w:color="auto"/>
          </w:divBdr>
        </w:div>
        <w:div w:id="1589345052">
          <w:marLeft w:val="640"/>
          <w:marRight w:val="0"/>
          <w:marTop w:val="0"/>
          <w:marBottom w:val="0"/>
          <w:divBdr>
            <w:top w:val="none" w:sz="0" w:space="0" w:color="auto"/>
            <w:left w:val="none" w:sz="0" w:space="0" w:color="auto"/>
            <w:bottom w:val="none" w:sz="0" w:space="0" w:color="auto"/>
            <w:right w:val="none" w:sz="0" w:space="0" w:color="auto"/>
          </w:divBdr>
        </w:div>
        <w:div w:id="83302666">
          <w:marLeft w:val="640"/>
          <w:marRight w:val="0"/>
          <w:marTop w:val="0"/>
          <w:marBottom w:val="0"/>
          <w:divBdr>
            <w:top w:val="none" w:sz="0" w:space="0" w:color="auto"/>
            <w:left w:val="none" w:sz="0" w:space="0" w:color="auto"/>
            <w:bottom w:val="none" w:sz="0" w:space="0" w:color="auto"/>
            <w:right w:val="none" w:sz="0" w:space="0" w:color="auto"/>
          </w:divBdr>
        </w:div>
        <w:div w:id="352153616">
          <w:marLeft w:val="640"/>
          <w:marRight w:val="0"/>
          <w:marTop w:val="0"/>
          <w:marBottom w:val="0"/>
          <w:divBdr>
            <w:top w:val="none" w:sz="0" w:space="0" w:color="auto"/>
            <w:left w:val="none" w:sz="0" w:space="0" w:color="auto"/>
            <w:bottom w:val="none" w:sz="0" w:space="0" w:color="auto"/>
            <w:right w:val="none" w:sz="0" w:space="0" w:color="auto"/>
          </w:divBdr>
        </w:div>
        <w:div w:id="935986477">
          <w:marLeft w:val="640"/>
          <w:marRight w:val="0"/>
          <w:marTop w:val="0"/>
          <w:marBottom w:val="0"/>
          <w:divBdr>
            <w:top w:val="none" w:sz="0" w:space="0" w:color="auto"/>
            <w:left w:val="none" w:sz="0" w:space="0" w:color="auto"/>
            <w:bottom w:val="none" w:sz="0" w:space="0" w:color="auto"/>
            <w:right w:val="none" w:sz="0" w:space="0" w:color="auto"/>
          </w:divBdr>
        </w:div>
        <w:div w:id="177697615">
          <w:marLeft w:val="640"/>
          <w:marRight w:val="0"/>
          <w:marTop w:val="0"/>
          <w:marBottom w:val="0"/>
          <w:divBdr>
            <w:top w:val="none" w:sz="0" w:space="0" w:color="auto"/>
            <w:left w:val="none" w:sz="0" w:space="0" w:color="auto"/>
            <w:bottom w:val="none" w:sz="0" w:space="0" w:color="auto"/>
            <w:right w:val="none" w:sz="0" w:space="0" w:color="auto"/>
          </w:divBdr>
        </w:div>
        <w:div w:id="1309092544">
          <w:marLeft w:val="640"/>
          <w:marRight w:val="0"/>
          <w:marTop w:val="0"/>
          <w:marBottom w:val="0"/>
          <w:divBdr>
            <w:top w:val="none" w:sz="0" w:space="0" w:color="auto"/>
            <w:left w:val="none" w:sz="0" w:space="0" w:color="auto"/>
            <w:bottom w:val="none" w:sz="0" w:space="0" w:color="auto"/>
            <w:right w:val="none" w:sz="0" w:space="0" w:color="auto"/>
          </w:divBdr>
        </w:div>
        <w:div w:id="557908684">
          <w:marLeft w:val="640"/>
          <w:marRight w:val="0"/>
          <w:marTop w:val="0"/>
          <w:marBottom w:val="0"/>
          <w:divBdr>
            <w:top w:val="none" w:sz="0" w:space="0" w:color="auto"/>
            <w:left w:val="none" w:sz="0" w:space="0" w:color="auto"/>
            <w:bottom w:val="none" w:sz="0" w:space="0" w:color="auto"/>
            <w:right w:val="none" w:sz="0" w:space="0" w:color="auto"/>
          </w:divBdr>
        </w:div>
        <w:div w:id="1538614717">
          <w:marLeft w:val="640"/>
          <w:marRight w:val="0"/>
          <w:marTop w:val="0"/>
          <w:marBottom w:val="0"/>
          <w:divBdr>
            <w:top w:val="none" w:sz="0" w:space="0" w:color="auto"/>
            <w:left w:val="none" w:sz="0" w:space="0" w:color="auto"/>
            <w:bottom w:val="none" w:sz="0" w:space="0" w:color="auto"/>
            <w:right w:val="none" w:sz="0" w:space="0" w:color="auto"/>
          </w:divBdr>
        </w:div>
        <w:div w:id="740061149">
          <w:marLeft w:val="640"/>
          <w:marRight w:val="0"/>
          <w:marTop w:val="0"/>
          <w:marBottom w:val="0"/>
          <w:divBdr>
            <w:top w:val="none" w:sz="0" w:space="0" w:color="auto"/>
            <w:left w:val="none" w:sz="0" w:space="0" w:color="auto"/>
            <w:bottom w:val="none" w:sz="0" w:space="0" w:color="auto"/>
            <w:right w:val="none" w:sz="0" w:space="0" w:color="auto"/>
          </w:divBdr>
        </w:div>
        <w:div w:id="503280519">
          <w:marLeft w:val="640"/>
          <w:marRight w:val="0"/>
          <w:marTop w:val="0"/>
          <w:marBottom w:val="0"/>
          <w:divBdr>
            <w:top w:val="none" w:sz="0" w:space="0" w:color="auto"/>
            <w:left w:val="none" w:sz="0" w:space="0" w:color="auto"/>
            <w:bottom w:val="none" w:sz="0" w:space="0" w:color="auto"/>
            <w:right w:val="none" w:sz="0" w:space="0" w:color="auto"/>
          </w:divBdr>
        </w:div>
        <w:div w:id="984118300">
          <w:marLeft w:val="640"/>
          <w:marRight w:val="0"/>
          <w:marTop w:val="0"/>
          <w:marBottom w:val="0"/>
          <w:divBdr>
            <w:top w:val="none" w:sz="0" w:space="0" w:color="auto"/>
            <w:left w:val="none" w:sz="0" w:space="0" w:color="auto"/>
            <w:bottom w:val="none" w:sz="0" w:space="0" w:color="auto"/>
            <w:right w:val="none" w:sz="0" w:space="0" w:color="auto"/>
          </w:divBdr>
        </w:div>
        <w:div w:id="224994516">
          <w:marLeft w:val="640"/>
          <w:marRight w:val="0"/>
          <w:marTop w:val="0"/>
          <w:marBottom w:val="0"/>
          <w:divBdr>
            <w:top w:val="none" w:sz="0" w:space="0" w:color="auto"/>
            <w:left w:val="none" w:sz="0" w:space="0" w:color="auto"/>
            <w:bottom w:val="none" w:sz="0" w:space="0" w:color="auto"/>
            <w:right w:val="none" w:sz="0" w:space="0" w:color="auto"/>
          </w:divBdr>
        </w:div>
        <w:div w:id="1965194151">
          <w:marLeft w:val="640"/>
          <w:marRight w:val="0"/>
          <w:marTop w:val="0"/>
          <w:marBottom w:val="0"/>
          <w:divBdr>
            <w:top w:val="none" w:sz="0" w:space="0" w:color="auto"/>
            <w:left w:val="none" w:sz="0" w:space="0" w:color="auto"/>
            <w:bottom w:val="none" w:sz="0" w:space="0" w:color="auto"/>
            <w:right w:val="none" w:sz="0" w:space="0" w:color="auto"/>
          </w:divBdr>
        </w:div>
        <w:div w:id="1891846058">
          <w:marLeft w:val="640"/>
          <w:marRight w:val="0"/>
          <w:marTop w:val="0"/>
          <w:marBottom w:val="0"/>
          <w:divBdr>
            <w:top w:val="none" w:sz="0" w:space="0" w:color="auto"/>
            <w:left w:val="none" w:sz="0" w:space="0" w:color="auto"/>
            <w:bottom w:val="none" w:sz="0" w:space="0" w:color="auto"/>
            <w:right w:val="none" w:sz="0" w:space="0" w:color="auto"/>
          </w:divBdr>
        </w:div>
        <w:div w:id="1912618901">
          <w:marLeft w:val="640"/>
          <w:marRight w:val="0"/>
          <w:marTop w:val="0"/>
          <w:marBottom w:val="0"/>
          <w:divBdr>
            <w:top w:val="none" w:sz="0" w:space="0" w:color="auto"/>
            <w:left w:val="none" w:sz="0" w:space="0" w:color="auto"/>
            <w:bottom w:val="none" w:sz="0" w:space="0" w:color="auto"/>
            <w:right w:val="none" w:sz="0" w:space="0" w:color="auto"/>
          </w:divBdr>
        </w:div>
        <w:div w:id="1551965565">
          <w:marLeft w:val="640"/>
          <w:marRight w:val="0"/>
          <w:marTop w:val="0"/>
          <w:marBottom w:val="0"/>
          <w:divBdr>
            <w:top w:val="none" w:sz="0" w:space="0" w:color="auto"/>
            <w:left w:val="none" w:sz="0" w:space="0" w:color="auto"/>
            <w:bottom w:val="none" w:sz="0" w:space="0" w:color="auto"/>
            <w:right w:val="none" w:sz="0" w:space="0" w:color="auto"/>
          </w:divBdr>
        </w:div>
        <w:div w:id="1509518999">
          <w:marLeft w:val="640"/>
          <w:marRight w:val="0"/>
          <w:marTop w:val="0"/>
          <w:marBottom w:val="0"/>
          <w:divBdr>
            <w:top w:val="none" w:sz="0" w:space="0" w:color="auto"/>
            <w:left w:val="none" w:sz="0" w:space="0" w:color="auto"/>
            <w:bottom w:val="none" w:sz="0" w:space="0" w:color="auto"/>
            <w:right w:val="none" w:sz="0" w:space="0" w:color="auto"/>
          </w:divBdr>
        </w:div>
        <w:div w:id="1038700669">
          <w:marLeft w:val="640"/>
          <w:marRight w:val="0"/>
          <w:marTop w:val="0"/>
          <w:marBottom w:val="0"/>
          <w:divBdr>
            <w:top w:val="none" w:sz="0" w:space="0" w:color="auto"/>
            <w:left w:val="none" w:sz="0" w:space="0" w:color="auto"/>
            <w:bottom w:val="none" w:sz="0" w:space="0" w:color="auto"/>
            <w:right w:val="none" w:sz="0" w:space="0" w:color="auto"/>
          </w:divBdr>
        </w:div>
        <w:div w:id="2110933030">
          <w:marLeft w:val="640"/>
          <w:marRight w:val="0"/>
          <w:marTop w:val="0"/>
          <w:marBottom w:val="0"/>
          <w:divBdr>
            <w:top w:val="none" w:sz="0" w:space="0" w:color="auto"/>
            <w:left w:val="none" w:sz="0" w:space="0" w:color="auto"/>
            <w:bottom w:val="none" w:sz="0" w:space="0" w:color="auto"/>
            <w:right w:val="none" w:sz="0" w:space="0" w:color="auto"/>
          </w:divBdr>
        </w:div>
        <w:div w:id="54472548">
          <w:marLeft w:val="640"/>
          <w:marRight w:val="0"/>
          <w:marTop w:val="0"/>
          <w:marBottom w:val="0"/>
          <w:divBdr>
            <w:top w:val="none" w:sz="0" w:space="0" w:color="auto"/>
            <w:left w:val="none" w:sz="0" w:space="0" w:color="auto"/>
            <w:bottom w:val="none" w:sz="0" w:space="0" w:color="auto"/>
            <w:right w:val="none" w:sz="0" w:space="0" w:color="auto"/>
          </w:divBdr>
        </w:div>
        <w:div w:id="541015550">
          <w:marLeft w:val="640"/>
          <w:marRight w:val="0"/>
          <w:marTop w:val="0"/>
          <w:marBottom w:val="0"/>
          <w:divBdr>
            <w:top w:val="none" w:sz="0" w:space="0" w:color="auto"/>
            <w:left w:val="none" w:sz="0" w:space="0" w:color="auto"/>
            <w:bottom w:val="none" w:sz="0" w:space="0" w:color="auto"/>
            <w:right w:val="none" w:sz="0" w:space="0" w:color="auto"/>
          </w:divBdr>
        </w:div>
        <w:div w:id="1493372262">
          <w:marLeft w:val="640"/>
          <w:marRight w:val="0"/>
          <w:marTop w:val="0"/>
          <w:marBottom w:val="0"/>
          <w:divBdr>
            <w:top w:val="none" w:sz="0" w:space="0" w:color="auto"/>
            <w:left w:val="none" w:sz="0" w:space="0" w:color="auto"/>
            <w:bottom w:val="none" w:sz="0" w:space="0" w:color="auto"/>
            <w:right w:val="none" w:sz="0" w:space="0" w:color="auto"/>
          </w:divBdr>
        </w:div>
        <w:div w:id="97220655">
          <w:marLeft w:val="640"/>
          <w:marRight w:val="0"/>
          <w:marTop w:val="0"/>
          <w:marBottom w:val="0"/>
          <w:divBdr>
            <w:top w:val="none" w:sz="0" w:space="0" w:color="auto"/>
            <w:left w:val="none" w:sz="0" w:space="0" w:color="auto"/>
            <w:bottom w:val="none" w:sz="0" w:space="0" w:color="auto"/>
            <w:right w:val="none" w:sz="0" w:space="0" w:color="auto"/>
          </w:divBdr>
        </w:div>
        <w:div w:id="1377391510">
          <w:marLeft w:val="640"/>
          <w:marRight w:val="0"/>
          <w:marTop w:val="0"/>
          <w:marBottom w:val="0"/>
          <w:divBdr>
            <w:top w:val="none" w:sz="0" w:space="0" w:color="auto"/>
            <w:left w:val="none" w:sz="0" w:space="0" w:color="auto"/>
            <w:bottom w:val="none" w:sz="0" w:space="0" w:color="auto"/>
            <w:right w:val="none" w:sz="0" w:space="0" w:color="auto"/>
          </w:divBdr>
        </w:div>
        <w:div w:id="912009428">
          <w:marLeft w:val="640"/>
          <w:marRight w:val="0"/>
          <w:marTop w:val="0"/>
          <w:marBottom w:val="0"/>
          <w:divBdr>
            <w:top w:val="none" w:sz="0" w:space="0" w:color="auto"/>
            <w:left w:val="none" w:sz="0" w:space="0" w:color="auto"/>
            <w:bottom w:val="none" w:sz="0" w:space="0" w:color="auto"/>
            <w:right w:val="none" w:sz="0" w:space="0" w:color="auto"/>
          </w:divBdr>
        </w:div>
        <w:div w:id="1914974601">
          <w:marLeft w:val="640"/>
          <w:marRight w:val="0"/>
          <w:marTop w:val="0"/>
          <w:marBottom w:val="0"/>
          <w:divBdr>
            <w:top w:val="none" w:sz="0" w:space="0" w:color="auto"/>
            <w:left w:val="none" w:sz="0" w:space="0" w:color="auto"/>
            <w:bottom w:val="none" w:sz="0" w:space="0" w:color="auto"/>
            <w:right w:val="none" w:sz="0" w:space="0" w:color="auto"/>
          </w:divBdr>
        </w:div>
        <w:div w:id="1833063135">
          <w:marLeft w:val="640"/>
          <w:marRight w:val="0"/>
          <w:marTop w:val="0"/>
          <w:marBottom w:val="0"/>
          <w:divBdr>
            <w:top w:val="none" w:sz="0" w:space="0" w:color="auto"/>
            <w:left w:val="none" w:sz="0" w:space="0" w:color="auto"/>
            <w:bottom w:val="none" w:sz="0" w:space="0" w:color="auto"/>
            <w:right w:val="none" w:sz="0" w:space="0" w:color="auto"/>
          </w:divBdr>
        </w:div>
        <w:div w:id="1161965544">
          <w:marLeft w:val="640"/>
          <w:marRight w:val="0"/>
          <w:marTop w:val="0"/>
          <w:marBottom w:val="0"/>
          <w:divBdr>
            <w:top w:val="none" w:sz="0" w:space="0" w:color="auto"/>
            <w:left w:val="none" w:sz="0" w:space="0" w:color="auto"/>
            <w:bottom w:val="none" w:sz="0" w:space="0" w:color="auto"/>
            <w:right w:val="none" w:sz="0" w:space="0" w:color="auto"/>
          </w:divBdr>
        </w:div>
        <w:div w:id="2099330837">
          <w:marLeft w:val="640"/>
          <w:marRight w:val="0"/>
          <w:marTop w:val="0"/>
          <w:marBottom w:val="0"/>
          <w:divBdr>
            <w:top w:val="none" w:sz="0" w:space="0" w:color="auto"/>
            <w:left w:val="none" w:sz="0" w:space="0" w:color="auto"/>
            <w:bottom w:val="none" w:sz="0" w:space="0" w:color="auto"/>
            <w:right w:val="none" w:sz="0" w:space="0" w:color="auto"/>
          </w:divBdr>
        </w:div>
        <w:div w:id="872423505">
          <w:marLeft w:val="640"/>
          <w:marRight w:val="0"/>
          <w:marTop w:val="0"/>
          <w:marBottom w:val="0"/>
          <w:divBdr>
            <w:top w:val="none" w:sz="0" w:space="0" w:color="auto"/>
            <w:left w:val="none" w:sz="0" w:space="0" w:color="auto"/>
            <w:bottom w:val="none" w:sz="0" w:space="0" w:color="auto"/>
            <w:right w:val="none" w:sz="0" w:space="0" w:color="auto"/>
          </w:divBdr>
        </w:div>
        <w:div w:id="1203906032">
          <w:marLeft w:val="640"/>
          <w:marRight w:val="0"/>
          <w:marTop w:val="0"/>
          <w:marBottom w:val="0"/>
          <w:divBdr>
            <w:top w:val="none" w:sz="0" w:space="0" w:color="auto"/>
            <w:left w:val="none" w:sz="0" w:space="0" w:color="auto"/>
            <w:bottom w:val="none" w:sz="0" w:space="0" w:color="auto"/>
            <w:right w:val="none" w:sz="0" w:space="0" w:color="auto"/>
          </w:divBdr>
        </w:div>
        <w:div w:id="188567244">
          <w:marLeft w:val="640"/>
          <w:marRight w:val="0"/>
          <w:marTop w:val="0"/>
          <w:marBottom w:val="0"/>
          <w:divBdr>
            <w:top w:val="none" w:sz="0" w:space="0" w:color="auto"/>
            <w:left w:val="none" w:sz="0" w:space="0" w:color="auto"/>
            <w:bottom w:val="none" w:sz="0" w:space="0" w:color="auto"/>
            <w:right w:val="none" w:sz="0" w:space="0" w:color="auto"/>
          </w:divBdr>
        </w:div>
        <w:div w:id="71201047">
          <w:marLeft w:val="640"/>
          <w:marRight w:val="0"/>
          <w:marTop w:val="0"/>
          <w:marBottom w:val="0"/>
          <w:divBdr>
            <w:top w:val="none" w:sz="0" w:space="0" w:color="auto"/>
            <w:left w:val="none" w:sz="0" w:space="0" w:color="auto"/>
            <w:bottom w:val="none" w:sz="0" w:space="0" w:color="auto"/>
            <w:right w:val="none" w:sz="0" w:space="0" w:color="auto"/>
          </w:divBdr>
        </w:div>
      </w:divsChild>
    </w:div>
    <w:div w:id="574820207">
      <w:bodyDiv w:val="1"/>
      <w:marLeft w:val="0"/>
      <w:marRight w:val="0"/>
      <w:marTop w:val="0"/>
      <w:marBottom w:val="0"/>
      <w:divBdr>
        <w:top w:val="none" w:sz="0" w:space="0" w:color="auto"/>
        <w:left w:val="none" w:sz="0" w:space="0" w:color="auto"/>
        <w:bottom w:val="none" w:sz="0" w:space="0" w:color="auto"/>
        <w:right w:val="none" w:sz="0" w:space="0" w:color="auto"/>
      </w:divBdr>
      <w:divsChild>
        <w:div w:id="800656980">
          <w:marLeft w:val="640"/>
          <w:marRight w:val="0"/>
          <w:marTop w:val="0"/>
          <w:marBottom w:val="0"/>
          <w:divBdr>
            <w:top w:val="none" w:sz="0" w:space="0" w:color="auto"/>
            <w:left w:val="none" w:sz="0" w:space="0" w:color="auto"/>
            <w:bottom w:val="none" w:sz="0" w:space="0" w:color="auto"/>
            <w:right w:val="none" w:sz="0" w:space="0" w:color="auto"/>
          </w:divBdr>
        </w:div>
        <w:div w:id="1092701056">
          <w:marLeft w:val="640"/>
          <w:marRight w:val="0"/>
          <w:marTop w:val="0"/>
          <w:marBottom w:val="0"/>
          <w:divBdr>
            <w:top w:val="none" w:sz="0" w:space="0" w:color="auto"/>
            <w:left w:val="none" w:sz="0" w:space="0" w:color="auto"/>
            <w:bottom w:val="none" w:sz="0" w:space="0" w:color="auto"/>
            <w:right w:val="none" w:sz="0" w:space="0" w:color="auto"/>
          </w:divBdr>
        </w:div>
        <w:div w:id="174154802">
          <w:marLeft w:val="640"/>
          <w:marRight w:val="0"/>
          <w:marTop w:val="0"/>
          <w:marBottom w:val="0"/>
          <w:divBdr>
            <w:top w:val="none" w:sz="0" w:space="0" w:color="auto"/>
            <w:left w:val="none" w:sz="0" w:space="0" w:color="auto"/>
            <w:bottom w:val="none" w:sz="0" w:space="0" w:color="auto"/>
            <w:right w:val="none" w:sz="0" w:space="0" w:color="auto"/>
          </w:divBdr>
        </w:div>
        <w:div w:id="168452589">
          <w:marLeft w:val="640"/>
          <w:marRight w:val="0"/>
          <w:marTop w:val="0"/>
          <w:marBottom w:val="0"/>
          <w:divBdr>
            <w:top w:val="none" w:sz="0" w:space="0" w:color="auto"/>
            <w:left w:val="none" w:sz="0" w:space="0" w:color="auto"/>
            <w:bottom w:val="none" w:sz="0" w:space="0" w:color="auto"/>
            <w:right w:val="none" w:sz="0" w:space="0" w:color="auto"/>
          </w:divBdr>
        </w:div>
        <w:div w:id="1428767735">
          <w:marLeft w:val="640"/>
          <w:marRight w:val="0"/>
          <w:marTop w:val="0"/>
          <w:marBottom w:val="0"/>
          <w:divBdr>
            <w:top w:val="none" w:sz="0" w:space="0" w:color="auto"/>
            <w:left w:val="none" w:sz="0" w:space="0" w:color="auto"/>
            <w:bottom w:val="none" w:sz="0" w:space="0" w:color="auto"/>
            <w:right w:val="none" w:sz="0" w:space="0" w:color="auto"/>
          </w:divBdr>
        </w:div>
        <w:div w:id="1714036770">
          <w:marLeft w:val="640"/>
          <w:marRight w:val="0"/>
          <w:marTop w:val="0"/>
          <w:marBottom w:val="0"/>
          <w:divBdr>
            <w:top w:val="none" w:sz="0" w:space="0" w:color="auto"/>
            <w:left w:val="none" w:sz="0" w:space="0" w:color="auto"/>
            <w:bottom w:val="none" w:sz="0" w:space="0" w:color="auto"/>
            <w:right w:val="none" w:sz="0" w:space="0" w:color="auto"/>
          </w:divBdr>
        </w:div>
        <w:div w:id="1187139557">
          <w:marLeft w:val="640"/>
          <w:marRight w:val="0"/>
          <w:marTop w:val="0"/>
          <w:marBottom w:val="0"/>
          <w:divBdr>
            <w:top w:val="none" w:sz="0" w:space="0" w:color="auto"/>
            <w:left w:val="none" w:sz="0" w:space="0" w:color="auto"/>
            <w:bottom w:val="none" w:sz="0" w:space="0" w:color="auto"/>
            <w:right w:val="none" w:sz="0" w:space="0" w:color="auto"/>
          </w:divBdr>
        </w:div>
        <w:div w:id="880437136">
          <w:marLeft w:val="640"/>
          <w:marRight w:val="0"/>
          <w:marTop w:val="0"/>
          <w:marBottom w:val="0"/>
          <w:divBdr>
            <w:top w:val="none" w:sz="0" w:space="0" w:color="auto"/>
            <w:left w:val="none" w:sz="0" w:space="0" w:color="auto"/>
            <w:bottom w:val="none" w:sz="0" w:space="0" w:color="auto"/>
            <w:right w:val="none" w:sz="0" w:space="0" w:color="auto"/>
          </w:divBdr>
        </w:div>
        <w:div w:id="863134925">
          <w:marLeft w:val="640"/>
          <w:marRight w:val="0"/>
          <w:marTop w:val="0"/>
          <w:marBottom w:val="0"/>
          <w:divBdr>
            <w:top w:val="none" w:sz="0" w:space="0" w:color="auto"/>
            <w:left w:val="none" w:sz="0" w:space="0" w:color="auto"/>
            <w:bottom w:val="none" w:sz="0" w:space="0" w:color="auto"/>
            <w:right w:val="none" w:sz="0" w:space="0" w:color="auto"/>
          </w:divBdr>
        </w:div>
        <w:div w:id="1118181010">
          <w:marLeft w:val="640"/>
          <w:marRight w:val="0"/>
          <w:marTop w:val="0"/>
          <w:marBottom w:val="0"/>
          <w:divBdr>
            <w:top w:val="none" w:sz="0" w:space="0" w:color="auto"/>
            <w:left w:val="none" w:sz="0" w:space="0" w:color="auto"/>
            <w:bottom w:val="none" w:sz="0" w:space="0" w:color="auto"/>
            <w:right w:val="none" w:sz="0" w:space="0" w:color="auto"/>
          </w:divBdr>
        </w:div>
        <w:div w:id="1602369484">
          <w:marLeft w:val="640"/>
          <w:marRight w:val="0"/>
          <w:marTop w:val="0"/>
          <w:marBottom w:val="0"/>
          <w:divBdr>
            <w:top w:val="none" w:sz="0" w:space="0" w:color="auto"/>
            <w:left w:val="none" w:sz="0" w:space="0" w:color="auto"/>
            <w:bottom w:val="none" w:sz="0" w:space="0" w:color="auto"/>
            <w:right w:val="none" w:sz="0" w:space="0" w:color="auto"/>
          </w:divBdr>
        </w:div>
        <w:div w:id="601644130">
          <w:marLeft w:val="640"/>
          <w:marRight w:val="0"/>
          <w:marTop w:val="0"/>
          <w:marBottom w:val="0"/>
          <w:divBdr>
            <w:top w:val="none" w:sz="0" w:space="0" w:color="auto"/>
            <w:left w:val="none" w:sz="0" w:space="0" w:color="auto"/>
            <w:bottom w:val="none" w:sz="0" w:space="0" w:color="auto"/>
            <w:right w:val="none" w:sz="0" w:space="0" w:color="auto"/>
          </w:divBdr>
        </w:div>
        <w:div w:id="984705688">
          <w:marLeft w:val="640"/>
          <w:marRight w:val="0"/>
          <w:marTop w:val="0"/>
          <w:marBottom w:val="0"/>
          <w:divBdr>
            <w:top w:val="none" w:sz="0" w:space="0" w:color="auto"/>
            <w:left w:val="none" w:sz="0" w:space="0" w:color="auto"/>
            <w:bottom w:val="none" w:sz="0" w:space="0" w:color="auto"/>
            <w:right w:val="none" w:sz="0" w:space="0" w:color="auto"/>
          </w:divBdr>
        </w:div>
        <w:div w:id="1809785653">
          <w:marLeft w:val="640"/>
          <w:marRight w:val="0"/>
          <w:marTop w:val="0"/>
          <w:marBottom w:val="0"/>
          <w:divBdr>
            <w:top w:val="none" w:sz="0" w:space="0" w:color="auto"/>
            <w:left w:val="none" w:sz="0" w:space="0" w:color="auto"/>
            <w:bottom w:val="none" w:sz="0" w:space="0" w:color="auto"/>
            <w:right w:val="none" w:sz="0" w:space="0" w:color="auto"/>
          </w:divBdr>
        </w:div>
        <w:div w:id="826746448">
          <w:marLeft w:val="640"/>
          <w:marRight w:val="0"/>
          <w:marTop w:val="0"/>
          <w:marBottom w:val="0"/>
          <w:divBdr>
            <w:top w:val="none" w:sz="0" w:space="0" w:color="auto"/>
            <w:left w:val="none" w:sz="0" w:space="0" w:color="auto"/>
            <w:bottom w:val="none" w:sz="0" w:space="0" w:color="auto"/>
            <w:right w:val="none" w:sz="0" w:space="0" w:color="auto"/>
          </w:divBdr>
        </w:div>
        <w:div w:id="1642612190">
          <w:marLeft w:val="640"/>
          <w:marRight w:val="0"/>
          <w:marTop w:val="0"/>
          <w:marBottom w:val="0"/>
          <w:divBdr>
            <w:top w:val="none" w:sz="0" w:space="0" w:color="auto"/>
            <w:left w:val="none" w:sz="0" w:space="0" w:color="auto"/>
            <w:bottom w:val="none" w:sz="0" w:space="0" w:color="auto"/>
            <w:right w:val="none" w:sz="0" w:space="0" w:color="auto"/>
          </w:divBdr>
        </w:div>
        <w:div w:id="2142384115">
          <w:marLeft w:val="640"/>
          <w:marRight w:val="0"/>
          <w:marTop w:val="0"/>
          <w:marBottom w:val="0"/>
          <w:divBdr>
            <w:top w:val="none" w:sz="0" w:space="0" w:color="auto"/>
            <w:left w:val="none" w:sz="0" w:space="0" w:color="auto"/>
            <w:bottom w:val="none" w:sz="0" w:space="0" w:color="auto"/>
            <w:right w:val="none" w:sz="0" w:space="0" w:color="auto"/>
          </w:divBdr>
        </w:div>
        <w:div w:id="345057227">
          <w:marLeft w:val="640"/>
          <w:marRight w:val="0"/>
          <w:marTop w:val="0"/>
          <w:marBottom w:val="0"/>
          <w:divBdr>
            <w:top w:val="none" w:sz="0" w:space="0" w:color="auto"/>
            <w:left w:val="none" w:sz="0" w:space="0" w:color="auto"/>
            <w:bottom w:val="none" w:sz="0" w:space="0" w:color="auto"/>
            <w:right w:val="none" w:sz="0" w:space="0" w:color="auto"/>
          </w:divBdr>
        </w:div>
        <w:div w:id="908461817">
          <w:marLeft w:val="640"/>
          <w:marRight w:val="0"/>
          <w:marTop w:val="0"/>
          <w:marBottom w:val="0"/>
          <w:divBdr>
            <w:top w:val="none" w:sz="0" w:space="0" w:color="auto"/>
            <w:left w:val="none" w:sz="0" w:space="0" w:color="auto"/>
            <w:bottom w:val="none" w:sz="0" w:space="0" w:color="auto"/>
            <w:right w:val="none" w:sz="0" w:space="0" w:color="auto"/>
          </w:divBdr>
        </w:div>
        <w:div w:id="2632056">
          <w:marLeft w:val="640"/>
          <w:marRight w:val="0"/>
          <w:marTop w:val="0"/>
          <w:marBottom w:val="0"/>
          <w:divBdr>
            <w:top w:val="none" w:sz="0" w:space="0" w:color="auto"/>
            <w:left w:val="none" w:sz="0" w:space="0" w:color="auto"/>
            <w:bottom w:val="none" w:sz="0" w:space="0" w:color="auto"/>
            <w:right w:val="none" w:sz="0" w:space="0" w:color="auto"/>
          </w:divBdr>
        </w:div>
        <w:div w:id="2143620511">
          <w:marLeft w:val="640"/>
          <w:marRight w:val="0"/>
          <w:marTop w:val="0"/>
          <w:marBottom w:val="0"/>
          <w:divBdr>
            <w:top w:val="none" w:sz="0" w:space="0" w:color="auto"/>
            <w:left w:val="none" w:sz="0" w:space="0" w:color="auto"/>
            <w:bottom w:val="none" w:sz="0" w:space="0" w:color="auto"/>
            <w:right w:val="none" w:sz="0" w:space="0" w:color="auto"/>
          </w:divBdr>
        </w:div>
        <w:div w:id="628360627">
          <w:marLeft w:val="640"/>
          <w:marRight w:val="0"/>
          <w:marTop w:val="0"/>
          <w:marBottom w:val="0"/>
          <w:divBdr>
            <w:top w:val="none" w:sz="0" w:space="0" w:color="auto"/>
            <w:left w:val="none" w:sz="0" w:space="0" w:color="auto"/>
            <w:bottom w:val="none" w:sz="0" w:space="0" w:color="auto"/>
            <w:right w:val="none" w:sz="0" w:space="0" w:color="auto"/>
          </w:divBdr>
        </w:div>
        <w:div w:id="451021531">
          <w:marLeft w:val="640"/>
          <w:marRight w:val="0"/>
          <w:marTop w:val="0"/>
          <w:marBottom w:val="0"/>
          <w:divBdr>
            <w:top w:val="none" w:sz="0" w:space="0" w:color="auto"/>
            <w:left w:val="none" w:sz="0" w:space="0" w:color="auto"/>
            <w:bottom w:val="none" w:sz="0" w:space="0" w:color="auto"/>
            <w:right w:val="none" w:sz="0" w:space="0" w:color="auto"/>
          </w:divBdr>
        </w:div>
        <w:div w:id="250939014">
          <w:marLeft w:val="640"/>
          <w:marRight w:val="0"/>
          <w:marTop w:val="0"/>
          <w:marBottom w:val="0"/>
          <w:divBdr>
            <w:top w:val="none" w:sz="0" w:space="0" w:color="auto"/>
            <w:left w:val="none" w:sz="0" w:space="0" w:color="auto"/>
            <w:bottom w:val="none" w:sz="0" w:space="0" w:color="auto"/>
            <w:right w:val="none" w:sz="0" w:space="0" w:color="auto"/>
          </w:divBdr>
        </w:div>
        <w:div w:id="1011680097">
          <w:marLeft w:val="640"/>
          <w:marRight w:val="0"/>
          <w:marTop w:val="0"/>
          <w:marBottom w:val="0"/>
          <w:divBdr>
            <w:top w:val="none" w:sz="0" w:space="0" w:color="auto"/>
            <w:left w:val="none" w:sz="0" w:space="0" w:color="auto"/>
            <w:bottom w:val="none" w:sz="0" w:space="0" w:color="auto"/>
            <w:right w:val="none" w:sz="0" w:space="0" w:color="auto"/>
          </w:divBdr>
        </w:div>
        <w:div w:id="418717779">
          <w:marLeft w:val="640"/>
          <w:marRight w:val="0"/>
          <w:marTop w:val="0"/>
          <w:marBottom w:val="0"/>
          <w:divBdr>
            <w:top w:val="none" w:sz="0" w:space="0" w:color="auto"/>
            <w:left w:val="none" w:sz="0" w:space="0" w:color="auto"/>
            <w:bottom w:val="none" w:sz="0" w:space="0" w:color="auto"/>
            <w:right w:val="none" w:sz="0" w:space="0" w:color="auto"/>
          </w:divBdr>
        </w:div>
        <w:div w:id="328289318">
          <w:marLeft w:val="640"/>
          <w:marRight w:val="0"/>
          <w:marTop w:val="0"/>
          <w:marBottom w:val="0"/>
          <w:divBdr>
            <w:top w:val="none" w:sz="0" w:space="0" w:color="auto"/>
            <w:left w:val="none" w:sz="0" w:space="0" w:color="auto"/>
            <w:bottom w:val="none" w:sz="0" w:space="0" w:color="auto"/>
            <w:right w:val="none" w:sz="0" w:space="0" w:color="auto"/>
          </w:divBdr>
        </w:div>
        <w:div w:id="1544636003">
          <w:marLeft w:val="640"/>
          <w:marRight w:val="0"/>
          <w:marTop w:val="0"/>
          <w:marBottom w:val="0"/>
          <w:divBdr>
            <w:top w:val="none" w:sz="0" w:space="0" w:color="auto"/>
            <w:left w:val="none" w:sz="0" w:space="0" w:color="auto"/>
            <w:bottom w:val="none" w:sz="0" w:space="0" w:color="auto"/>
            <w:right w:val="none" w:sz="0" w:space="0" w:color="auto"/>
          </w:divBdr>
        </w:div>
        <w:div w:id="1413771462">
          <w:marLeft w:val="640"/>
          <w:marRight w:val="0"/>
          <w:marTop w:val="0"/>
          <w:marBottom w:val="0"/>
          <w:divBdr>
            <w:top w:val="none" w:sz="0" w:space="0" w:color="auto"/>
            <w:left w:val="none" w:sz="0" w:space="0" w:color="auto"/>
            <w:bottom w:val="none" w:sz="0" w:space="0" w:color="auto"/>
            <w:right w:val="none" w:sz="0" w:space="0" w:color="auto"/>
          </w:divBdr>
        </w:div>
        <w:div w:id="52311275">
          <w:marLeft w:val="640"/>
          <w:marRight w:val="0"/>
          <w:marTop w:val="0"/>
          <w:marBottom w:val="0"/>
          <w:divBdr>
            <w:top w:val="none" w:sz="0" w:space="0" w:color="auto"/>
            <w:left w:val="none" w:sz="0" w:space="0" w:color="auto"/>
            <w:bottom w:val="none" w:sz="0" w:space="0" w:color="auto"/>
            <w:right w:val="none" w:sz="0" w:space="0" w:color="auto"/>
          </w:divBdr>
        </w:div>
        <w:div w:id="763187742">
          <w:marLeft w:val="640"/>
          <w:marRight w:val="0"/>
          <w:marTop w:val="0"/>
          <w:marBottom w:val="0"/>
          <w:divBdr>
            <w:top w:val="none" w:sz="0" w:space="0" w:color="auto"/>
            <w:left w:val="none" w:sz="0" w:space="0" w:color="auto"/>
            <w:bottom w:val="none" w:sz="0" w:space="0" w:color="auto"/>
            <w:right w:val="none" w:sz="0" w:space="0" w:color="auto"/>
          </w:divBdr>
        </w:div>
        <w:div w:id="2075660835">
          <w:marLeft w:val="640"/>
          <w:marRight w:val="0"/>
          <w:marTop w:val="0"/>
          <w:marBottom w:val="0"/>
          <w:divBdr>
            <w:top w:val="none" w:sz="0" w:space="0" w:color="auto"/>
            <w:left w:val="none" w:sz="0" w:space="0" w:color="auto"/>
            <w:bottom w:val="none" w:sz="0" w:space="0" w:color="auto"/>
            <w:right w:val="none" w:sz="0" w:space="0" w:color="auto"/>
          </w:divBdr>
        </w:div>
        <w:div w:id="1375152005">
          <w:marLeft w:val="640"/>
          <w:marRight w:val="0"/>
          <w:marTop w:val="0"/>
          <w:marBottom w:val="0"/>
          <w:divBdr>
            <w:top w:val="none" w:sz="0" w:space="0" w:color="auto"/>
            <w:left w:val="none" w:sz="0" w:space="0" w:color="auto"/>
            <w:bottom w:val="none" w:sz="0" w:space="0" w:color="auto"/>
            <w:right w:val="none" w:sz="0" w:space="0" w:color="auto"/>
          </w:divBdr>
        </w:div>
        <w:div w:id="1023673859">
          <w:marLeft w:val="640"/>
          <w:marRight w:val="0"/>
          <w:marTop w:val="0"/>
          <w:marBottom w:val="0"/>
          <w:divBdr>
            <w:top w:val="none" w:sz="0" w:space="0" w:color="auto"/>
            <w:left w:val="none" w:sz="0" w:space="0" w:color="auto"/>
            <w:bottom w:val="none" w:sz="0" w:space="0" w:color="auto"/>
            <w:right w:val="none" w:sz="0" w:space="0" w:color="auto"/>
          </w:divBdr>
        </w:div>
        <w:div w:id="807430197">
          <w:marLeft w:val="640"/>
          <w:marRight w:val="0"/>
          <w:marTop w:val="0"/>
          <w:marBottom w:val="0"/>
          <w:divBdr>
            <w:top w:val="none" w:sz="0" w:space="0" w:color="auto"/>
            <w:left w:val="none" w:sz="0" w:space="0" w:color="auto"/>
            <w:bottom w:val="none" w:sz="0" w:space="0" w:color="auto"/>
            <w:right w:val="none" w:sz="0" w:space="0" w:color="auto"/>
          </w:divBdr>
        </w:div>
        <w:div w:id="1405178971">
          <w:marLeft w:val="640"/>
          <w:marRight w:val="0"/>
          <w:marTop w:val="0"/>
          <w:marBottom w:val="0"/>
          <w:divBdr>
            <w:top w:val="none" w:sz="0" w:space="0" w:color="auto"/>
            <w:left w:val="none" w:sz="0" w:space="0" w:color="auto"/>
            <w:bottom w:val="none" w:sz="0" w:space="0" w:color="auto"/>
            <w:right w:val="none" w:sz="0" w:space="0" w:color="auto"/>
          </w:divBdr>
        </w:div>
        <w:div w:id="1115517835">
          <w:marLeft w:val="640"/>
          <w:marRight w:val="0"/>
          <w:marTop w:val="0"/>
          <w:marBottom w:val="0"/>
          <w:divBdr>
            <w:top w:val="none" w:sz="0" w:space="0" w:color="auto"/>
            <w:left w:val="none" w:sz="0" w:space="0" w:color="auto"/>
            <w:bottom w:val="none" w:sz="0" w:space="0" w:color="auto"/>
            <w:right w:val="none" w:sz="0" w:space="0" w:color="auto"/>
          </w:divBdr>
        </w:div>
        <w:div w:id="987788116">
          <w:marLeft w:val="640"/>
          <w:marRight w:val="0"/>
          <w:marTop w:val="0"/>
          <w:marBottom w:val="0"/>
          <w:divBdr>
            <w:top w:val="none" w:sz="0" w:space="0" w:color="auto"/>
            <w:left w:val="none" w:sz="0" w:space="0" w:color="auto"/>
            <w:bottom w:val="none" w:sz="0" w:space="0" w:color="auto"/>
            <w:right w:val="none" w:sz="0" w:space="0" w:color="auto"/>
          </w:divBdr>
        </w:div>
        <w:div w:id="2074347180">
          <w:marLeft w:val="640"/>
          <w:marRight w:val="0"/>
          <w:marTop w:val="0"/>
          <w:marBottom w:val="0"/>
          <w:divBdr>
            <w:top w:val="none" w:sz="0" w:space="0" w:color="auto"/>
            <w:left w:val="none" w:sz="0" w:space="0" w:color="auto"/>
            <w:bottom w:val="none" w:sz="0" w:space="0" w:color="auto"/>
            <w:right w:val="none" w:sz="0" w:space="0" w:color="auto"/>
          </w:divBdr>
        </w:div>
        <w:div w:id="120999710">
          <w:marLeft w:val="640"/>
          <w:marRight w:val="0"/>
          <w:marTop w:val="0"/>
          <w:marBottom w:val="0"/>
          <w:divBdr>
            <w:top w:val="none" w:sz="0" w:space="0" w:color="auto"/>
            <w:left w:val="none" w:sz="0" w:space="0" w:color="auto"/>
            <w:bottom w:val="none" w:sz="0" w:space="0" w:color="auto"/>
            <w:right w:val="none" w:sz="0" w:space="0" w:color="auto"/>
          </w:divBdr>
        </w:div>
        <w:div w:id="1241913076">
          <w:marLeft w:val="640"/>
          <w:marRight w:val="0"/>
          <w:marTop w:val="0"/>
          <w:marBottom w:val="0"/>
          <w:divBdr>
            <w:top w:val="none" w:sz="0" w:space="0" w:color="auto"/>
            <w:left w:val="none" w:sz="0" w:space="0" w:color="auto"/>
            <w:bottom w:val="none" w:sz="0" w:space="0" w:color="auto"/>
            <w:right w:val="none" w:sz="0" w:space="0" w:color="auto"/>
          </w:divBdr>
        </w:div>
      </w:divsChild>
    </w:div>
    <w:div w:id="575627950">
      <w:bodyDiv w:val="1"/>
      <w:marLeft w:val="0"/>
      <w:marRight w:val="0"/>
      <w:marTop w:val="0"/>
      <w:marBottom w:val="0"/>
      <w:divBdr>
        <w:top w:val="none" w:sz="0" w:space="0" w:color="auto"/>
        <w:left w:val="none" w:sz="0" w:space="0" w:color="auto"/>
        <w:bottom w:val="none" w:sz="0" w:space="0" w:color="auto"/>
        <w:right w:val="none" w:sz="0" w:space="0" w:color="auto"/>
      </w:divBdr>
    </w:div>
    <w:div w:id="577251903">
      <w:bodyDiv w:val="1"/>
      <w:marLeft w:val="0"/>
      <w:marRight w:val="0"/>
      <w:marTop w:val="0"/>
      <w:marBottom w:val="0"/>
      <w:divBdr>
        <w:top w:val="none" w:sz="0" w:space="0" w:color="auto"/>
        <w:left w:val="none" w:sz="0" w:space="0" w:color="auto"/>
        <w:bottom w:val="none" w:sz="0" w:space="0" w:color="auto"/>
        <w:right w:val="none" w:sz="0" w:space="0" w:color="auto"/>
      </w:divBdr>
    </w:div>
    <w:div w:id="577715082">
      <w:bodyDiv w:val="1"/>
      <w:marLeft w:val="0"/>
      <w:marRight w:val="0"/>
      <w:marTop w:val="0"/>
      <w:marBottom w:val="0"/>
      <w:divBdr>
        <w:top w:val="none" w:sz="0" w:space="0" w:color="auto"/>
        <w:left w:val="none" w:sz="0" w:space="0" w:color="auto"/>
        <w:bottom w:val="none" w:sz="0" w:space="0" w:color="auto"/>
        <w:right w:val="none" w:sz="0" w:space="0" w:color="auto"/>
      </w:divBdr>
    </w:div>
    <w:div w:id="577717574">
      <w:bodyDiv w:val="1"/>
      <w:marLeft w:val="0"/>
      <w:marRight w:val="0"/>
      <w:marTop w:val="0"/>
      <w:marBottom w:val="0"/>
      <w:divBdr>
        <w:top w:val="none" w:sz="0" w:space="0" w:color="auto"/>
        <w:left w:val="none" w:sz="0" w:space="0" w:color="auto"/>
        <w:bottom w:val="none" w:sz="0" w:space="0" w:color="auto"/>
        <w:right w:val="none" w:sz="0" w:space="0" w:color="auto"/>
      </w:divBdr>
    </w:div>
    <w:div w:id="578028242">
      <w:bodyDiv w:val="1"/>
      <w:marLeft w:val="0"/>
      <w:marRight w:val="0"/>
      <w:marTop w:val="0"/>
      <w:marBottom w:val="0"/>
      <w:divBdr>
        <w:top w:val="none" w:sz="0" w:space="0" w:color="auto"/>
        <w:left w:val="none" w:sz="0" w:space="0" w:color="auto"/>
        <w:bottom w:val="none" w:sz="0" w:space="0" w:color="auto"/>
        <w:right w:val="none" w:sz="0" w:space="0" w:color="auto"/>
      </w:divBdr>
    </w:div>
    <w:div w:id="578097239">
      <w:bodyDiv w:val="1"/>
      <w:marLeft w:val="0"/>
      <w:marRight w:val="0"/>
      <w:marTop w:val="0"/>
      <w:marBottom w:val="0"/>
      <w:divBdr>
        <w:top w:val="none" w:sz="0" w:space="0" w:color="auto"/>
        <w:left w:val="none" w:sz="0" w:space="0" w:color="auto"/>
        <w:bottom w:val="none" w:sz="0" w:space="0" w:color="auto"/>
        <w:right w:val="none" w:sz="0" w:space="0" w:color="auto"/>
      </w:divBdr>
    </w:div>
    <w:div w:id="578756148">
      <w:bodyDiv w:val="1"/>
      <w:marLeft w:val="0"/>
      <w:marRight w:val="0"/>
      <w:marTop w:val="0"/>
      <w:marBottom w:val="0"/>
      <w:divBdr>
        <w:top w:val="none" w:sz="0" w:space="0" w:color="auto"/>
        <w:left w:val="none" w:sz="0" w:space="0" w:color="auto"/>
        <w:bottom w:val="none" w:sz="0" w:space="0" w:color="auto"/>
        <w:right w:val="none" w:sz="0" w:space="0" w:color="auto"/>
      </w:divBdr>
    </w:div>
    <w:div w:id="579028338">
      <w:bodyDiv w:val="1"/>
      <w:marLeft w:val="0"/>
      <w:marRight w:val="0"/>
      <w:marTop w:val="0"/>
      <w:marBottom w:val="0"/>
      <w:divBdr>
        <w:top w:val="none" w:sz="0" w:space="0" w:color="auto"/>
        <w:left w:val="none" w:sz="0" w:space="0" w:color="auto"/>
        <w:bottom w:val="none" w:sz="0" w:space="0" w:color="auto"/>
        <w:right w:val="none" w:sz="0" w:space="0" w:color="auto"/>
      </w:divBdr>
    </w:div>
    <w:div w:id="579875711">
      <w:bodyDiv w:val="1"/>
      <w:marLeft w:val="0"/>
      <w:marRight w:val="0"/>
      <w:marTop w:val="0"/>
      <w:marBottom w:val="0"/>
      <w:divBdr>
        <w:top w:val="none" w:sz="0" w:space="0" w:color="auto"/>
        <w:left w:val="none" w:sz="0" w:space="0" w:color="auto"/>
        <w:bottom w:val="none" w:sz="0" w:space="0" w:color="auto"/>
        <w:right w:val="none" w:sz="0" w:space="0" w:color="auto"/>
      </w:divBdr>
    </w:div>
    <w:div w:id="580217828">
      <w:bodyDiv w:val="1"/>
      <w:marLeft w:val="0"/>
      <w:marRight w:val="0"/>
      <w:marTop w:val="0"/>
      <w:marBottom w:val="0"/>
      <w:divBdr>
        <w:top w:val="none" w:sz="0" w:space="0" w:color="auto"/>
        <w:left w:val="none" w:sz="0" w:space="0" w:color="auto"/>
        <w:bottom w:val="none" w:sz="0" w:space="0" w:color="auto"/>
        <w:right w:val="none" w:sz="0" w:space="0" w:color="auto"/>
      </w:divBdr>
      <w:divsChild>
        <w:div w:id="410466034">
          <w:marLeft w:val="640"/>
          <w:marRight w:val="0"/>
          <w:marTop w:val="0"/>
          <w:marBottom w:val="0"/>
          <w:divBdr>
            <w:top w:val="none" w:sz="0" w:space="0" w:color="auto"/>
            <w:left w:val="none" w:sz="0" w:space="0" w:color="auto"/>
            <w:bottom w:val="none" w:sz="0" w:space="0" w:color="auto"/>
            <w:right w:val="none" w:sz="0" w:space="0" w:color="auto"/>
          </w:divBdr>
        </w:div>
        <w:div w:id="2003969033">
          <w:marLeft w:val="640"/>
          <w:marRight w:val="0"/>
          <w:marTop w:val="0"/>
          <w:marBottom w:val="0"/>
          <w:divBdr>
            <w:top w:val="none" w:sz="0" w:space="0" w:color="auto"/>
            <w:left w:val="none" w:sz="0" w:space="0" w:color="auto"/>
            <w:bottom w:val="none" w:sz="0" w:space="0" w:color="auto"/>
            <w:right w:val="none" w:sz="0" w:space="0" w:color="auto"/>
          </w:divBdr>
        </w:div>
        <w:div w:id="1980764547">
          <w:marLeft w:val="640"/>
          <w:marRight w:val="0"/>
          <w:marTop w:val="0"/>
          <w:marBottom w:val="0"/>
          <w:divBdr>
            <w:top w:val="none" w:sz="0" w:space="0" w:color="auto"/>
            <w:left w:val="none" w:sz="0" w:space="0" w:color="auto"/>
            <w:bottom w:val="none" w:sz="0" w:space="0" w:color="auto"/>
            <w:right w:val="none" w:sz="0" w:space="0" w:color="auto"/>
          </w:divBdr>
        </w:div>
        <w:div w:id="1699086412">
          <w:marLeft w:val="640"/>
          <w:marRight w:val="0"/>
          <w:marTop w:val="0"/>
          <w:marBottom w:val="0"/>
          <w:divBdr>
            <w:top w:val="none" w:sz="0" w:space="0" w:color="auto"/>
            <w:left w:val="none" w:sz="0" w:space="0" w:color="auto"/>
            <w:bottom w:val="none" w:sz="0" w:space="0" w:color="auto"/>
            <w:right w:val="none" w:sz="0" w:space="0" w:color="auto"/>
          </w:divBdr>
        </w:div>
        <w:div w:id="2002273858">
          <w:marLeft w:val="640"/>
          <w:marRight w:val="0"/>
          <w:marTop w:val="0"/>
          <w:marBottom w:val="0"/>
          <w:divBdr>
            <w:top w:val="none" w:sz="0" w:space="0" w:color="auto"/>
            <w:left w:val="none" w:sz="0" w:space="0" w:color="auto"/>
            <w:bottom w:val="none" w:sz="0" w:space="0" w:color="auto"/>
            <w:right w:val="none" w:sz="0" w:space="0" w:color="auto"/>
          </w:divBdr>
        </w:div>
        <w:div w:id="1997686255">
          <w:marLeft w:val="640"/>
          <w:marRight w:val="0"/>
          <w:marTop w:val="0"/>
          <w:marBottom w:val="0"/>
          <w:divBdr>
            <w:top w:val="none" w:sz="0" w:space="0" w:color="auto"/>
            <w:left w:val="none" w:sz="0" w:space="0" w:color="auto"/>
            <w:bottom w:val="none" w:sz="0" w:space="0" w:color="auto"/>
            <w:right w:val="none" w:sz="0" w:space="0" w:color="auto"/>
          </w:divBdr>
        </w:div>
        <w:div w:id="1978559911">
          <w:marLeft w:val="640"/>
          <w:marRight w:val="0"/>
          <w:marTop w:val="0"/>
          <w:marBottom w:val="0"/>
          <w:divBdr>
            <w:top w:val="none" w:sz="0" w:space="0" w:color="auto"/>
            <w:left w:val="none" w:sz="0" w:space="0" w:color="auto"/>
            <w:bottom w:val="none" w:sz="0" w:space="0" w:color="auto"/>
            <w:right w:val="none" w:sz="0" w:space="0" w:color="auto"/>
          </w:divBdr>
        </w:div>
        <w:div w:id="1417248418">
          <w:marLeft w:val="640"/>
          <w:marRight w:val="0"/>
          <w:marTop w:val="0"/>
          <w:marBottom w:val="0"/>
          <w:divBdr>
            <w:top w:val="none" w:sz="0" w:space="0" w:color="auto"/>
            <w:left w:val="none" w:sz="0" w:space="0" w:color="auto"/>
            <w:bottom w:val="none" w:sz="0" w:space="0" w:color="auto"/>
            <w:right w:val="none" w:sz="0" w:space="0" w:color="auto"/>
          </w:divBdr>
        </w:div>
        <w:div w:id="1218662505">
          <w:marLeft w:val="640"/>
          <w:marRight w:val="0"/>
          <w:marTop w:val="0"/>
          <w:marBottom w:val="0"/>
          <w:divBdr>
            <w:top w:val="none" w:sz="0" w:space="0" w:color="auto"/>
            <w:left w:val="none" w:sz="0" w:space="0" w:color="auto"/>
            <w:bottom w:val="none" w:sz="0" w:space="0" w:color="auto"/>
            <w:right w:val="none" w:sz="0" w:space="0" w:color="auto"/>
          </w:divBdr>
        </w:div>
        <w:div w:id="1700081297">
          <w:marLeft w:val="640"/>
          <w:marRight w:val="0"/>
          <w:marTop w:val="0"/>
          <w:marBottom w:val="0"/>
          <w:divBdr>
            <w:top w:val="none" w:sz="0" w:space="0" w:color="auto"/>
            <w:left w:val="none" w:sz="0" w:space="0" w:color="auto"/>
            <w:bottom w:val="none" w:sz="0" w:space="0" w:color="auto"/>
            <w:right w:val="none" w:sz="0" w:space="0" w:color="auto"/>
          </w:divBdr>
        </w:div>
        <w:div w:id="418328456">
          <w:marLeft w:val="640"/>
          <w:marRight w:val="0"/>
          <w:marTop w:val="0"/>
          <w:marBottom w:val="0"/>
          <w:divBdr>
            <w:top w:val="none" w:sz="0" w:space="0" w:color="auto"/>
            <w:left w:val="none" w:sz="0" w:space="0" w:color="auto"/>
            <w:bottom w:val="none" w:sz="0" w:space="0" w:color="auto"/>
            <w:right w:val="none" w:sz="0" w:space="0" w:color="auto"/>
          </w:divBdr>
        </w:div>
        <w:div w:id="2003463005">
          <w:marLeft w:val="640"/>
          <w:marRight w:val="0"/>
          <w:marTop w:val="0"/>
          <w:marBottom w:val="0"/>
          <w:divBdr>
            <w:top w:val="none" w:sz="0" w:space="0" w:color="auto"/>
            <w:left w:val="none" w:sz="0" w:space="0" w:color="auto"/>
            <w:bottom w:val="none" w:sz="0" w:space="0" w:color="auto"/>
            <w:right w:val="none" w:sz="0" w:space="0" w:color="auto"/>
          </w:divBdr>
        </w:div>
        <w:div w:id="2067292089">
          <w:marLeft w:val="640"/>
          <w:marRight w:val="0"/>
          <w:marTop w:val="0"/>
          <w:marBottom w:val="0"/>
          <w:divBdr>
            <w:top w:val="none" w:sz="0" w:space="0" w:color="auto"/>
            <w:left w:val="none" w:sz="0" w:space="0" w:color="auto"/>
            <w:bottom w:val="none" w:sz="0" w:space="0" w:color="auto"/>
            <w:right w:val="none" w:sz="0" w:space="0" w:color="auto"/>
          </w:divBdr>
        </w:div>
        <w:div w:id="1441148741">
          <w:marLeft w:val="640"/>
          <w:marRight w:val="0"/>
          <w:marTop w:val="0"/>
          <w:marBottom w:val="0"/>
          <w:divBdr>
            <w:top w:val="none" w:sz="0" w:space="0" w:color="auto"/>
            <w:left w:val="none" w:sz="0" w:space="0" w:color="auto"/>
            <w:bottom w:val="none" w:sz="0" w:space="0" w:color="auto"/>
            <w:right w:val="none" w:sz="0" w:space="0" w:color="auto"/>
          </w:divBdr>
        </w:div>
        <w:div w:id="2120568339">
          <w:marLeft w:val="640"/>
          <w:marRight w:val="0"/>
          <w:marTop w:val="0"/>
          <w:marBottom w:val="0"/>
          <w:divBdr>
            <w:top w:val="none" w:sz="0" w:space="0" w:color="auto"/>
            <w:left w:val="none" w:sz="0" w:space="0" w:color="auto"/>
            <w:bottom w:val="none" w:sz="0" w:space="0" w:color="auto"/>
            <w:right w:val="none" w:sz="0" w:space="0" w:color="auto"/>
          </w:divBdr>
        </w:div>
        <w:div w:id="1051880355">
          <w:marLeft w:val="640"/>
          <w:marRight w:val="0"/>
          <w:marTop w:val="0"/>
          <w:marBottom w:val="0"/>
          <w:divBdr>
            <w:top w:val="none" w:sz="0" w:space="0" w:color="auto"/>
            <w:left w:val="none" w:sz="0" w:space="0" w:color="auto"/>
            <w:bottom w:val="none" w:sz="0" w:space="0" w:color="auto"/>
            <w:right w:val="none" w:sz="0" w:space="0" w:color="auto"/>
          </w:divBdr>
        </w:div>
        <w:div w:id="1787236445">
          <w:marLeft w:val="640"/>
          <w:marRight w:val="0"/>
          <w:marTop w:val="0"/>
          <w:marBottom w:val="0"/>
          <w:divBdr>
            <w:top w:val="none" w:sz="0" w:space="0" w:color="auto"/>
            <w:left w:val="none" w:sz="0" w:space="0" w:color="auto"/>
            <w:bottom w:val="none" w:sz="0" w:space="0" w:color="auto"/>
            <w:right w:val="none" w:sz="0" w:space="0" w:color="auto"/>
          </w:divBdr>
        </w:div>
        <w:div w:id="1604650345">
          <w:marLeft w:val="640"/>
          <w:marRight w:val="0"/>
          <w:marTop w:val="0"/>
          <w:marBottom w:val="0"/>
          <w:divBdr>
            <w:top w:val="none" w:sz="0" w:space="0" w:color="auto"/>
            <w:left w:val="none" w:sz="0" w:space="0" w:color="auto"/>
            <w:bottom w:val="none" w:sz="0" w:space="0" w:color="auto"/>
            <w:right w:val="none" w:sz="0" w:space="0" w:color="auto"/>
          </w:divBdr>
        </w:div>
        <w:div w:id="188028325">
          <w:marLeft w:val="640"/>
          <w:marRight w:val="0"/>
          <w:marTop w:val="0"/>
          <w:marBottom w:val="0"/>
          <w:divBdr>
            <w:top w:val="none" w:sz="0" w:space="0" w:color="auto"/>
            <w:left w:val="none" w:sz="0" w:space="0" w:color="auto"/>
            <w:bottom w:val="none" w:sz="0" w:space="0" w:color="auto"/>
            <w:right w:val="none" w:sz="0" w:space="0" w:color="auto"/>
          </w:divBdr>
        </w:div>
        <w:div w:id="1904829375">
          <w:marLeft w:val="640"/>
          <w:marRight w:val="0"/>
          <w:marTop w:val="0"/>
          <w:marBottom w:val="0"/>
          <w:divBdr>
            <w:top w:val="none" w:sz="0" w:space="0" w:color="auto"/>
            <w:left w:val="none" w:sz="0" w:space="0" w:color="auto"/>
            <w:bottom w:val="none" w:sz="0" w:space="0" w:color="auto"/>
            <w:right w:val="none" w:sz="0" w:space="0" w:color="auto"/>
          </w:divBdr>
        </w:div>
        <w:div w:id="1159078200">
          <w:marLeft w:val="640"/>
          <w:marRight w:val="0"/>
          <w:marTop w:val="0"/>
          <w:marBottom w:val="0"/>
          <w:divBdr>
            <w:top w:val="none" w:sz="0" w:space="0" w:color="auto"/>
            <w:left w:val="none" w:sz="0" w:space="0" w:color="auto"/>
            <w:bottom w:val="none" w:sz="0" w:space="0" w:color="auto"/>
            <w:right w:val="none" w:sz="0" w:space="0" w:color="auto"/>
          </w:divBdr>
        </w:div>
        <w:div w:id="1767723390">
          <w:marLeft w:val="640"/>
          <w:marRight w:val="0"/>
          <w:marTop w:val="0"/>
          <w:marBottom w:val="0"/>
          <w:divBdr>
            <w:top w:val="none" w:sz="0" w:space="0" w:color="auto"/>
            <w:left w:val="none" w:sz="0" w:space="0" w:color="auto"/>
            <w:bottom w:val="none" w:sz="0" w:space="0" w:color="auto"/>
            <w:right w:val="none" w:sz="0" w:space="0" w:color="auto"/>
          </w:divBdr>
        </w:div>
        <w:div w:id="2031373743">
          <w:marLeft w:val="640"/>
          <w:marRight w:val="0"/>
          <w:marTop w:val="0"/>
          <w:marBottom w:val="0"/>
          <w:divBdr>
            <w:top w:val="none" w:sz="0" w:space="0" w:color="auto"/>
            <w:left w:val="none" w:sz="0" w:space="0" w:color="auto"/>
            <w:bottom w:val="none" w:sz="0" w:space="0" w:color="auto"/>
            <w:right w:val="none" w:sz="0" w:space="0" w:color="auto"/>
          </w:divBdr>
        </w:div>
        <w:div w:id="1170489105">
          <w:marLeft w:val="640"/>
          <w:marRight w:val="0"/>
          <w:marTop w:val="0"/>
          <w:marBottom w:val="0"/>
          <w:divBdr>
            <w:top w:val="none" w:sz="0" w:space="0" w:color="auto"/>
            <w:left w:val="none" w:sz="0" w:space="0" w:color="auto"/>
            <w:bottom w:val="none" w:sz="0" w:space="0" w:color="auto"/>
            <w:right w:val="none" w:sz="0" w:space="0" w:color="auto"/>
          </w:divBdr>
        </w:div>
        <w:div w:id="483275111">
          <w:marLeft w:val="640"/>
          <w:marRight w:val="0"/>
          <w:marTop w:val="0"/>
          <w:marBottom w:val="0"/>
          <w:divBdr>
            <w:top w:val="none" w:sz="0" w:space="0" w:color="auto"/>
            <w:left w:val="none" w:sz="0" w:space="0" w:color="auto"/>
            <w:bottom w:val="none" w:sz="0" w:space="0" w:color="auto"/>
            <w:right w:val="none" w:sz="0" w:space="0" w:color="auto"/>
          </w:divBdr>
        </w:div>
        <w:div w:id="1152794437">
          <w:marLeft w:val="640"/>
          <w:marRight w:val="0"/>
          <w:marTop w:val="0"/>
          <w:marBottom w:val="0"/>
          <w:divBdr>
            <w:top w:val="none" w:sz="0" w:space="0" w:color="auto"/>
            <w:left w:val="none" w:sz="0" w:space="0" w:color="auto"/>
            <w:bottom w:val="none" w:sz="0" w:space="0" w:color="auto"/>
            <w:right w:val="none" w:sz="0" w:space="0" w:color="auto"/>
          </w:divBdr>
        </w:div>
        <w:div w:id="1394624801">
          <w:marLeft w:val="640"/>
          <w:marRight w:val="0"/>
          <w:marTop w:val="0"/>
          <w:marBottom w:val="0"/>
          <w:divBdr>
            <w:top w:val="none" w:sz="0" w:space="0" w:color="auto"/>
            <w:left w:val="none" w:sz="0" w:space="0" w:color="auto"/>
            <w:bottom w:val="none" w:sz="0" w:space="0" w:color="auto"/>
            <w:right w:val="none" w:sz="0" w:space="0" w:color="auto"/>
          </w:divBdr>
        </w:div>
        <w:div w:id="267661133">
          <w:marLeft w:val="640"/>
          <w:marRight w:val="0"/>
          <w:marTop w:val="0"/>
          <w:marBottom w:val="0"/>
          <w:divBdr>
            <w:top w:val="none" w:sz="0" w:space="0" w:color="auto"/>
            <w:left w:val="none" w:sz="0" w:space="0" w:color="auto"/>
            <w:bottom w:val="none" w:sz="0" w:space="0" w:color="auto"/>
            <w:right w:val="none" w:sz="0" w:space="0" w:color="auto"/>
          </w:divBdr>
        </w:div>
        <w:div w:id="970207452">
          <w:marLeft w:val="640"/>
          <w:marRight w:val="0"/>
          <w:marTop w:val="0"/>
          <w:marBottom w:val="0"/>
          <w:divBdr>
            <w:top w:val="none" w:sz="0" w:space="0" w:color="auto"/>
            <w:left w:val="none" w:sz="0" w:space="0" w:color="auto"/>
            <w:bottom w:val="none" w:sz="0" w:space="0" w:color="auto"/>
            <w:right w:val="none" w:sz="0" w:space="0" w:color="auto"/>
          </w:divBdr>
        </w:div>
        <w:div w:id="180244536">
          <w:marLeft w:val="640"/>
          <w:marRight w:val="0"/>
          <w:marTop w:val="0"/>
          <w:marBottom w:val="0"/>
          <w:divBdr>
            <w:top w:val="none" w:sz="0" w:space="0" w:color="auto"/>
            <w:left w:val="none" w:sz="0" w:space="0" w:color="auto"/>
            <w:bottom w:val="none" w:sz="0" w:space="0" w:color="auto"/>
            <w:right w:val="none" w:sz="0" w:space="0" w:color="auto"/>
          </w:divBdr>
        </w:div>
        <w:div w:id="536234749">
          <w:marLeft w:val="640"/>
          <w:marRight w:val="0"/>
          <w:marTop w:val="0"/>
          <w:marBottom w:val="0"/>
          <w:divBdr>
            <w:top w:val="none" w:sz="0" w:space="0" w:color="auto"/>
            <w:left w:val="none" w:sz="0" w:space="0" w:color="auto"/>
            <w:bottom w:val="none" w:sz="0" w:space="0" w:color="auto"/>
            <w:right w:val="none" w:sz="0" w:space="0" w:color="auto"/>
          </w:divBdr>
        </w:div>
        <w:div w:id="1544714568">
          <w:marLeft w:val="640"/>
          <w:marRight w:val="0"/>
          <w:marTop w:val="0"/>
          <w:marBottom w:val="0"/>
          <w:divBdr>
            <w:top w:val="none" w:sz="0" w:space="0" w:color="auto"/>
            <w:left w:val="none" w:sz="0" w:space="0" w:color="auto"/>
            <w:bottom w:val="none" w:sz="0" w:space="0" w:color="auto"/>
            <w:right w:val="none" w:sz="0" w:space="0" w:color="auto"/>
          </w:divBdr>
        </w:div>
        <w:div w:id="1720779647">
          <w:marLeft w:val="640"/>
          <w:marRight w:val="0"/>
          <w:marTop w:val="0"/>
          <w:marBottom w:val="0"/>
          <w:divBdr>
            <w:top w:val="none" w:sz="0" w:space="0" w:color="auto"/>
            <w:left w:val="none" w:sz="0" w:space="0" w:color="auto"/>
            <w:bottom w:val="none" w:sz="0" w:space="0" w:color="auto"/>
            <w:right w:val="none" w:sz="0" w:space="0" w:color="auto"/>
          </w:divBdr>
        </w:div>
      </w:divsChild>
    </w:div>
    <w:div w:id="580529502">
      <w:bodyDiv w:val="1"/>
      <w:marLeft w:val="0"/>
      <w:marRight w:val="0"/>
      <w:marTop w:val="0"/>
      <w:marBottom w:val="0"/>
      <w:divBdr>
        <w:top w:val="none" w:sz="0" w:space="0" w:color="auto"/>
        <w:left w:val="none" w:sz="0" w:space="0" w:color="auto"/>
        <w:bottom w:val="none" w:sz="0" w:space="0" w:color="auto"/>
        <w:right w:val="none" w:sz="0" w:space="0" w:color="auto"/>
      </w:divBdr>
    </w:div>
    <w:div w:id="581261031">
      <w:bodyDiv w:val="1"/>
      <w:marLeft w:val="0"/>
      <w:marRight w:val="0"/>
      <w:marTop w:val="0"/>
      <w:marBottom w:val="0"/>
      <w:divBdr>
        <w:top w:val="none" w:sz="0" w:space="0" w:color="auto"/>
        <w:left w:val="none" w:sz="0" w:space="0" w:color="auto"/>
        <w:bottom w:val="none" w:sz="0" w:space="0" w:color="auto"/>
        <w:right w:val="none" w:sz="0" w:space="0" w:color="auto"/>
      </w:divBdr>
    </w:div>
    <w:div w:id="582840294">
      <w:bodyDiv w:val="1"/>
      <w:marLeft w:val="0"/>
      <w:marRight w:val="0"/>
      <w:marTop w:val="0"/>
      <w:marBottom w:val="0"/>
      <w:divBdr>
        <w:top w:val="none" w:sz="0" w:space="0" w:color="auto"/>
        <w:left w:val="none" w:sz="0" w:space="0" w:color="auto"/>
        <w:bottom w:val="none" w:sz="0" w:space="0" w:color="auto"/>
        <w:right w:val="none" w:sz="0" w:space="0" w:color="auto"/>
      </w:divBdr>
    </w:div>
    <w:div w:id="583029008">
      <w:bodyDiv w:val="1"/>
      <w:marLeft w:val="0"/>
      <w:marRight w:val="0"/>
      <w:marTop w:val="0"/>
      <w:marBottom w:val="0"/>
      <w:divBdr>
        <w:top w:val="none" w:sz="0" w:space="0" w:color="auto"/>
        <w:left w:val="none" w:sz="0" w:space="0" w:color="auto"/>
        <w:bottom w:val="none" w:sz="0" w:space="0" w:color="auto"/>
        <w:right w:val="none" w:sz="0" w:space="0" w:color="auto"/>
      </w:divBdr>
    </w:div>
    <w:div w:id="584531465">
      <w:bodyDiv w:val="1"/>
      <w:marLeft w:val="0"/>
      <w:marRight w:val="0"/>
      <w:marTop w:val="0"/>
      <w:marBottom w:val="0"/>
      <w:divBdr>
        <w:top w:val="none" w:sz="0" w:space="0" w:color="auto"/>
        <w:left w:val="none" w:sz="0" w:space="0" w:color="auto"/>
        <w:bottom w:val="none" w:sz="0" w:space="0" w:color="auto"/>
        <w:right w:val="none" w:sz="0" w:space="0" w:color="auto"/>
      </w:divBdr>
    </w:div>
    <w:div w:id="586155583">
      <w:bodyDiv w:val="1"/>
      <w:marLeft w:val="0"/>
      <w:marRight w:val="0"/>
      <w:marTop w:val="0"/>
      <w:marBottom w:val="0"/>
      <w:divBdr>
        <w:top w:val="none" w:sz="0" w:space="0" w:color="auto"/>
        <w:left w:val="none" w:sz="0" w:space="0" w:color="auto"/>
        <w:bottom w:val="none" w:sz="0" w:space="0" w:color="auto"/>
        <w:right w:val="none" w:sz="0" w:space="0" w:color="auto"/>
      </w:divBdr>
    </w:div>
    <w:div w:id="586692622">
      <w:bodyDiv w:val="1"/>
      <w:marLeft w:val="0"/>
      <w:marRight w:val="0"/>
      <w:marTop w:val="0"/>
      <w:marBottom w:val="0"/>
      <w:divBdr>
        <w:top w:val="none" w:sz="0" w:space="0" w:color="auto"/>
        <w:left w:val="none" w:sz="0" w:space="0" w:color="auto"/>
        <w:bottom w:val="none" w:sz="0" w:space="0" w:color="auto"/>
        <w:right w:val="none" w:sz="0" w:space="0" w:color="auto"/>
      </w:divBdr>
    </w:div>
    <w:div w:id="586697566">
      <w:bodyDiv w:val="1"/>
      <w:marLeft w:val="0"/>
      <w:marRight w:val="0"/>
      <w:marTop w:val="0"/>
      <w:marBottom w:val="0"/>
      <w:divBdr>
        <w:top w:val="none" w:sz="0" w:space="0" w:color="auto"/>
        <w:left w:val="none" w:sz="0" w:space="0" w:color="auto"/>
        <w:bottom w:val="none" w:sz="0" w:space="0" w:color="auto"/>
        <w:right w:val="none" w:sz="0" w:space="0" w:color="auto"/>
      </w:divBdr>
    </w:div>
    <w:div w:id="587693411">
      <w:bodyDiv w:val="1"/>
      <w:marLeft w:val="0"/>
      <w:marRight w:val="0"/>
      <w:marTop w:val="0"/>
      <w:marBottom w:val="0"/>
      <w:divBdr>
        <w:top w:val="none" w:sz="0" w:space="0" w:color="auto"/>
        <w:left w:val="none" w:sz="0" w:space="0" w:color="auto"/>
        <w:bottom w:val="none" w:sz="0" w:space="0" w:color="auto"/>
        <w:right w:val="none" w:sz="0" w:space="0" w:color="auto"/>
      </w:divBdr>
    </w:div>
    <w:div w:id="588125679">
      <w:bodyDiv w:val="1"/>
      <w:marLeft w:val="0"/>
      <w:marRight w:val="0"/>
      <w:marTop w:val="0"/>
      <w:marBottom w:val="0"/>
      <w:divBdr>
        <w:top w:val="none" w:sz="0" w:space="0" w:color="auto"/>
        <w:left w:val="none" w:sz="0" w:space="0" w:color="auto"/>
        <w:bottom w:val="none" w:sz="0" w:space="0" w:color="auto"/>
        <w:right w:val="none" w:sz="0" w:space="0" w:color="auto"/>
      </w:divBdr>
    </w:div>
    <w:div w:id="590167529">
      <w:bodyDiv w:val="1"/>
      <w:marLeft w:val="0"/>
      <w:marRight w:val="0"/>
      <w:marTop w:val="0"/>
      <w:marBottom w:val="0"/>
      <w:divBdr>
        <w:top w:val="none" w:sz="0" w:space="0" w:color="auto"/>
        <w:left w:val="none" w:sz="0" w:space="0" w:color="auto"/>
        <w:bottom w:val="none" w:sz="0" w:space="0" w:color="auto"/>
        <w:right w:val="none" w:sz="0" w:space="0" w:color="auto"/>
      </w:divBdr>
    </w:div>
    <w:div w:id="590283689">
      <w:bodyDiv w:val="1"/>
      <w:marLeft w:val="0"/>
      <w:marRight w:val="0"/>
      <w:marTop w:val="0"/>
      <w:marBottom w:val="0"/>
      <w:divBdr>
        <w:top w:val="none" w:sz="0" w:space="0" w:color="auto"/>
        <w:left w:val="none" w:sz="0" w:space="0" w:color="auto"/>
        <w:bottom w:val="none" w:sz="0" w:space="0" w:color="auto"/>
        <w:right w:val="none" w:sz="0" w:space="0" w:color="auto"/>
      </w:divBdr>
    </w:div>
    <w:div w:id="591551595">
      <w:bodyDiv w:val="1"/>
      <w:marLeft w:val="0"/>
      <w:marRight w:val="0"/>
      <w:marTop w:val="0"/>
      <w:marBottom w:val="0"/>
      <w:divBdr>
        <w:top w:val="none" w:sz="0" w:space="0" w:color="auto"/>
        <w:left w:val="none" w:sz="0" w:space="0" w:color="auto"/>
        <w:bottom w:val="none" w:sz="0" w:space="0" w:color="auto"/>
        <w:right w:val="none" w:sz="0" w:space="0" w:color="auto"/>
      </w:divBdr>
    </w:div>
    <w:div w:id="593711571">
      <w:bodyDiv w:val="1"/>
      <w:marLeft w:val="0"/>
      <w:marRight w:val="0"/>
      <w:marTop w:val="0"/>
      <w:marBottom w:val="0"/>
      <w:divBdr>
        <w:top w:val="none" w:sz="0" w:space="0" w:color="auto"/>
        <w:left w:val="none" w:sz="0" w:space="0" w:color="auto"/>
        <w:bottom w:val="none" w:sz="0" w:space="0" w:color="auto"/>
        <w:right w:val="none" w:sz="0" w:space="0" w:color="auto"/>
      </w:divBdr>
    </w:div>
    <w:div w:id="594636037">
      <w:bodyDiv w:val="1"/>
      <w:marLeft w:val="0"/>
      <w:marRight w:val="0"/>
      <w:marTop w:val="0"/>
      <w:marBottom w:val="0"/>
      <w:divBdr>
        <w:top w:val="none" w:sz="0" w:space="0" w:color="auto"/>
        <w:left w:val="none" w:sz="0" w:space="0" w:color="auto"/>
        <w:bottom w:val="none" w:sz="0" w:space="0" w:color="auto"/>
        <w:right w:val="none" w:sz="0" w:space="0" w:color="auto"/>
      </w:divBdr>
    </w:div>
    <w:div w:id="595679090">
      <w:bodyDiv w:val="1"/>
      <w:marLeft w:val="0"/>
      <w:marRight w:val="0"/>
      <w:marTop w:val="0"/>
      <w:marBottom w:val="0"/>
      <w:divBdr>
        <w:top w:val="none" w:sz="0" w:space="0" w:color="auto"/>
        <w:left w:val="none" w:sz="0" w:space="0" w:color="auto"/>
        <w:bottom w:val="none" w:sz="0" w:space="0" w:color="auto"/>
        <w:right w:val="none" w:sz="0" w:space="0" w:color="auto"/>
      </w:divBdr>
    </w:div>
    <w:div w:id="595864104">
      <w:bodyDiv w:val="1"/>
      <w:marLeft w:val="0"/>
      <w:marRight w:val="0"/>
      <w:marTop w:val="0"/>
      <w:marBottom w:val="0"/>
      <w:divBdr>
        <w:top w:val="none" w:sz="0" w:space="0" w:color="auto"/>
        <w:left w:val="none" w:sz="0" w:space="0" w:color="auto"/>
        <w:bottom w:val="none" w:sz="0" w:space="0" w:color="auto"/>
        <w:right w:val="none" w:sz="0" w:space="0" w:color="auto"/>
      </w:divBdr>
    </w:div>
    <w:div w:id="601189684">
      <w:bodyDiv w:val="1"/>
      <w:marLeft w:val="0"/>
      <w:marRight w:val="0"/>
      <w:marTop w:val="0"/>
      <w:marBottom w:val="0"/>
      <w:divBdr>
        <w:top w:val="none" w:sz="0" w:space="0" w:color="auto"/>
        <w:left w:val="none" w:sz="0" w:space="0" w:color="auto"/>
        <w:bottom w:val="none" w:sz="0" w:space="0" w:color="auto"/>
        <w:right w:val="none" w:sz="0" w:space="0" w:color="auto"/>
      </w:divBdr>
    </w:div>
    <w:div w:id="601839591">
      <w:bodyDiv w:val="1"/>
      <w:marLeft w:val="0"/>
      <w:marRight w:val="0"/>
      <w:marTop w:val="0"/>
      <w:marBottom w:val="0"/>
      <w:divBdr>
        <w:top w:val="none" w:sz="0" w:space="0" w:color="auto"/>
        <w:left w:val="none" w:sz="0" w:space="0" w:color="auto"/>
        <w:bottom w:val="none" w:sz="0" w:space="0" w:color="auto"/>
        <w:right w:val="none" w:sz="0" w:space="0" w:color="auto"/>
      </w:divBdr>
      <w:divsChild>
        <w:div w:id="717240469">
          <w:marLeft w:val="640"/>
          <w:marRight w:val="0"/>
          <w:marTop w:val="0"/>
          <w:marBottom w:val="0"/>
          <w:divBdr>
            <w:top w:val="none" w:sz="0" w:space="0" w:color="auto"/>
            <w:left w:val="none" w:sz="0" w:space="0" w:color="auto"/>
            <w:bottom w:val="none" w:sz="0" w:space="0" w:color="auto"/>
            <w:right w:val="none" w:sz="0" w:space="0" w:color="auto"/>
          </w:divBdr>
        </w:div>
        <w:div w:id="1417366442">
          <w:marLeft w:val="640"/>
          <w:marRight w:val="0"/>
          <w:marTop w:val="0"/>
          <w:marBottom w:val="0"/>
          <w:divBdr>
            <w:top w:val="none" w:sz="0" w:space="0" w:color="auto"/>
            <w:left w:val="none" w:sz="0" w:space="0" w:color="auto"/>
            <w:bottom w:val="none" w:sz="0" w:space="0" w:color="auto"/>
            <w:right w:val="none" w:sz="0" w:space="0" w:color="auto"/>
          </w:divBdr>
        </w:div>
        <w:div w:id="1526745862">
          <w:marLeft w:val="640"/>
          <w:marRight w:val="0"/>
          <w:marTop w:val="0"/>
          <w:marBottom w:val="0"/>
          <w:divBdr>
            <w:top w:val="none" w:sz="0" w:space="0" w:color="auto"/>
            <w:left w:val="none" w:sz="0" w:space="0" w:color="auto"/>
            <w:bottom w:val="none" w:sz="0" w:space="0" w:color="auto"/>
            <w:right w:val="none" w:sz="0" w:space="0" w:color="auto"/>
          </w:divBdr>
        </w:div>
        <w:div w:id="882600363">
          <w:marLeft w:val="640"/>
          <w:marRight w:val="0"/>
          <w:marTop w:val="0"/>
          <w:marBottom w:val="0"/>
          <w:divBdr>
            <w:top w:val="none" w:sz="0" w:space="0" w:color="auto"/>
            <w:left w:val="none" w:sz="0" w:space="0" w:color="auto"/>
            <w:bottom w:val="none" w:sz="0" w:space="0" w:color="auto"/>
            <w:right w:val="none" w:sz="0" w:space="0" w:color="auto"/>
          </w:divBdr>
        </w:div>
        <w:div w:id="1533959508">
          <w:marLeft w:val="640"/>
          <w:marRight w:val="0"/>
          <w:marTop w:val="0"/>
          <w:marBottom w:val="0"/>
          <w:divBdr>
            <w:top w:val="none" w:sz="0" w:space="0" w:color="auto"/>
            <w:left w:val="none" w:sz="0" w:space="0" w:color="auto"/>
            <w:bottom w:val="none" w:sz="0" w:space="0" w:color="auto"/>
            <w:right w:val="none" w:sz="0" w:space="0" w:color="auto"/>
          </w:divBdr>
        </w:div>
        <w:div w:id="2125418166">
          <w:marLeft w:val="640"/>
          <w:marRight w:val="0"/>
          <w:marTop w:val="0"/>
          <w:marBottom w:val="0"/>
          <w:divBdr>
            <w:top w:val="none" w:sz="0" w:space="0" w:color="auto"/>
            <w:left w:val="none" w:sz="0" w:space="0" w:color="auto"/>
            <w:bottom w:val="none" w:sz="0" w:space="0" w:color="auto"/>
            <w:right w:val="none" w:sz="0" w:space="0" w:color="auto"/>
          </w:divBdr>
        </w:div>
        <w:div w:id="1212186037">
          <w:marLeft w:val="640"/>
          <w:marRight w:val="0"/>
          <w:marTop w:val="0"/>
          <w:marBottom w:val="0"/>
          <w:divBdr>
            <w:top w:val="none" w:sz="0" w:space="0" w:color="auto"/>
            <w:left w:val="none" w:sz="0" w:space="0" w:color="auto"/>
            <w:bottom w:val="none" w:sz="0" w:space="0" w:color="auto"/>
            <w:right w:val="none" w:sz="0" w:space="0" w:color="auto"/>
          </w:divBdr>
        </w:div>
        <w:div w:id="756705475">
          <w:marLeft w:val="640"/>
          <w:marRight w:val="0"/>
          <w:marTop w:val="0"/>
          <w:marBottom w:val="0"/>
          <w:divBdr>
            <w:top w:val="none" w:sz="0" w:space="0" w:color="auto"/>
            <w:left w:val="none" w:sz="0" w:space="0" w:color="auto"/>
            <w:bottom w:val="none" w:sz="0" w:space="0" w:color="auto"/>
            <w:right w:val="none" w:sz="0" w:space="0" w:color="auto"/>
          </w:divBdr>
        </w:div>
        <w:div w:id="987518480">
          <w:marLeft w:val="640"/>
          <w:marRight w:val="0"/>
          <w:marTop w:val="0"/>
          <w:marBottom w:val="0"/>
          <w:divBdr>
            <w:top w:val="none" w:sz="0" w:space="0" w:color="auto"/>
            <w:left w:val="none" w:sz="0" w:space="0" w:color="auto"/>
            <w:bottom w:val="none" w:sz="0" w:space="0" w:color="auto"/>
            <w:right w:val="none" w:sz="0" w:space="0" w:color="auto"/>
          </w:divBdr>
        </w:div>
        <w:div w:id="1433280237">
          <w:marLeft w:val="640"/>
          <w:marRight w:val="0"/>
          <w:marTop w:val="0"/>
          <w:marBottom w:val="0"/>
          <w:divBdr>
            <w:top w:val="none" w:sz="0" w:space="0" w:color="auto"/>
            <w:left w:val="none" w:sz="0" w:space="0" w:color="auto"/>
            <w:bottom w:val="none" w:sz="0" w:space="0" w:color="auto"/>
            <w:right w:val="none" w:sz="0" w:space="0" w:color="auto"/>
          </w:divBdr>
        </w:div>
        <w:div w:id="1855530357">
          <w:marLeft w:val="640"/>
          <w:marRight w:val="0"/>
          <w:marTop w:val="0"/>
          <w:marBottom w:val="0"/>
          <w:divBdr>
            <w:top w:val="none" w:sz="0" w:space="0" w:color="auto"/>
            <w:left w:val="none" w:sz="0" w:space="0" w:color="auto"/>
            <w:bottom w:val="none" w:sz="0" w:space="0" w:color="auto"/>
            <w:right w:val="none" w:sz="0" w:space="0" w:color="auto"/>
          </w:divBdr>
        </w:div>
        <w:div w:id="2113935634">
          <w:marLeft w:val="640"/>
          <w:marRight w:val="0"/>
          <w:marTop w:val="0"/>
          <w:marBottom w:val="0"/>
          <w:divBdr>
            <w:top w:val="none" w:sz="0" w:space="0" w:color="auto"/>
            <w:left w:val="none" w:sz="0" w:space="0" w:color="auto"/>
            <w:bottom w:val="none" w:sz="0" w:space="0" w:color="auto"/>
            <w:right w:val="none" w:sz="0" w:space="0" w:color="auto"/>
          </w:divBdr>
        </w:div>
        <w:div w:id="1647205682">
          <w:marLeft w:val="640"/>
          <w:marRight w:val="0"/>
          <w:marTop w:val="0"/>
          <w:marBottom w:val="0"/>
          <w:divBdr>
            <w:top w:val="none" w:sz="0" w:space="0" w:color="auto"/>
            <w:left w:val="none" w:sz="0" w:space="0" w:color="auto"/>
            <w:bottom w:val="none" w:sz="0" w:space="0" w:color="auto"/>
            <w:right w:val="none" w:sz="0" w:space="0" w:color="auto"/>
          </w:divBdr>
        </w:div>
        <w:div w:id="1846241990">
          <w:marLeft w:val="640"/>
          <w:marRight w:val="0"/>
          <w:marTop w:val="0"/>
          <w:marBottom w:val="0"/>
          <w:divBdr>
            <w:top w:val="none" w:sz="0" w:space="0" w:color="auto"/>
            <w:left w:val="none" w:sz="0" w:space="0" w:color="auto"/>
            <w:bottom w:val="none" w:sz="0" w:space="0" w:color="auto"/>
            <w:right w:val="none" w:sz="0" w:space="0" w:color="auto"/>
          </w:divBdr>
        </w:div>
        <w:div w:id="1367102895">
          <w:marLeft w:val="640"/>
          <w:marRight w:val="0"/>
          <w:marTop w:val="0"/>
          <w:marBottom w:val="0"/>
          <w:divBdr>
            <w:top w:val="none" w:sz="0" w:space="0" w:color="auto"/>
            <w:left w:val="none" w:sz="0" w:space="0" w:color="auto"/>
            <w:bottom w:val="none" w:sz="0" w:space="0" w:color="auto"/>
            <w:right w:val="none" w:sz="0" w:space="0" w:color="auto"/>
          </w:divBdr>
        </w:div>
        <w:div w:id="1269971601">
          <w:marLeft w:val="640"/>
          <w:marRight w:val="0"/>
          <w:marTop w:val="0"/>
          <w:marBottom w:val="0"/>
          <w:divBdr>
            <w:top w:val="none" w:sz="0" w:space="0" w:color="auto"/>
            <w:left w:val="none" w:sz="0" w:space="0" w:color="auto"/>
            <w:bottom w:val="none" w:sz="0" w:space="0" w:color="auto"/>
            <w:right w:val="none" w:sz="0" w:space="0" w:color="auto"/>
          </w:divBdr>
        </w:div>
        <w:div w:id="1438713657">
          <w:marLeft w:val="640"/>
          <w:marRight w:val="0"/>
          <w:marTop w:val="0"/>
          <w:marBottom w:val="0"/>
          <w:divBdr>
            <w:top w:val="none" w:sz="0" w:space="0" w:color="auto"/>
            <w:left w:val="none" w:sz="0" w:space="0" w:color="auto"/>
            <w:bottom w:val="none" w:sz="0" w:space="0" w:color="auto"/>
            <w:right w:val="none" w:sz="0" w:space="0" w:color="auto"/>
          </w:divBdr>
        </w:div>
        <w:div w:id="428694416">
          <w:marLeft w:val="640"/>
          <w:marRight w:val="0"/>
          <w:marTop w:val="0"/>
          <w:marBottom w:val="0"/>
          <w:divBdr>
            <w:top w:val="none" w:sz="0" w:space="0" w:color="auto"/>
            <w:left w:val="none" w:sz="0" w:space="0" w:color="auto"/>
            <w:bottom w:val="none" w:sz="0" w:space="0" w:color="auto"/>
            <w:right w:val="none" w:sz="0" w:space="0" w:color="auto"/>
          </w:divBdr>
        </w:div>
        <w:div w:id="990332469">
          <w:marLeft w:val="640"/>
          <w:marRight w:val="0"/>
          <w:marTop w:val="0"/>
          <w:marBottom w:val="0"/>
          <w:divBdr>
            <w:top w:val="none" w:sz="0" w:space="0" w:color="auto"/>
            <w:left w:val="none" w:sz="0" w:space="0" w:color="auto"/>
            <w:bottom w:val="none" w:sz="0" w:space="0" w:color="auto"/>
            <w:right w:val="none" w:sz="0" w:space="0" w:color="auto"/>
          </w:divBdr>
        </w:div>
        <w:div w:id="1952587147">
          <w:marLeft w:val="640"/>
          <w:marRight w:val="0"/>
          <w:marTop w:val="0"/>
          <w:marBottom w:val="0"/>
          <w:divBdr>
            <w:top w:val="none" w:sz="0" w:space="0" w:color="auto"/>
            <w:left w:val="none" w:sz="0" w:space="0" w:color="auto"/>
            <w:bottom w:val="none" w:sz="0" w:space="0" w:color="auto"/>
            <w:right w:val="none" w:sz="0" w:space="0" w:color="auto"/>
          </w:divBdr>
        </w:div>
        <w:div w:id="1531455309">
          <w:marLeft w:val="640"/>
          <w:marRight w:val="0"/>
          <w:marTop w:val="0"/>
          <w:marBottom w:val="0"/>
          <w:divBdr>
            <w:top w:val="none" w:sz="0" w:space="0" w:color="auto"/>
            <w:left w:val="none" w:sz="0" w:space="0" w:color="auto"/>
            <w:bottom w:val="none" w:sz="0" w:space="0" w:color="auto"/>
            <w:right w:val="none" w:sz="0" w:space="0" w:color="auto"/>
          </w:divBdr>
        </w:div>
        <w:div w:id="1484740633">
          <w:marLeft w:val="640"/>
          <w:marRight w:val="0"/>
          <w:marTop w:val="0"/>
          <w:marBottom w:val="0"/>
          <w:divBdr>
            <w:top w:val="none" w:sz="0" w:space="0" w:color="auto"/>
            <w:left w:val="none" w:sz="0" w:space="0" w:color="auto"/>
            <w:bottom w:val="none" w:sz="0" w:space="0" w:color="auto"/>
            <w:right w:val="none" w:sz="0" w:space="0" w:color="auto"/>
          </w:divBdr>
        </w:div>
        <w:div w:id="1177573974">
          <w:marLeft w:val="640"/>
          <w:marRight w:val="0"/>
          <w:marTop w:val="0"/>
          <w:marBottom w:val="0"/>
          <w:divBdr>
            <w:top w:val="none" w:sz="0" w:space="0" w:color="auto"/>
            <w:left w:val="none" w:sz="0" w:space="0" w:color="auto"/>
            <w:bottom w:val="none" w:sz="0" w:space="0" w:color="auto"/>
            <w:right w:val="none" w:sz="0" w:space="0" w:color="auto"/>
          </w:divBdr>
        </w:div>
        <w:div w:id="1147235627">
          <w:marLeft w:val="640"/>
          <w:marRight w:val="0"/>
          <w:marTop w:val="0"/>
          <w:marBottom w:val="0"/>
          <w:divBdr>
            <w:top w:val="none" w:sz="0" w:space="0" w:color="auto"/>
            <w:left w:val="none" w:sz="0" w:space="0" w:color="auto"/>
            <w:bottom w:val="none" w:sz="0" w:space="0" w:color="auto"/>
            <w:right w:val="none" w:sz="0" w:space="0" w:color="auto"/>
          </w:divBdr>
        </w:div>
        <w:div w:id="1021737803">
          <w:marLeft w:val="640"/>
          <w:marRight w:val="0"/>
          <w:marTop w:val="0"/>
          <w:marBottom w:val="0"/>
          <w:divBdr>
            <w:top w:val="none" w:sz="0" w:space="0" w:color="auto"/>
            <w:left w:val="none" w:sz="0" w:space="0" w:color="auto"/>
            <w:bottom w:val="none" w:sz="0" w:space="0" w:color="auto"/>
            <w:right w:val="none" w:sz="0" w:space="0" w:color="auto"/>
          </w:divBdr>
        </w:div>
        <w:div w:id="318269245">
          <w:marLeft w:val="640"/>
          <w:marRight w:val="0"/>
          <w:marTop w:val="0"/>
          <w:marBottom w:val="0"/>
          <w:divBdr>
            <w:top w:val="none" w:sz="0" w:space="0" w:color="auto"/>
            <w:left w:val="none" w:sz="0" w:space="0" w:color="auto"/>
            <w:bottom w:val="none" w:sz="0" w:space="0" w:color="auto"/>
            <w:right w:val="none" w:sz="0" w:space="0" w:color="auto"/>
          </w:divBdr>
        </w:div>
        <w:div w:id="791746330">
          <w:marLeft w:val="640"/>
          <w:marRight w:val="0"/>
          <w:marTop w:val="0"/>
          <w:marBottom w:val="0"/>
          <w:divBdr>
            <w:top w:val="none" w:sz="0" w:space="0" w:color="auto"/>
            <w:left w:val="none" w:sz="0" w:space="0" w:color="auto"/>
            <w:bottom w:val="none" w:sz="0" w:space="0" w:color="auto"/>
            <w:right w:val="none" w:sz="0" w:space="0" w:color="auto"/>
          </w:divBdr>
        </w:div>
        <w:div w:id="1417743893">
          <w:marLeft w:val="640"/>
          <w:marRight w:val="0"/>
          <w:marTop w:val="0"/>
          <w:marBottom w:val="0"/>
          <w:divBdr>
            <w:top w:val="none" w:sz="0" w:space="0" w:color="auto"/>
            <w:left w:val="none" w:sz="0" w:space="0" w:color="auto"/>
            <w:bottom w:val="none" w:sz="0" w:space="0" w:color="auto"/>
            <w:right w:val="none" w:sz="0" w:space="0" w:color="auto"/>
          </w:divBdr>
        </w:div>
        <w:div w:id="1030912093">
          <w:marLeft w:val="640"/>
          <w:marRight w:val="0"/>
          <w:marTop w:val="0"/>
          <w:marBottom w:val="0"/>
          <w:divBdr>
            <w:top w:val="none" w:sz="0" w:space="0" w:color="auto"/>
            <w:left w:val="none" w:sz="0" w:space="0" w:color="auto"/>
            <w:bottom w:val="none" w:sz="0" w:space="0" w:color="auto"/>
            <w:right w:val="none" w:sz="0" w:space="0" w:color="auto"/>
          </w:divBdr>
        </w:div>
        <w:div w:id="762993041">
          <w:marLeft w:val="640"/>
          <w:marRight w:val="0"/>
          <w:marTop w:val="0"/>
          <w:marBottom w:val="0"/>
          <w:divBdr>
            <w:top w:val="none" w:sz="0" w:space="0" w:color="auto"/>
            <w:left w:val="none" w:sz="0" w:space="0" w:color="auto"/>
            <w:bottom w:val="none" w:sz="0" w:space="0" w:color="auto"/>
            <w:right w:val="none" w:sz="0" w:space="0" w:color="auto"/>
          </w:divBdr>
        </w:div>
        <w:div w:id="1079205986">
          <w:marLeft w:val="640"/>
          <w:marRight w:val="0"/>
          <w:marTop w:val="0"/>
          <w:marBottom w:val="0"/>
          <w:divBdr>
            <w:top w:val="none" w:sz="0" w:space="0" w:color="auto"/>
            <w:left w:val="none" w:sz="0" w:space="0" w:color="auto"/>
            <w:bottom w:val="none" w:sz="0" w:space="0" w:color="auto"/>
            <w:right w:val="none" w:sz="0" w:space="0" w:color="auto"/>
          </w:divBdr>
        </w:div>
        <w:div w:id="880896485">
          <w:marLeft w:val="640"/>
          <w:marRight w:val="0"/>
          <w:marTop w:val="0"/>
          <w:marBottom w:val="0"/>
          <w:divBdr>
            <w:top w:val="none" w:sz="0" w:space="0" w:color="auto"/>
            <w:left w:val="none" w:sz="0" w:space="0" w:color="auto"/>
            <w:bottom w:val="none" w:sz="0" w:space="0" w:color="auto"/>
            <w:right w:val="none" w:sz="0" w:space="0" w:color="auto"/>
          </w:divBdr>
        </w:div>
        <w:div w:id="314189315">
          <w:marLeft w:val="640"/>
          <w:marRight w:val="0"/>
          <w:marTop w:val="0"/>
          <w:marBottom w:val="0"/>
          <w:divBdr>
            <w:top w:val="none" w:sz="0" w:space="0" w:color="auto"/>
            <w:left w:val="none" w:sz="0" w:space="0" w:color="auto"/>
            <w:bottom w:val="none" w:sz="0" w:space="0" w:color="auto"/>
            <w:right w:val="none" w:sz="0" w:space="0" w:color="auto"/>
          </w:divBdr>
        </w:div>
        <w:div w:id="1132288540">
          <w:marLeft w:val="640"/>
          <w:marRight w:val="0"/>
          <w:marTop w:val="0"/>
          <w:marBottom w:val="0"/>
          <w:divBdr>
            <w:top w:val="none" w:sz="0" w:space="0" w:color="auto"/>
            <w:left w:val="none" w:sz="0" w:space="0" w:color="auto"/>
            <w:bottom w:val="none" w:sz="0" w:space="0" w:color="auto"/>
            <w:right w:val="none" w:sz="0" w:space="0" w:color="auto"/>
          </w:divBdr>
        </w:div>
        <w:div w:id="138570264">
          <w:marLeft w:val="640"/>
          <w:marRight w:val="0"/>
          <w:marTop w:val="0"/>
          <w:marBottom w:val="0"/>
          <w:divBdr>
            <w:top w:val="none" w:sz="0" w:space="0" w:color="auto"/>
            <w:left w:val="none" w:sz="0" w:space="0" w:color="auto"/>
            <w:bottom w:val="none" w:sz="0" w:space="0" w:color="auto"/>
            <w:right w:val="none" w:sz="0" w:space="0" w:color="auto"/>
          </w:divBdr>
        </w:div>
        <w:div w:id="820193652">
          <w:marLeft w:val="640"/>
          <w:marRight w:val="0"/>
          <w:marTop w:val="0"/>
          <w:marBottom w:val="0"/>
          <w:divBdr>
            <w:top w:val="none" w:sz="0" w:space="0" w:color="auto"/>
            <w:left w:val="none" w:sz="0" w:space="0" w:color="auto"/>
            <w:bottom w:val="none" w:sz="0" w:space="0" w:color="auto"/>
            <w:right w:val="none" w:sz="0" w:space="0" w:color="auto"/>
          </w:divBdr>
        </w:div>
        <w:div w:id="1850094418">
          <w:marLeft w:val="640"/>
          <w:marRight w:val="0"/>
          <w:marTop w:val="0"/>
          <w:marBottom w:val="0"/>
          <w:divBdr>
            <w:top w:val="none" w:sz="0" w:space="0" w:color="auto"/>
            <w:left w:val="none" w:sz="0" w:space="0" w:color="auto"/>
            <w:bottom w:val="none" w:sz="0" w:space="0" w:color="auto"/>
            <w:right w:val="none" w:sz="0" w:space="0" w:color="auto"/>
          </w:divBdr>
        </w:div>
        <w:div w:id="1536960201">
          <w:marLeft w:val="640"/>
          <w:marRight w:val="0"/>
          <w:marTop w:val="0"/>
          <w:marBottom w:val="0"/>
          <w:divBdr>
            <w:top w:val="none" w:sz="0" w:space="0" w:color="auto"/>
            <w:left w:val="none" w:sz="0" w:space="0" w:color="auto"/>
            <w:bottom w:val="none" w:sz="0" w:space="0" w:color="auto"/>
            <w:right w:val="none" w:sz="0" w:space="0" w:color="auto"/>
          </w:divBdr>
        </w:div>
        <w:div w:id="2032410541">
          <w:marLeft w:val="640"/>
          <w:marRight w:val="0"/>
          <w:marTop w:val="0"/>
          <w:marBottom w:val="0"/>
          <w:divBdr>
            <w:top w:val="none" w:sz="0" w:space="0" w:color="auto"/>
            <w:left w:val="none" w:sz="0" w:space="0" w:color="auto"/>
            <w:bottom w:val="none" w:sz="0" w:space="0" w:color="auto"/>
            <w:right w:val="none" w:sz="0" w:space="0" w:color="auto"/>
          </w:divBdr>
        </w:div>
        <w:div w:id="1226143423">
          <w:marLeft w:val="640"/>
          <w:marRight w:val="0"/>
          <w:marTop w:val="0"/>
          <w:marBottom w:val="0"/>
          <w:divBdr>
            <w:top w:val="none" w:sz="0" w:space="0" w:color="auto"/>
            <w:left w:val="none" w:sz="0" w:space="0" w:color="auto"/>
            <w:bottom w:val="none" w:sz="0" w:space="0" w:color="auto"/>
            <w:right w:val="none" w:sz="0" w:space="0" w:color="auto"/>
          </w:divBdr>
        </w:div>
        <w:div w:id="405541443">
          <w:marLeft w:val="640"/>
          <w:marRight w:val="0"/>
          <w:marTop w:val="0"/>
          <w:marBottom w:val="0"/>
          <w:divBdr>
            <w:top w:val="none" w:sz="0" w:space="0" w:color="auto"/>
            <w:left w:val="none" w:sz="0" w:space="0" w:color="auto"/>
            <w:bottom w:val="none" w:sz="0" w:space="0" w:color="auto"/>
            <w:right w:val="none" w:sz="0" w:space="0" w:color="auto"/>
          </w:divBdr>
        </w:div>
        <w:div w:id="773205843">
          <w:marLeft w:val="640"/>
          <w:marRight w:val="0"/>
          <w:marTop w:val="0"/>
          <w:marBottom w:val="0"/>
          <w:divBdr>
            <w:top w:val="none" w:sz="0" w:space="0" w:color="auto"/>
            <w:left w:val="none" w:sz="0" w:space="0" w:color="auto"/>
            <w:bottom w:val="none" w:sz="0" w:space="0" w:color="auto"/>
            <w:right w:val="none" w:sz="0" w:space="0" w:color="auto"/>
          </w:divBdr>
        </w:div>
      </w:divsChild>
    </w:div>
    <w:div w:id="602109363">
      <w:bodyDiv w:val="1"/>
      <w:marLeft w:val="0"/>
      <w:marRight w:val="0"/>
      <w:marTop w:val="0"/>
      <w:marBottom w:val="0"/>
      <w:divBdr>
        <w:top w:val="none" w:sz="0" w:space="0" w:color="auto"/>
        <w:left w:val="none" w:sz="0" w:space="0" w:color="auto"/>
        <w:bottom w:val="none" w:sz="0" w:space="0" w:color="auto"/>
        <w:right w:val="none" w:sz="0" w:space="0" w:color="auto"/>
      </w:divBdr>
    </w:div>
    <w:div w:id="602344071">
      <w:bodyDiv w:val="1"/>
      <w:marLeft w:val="0"/>
      <w:marRight w:val="0"/>
      <w:marTop w:val="0"/>
      <w:marBottom w:val="0"/>
      <w:divBdr>
        <w:top w:val="none" w:sz="0" w:space="0" w:color="auto"/>
        <w:left w:val="none" w:sz="0" w:space="0" w:color="auto"/>
        <w:bottom w:val="none" w:sz="0" w:space="0" w:color="auto"/>
        <w:right w:val="none" w:sz="0" w:space="0" w:color="auto"/>
      </w:divBdr>
    </w:div>
    <w:div w:id="603149701">
      <w:bodyDiv w:val="1"/>
      <w:marLeft w:val="0"/>
      <w:marRight w:val="0"/>
      <w:marTop w:val="0"/>
      <w:marBottom w:val="0"/>
      <w:divBdr>
        <w:top w:val="none" w:sz="0" w:space="0" w:color="auto"/>
        <w:left w:val="none" w:sz="0" w:space="0" w:color="auto"/>
        <w:bottom w:val="none" w:sz="0" w:space="0" w:color="auto"/>
        <w:right w:val="none" w:sz="0" w:space="0" w:color="auto"/>
      </w:divBdr>
    </w:div>
    <w:div w:id="603154109">
      <w:bodyDiv w:val="1"/>
      <w:marLeft w:val="0"/>
      <w:marRight w:val="0"/>
      <w:marTop w:val="0"/>
      <w:marBottom w:val="0"/>
      <w:divBdr>
        <w:top w:val="none" w:sz="0" w:space="0" w:color="auto"/>
        <w:left w:val="none" w:sz="0" w:space="0" w:color="auto"/>
        <w:bottom w:val="none" w:sz="0" w:space="0" w:color="auto"/>
        <w:right w:val="none" w:sz="0" w:space="0" w:color="auto"/>
      </w:divBdr>
    </w:div>
    <w:div w:id="604115667">
      <w:bodyDiv w:val="1"/>
      <w:marLeft w:val="0"/>
      <w:marRight w:val="0"/>
      <w:marTop w:val="0"/>
      <w:marBottom w:val="0"/>
      <w:divBdr>
        <w:top w:val="none" w:sz="0" w:space="0" w:color="auto"/>
        <w:left w:val="none" w:sz="0" w:space="0" w:color="auto"/>
        <w:bottom w:val="none" w:sz="0" w:space="0" w:color="auto"/>
        <w:right w:val="none" w:sz="0" w:space="0" w:color="auto"/>
      </w:divBdr>
    </w:div>
    <w:div w:id="604657213">
      <w:bodyDiv w:val="1"/>
      <w:marLeft w:val="0"/>
      <w:marRight w:val="0"/>
      <w:marTop w:val="0"/>
      <w:marBottom w:val="0"/>
      <w:divBdr>
        <w:top w:val="none" w:sz="0" w:space="0" w:color="auto"/>
        <w:left w:val="none" w:sz="0" w:space="0" w:color="auto"/>
        <w:bottom w:val="none" w:sz="0" w:space="0" w:color="auto"/>
        <w:right w:val="none" w:sz="0" w:space="0" w:color="auto"/>
      </w:divBdr>
    </w:div>
    <w:div w:id="605164089">
      <w:bodyDiv w:val="1"/>
      <w:marLeft w:val="0"/>
      <w:marRight w:val="0"/>
      <w:marTop w:val="0"/>
      <w:marBottom w:val="0"/>
      <w:divBdr>
        <w:top w:val="none" w:sz="0" w:space="0" w:color="auto"/>
        <w:left w:val="none" w:sz="0" w:space="0" w:color="auto"/>
        <w:bottom w:val="none" w:sz="0" w:space="0" w:color="auto"/>
        <w:right w:val="none" w:sz="0" w:space="0" w:color="auto"/>
      </w:divBdr>
      <w:divsChild>
        <w:div w:id="523592357">
          <w:marLeft w:val="640"/>
          <w:marRight w:val="0"/>
          <w:marTop w:val="0"/>
          <w:marBottom w:val="0"/>
          <w:divBdr>
            <w:top w:val="none" w:sz="0" w:space="0" w:color="auto"/>
            <w:left w:val="none" w:sz="0" w:space="0" w:color="auto"/>
            <w:bottom w:val="none" w:sz="0" w:space="0" w:color="auto"/>
            <w:right w:val="none" w:sz="0" w:space="0" w:color="auto"/>
          </w:divBdr>
        </w:div>
        <w:div w:id="1918856944">
          <w:marLeft w:val="640"/>
          <w:marRight w:val="0"/>
          <w:marTop w:val="0"/>
          <w:marBottom w:val="0"/>
          <w:divBdr>
            <w:top w:val="none" w:sz="0" w:space="0" w:color="auto"/>
            <w:left w:val="none" w:sz="0" w:space="0" w:color="auto"/>
            <w:bottom w:val="none" w:sz="0" w:space="0" w:color="auto"/>
            <w:right w:val="none" w:sz="0" w:space="0" w:color="auto"/>
          </w:divBdr>
        </w:div>
        <w:div w:id="675811108">
          <w:marLeft w:val="640"/>
          <w:marRight w:val="0"/>
          <w:marTop w:val="0"/>
          <w:marBottom w:val="0"/>
          <w:divBdr>
            <w:top w:val="none" w:sz="0" w:space="0" w:color="auto"/>
            <w:left w:val="none" w:sz="0" w:space="0" w:color="auto"/>
            <w:bottom w:val="none" w:sz="0" w:space="0" w:color="auto"/>
            <w:right w:val="none" w:sz="0" w:space="0" w:color="auto"/>
          </w:divBdr>
        </w:div>
        <w:div w:id="1768646835">
          <w:marLeft w:val="640"/>
          <w:marRight w:val="0"/>
          <w:marTop w:val="0"/>
          <w:marBottom w:val="0"/>
          <w:divBdr>
            <w:top w:val="none" w:sz="0" w:space="0" w:color="auto"/>
            <w:left w:val="none" w:sz="0" w:space="0" w:color="auto"/>
            <w:bottom w:val="none" w:sz="0" w:space="0" w:color="auto"/>
            <w:right w:val="none" w:sz="0" w:space="0" w:color="auto"/>
          </w:divBdr>
        </w:div>
        <w:div w:id="992561242">
          <w:marLeft w:val="640"/>
          <w:marRight w:val="0"/>
          <w:marTop w:val="0"/>
          <w:marBottom w:val="0"/>
          <w:divBdr>
            <w:top w:val="none" w:sz="0" w:space="0" w:color="auto"/>
            <w:left w:val="none" w:sz="0" w:space="0" w:color="auto"/>
            <w:bottom w:val="none" w:sz="0" w:space="0" w:color="auto"/>
            <w:right w:val="none" w:sz="0" w:space="0" w:color="auto"/>
          </w:divBdr>
        </w:div>
        <w:div w:id="956761229">
          <w:marLeft w:val="640"/>
          <w:marRight w:val="0"/>
          <w:marTop w:val="0"/>
          <w:marBottom w:val="0"/>
          <w:divBdr>
            <w:top w:val="none" w:sz="0" w:space="0" w:color="auto"/>
            <w:left w:val="none" w:sz="0" w:space="0" w:color="auto"/>
            <w:bottom w:val="none" w:sz="0" w:space="0" w:color="auto"/>
            <w:right w:val="none" w:sz="0" w:space="0" w:color="auto"/>
          </w:divBdr>
        </w:div>
        <w:div w:id="264268693">
          <w:marLeft w:val="640"/>
          <w:marRight w:val="0"/>
          <w:marTop w:val="0"/>
          <w:marBottom w:val="0"/>
          <w:divBdr>
            <w:top w:val="none" w:sz="0" w:space="0" w:color="auto"/>
            <w:left w:val="none" w:sz="0" w:space="0" w:color="auto"/>
            <w:bottom w:val="none" w:sz="0" w:space="0" w:color="auto"/>
            <w:right w:val="none" w:sz="0" w:space="0" w:color="auto"/>
          </w:divBdr>
        </w:div>
        <w:div w:id="1668706976">
          <w:marLeft w:val="640"/>
          <w:marRight w:val="0"/>
          <w:marTop w:val="0"/>
          <w:marBottom w:val="0"/>
          <w:divBdr>
            <w:top w:val="none" w:sz="0" w:space="0" w:color="auto"/>
            <w:left w:val="none" w:sz="0" w:space="0" w:color="auto"/>
            <w:bottom w:val="none" w:sz="0" w:space="0" w:color="auto"/>
            <w:right w:val="none" w:sz="0" w:space="0" w:color="auto"/>
          </w:divBdr>
        </w:div>
        <w:div w:id="166098899">
          <w:marLeft w:val="640"/>
          <w:marRight w:val="0"/>
          <w:marTop w:val="0"/>
          <w:marBottom w:val="0"/>
          <w:divBdr>
            <w:top w:val="none" w:sz="0" w:space="0" w:color="auto"/>
            <w:left w:val="none" w:sz="0" w:space="0" w:color="auto"/>
            <w:bottom w:val="none" w:sz="0" w:space="0" w:color="auto"/>
            <w:right w:val="none" w:sz="0" w:space="0" w:color="auto"/>
          </w:divBdr>
        </w:div>
        <w:div w:id="410080541">
          <w:marLeft w:val="640"/>
          <w:marRight w:val="0"/>
          <w:marTop w:val="0"/>
          <w:marBottom w:val="0"/>
          <w:divBdr>
            <w:top w:val="none" w:sz="0" w:space="0" w:color="auto"/>
            <w:left w:val="none" w:sz="0" w:space="0" w:color="auto"/>
            <w:bottom w:val="none" w:sz="0" w:space="0" w:color="auto"/>
            <w:right w:val="none" w:sz="0" w:space="0" w:color="auto"/>
          </w:divBdr>
        </w:div>
        <w:div w:id="1259480177">
          <w:marLeft w:val="640"/>
          <w:marRight w:val="0"/>
          <w:marTop w:val="0"/>
          <w:marBottom w:val="0"/>
          <w:divBdr>
            <w:top w:val="none" w:sz="0" w:space="0" w:color="auto"/>
            <w:left w:val="none" w:sz="0" w:space="0" w:color="auto"/>
            <w:bottom w:val="none" w:sz="0" w:space="0" w:color="auto"/>
            <w:right w:val="none" w:sz="0" w:space="0" w:color="auto"/>
          </w:divBdr>
        </w:div>
        <w:div w:id="305091941">
          <w:marLeft w:val="640"/>
          <w:marRight w:val="0"/>
          <w:marTop w:val="0"/>
          <w:marBottom w:val="0"/>
          <w:divBdr>
            <w:top w:val="none" w:sz="0" w:space="0" w:color="auto"/>
            <w:left w:val="none" w:sz="0" w:space="0" w:color="auto"/>
            <w:bottom w:val="none" w:sz="0" w:space="0" w:color="auto"/>
            <w:right w:val="none" w:sz="0" w:space="0" w:color="auto"/>
          </w:divBdr>
        </w:div>
        <w:div w:id="723484499">
          <w:marLeft w:val="640"/>
          <w:marRight w:val="0"/>
          <w:marTop w:val="0"/>
          <w:marBottom w:val="0"/>
          <w:divBdr>
            <w:top w:val="none" w:sz="0" w:space="0" w:color="auto"/>
            <w:left w:val="none" w:sz="0" w:space="0" w:color="auto"/>
            <w:bottom w:val="none" w:sz="0" w:space="0" w:color="auto"/>
            <w:right w:val="none" w:sz="0" w:space="0" w:color="auto"/>
          </w:divBdr>
        </w:div>
        <w:div w:id="1173109318">
          <w:marLeft w:val="640"/>
          <w:marRight w:val="0"/>
          <w:marTop w:val="0"/>
          <w:marBottom w:val="0"/>
          <w:divBdr>
            <w:top w:val="none" w:sz="0" w:space="0" w:color="auto"/>
            <w:left w:val="none" w:sz="0" w:space="0" w:color="auto"/>
            <w:bottom w:val="none" w:sz="0" w:space="0" w:color="auto"/>
            <w:right w:val="none" w:sz="0" w:space="0" w:color="auto"/>
          </w:divBdr>
        </w:div>
        <w:div w:id="753088337">
          <w:marLeft w:val="640"/>
          <w:marRight w:val="0"/>
          <w:marTop w:val="0"/>
          <w:marBottom w:val="0"/>
          <w:divBdr>
            <w:top w:val="none" w:sz="0" w:space="0" w:color="auto"/>
            <w:left w:val="none" w:sz="0" w:space="0" w:color="auto"/>
            <w:bottom w:val="none" w:sz="0" w:space="0" w:color="auto"/>
            <w:right w:val="none" w:sz="0" w:space="0" w:color="auto"/>
          </w:divBdr>
        </w:div>
        <w:div w:id="818809415">
          <w:marLeft w:val="640"/>
          <w:marRight w:val="0"/>
          <w:marTop w:val="0"/>
          <w:marBottom w:val="0"/>
          <w:divBdr>
            <w:top w:val="none" w:sz="0" w:space="0" w:color="auto"/>
            <w:left w:val="none" w:sz="0" w:space="0" w:color="auto"/>
            <w:bottom w:val="none" w:sz="0" w:space="0" w:color="auto"/>
            <w:right w:val="none" w:sz="0" w:space="0" w:color="auto"/>
          </w:divBdr>
        </w:div>
        <w:div w:id="1135761188">
          <w:marLeft w:val="640"/>
          <w:marRight w:val="0"/>
          <w:marTop w:val="0"/>
          <w:marBottom w:val="0"/>
          <w:divBdr>
            <w:top w:val="none" w:sz="0" w:space="0" w:color="auto"/>
            <w:left w:val="none" w:sz="0" w:space="0" w:color="auto"/>
            <w:bottom w:val="none" w:sz="0" w:space="0" w:color="auto"/>
            <w:right w:val="none" w:sz="0" w:space="0" w:color="auto"/>
          </w:divBdr>
        </w:div>
        <w:div w:id="825974965">
          <w:marLeft w:val="640"/>
          <w:marRight w:val="0"/>
          <w:marTop w:val="0"/>
          <w:marBottom w:val="0"/>
          <w:divBdr>
            <w:top w:val="none" w:sz="0" w:space="0" w:color="auto"/>
            <w:left w:val="none" w:sz="0" w:space="0" w:color="auto"/>
            <w:bottom w:val="none" w:sz="0" w:space="0" w:color="auto"/>
            <w:right w:val="none" w:sz="0" w:space="0" w:color="auto"/>
          </w:divBdr>
        </w:div>
        <w:div w:id="650251809">
          <w:marLeft w:val="640"/>
          <w:marRight w:val="0"/>
          <w:marTop w:val="0"/>
          <w:marBottom w:val="0"/>
          <w:divBdr>
            <w:top w:val="none" w:sz="0" w:space="0" w:color="auto"/>
            <w:left w:val="none" w:sz="0" w:space="0" w:color="auto"/>
            <w:bottom w:val="none" w:sz="0" w:space="0" w:color="auto"/>
            <w:right w:val="none" w:sz="0" w:space="0" w:color="auto"/>
          </w:divBdr>
        </w:div>
        <w:div w:id="494759855">
          <w:marLeft w:val="640"/>
          <w:marRight w:val="0"/>
          <w:marTop w:val="0"/>
          <w:marBottom w:val="0"/>
          <w:divBdr>
            <w:top w:val="none" w:sz="0" w:space="0" w:color="auto"/>
            <w:left w:val="none" w:sz="0" w:space="0" w:color="auto"/>
            <w:bottom w:val="none" w:sz="0" w:space="0" w:color="auto"/>
            <w:right w:val="none" w:sz="0" w:space="0" w:color="auto"/>
          </w:divBdr>
        </w:div>
        <w:div w:id="598686430">
          <w:marLeft w:val="640"/>
          <w:marRight w:val="0"/>
          <w:marTop w:val="0"/>
          <w:marBottom w:val="0"/>
          <w:divBdr>
            <w:top w:val="none" w:sz="0" w:space="0" w:color="auto"/>
            <w:left w:val="none" w:sz="0" w:space="0" w:color="auto"/>
            <w:bottom w:val="none" w:sz="0" w:space="0" w:color="auto"/>
            <w:right w:val="none" w:sz="0" w:space="0" w:color="auto"/>
          </w:divBdr>
        </w:div>
        <w:div w:id="1999068028">
          <w:marLeft w:val="640"/>
          <w:marRight w:val="0"/>
          <w:marTop w:val="0"/>
          <w:marBottom w:val="0"/>
          <w:divBdr>
            <w:top w:val="none" w:sz="0" w:space="0" w:color="auto"/>
            <w:left w:val="none" w:sz="0" w:space="0" w:color="auto"/>
            <w:bottom w:val="none" w:sz="0" w:space="0" w:color="auto"/>
            <w:right w:val="none" w:sz="0" w:space="0" w:color="auto"/>
          </w:divBdr>
        </w:div>
        <w:div w:id="1516652548">
          <w:marLeft w:val="640"/>
          <w:marRight w:val="0"/>
          <w:marTop w:val="0"/>
          <w:marBottom w:val="0"/>
          <w:divBdr>
            <w:top w:val="none" w:sz="0" w:space="0" w:color="auto"/>
            <w:left w:val="none" w:sz="0" w:space="0" w:color="auto"/>
            <w:bottom w:val="none" w:sz="0" w:space="0" w:color="auto"/>
            <w:right w:val="none" w:sz="0" w:space="0" w:color="auto"/>
          </w:divBdr>
        </w:div>
        <w:div w:id="1317760700">
          <w:marLeft w:val="640"/>
          <w:marRight w:val="0"/>
          <w:marTop w:val="0"/>
          <w:marBottom w:val="0"/>
          <w:divBdr>
            <w:top w:val="none" w:sz="0" w:space="0" w:color="auto"/>
            <w:left w:val="none" w:sz="0" w:space="0" w:color="auto"/>
            <w:bottom w:val="none" w:sz="0" w:space="0" w:color="auto"/>
            <w:right w:val="none" w:sz="0" w:space="0" w:color="auto"/>
          </w:divBdr>
        </w:div>
        <w:div w:id="1329753344">
          <w:marLeft w:val="640"/>
          <w:marRight w:val="0"/>
          <w:marTop w:val="0"/>
          <w:marBottom w:val="0"/>
          <w:divBdr>
            <w:top w:val="none" w:sz="0" w:space="0" w:color="auto"/>
            <w:left w:val="none" w:sz="0" w:space="0" w:color="auto"/>
            <w:bottom w:val="none" w:sz="0" w:space="0" w:color="auto"/>
            <w:right w:val="none" w:sz="0" w:space="0" w:color="auto"/>
          </w:divBdr>
        </w:div>
        <w:div w:id="887061573">
          <w:marLeft w:val="640"/>
          <w:marRight w:val="0"/>
          <w:marTop w:val="0"/>
          <w:marBottom w:val="0"/>
          <w:divBdr>
            <w:top w:val="none" w:sz="0" w:space="0" w:color="auto"/>
            <w:left w:val="none" w:sz="0" w:space="0" w:color="auto"/>
            <w:bottom w:val="none" w:sz="0" w:space="0" w:color="auto"/>
            <w:right w:val="none" w:sz="0" w:space="0" w:color="auto"/>
          </w:divBdr>
        </w:div>
        <w:div w:id="103382216">
          <w:marLeft w:val="640"/>
          <w:marRight w:val="0"/>
          <w:marTop w:val="0"/>
          <w:marBottom w:val="0"/>
          <w:divBdr>
            <w:top w:val="none" w:sz="0" w:space="0" w:color="auto"/>
            <w:left w:val="none" w:sz="0" w:space="0" w:color="auto"/>
            <w:bottom w:val="none" w:sz="0" w:space="0" w:color="auto"/>
            <w:right w:val="none" w:sz="0" w:space="0" w:color="auto"/>
          </w:divBdr>
        </w:div>
        <w:div w:id="1012410875">
          <w:marLeft w:val="640"/>
          <w:marRight w:val="0"/>
          <w:marTop w:val="0"/>
          <w:marBottom w:val="0"/>
          <w:divBdr>
            <w:top w:val="none" w:sz="0" w:space="0" w:color="auto"/>
            <w:left w:val="none" w:sz="0" w:space="0" w:color="auto"/>
            <w:bottom w:val="none" w:sz="0" w:space="0" w:color="auto"/>
            <w:right w:val="none" w:sz="0" w:space="0" w:color="auto"/>
          </w:divBdr>
        </w:div>
        <w:div w:id="241911132">
          <w:marLeft w:val="640"/>
          <w:marRight w:val="0"/>
          <w:marTop w:val="0"/>
          <w:marBottom w:val="0"/>
          <w:divBdr>
            <w:top w:val="none" w:sz="0" w:space="0" w:color="auto"/>
            <w:left w:val="none" w:sz="0" w:space="0" w:color="auto"/>
            <w:bottom w:val="none" w:sz="0" w:space="0" w:color="auto"/>
            <w:right w:val="none" w:sz="0" w:space="0" w:color="auto"/>
          </w:divBdr>
        </w:div>
        <w:div w:id="95910844">
          <w:marLeft w:val="640"/>
          <w:marRight w:val="0"/>
          <w:marTop w:val="0"/>
          <w:marBottom w:val="0"/>
          <w:divBdr>
            <w:top w:val="none" w:sz="0" w:space="0" w:color="auto"/>
            <w:left w:val="none" w:sz="0" w:space="0" w:color="auto"/>
            <w:bottom w:val="none" w:sz="0" w:space="0" w:color="auto"/>
            <w:right w:val="none" w:sz="0" w:space="0" w:color="auto"/>
          </w:divBdr>
        </w:div>
        <w:div w:id="298531786">
          <w:marLeft w:val="640"/>
          <w:marRight w:val="0"/>
          <w:marTop w:val="0"/>
          <w:marBottom w:val="0"/>
          <w:divBdr>
            <w:top w:val="none" w:sz="0" w:space="0" w:color="auto"/>
            <w:left w:val="none" w:sz="0" w:space="0" w:color="auto"/>
            <w:bottom w:val="none" w:sz="0" w:space="0" w:color="auto"/>
            <w:right w:val="none" w:sz="0" w:space="0" w:color="auto"/>
          </w:divBdr>
        </w:div>
        <w:div w:id="1033921944">
          <w:marLeft w:val="640"/>
          <w:marRight w:val="0"/>
          <w:marTop w:val="0"/>
          <w:marBottom w:val="0"/>
          <w:divBdr>
            <w:top w:val="none" w:sz="0" w:space="0" w:color="auto"/>
            <w:left w:val="none" w:sz="0" w:space="0" w:color="auto"/>
            <w:bottom w:val="none" w:sz="0" w:space="0" w:color="auto"/>
            <w:right w:val="none" w:sz="0" w:space="0" w:color="auto"/>
          </w:divBdr>
        </w:div>
        <w:div w:id="501552759">
          <w:marLeft w:val="640"/>
          <w:marRight w:val="0"/>
          <w:marTop w:val="0"/>
          <w:marBottom w:val="0"/>
          <w:divBdr>
            <w:top w:val="none" w:sz="0" w:space="0" w:color="auto"/>
            <w:left w:val="none" w:sz="0" w:space="0" w:color="auto"/>
            <w:bottom w:val="none" w:sz="0" w:space="0" w:color="auto"/>
            <w:right w:val="none" w:sz="0" w:space="0" w:color="auto"/>
          </w:divBdr>
        </w:div>
        <w:div w:id="1712412532">
          <w:marLeft w:val="640"/>
          <w:marRight w:val="0"/>
          <w:marTop w:val="0"/>
          <w:marBottom w:val="0"/>
          <w:divBdr>
            <w:top w:val="none" w:sz="0" w:space="0" w:color="auto"/>
            <w:left w:val="none" w:sz="0" w:space="0" w:color="auto"/>
            <w:bottom w:val="none" w:sz="0" w:space="0" w:color="auto"/>
            <w:right w:val="none" w:sz="0" w:space="0" w:color="auto"/>
          </w:divBdr>
        </w:div>
        <w:div w:id="384065706">
          <w:marLeft w:val="640"/>
          <w:marRight w:val="0"/>
          <w:marTop w:val="0"/>
          <w:marBottom w:val="0"/>
          <w:divBdr>
            <w:top w:val="none" w:sz="0" w:space="0" w:color="auto"/>
            <w:left w:val="none" w:sz="0" w:space="0" w:color="auto"/>
            <w:bottom w:val="none" w:sz="0" w:space="0" w:color="auto"/>
            <w:right w:val="none" w:sz="0" w:space="0" w:color="auto"/>
          </w:divBdr>
        </w:div>
        <w:div w:id="1926962492">
          <w:marLeft w:val="640"/>
          <w:marRight w:val="0"/>
          <w:marTop w:val="0"/>
          <w:marBottom w:val="0"/>
          <w:divBdr>
            <w:top w:val="none" w:sz="0" w:space="0" w:color="auto"/>
            <w:left w:val="none" w:sz="0" w:space="0" w:color="auto"/>
            <w:bottom w:val="none" w:sz="0" w:space="0" w:color="auto"/>
            <w:right w:val="none" w:sz="0" w:space="0" w:color="auto"/>
          </w:divBdr>
        </w:div>
      </w:divsChild>
    </w:div>
    <w:div w:id="605508151">
      <w:bodyDiv w:val="1"/>
      <w:marLeft w:val="0"/>
      <w:marRight w:val="0"/>
      <w:marTop w:val="0"/>
      <w:marBottom w:val="0"/>
      <w:divBdr>
        <w:top w:val="none" w:sz="0" w:space="0" w:color="auto"/>
        <w:left w:val="none" w:sz="0" w:space="0" w:color="auto"/>
        <w:bottom w:val="none" w:sz="0" w:space="0" w:color="auto"/>
        <w:right w:val="none" w:sz="0" w:space="0" w:color="auto"/>
      </w:divBdr>
    </w:div>
    <w:div w:id="612135556">
      <w:bodyDiv w:val="1"/>
      <w:marLeft w:val="0"/>
      <w:marRight w:val="0"/>
      <w:marTop w:val="0"/>
      <w:marBottom w:val="0"/>
      <w:divBdr>
        <w:top w:val="none" w:sz="0" w:space="0" w:color="auto"/>
        <w:left w:val="none" w:sz="0" w:space="0" w:color="auto"/>
        <w:bottom w:val="none" w:sz="0" w:space="0" w:color="auto"/>
        <w:right w:val="none" w:sz="0" w:space="0" w:color="auto"/>
      </w:divBdr>
    </w:div>
    <w:div w:id="615984264">
      <w:bodyDiv w:val="1"/>
      <w:marLeft w:val="0"/>
      <w:marRight w:val="0"/>
      <w:marTop w:val="0"/>
      <w:marBottom w:val="0"/>
      <w:divBdr>
        <w:top w:val="none" w:sz="0" w:space="0" w:color="auto"/>
        <w:left w:val="none" w:sz="0" w:space="0" w:color="auto"/>
        <w:bottom w:val="none" w:sz="0" w:space="0" w:color="auto"/>
        <w:right w:val="none" w:sz="0" w:space="0" w:color="auto"/>
      </w:divBdr>
    </w:div>
    <w:div w:id="619385078">
      <w:bodyDiv w:val="1"/>
      <w:marLeft w:val="0"/>
      <w:marRight w:val="0"/>
      <w:marTop w:val="0"/>
      <w:marBottom w:val="0"/>
      <w:divBdr>
        <w:top w:val="none" w:sz="0" w:space="0" w:color="auto"/>
        <w:left w:val="none" w:sz="0" w:space="0" w:color="auto"/>
        <w:bottom w:val="none" w:sz="0" w:space="0" w:color="auto"/>
        <w:right w:val="none" w:sz="0" w:space="0" w:color="auto"/>
      </w:divBdr>
    </w:div>
    <w:div w:id="619533294">
      <w:bodyDiv w:val="1"/>
      <w:marLeft w:val="0"/>
      <w:marRight w:val="0"/>
      <w:marTop w:val="0"/>
      <w:marBottom w:val="0"/>
      <w:divBdr>
        <w:top w:val="none" w:sz="0" w:space="0" w:color="auto"/>
        <w:left w:val="none" w:sz="0" w:space="0" w:color="auto"/>
        <w:bottom w:val="none" w:sz="0" w:space="0" w:color="auto"/>
        <w:right w:val="none" w:sz="0" w:space="0" w:color="auto"/>
      </w:divBdr>
    </w:div>
    <w:div w:id="619846192">
      <w:bodyDiv w:val="1"/>
      <w:marLeft w:val="0"/>
      <w:marRight w:val="0"/>
      <w:marTop w:val="0"/>
      <w:marBottom w:val="0"/>
      <w:divBdr>
        <w:top w:val="none" w:sz="0" w:space="0" w:color="auto"/>
        <w:left w:val="none" w:sz="0" w:space="0" w:color="auto"/>
        <w:bottom w:val="none" w:sz="0" w:space="0" w:color="auto"/>
        <w:right w:val="none" w:sz="0" w:space="0" w:color="auto"/>
      </w:divBdr>
    </w:div>
    <w:div w:id="620301606">
      <w:bodyDiv w:val="1"/>
      <w:marLeft w:val="0"/>
      <w:marRight w:val="0"/>
      <w:marTop w:val="0"/>
      <w:marBottom w:val="0"/>
      <w:divBdr>
        <w:top w:val="none" w:sz="0" w:space="0" w:color="auto"/>
        <w:left w:val="none" w:sz="0" w:space="0" w:color="auto"/>
        <w:bottom w:val="none" w:sz="0" w:space="0" w:color="auto"/>
        <w:right w:val="none" w:sz="0" w:space="0" w:color="auto"/>
      </w:divBdr>
      <w:divsChild>
        <w:div w:id="147944748">
          <w:marLeft w:val="640"/>
          <w:marRight w:val="0"/>
          <w:marTop w:val="0"/>
          <w:marBottom w:val="0"/>
          <w:divBdr>
            <w:top w:val="none" w:sz="0" w:space="0" w:color="auto"/>
            <w:left w:val="none" w:sz="0" w:space="0" w:color="auto"/>
            <w:bottom w:val="none" w:sz="0" w:space="0" w:color="auto"/>
            <w:right w:val="none" w:sz="0" w:space="0" w:color="auto"/>
          </w:divBdr>
        </w:div>
        <w:div w:id="975372607">
          <w:marLeft w:val="640"/>
          <w:marRight w:val="0"/>
          <w:marTop w:val="0"/>
          <w:marBottom w:val="0"/>
          <w:divBdr>
            <w:top w:val="none" w:sz="0" w:space="0" w:color="auto"/>
            <w:left w:val="none" w:sz="0" w:space="0" w:color="auto"/>
            <w:bottom w:val="none" w:sz="0" w:space="0" w:color="auto"/>
            <w:right w:val="none" w:sz="0" w:space="0" w:color="auto"/>
          </w:divBdr>
        </w:div>
        <w:div w:id="1530146255">
          <w:marLeft w:val="640"/>
          <w:marRight w:val="0"/>
          <w:marTop w:val="0"/>
          <w:marBottom w:val="0"/>
          <w:divBdr>
            <w:top w:val="none" w:sz="0" w:space="0" w:color="auto"/>
            <w:left w:val="none" w:sz="0" w:space="0" w:color="auto"/>
            <w:bottom w:val="none" w:sz="0" w:space="0" w:color="auto"/>
            <w:right w:val="none" w:sz="0" w:space="0" w:color="auto"/>
          </w:divBdr>
        </w:div>
        <w:div w:id="1891916335">
          <w:marLeft w:val="640"/>
          <w:marRight w:val="0"/>
          <w:marTop w:val="0"/>
          <w:marBottom w:val="0"/>
          <w:divBdr>
            <w:top w:val="none" w:sz="0" w:space="0" w:color="auto"/>
            <w:left w:val="none" w:sz="0" w:space="0" w:color="auto"/>
            <w:bottom w:val="none" w:sz="0" w:space="0" w:color="auto"/>
            <w:right w:val="none" w:sz="0" w:space="0" w:color="auto"/>
          </w:divBdr>
        </w:div>
        <w:div w:id="1522428131">
          <w:marLeft w:val="640"/>
          <w:marRight w:val="0"/>
          <w:marTop w:val="0"/>
          <w:marBottom w:val="0"/>
          <w:divBdr>
            <w:top w:val="none" w:sz="0" w:space="0" w:color="auto"/>
            <w:left w:val="none" w:sz="0" w:space="0" w:color="auto"/>
            <w:bottom w:val="none" w:sz="0" w:space="0" w:color="auto"/>
            <w:right w:val="none" w:sz="0" w:space="0" w:color="auto"/>
          </w:divBdr>
        </w:div>
        <w:div w:id="1820150232">
          <w:marLeft w:val="640"/>
          <w:marRight w:val="0"/>
          <w:marTop w:val="0"/>
          <w:marBottom w:val="0"/>
          <w:divBdr>
            <w:top w:val="none" w:sz="0" w:space="0" w:color="auto"/>
            <w:left w:val="none" w:sz="0" w:space="0" w:color="auto"/>
            <w:bottom w:val="none" w:sz="0" w:space="0" w:color="auto"/>
            <w:right w:val="none" w:sz="0" w:space="0" w:color="auto"/>
          </w:divBdr>
        </w:div>
        <w:div w:id="90401033">
          <w:marLeft w:val="640"/>
          <w:marRight w:val="0"/>
          <w:marTop w:val="0"/>
          <w:marBottom w:val="0"/>
          <w:divBdr>
            <w:top w:val="none" w:sz="0" w:space="0" w:color="auto"/>
            <w:left w:val="none" w:sz="0" w:space="0" w:color="auto"/>
            <w:bottom w:val="none" w:sz="0" w:space="0" w:color="auto"/>
            <w:right w:val="none" w:sz="0" w:space="0" w:color="auto"/>
          </w:divBdr>
        </w:div>
        <w:div w:id="783580323">
          <w:marLeft w:val="640"/>
          <w:marRight w:val="0"/>
          <w:marTop w:val="0"/>
          <w:marBottom w:val="0"/>
          <w:divBdr>
            <w:top w:val="none" w:sz="0" w:space="0" w:color="auto"/>
            <w:left w:val="none" w:sz="0" w:space="0" w:color="auto"/>
            <w:bottom w:val="none" w:sz="0" w:space="0" w:color="auto"/>
            <w:right w:val="none" w:sz="0" w:space="0" w:color="auto"/>
          </w:divBdr>
        </w:div>
        <w:div w:id="343945603">
          <w:marLeft w:val="640"/>
          <w:marRight w:val="0"/>
          <w:marTop w:val="0"/>
          <w:marBottom w:val="0"/>
          <w:divBdr>
            <w:top w:val="none" w:sz="0" w:space="0" w:color="auto"/>
            <w:left w:val="none" w:sz="0" w:space="0" w:color="auto"/>
            <w:bottom w:val="none" w:sz="0" w:space="0" w:color="auto"/>
            <w:right w:val="none" w:sz="0" w:space="0" w:color="auto"/>
          </w:divBdr>
        </w:div>
        <w:div w:id="120266695">
          <w:marLeft w:val="640"/>
          <w:marRight w:val="0"/>
          <w:marTop w:val="0"/>
          <w:marBottom w:val="0"/>
          <w:divBdr>
            <w:top w:val="none" w:sz="0" w:space="0" w:color="auto"/>
            <w:left w:val="none" w:sz="0" w:space="0" w:color="auto"/>
            <w:bottom w:val="none" w:sz="0" w:space="0" w:color="auto"/>
            <w:right w:val="none" w:sz="0" w:space="0" w:color="auto"/>
          </w:divBdr>
        </w:div>
        <w:div w:id="443116564">
          <w:marLeft w:val="640"/>
          <w:marRight w:val="0"/>
          <w:marTop w:val="0"/>
          <w:marBottom w:val="0"/>
          <w:divBdr>
            <w:top w:val="none" w:sz="0" w:space="0" w:color="auto"/>
            <w:left w:val="none" w:sz="0" w:space="0" w:color="auto"/>
            <w:bottom w:val="none" w:sz="0" w:space="0" w:color="auto"/>
            <w:right w:val="none" w:sz="0" w:space="0" w:color="auto"/>
          </w:divBdr>
        </w:div>
        <w:div w:id="1372266750">
          <w:marLeft w:val="640"/>
          <w:marRight w:val="0"/>
          <w:marTop w:val="0"/>
          <w:marBottom w:val="0"/>
          <w:divBdr>
            <w:top w:val="none" w:sz="0" w:space="0" w:color="auto"/>
            <w:left w:val="none" w:sz="0" w:space="0" w:color="auto"/>
            <w:bottom w:val="none" w:sz="0" w:space="0" w:color="auto"/>
            <w:right w:val="none" w:sz="0" w:space="0" w:color="auto"/>
          </w:divBdr>
        </w:div>
        <w:div w:id="882521176">
          <w:marLeft w:val="640"/>
          <w:marRight w:val="0"/>
          <w:marTop w:val="0"/>
          <w:marBottom w:val="0"/>
          <w:divBdr>
            <w:top w:val="none" w:sz="0" w:space="0" w:color="auto"/>
            <w:left w:val="none" w:sz="0" w:space="0" w:color="auto"/>
            <w:bottom w:val="none" w:sz="0" w:space="0" w:color="auto"/>
            <w:right w:val="none" w:sz="0" w:space="0" w:color="auto"/>
          </w:divBdr>
        </w:div>
        <w:div w:id="693771078">
          <w:marLeft w:val="640"/>
          <w:marRight w:val="0"/>
          <w:marTop w:val="0"/>
          <w:marBottom w:val="0"/>
          <w:divBdr>
            <w:top w:val="none" w:sz="0" w:space="0" w:color="auto"/>
            <w:left w:val="none" w:sz="0" w:space="0" w:color="auto"/>
            <w:bottom w:val="none" w:sz="0" w:space="0" w:color="auto"/>
            <w:right w:val="none" w:sz="0" w:space="0" w:color="auto"/>
          </w:divBdr>
        </w:div>
        <w:div w:id="1757706244">
          <w:marLeft w:val="640"/>
          <w:marRight w:val="0"/>
          <w:marTop w:val="0"/>
          <w:marBottom w:val="0"/>
          <w:divBdr>
            <w:top w:val="none" w:sz="0" w:space="0" w:color="auto"/>
            <w:left w:val="none" w:sz="0" w:space="0" w:color="auto"/>
            <w:bottom w:val="none" w:sz="0" w:space="0" w:color="auto"/>
            <w:right w:val="none" w:sz="0" w:space="0" w:color="auto"/>
          </w:divBdr>
        </w:div>
        <w:div w:id="1583757192">
          <w:marLeft w:val="640"/>
          <w:marRight w:val="0"/>
          <w:marTop w:val="0"/>
          <w:marBottom w:val="0"/>
          <w:divBdr>
            <w:top w:val="none" w:sz="0" w:space="0" w:color="auto"/>
            <w:left w:val="none" w:sz="0" w:space="0" w:color="auto"/>
            <w:bottom w:val="none" w:sz="0" w:space="0" w:color="auto"/>
            <w:right w:val="none" w:sz="0" w:space="0" w:color="auto"/>
          </w:divBdr>
        </w:div>
        <w:div w:id="1785036071">
          <w:marLeft w:val="640"/>
          <w:marRight w:val="0"/>
          <w:marTop w:val="0"/>
          <w:marBottom w:val="0"/>
          <w:divBdr>
            <w:top w:val="none" w:sz="0" w:space="0" w:color="auto"/>
            <w:left w:val="none" w:sz="0" w:space="0" w:color="auto"/>
            <w:bottom w:val="none" w:sz="0" w:space="0" w:color="auto"/>
            <w:right w:val="none" w:sz="0" w:space="0" w:color="auto"/>
          </w:divBdr>
        </w:div>
        <w:div w:id="1677926667">
          <w:marLeft w:val="640"/>
          <w:marRight w:val="0"/>
          <w:marTop w:val="0"/>
          <w:marBottom w:val="0"/>
          <w:divBdr>
            <w:top w:val="none" w:sz="0" w:space="0" w:color="auto"/>
            <w:left w:val="none" w:sz="0" w:space="0" w:color="auto"/>
            <w:bottom w:val="none" w:sz="0" w:space="0" w:color="auto"/>
            <w:right w:val="none" w:sz="0" w:space="0" w:color="auto"/>
          </w:divBdr>
        </w:div>
        <w:div w:id="910427884">
          <w:marLeft w:val="640"/>
          <w:marRight w:val="0"/>
          <w:marTop w:val="0"/>
          <w:marBottom w:val="0"/>
          <w:divBdr>
            <w:top w:val="none" w:sz="0" w:space="0" w:color="auto"/>
            <w:left w:val="none" w:sz="0" w:space="0" w:color="auto"/>
            <w:bottom w:val="none" w:sz="0" w:space="0" w:color="auto"/>
            <w:right w:val="none" w:sz="0" w:space="0" w:color="auto"/>
          </w:divBdr>
        </w:div>
        <w:div w:id="398597359">
          <w:marLeft w:val="640"/>
          <w:marRight w:val="0"/>
          <w:marTop w:val="0"/>
          <w:marBottom w:val="0"/>
          <w:divBdr>
            <w:top w:val="none" w:sz="0" w:space="0" w:color="auto"/>
            <w:left w:val="none" w:sz="0" w:space="0" w:color="auto"/>
            <w:bottom w:val="none" w:sz="0" w:space="0" w:color="auto"/>
            <w:right w:val="none" w:sz="0" w:space="0" w:color="auto"/>
          </w:divBdr>
        </w:div>
        <w:div w:id="61879639">
          <w:marLeft w:val="640"/>
          <w:marRight w:val="0"/>
          <w:marTop w:val="0"/>
          <w:marBottom w:val="0"/>
          <w:divBdr>
            <w:top w:val="none" w:sz="0" w:space="0" w:color="auto"/>
            <w:left w:val="none" w:sz="0" w:space="0" w:color="auto"/>
            <w:bottom w:val="none" w:sz="0" w:space="0" w:color="auto"/>
            <w:right w:val="none" w:sz="0" w:space="0" w:color="auto"/>
          </w:divBdr>
        </w:div>
        <w:div w:id="1442409372">
          <w:marLeft w:val="640"/>
          <w:marRight w:val="0"/>
          <w:marTop w:val="0"/>
          <w:marBottom w:val="0"/>
          <w:divBdr>
            <w:top w:val="none" w:sz="0" w:space="0" w:color="auto"/>
            <w:left w:val="none" w:sz="0" w:space="0" w:color="auto"/>
            <w:bottom w:val="none" w:sz="0" w:space="0" w:color="auto"/>
            <w:right w:val="none" w:sz="0" w:space="0" w:color="auto"/>
          </w:divBdr>
        </w:div>
        <w:div w:id="1817910874">
          <w:marLeft w:val="640"/>
          <w:marRight w:val="0"/>
          <w:marTop w:val="0"/>
          <w:marBottom w:val="0"/>
          <w:divBdr>
            <w:top w:val="none" w:sz="0" w:space="0" w:color="auto"/>
            <w:left w:val="none" w:sz="0" w:space="0" w:color="auto"/>
            <w:bottom w:val="none" w:sz="0" w:space="0" w:color="auto"/>
            <w:right w:val="none" w:sz="0" w:space="0" w:color="auto"/>
          </w:divBdr>
        </w:div>
        <w:div w:id="2087073938">
          <w:marLeft w:val="640"/>
          <w:marRight w:val="0"/>
          <w:marTop w:val="0"/>
          <w:marBottom w:val="0"/>
          <w:divBdr>
            <w:top w:val="none" w:sz="0" w:space="0" w:color="auto"/>
            <w:left w:val="none" w:sz="0" w:space="0" w:color="auto"/>
            <w:bottom w:val="none" w:sz="0" w:space="0" w:color="auto"/>
            <w:right w:val="none" w:sz="0" w:space="0" w:color="auto"/>
          </w:divBdr>
        </w:div>
        <w:div w:id="1617327073">
          <w:marLeft w:val="640"/>
          <w:marRight w:val="0"/>
          <w:marTop w:val="0"/>
          <w:marBottom w:val="0"/>
          <w:divBdr>
            <w:top w:val="none" w:sz="0" w:space="0" w:color="auto"/>
            <w:left w:val="none" w:sz="0" w:space="0" w:color="auto"/>
            <w:bottom w:val="none" w:sz="0" w:space="0" w:color="auto"/>
            <w:right w:val="none" w:sz="0" w:space="0" w:color="auto"/>
          </w:divBdr>
        </w:div>
        <w:div w:id="981079492">
          <w:marLeft w:val="640"/>
          <w:marRight w:val="0"/>
          <w:marTop w:val="0"/>
          <w:marBottom w:val="0"/>
          <w:divBdr>
            <w:top w:val="none" w:sz="0" w:space="0" w:color="auto"/>
            <w:left w:val="none" w:sz="0" w:space="0" w:color="auto"/>
            <w:bottom w:val="none" w:sz="0" w:space="0" w:color="auto"/>
            <w:right w:val="none" w:sz="0" w:space="0" w:color="auto"/>
          </w:divBdr>
        </w:div>
        <w:div w:id="313681800">
          <w:marLeft w:val="640"/>
          <w:marRight w:val="0"/>
          <w:marTop w:val="0"/>
          <w:marBottom w:val="0"/>
          <w:divBdr>
            <w:top w:val="none" w:sz="0" w:space="0" w:color="auto"/>
            <w:left w:val="none" w:sz="0" w:space="0" w:color="auto"/>
            <w:bottom w:val="none" w:sz="0" w:space="0" w:color="auto"/>
            <w:right w:val="none" w:sz="0" w:space="0" w:color="auto"/>
          </w:divBdr>
        </w:div>
        <w:div w:id="1839928178">
          <w:marLeft w:val="640"/>
          <w:marRight w:val="0"/>
          <w:marTop w:val="0"/>
          <w:marBottom w:val="0"/>
          <w:divBdr>
            <w:top w:val="none" w:sz="0" w:space="0" w:color="auto"/>
            <w:left w:val="none" w:sz="0" w:space="0" w:color="auto"/>
            <w:bottom w:val="none" w:sz="0" w:space="0" w:color="auto"/>
            <w:right w:val="none" w:sz="0" w:space="0" w:color="auto"/>
          </w:divBdr>
        </w:div>
        <w:div w:id="431361229">
          <w:marLeft w:val="640"/>
          <w:marRight w:val="0"/>
          <w:marTop w:val="0"/>
          <w:marBottom w:val="0"/>
          <w:divBdr>
            <w:top w:val="none" w:sz="0" w:space="0" w:color="auto"/>
            <w:left w:val="none" w:sz="0" w:space="0" w:color="auto"/>
            <w:bottom w:val="none" w:sz="0" w:space="0" w:color="auto"/>
            <w:right w:val="none" w:sz="0" w:space="0" w:color="auto"/>
          </w:divBdr>
        </w:div>
        <w:div w:id="409431320">
          <w:marLeft w:val="640"/>
          <w:marRight w:val="0"/>
          <w:marTop w:val="0"/>
          <w:marBottom w:val="0"/>
          <w:divBdr>
            <w:top w:val="none" w:sz="0" w:space="0" w:color="auto"/>
            <w:left w:val="none" w:sz="0" w:space="0" w:color="auto"/>
            <w:bottom w:val="none" w:sz="0" w:space="0" w:color="auto"/>
            <w:right w:val="none" w:sz="0" w:space="0" w:color="auto"/>
          </w:divBdr>
        </w:div>
        <w:div w:id="1198741544">
          <w:marLeft w:val="640"/>
          <w:marRight w:val="0"/>
          <w:marTop w:val="0"/>
          <w:marBottom w:val="0"/>
          <w:divBdr>
            <w:top w:val="none" w:sz="0" w:space="0" w:color="auto"/>
            <w:left w:val="none" w:sz="0" w:space="0" w:color="auto"/>
            <w:bottom w:val="none" w:sz="0" w:space="0" w:color="auto"/>
            <w:right w:val="none" w:sz="0" w:space="0" w:color="auto"/>
          </w:divBdr>
        </w:div>
        <w:div w:id="117720832">
          <w:marLeft w:val="640"/>
          <w:marRight w:val="0"/>
          <w:marTop w:val="0"/>
          <w:marBottom w:val="0"/>
          <w:divBdr>
            <w:top w:val="none" w:sz="0" w:space="0" w:color="auto"/>
            <w:left w:val="none" w:sz="0" w:space="0" w:color="auto"/>
            <w:bottom w:val="none" w:sz="0" w:space="0" w:color="auto"/>
            <w:right w:val="none" w:sz="0" w:space="0" w:color="auto"/>
          </w:divBdr>
        </w:div>
        <w:div w:id="1691449824">
          <w:marLeft w:val="640"/>
          <w:marRight w:val="0"/>
          <w:marTop w:val="0"/>
          <w:marBottom w:val="0"/>
          <w:divBdr>
            <w:top w:val="none" w:sz="0" w:space="0" w:color="auto"/>
            <w:left w:val="none" w:sz="0" w:space="0" w:color="auto"/>
            <w:bottom w:val="none" w:sz="0" w:space="0" w:color="auto"/>
            <w:right w:val="none" w:sz="0" w:space="0" w:color="auto"/>
          </w:divBdr>
        </w:div>
      </w:divsChild>
    </w:div>
    <w:div w:id="621113841">
      <w:bodyDiv w:val="1"/>
      <w:marLeft w:val="0"/>
      <w:marRight w:val="0"/>
      <w:marTop w:val="0"/>
      <w:marBottom w:val="0"/>
      <w:divBdr>
        <w:top w:val="none" w:sz="0" w:space="0" w:color="auto"/>
        <w:left w:val="none" w:sz="0" w:space="0" w:color="auto"/>
        <w:bottom w:val="none" w:sz="0" w:space="0" w:color="auto"/>
        <w:right w:val="none" w:sz="0" w:space="0" w:color="auto"/>
      </w:divBdr>
    </w:div>
    <w:div w:id="621618820">
      <w:bodyDiv w:val="1"/>
      <w:marLeft w:val="0"/>
      <w:marRight w:val="0"/>
      <w:marTop w:val="0"/>
      <w:marBottom w:val="0"/>
      <w:divBdr>
        <w:top w:val="none" w:sz="0" w:space="0" w:color="auto"/>
        <w:left w:val="none" w:sz="0" w:space="0" w:color="auto"/>
        <w:bottom w:val="none" w:sz="0" w:space="0" w:color="auto"/>
        <w:right w:val="none" w:sz="0" w:space="0" w:color="auto"/>
      </w:divBdr>
    </w:div>
    <w:div w:id="622348381">
      <w:bodyDiv w:val="1"/>
      <w:marLeft w:val="0"/>
      <w:marRight w:val="0"/>
      <w:marTop w:val="0"/>
      <w:marBottom w:val="0"/>
      <w:divBdr>
        <w:top w:val="none" w:sz="0" w:space="0" w:color="auto"/>
        <w:left w:val="none" w:sz="0" w:space="0" w:color="auto"/>
        <w:bottom w:val="none" w:sz="0" w:space="0" w:color="auto"/>
        <w:right w:val="none" w:sz="0" w:space="0" w:color="auto"/>
      </w:divBdr>
    </w:div>
    <w:div w:id="622930698">
      <w:bodyDiv w:val="1"/>
      <w:marLeft w:val="0"/>
      <w:marRight w:val="0"/>
      <w:marTop w:val="0"/>
      <w:marBottom w:val="0"/>
      <w:divBdr>
        <w:top w:val="none" w:sz="0" w:space="0" w:color="auto"/>
        <w:left w:val="none" w:sz="0" w:space="0" w:color="auto"/>
        <w:bottom w:val="none" w:sz="0" w:space="0" w:color="auto"/>
        <w:right w:val="none" w:sz="0" w:space="0" w:color="auto"/>
      </w:divBdr>
    </w:div>
    <w:div w:id="623194332">
      <w:bodyDiv w:val="1"/>
      <w:marLeft w:val="0"/>
      <w:marRight w:val="0"/>
      <w:marTop w:val="0"/>
      <w:marBottom w:val="0"/>
      <w:divBdr>
        <w:top w:val="none" w:sz="0" w:space="0" w:color="auto"/>
        <w:left w:val="none" w:sz="0" w:space="0" w:color="auto"/>
        <w:bottom w:val="none" w:sz="0" w:space="0" w:color="auto"/>
        <w:right w:val="none" w:sz="0" w:space="0" w:color="auto"/>
      </w:divBdr>
      <w:divsChild>
        <w:div w:id="1599295583">
          <w:marLeft w:val="0"/>
          <w:marRight w:val="0"/>
          <w:marTop w:val="0"/>
          <w:marBottom w:val="0"/>
          <w:divBdr>
            <w:top w:val="none" w:sz="0" w:space="0" w:color="auto"/>
            <w:left w:val="none" w:sz="0" w:space="0" w:color="auto"/>
            <w:bottom w:val="none" w:sz="0" w:space="0" w:color="auto"/>
            <w:right w:val="none" w:sz="0" w:space="0" w:color="auto"/>
          </w:divBdr>
        </w:div>
        <w:div w:id="1917939758">
          <w:marLeft w:val="0"/>
          <w:marRight w:val="0"/>
          <w:marTop w:val="0"/>
          <w:marBottom w:val="0"/>
          <w:divBdr>
            <w:top w:val="none" w:sz="0" w:space="0" w:color="auto"/>
            <w:left w:val="none" w:sz="0" w:space="0" w:color="auto"/>
            <w:bottom w:val="none" w:sz="0" w:space="0" w:color="auto"/>
            <w:right w:val="none" w:sz="0" w:space="0" w:color="auto"/>
          </w:divBdr>
        </w:div>
        <w:div w:id="943999377">
          <w:marLeft w:val="0"/>
          <w:marRight w:val="0"/>
          <w:marTop w:val="0"/>
          <w:marBottom w:val="0"/>
          <w:divBdr>
            <w:top w:val="none" w:sz="0" w:space="0" w:color="auto"/>
            <w:left w:val="none" w:sz="0" w:space="0" w:color="auto"/>
            <w:bottom w:val="none" w:sz="0" w:space="0" w:color="auto"/>
            <w:right w:val="none" w:sz="0" w:space="0" w:color="auto"/>
          </w:divBdr>
        </w:div>
        <w:div w:id="1792438796">
          <w:marLeft w:val="0"/>
          <w:marRight w:val="0"/>
          <w:marTop w:val="0"/>
          <w:marBottom w:val="0"/>
          <w:divBdr>
            <w:top w:val="none" w:sz="0" w:space="0" w:color="auto"/>
            <w:left w:val="none" w:sz="0" w:space="0" w:color="auto"/>
            <w:bottom w:val="none" w:sz="0" w:space="0" w:color="auto"/>
            <w:right w:val="none" w:sz="0" w:space="0" w:color="auto"/>
          </w:divBdr>
        </w:div>
        <w:div w:id="1820996222">
          <w:marLeft w:val="0"/>
          <w:marRight w:val="0"/>
          <w:marTop w:val="0"/>
          <w:marBottom w:val="0"/>
          <w:divBdr>
            <w:top w:val="none" w:sz="0" w:space="0" w:color="auto"/>
            <w:left w:val="none" w:sz="0" w:space="0" w:color="auto"/>
            <w:bottom w:val="none" w:sz="0" w:space="0" w:color="auto"/>
            <w:right w:val="none" w:sz="0" w:space="0" w:color="auto"/>
          </w:divBdr>
        </w:div>
        <w:div w:id="836187436">
          <w:marLeft w:val="0"/>
          <w:marRight w:val="0"/>
          <w:marTop w:val="0"/>
          <w:marBottom w:val="0"/>
          <w:divBdr>
            <w:top w:val="none" w:sz="0" w:space="0" w:color="auto"/>
            <w:left w:val="none" w:sz="0" w:space="0" w:color="auto"/>
            <w:bottom w:val="none" w:sz="0" w:space="0" w:color="auto"/>
            <w:right w:val="none" w:sz="0" w:space="0" w:color="auto"/>
          </w:divBdr>
        </w:div>
        <w:div w:id="2017875105">
          <w:marLeft w:val="0"/>
          <w:marRight w:val="0"/>
          <w:marTop w:val="0"/>
          <w:marBottom w:val="0"/>
          <w:divBdr>
            <w:top w:val="none" w:sz="0" w:space="0" w:color="auto"/>
            <w:left w:val="none" w:sz="0" w:space="0" w:color="auto"/>
            <w:bottom w:val="none" w:sz="0" w:space="0" w:color="auto"/>
            <w:right w:val="none" w:sz="0" w:space="0" w:color="auto"/>
          </w:divBdr>
        </w:div>
        <w:div w:id="925456357">
          <w:marLeft w:val="0"/>
          <w:marRight w:val="0"/>
          <w:marTop w:val="0"/>
          <w:marBottom w:val="0"/>
          <w:divBdr>
            <w:top w:val="none" w:sz="0" w:space="0" w:color="auto"/>
            <w:left w:val="none" w:sz="0" w:space="0" w:color="auto"/>
            <w:bottom w:val="none" w:sz="0" w:space="0" w:color="auto"/>
            <w:right w:val="none" w:sz="0" w:space="0" w:color="auto"/>
          </w:divBdr>
        </w:div>
        <w:div w:id="488523152">
          <w:marLeft w:val="0"/>
          <w:marRight w:val="0"/>
          <w:marTop w:val="0"/>
          <w:marBottom w:val="0"/>
          <w:divBdr>
            <w:top w:val="none" w:sz="0" w:space="0" w:color="auto"/>
            <w:left w:val="none" w:sz="0" w:space="0" w:color="auto"/>
            <w:bottom w:val="none" w:sz="0" w:space="0" w:color="auto"/>
            <w:right w:val="none" w:sz="0" w:space="0" w:color="auto"/>
          </w:divBdr>
        </w:div>
        <w:div w:id="1228960385">
          <w:marLeft w:val="0"/>
          <w:marRight w:val="0"/>
          <w:marTop w:val="0"/>
          <w:marBottom w:val="0"/>
          <w:divBdr>
            <w:top w:val="none" w:sz="0" w:space="0" w:color="auto"/>
            <w:left w:val="none" w:sz="0" w:space="0" w:color="auto"/>
            <w:bottom w:val="none" w:sz="0" w:space="0" w:color="auto"/>
            <w:right w:val="none" w:sz="0" w:space="0" w:color="auto"/>
          </w:divBdr>
        </w:div>
        <w:div w:id="2029671984">
          <w:marLeft w:val="0"/>
          <w:marRight w:val="0"/>
          <w:marTop w:val="0"/>
          <w:marBottom w:val="0"/>
          <w:divBdr>
            <w:top w:val="none" w:sz="0" w:space="0" w:color="auto"/>
            <w:left w:val="none" w:sz="0" w:space="0" w:color="auto"/>
            <w:bottom w:val="none" w:sz="0" w:space="0" w:color="auto"/>
            <w:right w:val="none" w:sz="0" w:space="0" w:color="auto"/>
          </w:divBdr>
        </w:div>
        <w:div w:id="18046756">
          <w:marLeft w:val="0"/>
          <w:marRight w:val="0"/>
          <w:marTop w:val="0"/>
          <w:marBottom w:val="0"/>
          <w:divBdr>
            <w:top w:val="none" w:sz="0" w:space="0" w:color="auto"/>
            <w:left w:val="none" w:sz="0" w:space="0" w:color="auto"/>
            <w:bottom w:val="none" w:sz="0" w:space="0" w:color="auto"/>
            <w:right w:val="none" w:sz="0" w:space="0" w:color="auto"/>
          </w:divBdr>
        </w:div>
        <w:div w:id="2118333429">
          <w:marLeft w:val="0"/>
          <w:marRight w:val="0"/>
          <w:marTop w:val="0"/>
          <w:marBottom w:val="0"/>
          <w:divBdr>
            <w:top w:val="none" w:sz="0" w:space="0" w:color="auto"/>
            <w:left w:val="none" w:sz="0" w:space="0" w:color="auto"/>
            <w:bottom w:val="none" w:sz="0" w:space="0" w:color="auto"/>
            <w:right w:val="none" w:sz="0" w:space="0" w:color="auto"/>
          </w:divBdr>
        </w:div>
        <w:div w:id="1483083529">
          <w:marLeft w:val="0"/>
          <w:marRight w:val="0"/>
          <w:marTop w:val="0"/>
          <w:marBottom w:val="0"/>
          <w:divBdr>
            <w:top w:val="none" w:sz="0" w:space="0" w:color="auto"/>
            <w:left w:val="none" w:sz="0" w:space="0" w:color="auto"/>
            <w:bottom w:val="none" w:sz="0" w:space="0" w:color="auto"/>
            <w:right w:val="none" w:sz="0" w:space="0" w:color="auto"/>
          </w:divBdr>
        </w:div>
        <w:div w:id="1275671634">
          <w:marLeft w:val="0"/>
          <w:marRight w:val="0"/>
          <w:marTop w:val="0"/>
          <w:marBottom w:val="0"/>
          <w:divBdr>
            <w:top w:val="none" w:sz="0" w:space="0" w:color="auto"/>
            <w:left w:val="none" w:sz="0" w:space="0" w:color="auto"/>
            <w:bottom w:val="none" w:sz="0" w:space="0" w:color="auto"/>
            <w:right w:val="none" w:sz="0" w:space="0" w:color="auto"/>
          </w:divBdr>
        </w:div>
        <w:div w:id="1106533587">
          <w:marLeft w:val="0"/>
          <w:marRight w:val="0"/>
          <w:marTop w:val="0"/>
          <w:marBottom w:val="0"/>
          <w:divBdr>
            <w:top w:val="none" w:sz="0" w:space="0" w:color="auto"/>
            <w:left w:val="none" w:sz="0" w:space="0" w:color="auto"/>
            <w:bottom w:val="none" w:sz="0" w:space="0" w:color="auto"/>
            <w:right w:val="none" w:sz="0" w:space="0" w:color="auto"/>
          </w:divBdr>
        </w:div>
        <w:div w:id="720593669">
          <w:marLeft w:val="0"/>
          <w:marRight w:val="0"/>
          <w:marTop w:val="0"/>
          <w:marBottom w:val="0"/>
          <w:divBdr>
            <w:top w:val="none" w:sz="0" w:space="0" w:color="auto"/>
            <w:left w:val="none" w:sz="0" w:space="0" w:color="auto"/>
            <w:bottom w:val="none" w:sz="0" w:space="0" w:color="auto"/>
            <w:right w:val="none" w:sz="0" w:space="0" w:color="auto"/>
          </w:divBdr>
        </w:div>
        <w:div w:id="1762985669">
          <w:marLeft w:val="0"/>
          <w:marRight w:val="0"/>
          <w:marTop w:val="0"/>
          <w:marBottom w:val="0"/>
          <w:divBdr>
            <w:top w:val="none" w:sz="0" w:space="0" w:color="auto"/>
            <w:left w:val="none" w:sz="0" w:space="0" w:color="auto"/>
            <w:bottom w:val="none" w:sz="0" w:space="0" w:color="auto"/>
            <w:right w:val="none" w:sz="0" w:space="0" w:color="auto"/>
          </w:divBdr>
        </w:div>
        <w:div w:id="1019045192">
          <w:marLeft w:val="0"/>
          <w:marRight w:val="0"/>
          <w:marTop w:val="0"/>
          <w:marBottom w:val="0"/>
          <w:divBdr>
            <w:top w:val="none" w:sz="0" w:space="0" w:color="auto"/>
            <w:left w:val="none" w:sz="0" w:space="0" w:color="auto"/>
            <w:bottom w:val="none" w:sz="0" w:space="0" w:color="auto"/>
            <w:right w:val="none" w:sz="0" w:space="0" w:color="auto"/>
          </w:divBdr>
        </w:div>
        <w:div w:id="554778855">
          <w:marLeft w:val="0"/>
          <w:marRight w:val="0"/>
          <w:marTop w:val="0"/>
          <w:marBottom w:val="0"/>
          <w:divBdr>
            <w:top w:val="none" w:sz="0" w:space="0" w:color="auto"/>
            <w:left w:val="none" w:sz="0" w:space="0" w:color="auto"/>
            <w:bottom w:val="none" w:sz="0" w:space="0" w:color="auto"/>
            <w:right w:val="none" w:sz="0" w:space="0" w:color="auto"/>
          </w:divBdr>
        </w:div>
        <w:div w:id="1743597433">
          <w:marLeft w:val="0"/>
          <w:marRight w:val="0"/>
          <w:marTop w:val="0"/>
          <w:marBottom w:val="0"/>
          <w:divBdr>
            <w:top w:val="none" w:sz="0" w:space="0" w:color="auto"/>
            <w:left w:val="none" w:sz="0" w:space="0" w:color="auto"/>
            <w:bottom w:val="none" w:sz="0" w:space="0" w:color="auto"/>
            <w:right w:val="none" w:sz="0" w:space="0" w:color="auto"/>
          </w:divBdr>
        </w:div>
        <w:div w:id="1149980274">
          <w:marLeft w:val="0"/>
          <w:marRight w:val="0"/>
          <w:marTop w:val="0"/>
          <w:marBottom w:val="0"/>
          <w:divBdr>
            <w:top w:val="none" w:sz="0" w:space="0" w:color="auto"/>
            <w:left w:val="none" w:sz="0" w:space="0" w:color="auto"/>
            <w:bottom w:val="none" w:sz="0" w:space="0" w:color="auto"/>
            <w:right w:val="none" w:sz="0" w:space="0" w:color="auto"/>
          </w:divBdr>
        </w:div>
        <w:div w:id="416751491">
          <w:marLeft w:val="0"/>
          <w:marRight w:val="0"/>
          <w:marTop w:val="0"/>
          <w:marBottom w:val="0"/>
          <w:divBdr>
            <w:top w:val="none" w:sz="0" w:space="0" w:color="auto"/>
            <w:left w:val="none" w:sz="0" w:space="0" w:color="auto"/>
            <w:bottom w:val="none" w:sz="0" w:space="0" w:color="auto"/>
            <w:right w:val="none" w:sz="0" w:space="0" w:color="auto"/>
          </w:divBdr>
        </w:div>
        <w:div w:id="1732844016">
          <w:marLeft w:val="0"/>
          <w:marRight w:val="0"/>
          <w:marTop w:val="0"/>
          <w:marBottom w:val="0"/>
          <w:divBdr>
            <w:top w:val="none" w:sz="0" w:space="0" w:color="auto"/>
            <w:left w:val="none" w:sz="0" w:space="0" w:color="auto"/>
            <w:bottom w:val="none" w:sz="0" w:space="0" w:color="auto"/>
            <w:right w:val="none" w:sz="0" w:space="0" w:color="auto"/>
          </w:divBdr>
        </w:div>
        <w:div w:id="724253439">
          <w:marLeft w:val="0"/>
          <w:marRight w:val="0"/>
          <w:marTop w:val="0"/>
          <w:marBottom w:val="0"/>
          <w:divBdr>
            <w:top w:val="none" w:sz="0" w:space="0" w:color="auto"/>
            <w:left w:val="none" w:sz="0" w:space="0" w:color="auto"/>
            <w:bottom w:val="none" w:sz="0" w:space="0" w:color="auto"/>
            <w:right w:val="none" w:sz="0" w:space="0" w:color="auto"/>
          </w:divBdr>
        </w:div>
        <w:div w:id="1557938374">
          <w:marLeft w:val="0"/>
          <w:marRight w:val="0"/>
          <w:marTop w:val="0"/>
          <w:marBottom w:val="0"/>
          <w:divBdr>
            <w:top w:val="none" w:sz="0" w:space="0" w:color="auto"/>
            <w:left w:val="none" w:sz="0" w:space="0" w:color="auto"/>
            <w:bottom w:val="none" w:sz="0" w:space="0" w:color="auto"/>
            <w:right w:val="none" w:sz="0" w:space="0" w:color="auto"/>
          </w:divBdr>
        </w:div>
        <w:div w:id="2066487013">
          <w:marLeft w:val="0"/>
          <w:marRight w:val="0"/>
          <w:marTop w:val="0"/>
          <w:marBottom w:val="0"/>
          <w:divBdr>
            <w:top w:val="none" w:sz="0" w:space="0" w:color="auto"/>
            <w:left w:val="none" w:sz="0" w:space="0" w:color="auto"/>
            <w:bottom w:val="none" w:sz="0" w:space="0" w:color="auto"/>
            <w:right w:val="none" w:sz="0" w:space="0" w:color="auto"/>
          </w:divBdr>
        </w:div>
        <w:div w:id="1569074715">
          <w:marLeft w:val="0"/>
          <w:marRight w:val="0"/>
          <w:marTop w:val="0"/>
          <w:marBottom w:val="0"/>
          <w:divBdr>
            <w:top w:val="none" w:sz="0" w:space="0" w:color="auto"/>
            <w:left w:val="none" w:sz="0" w:space="0" w:color="auto"/>
            <w:bottom w:val="none" w:sz="0" w:space="0" w:color="auto"/>
            <w:right w:val="none" w:sz="0" w:space="0" w:color="auto"/>
          </w:divBdr>
        </w:div>
        <w:div w:id="1269704502">
          <w:marLeft w:val="0"/>
          <w:marRight w:val="0"/>
          <w:marTop w:val="0"/>
          <w:marBottom w:val="0"/>
          <w:divBdr>
            <w:top w:val="none" w:sz="0" w:space="0" w:color="auto"/>
            <w:left w:val="none" w:sz="0" w:space="0" w:color="auto"/>
            <w:bottom w:val="none" w:sz="0" w:space="0" w:color="auto"/>
            <w:right w:val="none" w:sz="0" w:space="0" w:color="auto"/>
          </w:divBdr>
        </w:div>
        <w:div w:id="1689286286">
          <w:marLeft w:val="0"/>
          <w:marRight w:val="0"/>
          <w:marTop w:val="0"/>
          <w:marBottom w:val="0"/>
          <w:divBdr>
            <w:top w:val="none" w:sz="0" w:space="0" w:color="auto"/>
            <w:left w:val="none" w:sz="0" w:space="0" w:color="auto"/>
            <w:bottom w:val="none" w:sz="0" w:space="0" w:color="auto"/>
            <w:right w:val="none" w:sz="0" w:space="0" w:color="auto"/>
          </w:divBdr>
        </w:div>
        <w:div w:id="1225412545">
          <w:marLeft w:val="0"/>
          <w:marRight w:val="0"/>
          <w:marTop w:val="0"/>
          <w:marBottom w:val="0"/>
          <w:divBdr>
            <w:top w:val="none" w:sz="0" w:space="0" w:color="auto"/>
            <w:left w:val="none" w:sz="0" w:space="0" w:color="auto"/>
            <w:bottom w:val="none" w:sz="0" w:space="0" w:color="auto"/>
            <w:right w:val="none" w:sz="0" w:space="0" w:color="auto"/>
          </w:divBdr>
        </w:div>
        <w:div w:id="1351949357">
          <w:marLeft w:val="0"/>
          <w:marRight w:val="0"/>
          <w:marTop w:val="0"/>
          <w:marBottom w:val="0"/>
          <w:divBdr>
            <w:top w:val="none" w:sz="0" w:space="0" w:color="auto"/>
            <w:left w:val="none" w:sz="0" w:space="0" w:color="auto"/>
            <w:bottom w:val="none" w:sz="0" w:space="0" w:color="auto"/>
            <w:right w:val="none" w:sz="0" w:space="0" w:color="auto"/>
          </w:divBdr>
        </w:div>
        <w:div w:id="2042507846">
          <w:marLeft w:val="0"/>
          <w:marRight w:val="0"/>
          <w:marTop w:val="0"/>
          <w:marBottom w:val="0"/>
          <w:divBdr>
            <w:top w:val="none" w:sz="0" w:space="0" w:color="auto"/>
            <w:left w:val="none" w:sz="0" w:space="0" w:color="auto"/>
            <w:bottom w:val="none" w:sz="0" w:space="0" w:color="auto"/>
            <w:right w:val="none" w:sz="0" w:space="0" w:color="auto"/>
          </w:divBdr>
        </w:div>
        <w:div w:id="957219981">
          <w:marLeft w:val="0"/>
          <w:marRight w:val="0"/>
          <w:marTop w:val="0"/>
          <w:marBottom w:val="0"/>
          <w:divBdr>
            <w:top w:val="none" w:sz="0" w:space="0" w:color="auto"/>
            <w:left w:val="none" w:sz="0" w:space="0" w:color="auto"/>
            <w:bottom w:val="none" w:sz="0" w:space="0" w:color="auto"/>
            <w:right w:val="none" w:sz="0" w:space="0" w:color="auto"/>
          </w:divBdr>
        </w:div>
        <w:div w:id="459955089">
          <w:marLeft w:val="0"/>
          <w:marRight w:val="0"/>
          <w:marTop w:val="0"/>
          <w:marBottom w:val="0"/>
          <w:divBdr>
            <w:top w:val="none" w:sz="0" w:space="0" w:color="auto"/>
            <w:left w:val="none" w:sz="0" w:space="0" w:color="auto"/>
            <w:bottom w:val="none" w:sz="0" w:space="0" w:color="auto"/>
            <w:right w:val="none" w:sz="0" w:space="0" w:color="auto"/>
          </w:divBdr>
        </w:div>
        <w:div w:id="1530682675">
          <w:marLeft w:val="0"/>
          <w:marRight w:val="0"/>
          <w:marTop w:val="0"/>
          <w:marBottom w:val="0"/>
          <w:divBdr>
            <w:top w:val="none" w:sz="0" w:space="0" w:color="auto"/>
            <w:left w:val="none" w:sz="0" w:space="0" w:color="auto"/>
            <w:bottom w:val="none" w:sz="0" w:space="0" w:color="auto"/>
            <w:right w:val="none" w:sz="0" w:space="0" w:color="auto"/>
          </w:divBdr>
        </w:div>
        <w:div w:id="228342075">
          <w:marLeft w:val="0"/>
          <w:marRight w:val="0"/>
          <w:marTop w:val="0"/>
          <w:marBottom w:val="0"/>
          <w:divBdr>
            <w:top w:val="none" w:sz="0" w:space="0" w:color="auto"/>
            <w:left w:val="none" w:sz="0" w:space="0" w:color="auto"/>
            <w:bottom w:val="none" w:sz="0" w:space="0" w:color="auto"/>
            <w:right w:val="none" w:sz="0" w:space="0" w:color="auto"/>
          </w:divBdr>
        </w:div>
        <w:div w:id="551775982">
          <w:marLeft w:val="0"/>
          <w:marRight w:val="0"/>
          <w:marTop w:val="0"/>
          <w:marBottom w:val="0"/>
          <w:divBdr>
            <w:top w:val="none" w:sz="0" w:space="0" w:color="auto"/>
            <w:left w:val="none" w:sz="0" w:space="0" w:color="auto"/>
            <w:bottom w:val="none" w:sz="0" w:space="0" w:color="auto"/>
            <w:right w:val="none" w:sz="0" w:space="0" w:color="auto"/>
          </w:divBdr>
        </w:div>
        <w:div w:id="957099609">
          <w:marLeft w:val="0"/>
          <w:marRight w:val="0"/>
          <w:marTop w:val="0"/>
          <w:marBottom w:val="0"/>
          <w:divBdr>
            <w:top w:val="none" w:sz="0" w:space="0" w:color="auto"/>
            <w:left w:val="none" w:sz="0" w:space="0" w:color="auto"/>
            <w:bottom w:val="none" w:sz="0" w:space="0" w:color="auto"/>
            <w:right w:val="none" w:sz="0" w:space="0" w:color="auto"/>
          </w:divBdr>
        </w:div>
        <w:div w:id="602299584">
          <w:marLeft w:val="0"/>
          <w:marRight w:val="0"/>
          <w:marTop w:val="0"/>
          <w:marBottom w:val="0"/>
          <w:divBdr>
            <w:top w:val="none" w:sz="0" w:space="0" w:color="auto"/>
            <w:left w:val="none" w:sz="0" w:space="0" w:color="auto"/>
            <w:bottom w:val="none" w:sz="0" w:space="0" w:color="auto"/>
            <w:right w:val="none" w:sz="0" w:space="0" w:color="auto"/>
          </w:divBdr>
        </w:div>
        <w:div w:id="1587299966">
          <w:marLeft w:val="0"/>
          <w:marRight w:val="0"/>
          <w:marTop w:val="0"/>
          <w:marBottom w:val="0"/>
          <w:divBdr>
            <w:top w:val="none" w:sz="0" w:space="0" w:color="auto"/>
            <w:left w:val="none" w:sz="0" w:space="0" w:color="auto"/>
            <w:bottom w:val="none" w:sz="0" w:space="0" w:color="auto"/>
            <w:right w:val="none" w:sz="0" w:space="0" w:color="auto"/>
          </w:divBdr>
        </w:div>
        <w:div w:id="1805586997">
          <w:marLeft w:val="0"/>
          <w:marRight w:val="0"/>
          <w:marTop w:val="0"/>
          <w:marBottom w:val="0"/>
          <w:divBdr>
            <w:top w:val="none" w:sz="0" w:space="0" w:color="auto"/>
            <w:left w:val="none" w:sz="0" w:space="0" w:color="auto"/>
            <w:bottom w:val="none" w:sz="0" w:space="0" w:color="auto"/>
            <w:right w:val="none" w:sz="0" w:space="0" w:color="auto"/>
          </w:divBdr>
        </w:div>
        <w:div w:id="411318820">
          <w:marLeft w:val="0"/>
          <w:marRight w:val="0"/>
          <w:marTop w:val="0"/>
          <w:marBottom w:val="0"/>
          <w:divBdr>
            <w:top w:val="none" w:sz="0" w:space="0" w:color="auto"/>
            <w:left w:val="none" w:sz="0" w:space="0" w:color="auto"/>
            <w:bottom w:val="none" w:sz="0" w:space="0" w:color="auto"/>
            <w:right w:val="none" w:sz="0" w:space="0" w:color="auto"/>
          </w:divBdr>
        </w:div>
        <w:div w:id="13728438">
          <w:marLeft w:val="0"/>
          <w:marRight w:val="0"/>
          <w:marTop w:val="0"/>
          <w:marBottom w:val="0"/>
          <w:divBdr>
            <w:top w:val="none" w:sz="0" w:space="0" w:color="auto"/>
            <w:left w:val="none" w:sz="0" w:space="0" w:color="auto"/>
            <w:bottom w:val="none" w:sz="0" w:space="0" w:color="auto"/>
            <w:right w:val="none" w:sz="0" w:space="0" w:color="auto"/>
          </w:divBdr>
        </w:div>
        <w:div w:id="1248533669">
          <w:marLeft w:val="0"/>
          <w:marRight w:val="0"/>
          <w:marTop w:val="0"/>
          <w:marBottom w:val="0"/>
          <w:divBdr>
            <w:top w:val="none" w:sz="0" w:space="0" w:color="auto"/>
            <w:left w:val="none" w:sz="0" w:space="0" w:color="auto"/>
            <w:bottom w:val="none" w:sz="0" w:space="0" w:color="auto"/>
            <w:right w:val="none" w:sz="0" w:space="0" w:color="auto"/>
          </w:divBdr>
        </w:div>
        <w:div w:id="1689024899">
          <w:marLeft w:val="0"/>
          <w:marRight w:val="0"/>
          <w:marTop w:val="0"/>
          <w:marBottom w:val="0"/>
          <w:divBdr>
            <w:top w:val="none" w:sz="0" w:space="0" w:color="auto"/>
            <w:left w:val="none" w:sz="0" w:space="0" w:color="auto"/>
            <w:bottom w:val="none" w:sz="0" w:space="0" w:color="auto"/>
            <w:right w:val="none" w:sz="0" w:space="0" w:color="auto"/>
          </w:divBdr>
        </w:div>
        <w:div w:id="1248231121">
          <w:marLeft w:val="0"/>
          <w:marRight w:val="0"/>
          <w:marTop w:val="0"/>
          <w:marBottom w:val="0"/>
          <w:divBdr>
            <w:top w:val="none" w:sz="0" w:space="0" w:color="auto"/>
            <w:left w:val="none" w:sz="0" w:space="0" w:color="auto"/>
            <w:bottom w:val="none" w:sz="0" w:space="0" w:color="auto"/>
            <w:right w:val="none" w:sz="0" w:space="0" w:color="auto"/>
          </w:divBdr>
        </w:div>
        <w:div w:id="905456555">
          <w:marLeft w:val="0"/>
          <w:marRight w:val="0"/>
          <w:marTop w:val="0"/>
          <w:marBottom w:val="0"/>
          <w:divBdr>
            <w:top w:val="none" w:sz="0" w:space="0" w:color="auto"/>
            <w:left w:val="none" w:sz="0" w:space="0" w:color="auto"/>
            <w:bottom w:val="none" w:sz="0" w:space="0" w:color="auto"/>
            <w:right w:val="none" w:sz="0" w:space="0" w:color="auto"/>
          </w:divBdr>
        </w:div>
        <w:div w:id="1472820252">
          <w:marLeft w:val="0"/>
          <w:marRight w:val="0"/>
          <w:marTop w:val="0"/>
          <w:marBottom w:val="0"/>
          <w:divBdr>
            <w:top w:val="none" w:sz="0" w:space="0" w:color="auto"/>
            <w:left w:val="none" w:sz="0" w:space="0" w:color="auto"/>
            <w:bottom w:val="none" w:sz="0" w:space="0" w:color="auto"/>
            <w:right w:val="none" w:sz="0" w:space="0" w:color="auto"/>
          </w:divBdr>
        </w:div>
        <w:div w:id="25259608">
          <w:marLeft w:val="0"/>
          <w:marRight w:val="0"/>
          <w:marTop w:val="0"/>
          <w:marBottom w:val="0"/>
          <w:divBdr>
            <w:top w:val="none" w:sz="0" w:space="0" w:color="auto"/>
            <w:left w:val="none" w:sz="0" w:space="0" w:color="auto"/>
            <w:bottom w:val="none" w:sz="0" w:space="0" w:color="auto"/>
            <w:right w:val="none" w:sz="0" w:space="0" w:color="auto"/>
          </w:divBdr>
        </w:div>
        <w:div w:id="1435322440">
          <w:marLeft w:val="0"/>
          <w:marRight w:val="0"/>
          <w:marTop w:val="0"/>
          <w:marBottom w:val="0"/>
          <w:divBdr>
            <w:top w:val="none" w:sz="0" w:space="0" w:color="auto"/>
            <w:left w:val="none" w:sz="0" w:space="0" w:color="auto"/>
            <w:bottom w:val="none" w:sz="0" w:space="0" w:color="auto"/>
            <w:right w:val="none" w:sz="0" w:space="0" w:color="auto"/>
          </w:divBdr>
        </w:div>
        <w:div w:id="232276207">
          <w:marLeft w:val="0"/>
          <w:marRight w:val="0"/>
          <w:marTop w:val="0"/>
          <w:marBottom w:val="0"/>
          <w:divBdr>
            <w:top w:val="none" w:sz="0" w:space="0" w:color="auto"/>
            <w:left w:val="none" w:sz="0" w:space="0" w:color="auto"/>
            <w:bottom w:val="none" w:sz="0" w:space="0" w:color="auto"/>
            <w:right w:val="none" w:sz="0" w:space="0" w:color="auto"/>
          </w:divBdr>
        </w:div>
        <w:div w:id="898324250">
          <w:marLeft w:val="0"/>
          <w:marRight w:val="0"/>
          <w:marTop w:val="0"/>
          <w:marBottom w:val="0"/>
          <w:divBdr>
            <w:top w:val="none" w:sz="0" w:space="0" w:color="auto"/>
            <w:left w:val="none" w:sz="0" w:space="0" w:color="auto"/>
            <w:bottom w:val="none" w:sz="0" w:space="0" w:color="auto"/>
            <w:right w:val="none" w:sz="0" w:space="0" w:color="auto"/>
          </w:divBdr>
        </w:div>
        <w:div w:id="728264553">
          <w:marLeft w:val="0"/>
          <w:marRight w:val="0"/>
          <w:marTop w:val="0"/>
          <w:marBottom w:val="0"/>
          <w:divBdr>
            <w:top w:val="none" w:sz="0" w:space="0" w:color="auto"/>
            <w:left w:val="none" w:sz="0" w:space="0" w:color="auto"/>
            <w:bottom w:val="none" w:sz="0" w:space="0" w:color="auto"/>
            <w:right w:val="none" w:sz="0" w:space="0" w:color="auto"/>
          </w:divBdr>
        </w:div>
        <w:div w:id="925504627">
          <w:marLeft w:val="0"/>
          <w:marRight w:val="0"/>
          <w:marTop w:val="0"/>
          <w:marBottom w:val="0"/>
          <w:divBdr>
            <w:top w:val="none" w:sz="0" w:space="0" w:color="auto"/>
            <w:left w:val="none" w:sz="0" w:space="0" w:color="auto"/>
            <w:bottom w:val="none" w:sz="0" w:space="0" w:color="auto"/>
            <w:right w:val="none" w:sz="0" w:space="0" w:color="auto"/>
          </w:divBdr>
        </w:div>
        <w:div w:id="374475894">
          <w:marLeft w:val="0"/>
          <w:marRight w:val="0"/>
          <w:marTop w:val="0"/>
          <w:marBottom w:val="0"/>
          <w:divBdr>
            <w:top w:val="none" w:sz="0" w:space="0" w:color="auto"/>
            <w:left w:val="none" w:sz="0" w:space="0" w:color="auto"/>
            <w:bottom w:val="none" w:sz="0" w:space="0" w:color="auto"/>
            <w:right w:val="none" w:sz="0" w:space="0" w:color="auto"/>
          </w:divBdr>
        </w:div>
        <w:div w:id="98139487">
          <w:marLeft w:val="0"/>
          <w:marRight w:val="0"/>
          <w:marTop w:val="0"/>
          <w:marBottom w:val="0"/>
          <w:divBdr>
            <w:top w:val="none" w:sz="0" w:space="0" w:color="auto"/>
            <w:left w:val="none" w:sz="0" w:space="0" w:color="auto"/>
            <w:bottom w:val="none" w:sz="0" w:space="0" w:color="auto"/>
            <w:right w:val="none" w:sz="0" w:space="0" w:color="auto"/>
          </w:divBdr>
        </w:div>
        <w:div w:id="1628513092">
          <w:marLeft w:val="0"/>
          <w:marRight w:val="0"/>
          <w:marTop w:val="0"/>
          <w:marBottom w:val="0"/>
          <w:divBdr>
            <w:top w:val="none" w:sz="0" w:space="0" w:color="auto"/>
            <w:left w:val="none" w:sz="0" w:space="0" w:color="auto"/>
            <w:bottom w:val="none" w:sz="0" w:space="0" w:color="auto"/>
            <w:right w:val="none" w:sz="0" w:space="0" w:color="auto"/>
          </w:divBdr>
        </w:div>
        <w:div w:id="2126194555">
          <w:marLeft w:val="0"/>
          <w:marRight w:val="0"/>
          <w:marTop w:val="0"/>
          <w:marBottom w:val="0"/>
          <w:divBdr>
            <w:top w:val="none" w:sz="0" w:space="0" w:color="auto"/>
            <w:left w:val="none" w:sz="0" w:space="0" w:color="auto"/>
            <w:bottom w:val="none" w:sz="0" w:space="0" w:color="auto"/>
            <w:right w:val="none" w:sz="0" w:space="0" w:color="auto"/>
          </w:divBdr>
        </w:div>
        <w:div w:id="956301435">
          <w:marLeft w:val="0"/>
          <w:marRight w:val="0"/>
          <w:marTop w:val="0"/>
          <w:marBottom w:val="0"/>
          <w:divBdr>
            <w:top w:val="none" w:sz="0" w:space="0" w:color="auto"/>
            <w:left w:val="none" w:sz="0" w:space="0" w:color="auto"/>
            <w:bottom w:val="none" w:sz="0" w:space="0" w:color="auto"/>
            <w:right w:val="none" w:sz="0" w:space="0" w:color="auto"/>
          </w:divBdr>
        </w:div>
        <w:div w:id="97069266">
          <w:marLeft w:val="0"/>
          <w:marRight w:val="0"/>
          <w:marTop w:val="0"/>
          <w:marBottom w:val="0"/>
          <w:divBdr>
            <w:top w:val="none" w:sz="0" w:space="0" w:color="auto"/>
            <w:left w:val="none" w:sz="0" w:space="0" w:color="auto"/>
            <w:bottom w:val="none" w:sz="0" w:space="0" w:color="auto"/>
            <w:right w:val="none" w:sz="0" w:space="0" w:color="auto"/>
          </w:divBdr>
        </w:div>
      </w:divsChild>
    </w:div>
    <w:div w:id="623659775">
      <w:bodyDiv w:val="1"/>
      <w:marLeft w:val="0"/>
      <w:marRight w:val="0"/>
      <w:marTop w:val="0"/>
      <w:marBottom w:val="0"/>
      <w:divBdr>
        <w:top w:val="none" w:sz="0" w:space="0" w:color="auto"/>
        <w:left w:val="none" w:sz="0" w:space="0" w:color="auto"/>
        <w:bottom w:val="none" w:sz="0" w:space="0" w:color="auto"/>
        <w:right w:val="none" w:sz="0" w:space="0" w:color="auto"/>
      </w:divBdr>
    </w:div>
    <w:div w:id="625047134">
      <w:bodyDiv w:val="1"/>
      <w:marLeft w:val="0"/>
      <w:marRight w:val="0"/>
      <w:marTop w:val="0"/>
      <w:marBottom w:val="0"/>
      <w:divBdr>
        <w:top w:val="none" w:sz="0" w:space="0" w:color="auto"/>
        <w:left w:val="none" w:sz="0" w:space="0" w:color="auto"/>
        <w:bottom w:val="none" w:sz="0" w:space="0" w:color="auto"/>
        <w:right w:val="none" w:sz="0" w:space="0" w:color="auto"/>
      </w:divBdr>
    </w:div>
    <w:div w:id="625504254">
      <w:bodyDiv w:val="1"/>
      <w:marLeft w:val="0"/>
      <w:marRight w:val="0"/>
      <w:marTop w:val="0"/>
      <w:marBottom w:val="0"/>
      <w:divBdr>
        <w:top w:val="none" w:sz="0" w:space="0" w:color="auto"/>
        <w:left w:val="none" w:sz="0" w:space="0" w:color="auto"/>
        <w:bottom w:val="none" w:sz="0" w:space="0" w:color="auto"/>
        <w:right w:val="none" w:sz="0" w:space="0" w:color="auto"/>
      </w:divBdr>
    </w:div>
    <w:div w:id="626277931">
      <w:bodyDiv w:val="1"/>
      <w:marLeft w:val="0"/>
      <w:marRight w:val="0"/>
      <w:marTop w:val="0"/>
      <w:marBottom w:val="0"/>
      <w:divBdr>
        <w:top w:val="none" w:sz="0" w:space="0" w:color="auto"/>
        <w:left w:val="none" w:sz="0" w:space="0" w:color="auto"/>
        <w:bottom w:val="none" w:sz="0" w:space="0" w:color="auto"/>
        <w:right w:val="none" w:sz="0" w:space="0" w:color="auto"/>
      </w:divBdr>
      <w:divsChild>
        <w:div w:id="950161626">
          <w:marLeft w:val="640"/>
          <w:marRight w:val="0"/>
          <w:marTop w:val="0"/>
          <w:marBottom w:val="0"/>
          <w:divBdr>
            <w:top w:val="none" w:sz="0" w:space="0" w:color="auto"/>
            <w:left w:val="none" w:sz="0" w:space="0" w:color="auto"/>
            <w:bottom w:val="none" w:sz="0" w:space="0" w:color="auto"/>
            <w:right w:val="none" w:sz="0" w:space="0" w:color="auto"/>
          </w:divBdr>
        </w:div>
        <w:div w:id="1642540841">
          <w:marLeft w:val="640"/>
          <w:marRight w:val="0"/>
          <w:marTop w:val="0"/>
          <w:marBottom w:val="0"/>
          <w:divBdr>
            <w:top w:val="none" w:sz="0" w:space="0" w:color="auto"/>
            <w:left w:val="none" w:sz="0" w:space="0" w:color="auto"/>
            <w:bottom w:val="none" w:sz="0" w:space="0" w:color="auto"/>
            <w:right w:val="none" w:sz="0" w:space="0" w:color="auto"/>
          </w:divBdr>
        </w:div>
        <w:div w:id="1018192262">
          <w:marLeft w:val="640"/>
          <w:marRight w:val="0"/>
          <w:marTop w:val="0"/>
          <w:marBottom w:val="0"/>
          <w:divBdr>
            <w:top w:val="none" w:sz="0" w:space="0" w:color="auto"/>
            <w:left w:val="none" w:sz="0" w:space="0" w:color="auto"/>
            <w:bottom w:val="none" w:sz="0" w:space="0" w:color="auto"/>
            <w:right w:val="none" w:sz="0" w:space="0" w:color="auto"/>
          </w:divBdr>
        </w:div>
        <w:div w:id="88745792">
          <w:marLeft w:val="640"/>
          <w:marRight w:val="0"/>
          <w:marTop w:val="0"/>
          <w:marBottom w:val="0"/>
          <w:divBdr>
            <w:top w:val="none" w:sz="0" w:space="0" w:color="auto"/>
            <w:left w:val="none" w:sz="0" w:space="0" w:color="auto"/>
            <w:bottom w:val="none" w:sz="0" w:space="0" w:color="auto"/>
            <w:right w:val="none" w:sz="0" w:space="0" w:color="auto"/>
          </w:divBdr>
        </w:div>
        <w:div w:id="1498614259">
          <w:marLeft w:val="640"/>
          <w:marRight w:val="0"/>
          <w:marTop w:val="0"/>
          <w:marBottom w:val="0"/>
          <w:divBdr>
            <w:top w:val="none" w:sz="0" w:space="0" w:color="auto"/>
            <w:left w:val="none" w:sz="0" w:space="0" w:color="auto"/>
            <w:bottom w:val="none" w:sz="0" w:space="0" w:color="auto"/>
            <w:right w:val="none" w:sz="0" w:space="0" w:color="auto"/>
          </w:divBdr>
        </w:div>
        <w:div w:id="1116945922">
          <w:marLeft w:val="640"/>
          <w:marRight w:val="0"/>
          <w:marTop w:val="0"/>
          <w:marBottom w:val="0"/>
          <w:divBdr>
            <w:top w:val="none" w:sz="0" w:space="0" w:color="auto"/>
            <w:left w:val="none" w:sz="0" w:space="0" w:color="auto"/>
            <w:bottom w:val="none" w:sz="0" w:space="0" w:color="auto"/>
            <w:right w:val="none" w:sz="0" w:space="0" w:color="auto"/>
          </w:divBdr>
        </w:div>
        <w:div w:id="1812021562">
          <w:marLeft w:val="640"/>
          <w:marRight w:val="0"/>
          <w:marTop w:val="0"/>
          <w:marBottom w:val="0"/>
          <w:divBdr>
            <w:top w:val="none" w:sz="0" w:space="0" w:color="auto"/>
            <w:left w:val="none" w:sz="0" w:space="0" w:color="auto"/>
            <w:bottom w:val="none" w:sz="0" w:space="0" w:color="auto"/>
            <w:right w:val="none" w:sz="0" w:space="0" w:color="auto"/>
          </w:divBdr>
        </w:div>
        <w:div w:id="1547254183">
          <w:marLeft w:val="640"/>
          <w:marRight w:val="0"/>
          <w:marTop w:val="0"/>
          <w:marBottom w:val="0"/>
          <w:divBdr>
            <w:top w:val="none" w:sz="0" w:space="0" w:color="auto"/>
            <w:left w:val="none" w:sz="0" w:space="0" w:color="auto"/>
            <w:bottom w:val="none" w:sz="0" w:space="0" w:color="auto"/>
            <w:right w:val="none" w:sz="0" w:space="0" w:color="auto"/>
          </w:divBdr>
        </w:div>
        <w:div w:id="1489907069">
          <w:marLeft w:val="640"/>
          <w:marRight w:val="0"/>
          <w:marTop w:val="0"/>
          <w:marBottom w:val="0"/>
          <w:divBdr>
            <w:top w:val="none" w:sz="0" w:space="0" w:color="auto"/>
            <w:left w:val="none" w:sz="0" w:space="0" w:color="auto"/>
            <w:bottom w:val="none" w:sz="0" w:space="0" w:color="auto"/>
            <w:right w:val="none" w:sz="0" w:space="0" w:color="auto"/>
          </w:divBdr>
        </w:div>
        <w:div w:id="796142854">
          <w:marLeft w:val="640"/>
          <w:marRight w:val="0"/>
          <w:marTop w:val="0"/>
          <w:marBottom w:val="0"/>
          <w:divBdr>
            <w:top w:val="none" w:sz="0" w:space="0" w:color="auto"/>
            <w:left w:val="none" w:sz="0" w:space="0" w:color="auto"/>
            <w:bottom w:val="none" w:sz="0" w:space="0" w:color="auto"/>
            <w:right w:val="none" w:sz="0" w:space="0" w:color="auto"/>
          </w:divBdr>
        </w:div>
        <w:div w:id="1685983799">
          <w:marLeft w:val="640"/>
          <w:marRight w:val="0"/>
          <w:marTop w:val="0"/>
          <w:marBottom w:val="0"/>
          <w:divBdr>
            <w:top w:val="none" w:sz="0" w:space="0" w:color="auto"/>
            <w:left w:val="none" w:sz="0" w:space="0" w:color="auto"/>
            <w:bottom w:val="none" w:sz="0" w:space="0" w:color="auto"/>
            <w:right w:val="none" w:sz="0" w:space="0" w:color="auto"/>
          </w:divBdr>
        </w:div>
        <w:div w:id="1488471093">
          <w:marLeft w:val="640"/>
          <w:marRight w:val="0"/>
          <w:marTop w:val="0"/>
          <w:marBottom w:val="0"/>
          <w:divBdr>
            <w:top w:val="none" w:sz="0" w:space="0" w:color="auto"/>
            <w:left w:val="none" w:sz="0" w:space="0" w:color="auto"/>
            <w:bottom w:val="none" w:sz="0" w:space="0" w:color="auto"/>
            <w:right w:val="none" w:sz="0" w:space="0" w:color="auto"/>
          </w:divBdr>
        </w:div>
        <w:div w:id="999501143">
          <w:marLeft w:val="640"/>
          <w:marRight w:val="0"/>
          <w:marTop w:val="0"/>
          <w:marBottom w:val="0"/>
          <w:divBdr>
            <w:top w:val="none" w:sz="0" w:space="0" w:color="auto"/>
            <w:left w:val="none" w:sz="0" w:space="0" w:color="auto"/>
            <w:bottom w:val="none" w:sz="0" w:space="0" w:color="auto"/>
            <w:right w:val="none" w:sz="0" w:space="0" w:color="auto"/>
          </w:divBdr>
        </w:div>
        <w:div w:id="146363298">
          <w:marLeft w:val="640"/>
          <w:marRight w:val="0"/>
          <w:marTop w:val="0"/>
          <w:marBottom w:val="0"/>
          <w:divBdr>
            <w:top w:val="none" w:sz="0" w:space="0" w:color="auto"/>
            <w:left w:val="none" w:sz="0" w:space="0" w:color="auto"/>
            <w:bottom w:val="none" w:sz="0" w:space="0" w:color="auto"/>
            <w:right w:val="none" w:sz="0" w:space="0" w:color="auto"/>
          </w:divBdr>
        </w:div>
        <w:div w:id="353000383">
          <w:marLeft w:val="640"/>
          <w:marRight w:val="0"/>
          <w:marTop w:val="0"/>
          <w:marBottom w:val="0"/>
          <w:divBdr>
            <w:top w:val="none" w:sz="0" w:space="0" w:color="auto"/>
            <w:left w:val="none" w:sz="0" w:space="0" w:color="auto"/>
            <w:bottom w:val="none" w:sz="0" w:space="0" w:color="auto"/>
            <w:right w:val="none" w:sz="0" w:space="0" w:color="auto"/>
          </w:divBdr>
        </w:div>
        <w:div w:id="1073043788">
          <w:marLeft w:val="640"/>
          <w:marRight w:val="0"/>
          <w:marTop w:val="0"/>
          <w:marBottom w:val="0"/>
          <w:divBdr>
            <w:top w:val="none" w:sz="0" w:space="0" w:color="auto"/>
            <w:left w:val="none" w:sz="0" w:space="0" w:color="auto"/>
            <w:bottom w:val="none" w:sz="0" w:space="0" w:color="auto"/>
            <w:right w:val="none" w:sz="0" w:space="0" w:color="auto"/>
          </w:divBdr>
        </w:div>
        <w:div w:id="1386105855">
          <w:marLeft w:val="640"/>
          <w:marRight w:val="0"/>
          <w:marTop w:val="0"/>
          <w:marBottom w:val="0"/>
          <w:divBdr>
            <w:top w:val="none" w:sz="0" w:space="0" w:color="auto"/>
            <w:left w:val="none" w:sz="0" w:space="0" w:color="auto"/>
            <w:bottom w:val="none" w:sz="0" w:space="0" w:color="auto"/>
            <w:right w:val="none" w:sz="0" w:space="0" w:color="auto"/>
          </w:divBdr>
        </w:div>
        <w:div w:id="31924505">
          <w:marLeft w:val="640"/>
          <w:marRight w:val="0"/>
          <w:marTop w:val="0"/>
          <w:marBottom w:val="0"/>
          <w:divBdr>
            <w:top w:val="none" w:sz="0" w:space="0" w:color="auto"/>
            <w:left w:val="none" w:sz="0" w:space="0" w:color="auto"/>
            <w:bottom w:val="none" w:sz="0" w:space="0" w:color="auto"/>
            <w:right w:val="none" w:sz="0" w:space="0" w:color="auto"/>
          </w:divBdr>
        </w:div>
        <w:div w:id="1142891415">
          <w:marLeft w:val="640"/>
          <w:marRight w:val="0"/>
          <w:marTop w:val="0"/>
          <w:marBottom w:val="0"/>
          <w:divBdr>
            <w:top w:val="none" w:sz="0" w:space="0" w:color="auto"/>
            <w:left w:val="none" w:sz="0" w:space="0" w:color="auto"/>
            <w:bottom w:val="none" w:sz="0" w:space="0" w:color="auto"/>
            <w:right w:val="none" w:sz="0" w:space="0" w:color="auto"/>
          </w:divBdr>
        </w:div>
        <w:div w:id="2085302229">
          <w:marLeft w:val="640"/>
          <w:marRight w:val="0"/>
          <w:marTop w:val="0"/>
          <w:marBottom w:val="0"/>
          <w:divBdr>
            <w:top w:val="none" w:sz="0" w:space="0" w:color="auto"/>
            <w:left w:val="none" w:sz="0" w:space="0" w:color="auto"/>
            <w:bottom w:val="none" w:sz="0" w:space="0" w:color="auto"/>
            <w:right w:val="none" w:sz="0" w:space="0" w:color="auto"/>
          </w:divBdr>
        </w:div>
        <w:div w:id="280382312">
          <w:marLeft w:val="640"/>
          <w:marRight w:val="0"/>
          <w:marTop w:val="0"/>
          <w:marBottom w:val="0"/>
          <w:divBdr>
            <w:top w:val="none" w:sz="0" w:space="0" w:color="auto"/>
            <w:left w:val="none" w:sz="0" w:space="0" w:color="auto"/>
            <w:bottom w:val="none" w:sz="0" w:space="0" w:color="auto"/>
            <w:right w:val="none" w:sz="0" w:space="0" w:color="auto"/>
          </w:divBdr>
        </w:div>
        <w:div w:id="1621300429">
          <w:marLeft w:val="640"/>
          <w:marRight w:val="0"/>
          <w:marTop w:val="0"/>
          <w:marBottom w:val="0"/>
          <w:divBdr>
            <w:top w:val="none" w:sz="0" w:space="0" w:color="auto"/>
            <w:left w:val="none" w:sz="0" w:space="0" w:color="auto"/>
            <w:bottom w:val="none" w:sz="0" w:space="0" w:color="auto"/>
            <w:right w:val="none" w:sz="0" w:space="0" w:color="auto"/>
          </w:divBdr>
        </w:div>
        <w:div w:id="2047244620">
          <w:marLeft w:val="640"/>
          <w:marRight w:val="0"/>
          <w:marTop w:val="0"/>
          <w:marBottom w:val="0"/>
          <w:divBdr>
            <w:top w:val="none" w:sz="0" w:space="0" w:color="auto"/>
            <w:left w:val="none" w:sz="0" w:space="0" w:color="auto"/>
            <w:bottom w:val="none" w:sz="0" w:space="0" w:color="auto"/>
            <w:right w:val="none" w:sz="0" w:space="0" w:color="auto"/>
          </w:divBdr>
        </w:div>
        <w:div w:id="350834720">
          <w:marLeft w:val="640"/>
          <w:marRight w:val="0"/>
          <w:marTop w:val="0"/>
          <w:marBottom w:val="0"/>
          <w:divBdr>
            <w:top w:val="none" w:sz="0" w:space="0" w:color="auto"/>
            <w:left w:val="none" w:sz="0" w:space="0" w:color="auto"/>
            <w:bottom w:val="none" w:sz="0" w:space="0" w:color="auto"/>
            <w:right w:val="none" w:sz="0" w:space="0" w:color="auto"/>
          </w:divBdr>
        </w:div>
        <w:div w:id="1766883151">
          <w:marLeft w:val="640"/>
          <w:marRight w:val="0"/>
          <w:marTop w:val="0"/>
          <w:marBottom w:val="0"/>
          <w:divBdr>
            <w:top w:val="none" w:sz="0" w:space="0" w:color="auto"/>
            <w:left w:val="none" w:sz="0" w:space="0" w:color="auto"/>
            <w:bottom w:val="none" w:sz="0" w:space="0" w:color="auto"/>
            <w:right w:val="none" w:sz="0" w:space="0" w:color="auto"/>
          </w:divBdr>
        </w:div>
        <w:div w:id="598872292">
          <w:marLeft w:val="640"/>
          <w:marRight w:val="0"/>
          <w:marTop w:val="0"/>
          <w:marBottom w:val="0"/>
          <w:divBdr>
            <w:top w:val="none" w:sz="0" w:space="0" w:color="auto"/>
            <w:left w:val="none" w:sz="0" w:space="0" w:color="auto"/>
            <w:bottom w:val="none" w:sz="0" w:space="0" w:color="auto"/>
            <w:right w:val="none" w:sz="0" w:space="0" w:color="auto"/>
          </w:divBdr>
        </w:div>
        <w:div w:id="374814519">
          <w:marLeft w:val="640"/>
          <w:marRight w:val="0"/>
          <w:marTop w:val="0"/>
          <w:marBottom w:val="0"/>
          <w:divBdr>
            <w:top w:val="none" w:sz="0" w:space="0" w:color="auto"/>
            <w:left w:val="none" w:sz="0" w:space="0" w:color="auto"/>
            <w:bottom w:val="none" w:sz="0" w:space="0" w:color="auto"/>
            <w:right w:val="none" w:sz="0" w:space="0" w:color="auto"/>
          </w:divBdr>
        </w:div>
        <w:div w:id="1181625786">
          <w:marLeft w:val="640"/>
          <w:marRight w:val="0"/>
          <w:marTop w:val="0"/>
          <w:marBottom w:val="0"/>
          <w:divBdr>
            <w:top w:val="none" w:sz="0" w:space="0" w:color="auto"/>
            <w:left w:val="none" w:sz="0" w:space="0" w:color="auto"/>
            <w:bottom w:val="none" w:sz="0" w:space="0" w:color="auto"/>
            <w:right w:val="none" w:sz="0" w:space="0" w:color="auto"/>
          </w:divBdr>
        </w:div>
        <w:div w:id="1449081246">
          <w:marLeft w:val="640"/>
          <w:marRight w:val="0"/>
          <w:marTop w:val="0"/>
          <w:marBottom w:val="0"/>
          <w:divBdr>
            <w:top w:val="none" w:sz="0" w:space="0" w:color="auto"/>
            <w:left w:val="none" w:sz="0" w:space="0" w:color="auto"/>
            <w:bottom w:val="none" w:sz="0" w:space="0" w:color="auto"/>
            <w:right w:val="none" w:sz="0" w:space="0" w:color="auto"/>
          </w:divBdr>
        </w:div>
        <w:div w:id="2114283971">
          <w:marLeft w:val="640"/>
          <w:marRight w:val="0"/>
          <w:marTop w:val="0"/>
          <w:marBottom w:val="0"/>
          <w:divBdr>
            <w:top w:val="none" w:sz="0" w:space="0" w:color="auto"/>
            <w:left w:val="none" w:sz="0" w:space="0" w:color="auto"/>
            <w:bottom w:val="none" w:sz="0" w:space="0" w:color="auto"/>
            <w:right w:val="none" w:sz="0" w:space="0" w:color="auto"/>
          </w:divBdr>
        </w:div>
        <w:div w:id="17778854">
          <w:marLeft w:val="640"/>
          <w:marRight w:val="0"/>
          <w:marTop w:val="0"/>
          <w:marBottom w:val="0"/>
          <w:divBdr>
            <w:top w:val="none" w:sz="0" w:space="0" w:color="auto"/>
            <w:left w:val="none" w:sz="0" w:space="0" w:color="auto"/>
            <w:bottom w:val="none" w:sz="0" w:space="0" w:color="auto"/>
            <w:right w:val="none" w:sz="0" w:space="0" w:color="auto"/>
          </w:divBdr>
        </w:div>
        <w:div w:id="776606501">
          <w:marLeft w:val="640"/>
          <w:marRight w:val="0"/>
          <w:marTop w:val="0"/>
          <w:marBottom w:val="0"/>
          <w:divBdr>
            <w:top w:val="none" w:sz="0" w:space="0" w:color="auto"/>
            <w:left w:val="none" w:sz="0" w:space="0" w:color="auto"/>
            <w:bottom w:val="none" w:sz="0" w:space="0" w:color="auto"/>
            <w:right w:val="none" w:sz="0" w:space="0" w:color="auto"/>
          </w:divBdr>
        </w:div>
        <w:div w:id="163711083">
          <w:marLeft w:val="640"/>
          <w:marRight w:val="0"/>
          <w:marTop w:val="0"/>
          <w:marBottom w:val="0"/>
          <w:divBdr>
            <w:top w:val="none" w:sz="0" w:space="0" w:color="auto"/>
            <w:left w:val="none" w:sz="0" w:space="0" w:color="auto"/>
            <w:bottom w:val="none" w:sz="0" w:space="0" w:color="auto"/>
            <w:right w:val="none" w:sz="0" w:space="0" w:color="auto"/>
          </w:divBdr>
        </w:div>
        <w:div w:id="235092197">
          <w:marLeft w:val="640"/>
          <w:marRight w:val="0"/>
          <w:marTop w:val="0"/>
          <w:marBottom w:val="0"/>
          <w:divBdr>
            <w:top w:val="none" w:sz="0" w:space="0" w:color="auto"/>
            <w:left w:val="none" w:sz="0" w:space="0" w:color="auto"/>
            <w:bottom w:val="none" w:sz="0" w:space="0" w:color="auto"/>
            <w:right w:val="none" w:sz="0" w:space="0" w:color="auto"/>
          </w:divBdr>
        </w:div>
        <w:div w:id="1400129849">
          <w:marLeft w:val="640"/>
          <w:marRight w:val="0"/>
          <w:marTop w:val="0"/>
          <w:marBottom w:val="0"/>
          <w:divBdr>
            <w:top w:val="none" w:sz="0" w:space="0" w:color="auto"/>
            <w:left w:val="none" w:sz="0" w:space="0" w:color="auto"/>
            <w:bottom w:val="none" w:sz="0" w:space="0" w:color="auto"/>
            <w:right w:val="none" w:sz="0" w:space="0" w:color="auto"/>
          </w:divBdr>
        </w:div>
        <w:div w:id="586111533">
          <w:marLeft w:val="640"/>
          <w:marRight w:val="0"/>
          <w:marTop w:val="0"/>
          <w:marBottom w:val="0"/>
          <w:divBdr>
            <w:top w:val="none" w:sz="0" w:space="0" w:color="auto"/>
            <w:left w:val="none" w:sz="0" w:space="0" w:color="auto"/>
            <w:bottom w:val="none" w:sz="0" w:space="0" w:color="auto"/>
            <w:right w:val="none" w:sz="0" w:space="0" w:color="auto"/>
          </w:divBdr>
        </w:div>
        <w:div w:id="508563927">
          <w:marLeft w:val="640"/>
          <w:marRight w:val="0"/>
          <w:marTop w:val="0"/>
          <w:marBottom w:val="0"/>
          <w:divBdr>
            <w:top w:val="none" w:sz="0" w:space="0" w:color="auto"/>
            <w:left w:val="none" w:sz="0" w:space="0" w:color="auto"/>
            <w:bottom w:val="none" w:sz="0" w:space="0" w:color="auto"/>
            <w:right w:val="none" w:sz="0" w:space="0" w:color="auto"/>
          </w:divBdr>
        </w:div>
        <w:div w:id="2041315792">
          <w:marLeft w:val="640"/>
          <w:marRight w:val="0"/>
          <w:marTop w:val="0"/>
          <w:marBottom w:val="0"/>
          <w:divBdr>
            <w:top w:val="none" w:sz="0" w:space="0" w:color="auto"/>
            <w:left w:val="none" w:sz="0" w:space="0" w:color="auto"/>
            <w:bottom w:val="none" w:sz="0" w:space="0" w:color="auto"/>
            <w:right w:val="none" w:sz="0" w:space="0" w:color="auto"/>
          </w:divBdr>
        </w:div>
        <w:div w:id="560793330">
          <w:marLeft w:val="640"/>
          <w:marRight w:val="0"/>
          <w:marTop w:val="0"/>
          <w:marBottom w:val="0"/>
          <w:divBdr>
            <w:top w:val="none" w:sz="0" w:space="0" w:color="auto"/>
            <w:left w:val="none" w:sz="0" w:space="0" w:color="auto"/>
            <w:bottom w:val="none" w:sz="0" w:space="0" w:color="auto"/>
            <w:right w:val="none" w:sz="0" w:space="0" w:color="auto"/>
          </w:divBdr>
        </w:div>
        <w:div w:id="77294641">
          <w:marLeft w:val="640"/>
          <w:marRight w:val="0"/>
          <w:marTop w:val="0"/>
          <w:marBottom w:val="0"/>
          <w:divBdr>
            <w:top w:val="none" w:sz="0" w:space="0" w:color="auto"/>
            <w:left w:val="none" w:sz="0" w:space="0" w:color="auto"/>
            <w:bottom w:val="none" w:sz="0" w:space="0" w:color="auto"/>
            <w:right w:val="none" w:sz="0" w:space="0" w:color="auto"/>
          </w:divBdr>
        </w:div>
        <w:div w:id="1301300817">
          <w:marLeft w:val="640"/>
          <w:marRight w:val="0"/>
          <w:marTop w:val="0"/>
          <w:marBottom w:val="0"/>
          <w:divBdr>
            <w:top w:val="none" w:sz="0" w:space="0" w:color="auto"/>
            <w:left w:val="none" w:sz="0" w:space="0" w:color="auto"/>
            <w:bottom w:val="none" w:sz="0" w:space="0" w:color="auto"/>
            <w:right w:val="none" w:sz="0" w:space="0" w:color="auto"/>
          </w:divBdr>
        </w:div>
        <w:div w:id="981081519">
          <w:marLeft w:val="640"/>
          <w:marRight w:val="0"/>
          <w:marTop w:val="0"/>
          <w:marBottom w:val="0"/>
          <w:divBdr>
            <w:top w:val="none" w:sz="0" w:space="0" w:color="auto"/>
            <w:left w:val="none" w:sz="0" w:space="0" w:color="auto"/>
            <w:bottom w:val="none" w:sz="0" w:space="0" w:color="auto"/>
            <w:right w:val="none" w:sz="0" w:space="0" w:color="auto"/>
          </w:divBdr>
        </w:div>
        <w:div w:id="1221285439">
          <w:marLeft w:val="640"/>
          <w:marRight w:val="0"/>
          <w:marTop w:val="0"/>
          <w:marBottom w:val="0"/>
          <w:divBdr>
            <w:top w:val="none" w:sz="0" w:space="0" w:color="auto"/>
            <w:left w:val="none" w:sz="0" w:space="0" w:color="auto"/>
            <w:bottom w:val="none" w:sz="0" w:space="0" w:color="auto"/>
            <w:right w:val="none" w:sz="0" w:space="0" w:color="auto"/>
          </w:divBdr>
        </w:div>
        <w:div w:id="1205680448">
          <w:marLeft w:val="640"/>
          <w:marRight w:val="0"/>
          <w:marTop w:val="0"/>
          <w:marBottom w:val="0"/>
          <w:divBdr>
            <w:top w:val="none" w:sz="0" w:space="0" w:color="auto"/>
            <w:left w:val="none" w:sz="0" w:space="0" w:color="auto"/>
            <w:bottom w:val="none" w:sz="0" w:space="0" w:color="auto"/>
            <w:right w:val="none" w:sz="0" w:space="0" w:color="auto"/>
          </w:divBdr>
        </w:div>
        <w:div w:id="1643457694">
          <w:marLeft w:val="640"/>
          <w:marRight w:val="0"/>
          <w:marTop w:val="0"/>
          <w:marBottom w:val="0"/>
          <w:divBdr>
            <w:top w:val="none" w:sz="0" w:space="0" w:color="auto"/>
            <w:left w:val="none" w:sz="0" w:space="0" w:color="auto"/>
            <w:bottom w:val="none" w:sz="0" w:space="0" w:color="auto"/>
            <w:right w:val="none" w:sz="0" w:space="0" w:color="auto"/>
          </w:divBdr>
        </w:div>
        <w:div w:id="1353914893">
          <w:marLeft w:val="640"/>
          <w:marRight w:val="0"/>
          <w:marTop w:val="0"/>
          <w:marBottom w:val="0"/>
          <w:divBdr>
            <w:top w:val="none" w:sz="0" w:space="0" w:color="auto"/>
            <w:left w:val="none" w:sz="0" w:space="0" w:color="auto"/>
            <w:bottom w:val="none" w:sz="0" w:space="0" w:color="auto"/>
            <w:right w:val="none" w:sz="0" w:space="0" w:color="auto"/>
          </w:divBdr>
        </w:div>
        <w:div w:id="1666198899">
          <w:marLeft w:val="640"/>
          <w:marRight w:val="0"/>
          <w:marTop w:val="0"/>
          <w:marBottom w:val="0"/>
          <w:divBdr>
            <w:top w:val="none" w:sz="0" w:space="0" w:color="auto"/>
            <w:left w:val="none" w:sz="0" w:space="0" w:color="auto"/>
            <w:bottom w:val="none" w:sz="0" w:space="0" w:color="auto"/>
            <w:right w:val="none" w:sz="0" w:space="0" w:color="auto"/>
          </w:divBdr>
        </w:div>
        <w:div w:id="947154416">
          <w:marLeft w:val="640"/>
          <w:marRight w:val="0"/>
          <w:marTop w:val="0"/>
          <w:marBottom w:val="0"/>
          <w:divBdr>
            <w:top w:val="none" w:sz="0" w:space="0" w:color="auto"/>
            <w:left w:val="none" w:sz="0" w:space="0" w:color="auto"/>
            <w:bottom w:val="none" w:sz="0" w:space="0" w:color="auto"/>
            <w:right w:val="none" w:sz="0" w:space="0" w:color="auto"/>
          </w:divBdr>
        </w:div>
        <w:div w:id="1128813377">
          <w:marLeft w:val="640"/>
          <w:marRight w:val="0"/>
          <w:marTop w:val="0"/>
          <w:marBottom w:val="0"/>
          <w:divBdr>
            <w:top w:val="none" w:sz="0" w:space="0" w:color="auto"/>
            <w:left w:val="none" w:sz="0" w:space="0" w:color="auto"/>
            <w:bottom w:val="none" w:sz="0" w:space="0" w:color="auto"/>
            <w:right w:val="none" w:sz="0" w:space="0" w:color="auto"/>
          </w:divBdr>
        </w:div>
        <w:div w:id="2109498178">
          <w:marLeft w:val="640"/>
          <w:marRight w:val="0"/>
          <w:marTop w:val="0"/>
          <w:marBottom w:val="0"/>
          <w:divBdr>
            <w:top w:val="none" w:sz="0" w:space="0" w:color="auto"/>
            <w:left w:val="none" w:sz="0" w:space="0" w:color="auto"/>
            <w:bottom w:val="none" w:sz="0" w:space="0" w:color="auto"/>
            <w:right w:val="none" w:sz="0" w:space="0" w:color="auto"/>
          </w:divBdr>
        </w:div>
        <w:div w:id="211770384">
          <w:marLeft w:val="640"/>
          <w:marRight w:val="0"/>
          <w:marTop w:val="0"/>
          <w:marBottom w:val="0"/>
          <w:divBdr>
            <w:top w:val="none" w:sz="0" w:space="0" w:color="auto"/>
            <w:left w:val="none" w:sz="0" w:space="0" w:color="auto"/>
            <w:bottom w:val="none" w:sz="0" w:space="0" w:color="auto"/>
            <w:right w:val="none" w:sz="0" w:space="0" w:color="auto"/>
          </w:divBdr>
        </w:div>
        <w:div w:id="1781222547">
          <w:marLeft w:val="640"/>
          <w:marRight w:val="0"/>
          <w:marTop w:val="0"/>
          <w:marBottom w:val="0"/>
          <w:divBdr>
            <w:top w:val="none" w:sz="0" w:space="0" w:color="auto"/>
            <w:left w:val="none" w:sz="0" w:space="0" w:color="auto"/>
            <w:bottom w:val="none" w:sz="0" w:space="0" w:color="auto"/>
            <w:right w:val="none" w:sz="0" w:space="0" w:color="auto"/>
          </w:divBdr>
        </w:div>
        <w:div w:id="896281046">
          <w:marLeft w:val="640"/>
          <w:marRight w:val="0"/>
          <w:marTop w:val="0"/>
          <w:marBottom w:val="0"/>
          <w:divBdr>
            <w:top w:val="none" w:sz="0" w:space="0" w:color="auto"/>
            <w:left w:val="none" w:sz="0" w:space="0" w:color="auto"/>
            <w:bottom w:val="none" w:sz="0" w:space="0" w:color="auto"/>
            <w:right w:val="none" w:sz="0" w:space="0" w:color="auto"/>
          </w:divBdr>
        </w:div>
        <w:div w:id="2117409187">
          <w:marLeft w:val="640"/>
          <w:marRight w:val="0"/>
          <w:marTop w:val="0"/>
          <w:marBottom w:val="0"/>
          <w:divBdr>
            <w:top w:val="none" w:sz="0" w:space="0" w:color="auto"/>
            <w:left w:val="none" w:sz="0" w:space="0" w:color="auto"/>
            <w:bottom w:val="none" w:sz="0" w:space="0" w:color="auto"/>
            <w:right w:val="none" w:sz="0" w:space="0" w:color="auto"/>
          </w:divBdr>
        </w:div>
        <w:div w:id="519389722">
          <w:marLeft w:val="640"/>
          <w:marRight w:val="0"/>
          <w:marTop w:val="0"/>
          <w:marBottom w:val="0"/>
          <w:divBdr>
            <w:top w:val="none" w:sz="0" w:space="0" w:color="auto"/>
            <w:left w:val="none" w:sz="0" w:space="0" w:color="auto"/>
            <w:bottom w:val="none" w:sz="0" w:space="0" w:color="auto"/>
            <w:right w:val="none" w:sz="0" w:space="0" w:color="auto"/>
          </w:divBdr>
        </w:div>
        <w:div w:id="1929535798">
          <w:marLeft w:val="640"/>
          <w:marRight w:val="0"/>
          <w:marTop w:val="0"/>
          <w:marBottom w:val="0"/>
          <w:divBdr>
            <w:top w:val="none" w:sz="0" w:space="0" w:color="auto"/>
            <w:left w:val="none" w:sz="0" w:space="0" w:color="auto"/>
            <w:bottom w:val="none" w:sz="0" w:space="0" w:color="auto"/>
            <w:right w:val="none" w:sz="0" w:space="0" w:color="auto"/>
          </w:divBdr>
        </w:div>
        <w:div w:id="1762020122">
          <w:marLeft w:val="640"/>
          <w:marRight w:val="0"/>
          <w:marTop w:val="0"/>
          <w:marBottom w:val="0"/>
          <w:divBdr>
            <w:top w:val="none" w:sz="0" w:space="0" w:color="auto"/>
            <w:left w:val="none" w:sz="0" w:space="0" w:color="auto"/>
            <w:bottom w:val="none" w:sz="0" w:space="0" w:color="auto"/>
            <w:right w:val="none" w:sz="0" w:space="0" w:color="auto"/>
          </w:divBdr>
        </w:div>
        <w:div w:id="1304626074">
          <w:marLeft w:val="640"/>
          <w:marRight w:val="0"/>
          <w:marTop w:val="0"/>
          <w:marBottom w:val="0"/>
          <w:divBdr>
            <w:top w:val="none" w:sz="0" w:space="0" w:color="auto"/>
            <w:left w:val="none" w:sz="0" w:space="0" w:color="auto"/>
            <w:bottom w:val="none" w:sz="0" w:space="0" w:color="auto"/>
            <w:right w:val="none" w:sz="0" w:space="0" w:color="auto"/>
          </w:divBdr>
        </w:div>
        <w:div w:id="573588864">
          <w:marLeft w:val="640"/>
          <w:marRight w:val="0"/>
          <w:marTop w:val="0"/>
          <w:marBottom w:val="0"/>
          <w:divBdr>
            <w:top w:val="none" w:sz="0" w:space="0" w:color="auto"/>
            <w:left w:val="none" w:sz="0" w:space="0" w:color="auto"/>
            <w:bottom w:val="none" w:sz="0" w:space="0" w:color="auto"/>
            <w:right w:val="none" w:sz="0" w:space="0" w:color="auto"/>
          </w:divBdr>
        </w:div>
        <w:div w:id="1787305666">
          <w:marLeft w:val="640"/>
          <w:marRight w:val="0"/>
          <w:marTop w:val="0"/>
          <w:marBottom w:val="0"/>
          <w:divBdr>
            <w:top w:val="none" w:sz="0" w:space="0" w:color="auto"/>
            <w:left w:val="none" w:sz="0" w:space="0" w:color="auto"/>
            <w:bottom w:val="none" w:sz="0" w:space="0" w:color="auto"/>
            <w:right w:val="none" w:sz="0" w:space="0" w:color="auto"/>
          </w:divBdr>
        </w:div>
        <w:div w:id="239296660">
          <w:marLeft w:val="640"/>
          <w:marRight w:val="0"/>
          <w:marTop w:val="0"/>
          <w:marBottom w:val="0"/>
          <w:divBdr>
            <w:top w:val="none" w:sz="0" w:space="0" w:color="auto"/>
            <w:left w:val="none" w:sz="0" w:space="0" w:color="auto"/>
            <w:bottom w:val="none" w:sz="0" w:space="0" w:color="auto"/>
            <w:right w:val="none" w:sz="0" w:space="0" w:color="auto"/>
          </w:divBdr>
        </w:div>
        <w:div w:id="737172551">
          <w:marLeft w:val="640"/>
          <w:marRight w:val="0"/>
          <w:marTop w:val="0"/>
          <w:marBottom w:val="0"/>
          <w:divBdr>
            <w:top w:val="none" w:sz="0" w:space="0" w:color="auto"/>
            <w:left w:val="none" w:sz="0" w:space="0" w:color="auto"/>
            <w:bottom w:val="none" w:sz="0" w:space="0" w:color="auto"/>
            <w:right w:val="none" w:sz="0" w:space="0" w:color="auto"/>
          </w:divBdr>
        </w:div>
      </w:divsChild>
    </w:div>
    <w:div w:id="630592298">
      <w:bodyDiv w:val="1"/>
      <w:marLeft w:val="0"/>
      <w:marRight w:val="0"/>
      <w:marTop w:val="0"/>
      <w:marBottom w:val="0"/>
      <w:divBdr>
        <w:top w:val="none" w:sz="0" w:space="0" w:color="auto"/>
        <w:left w:val="none" w:sz="0" w:space="0" w:color="auto"/>
        <w:bottom w:val="none" w:sz="0" w:space="0" w:color="auto"/>
        <w:right w:val="none" w:sz="0" w:space="0" w:color="auto"/>
      </w:divBdr>
    </w:div>
    <w:div w:id="631836313">
      <w:bodyDiv w:val="1"/>
      <w:marLeft w:val="0"/>
      <w:marRight w:val="0"/>
      <w:marTop w:val="0"/>
      <w:marBottom w:val="0"/>
      <w:divBdr>
        <w:top w:val="none" w:sz="0" w:space="0" w:color="auto"/>
        <w:left w:val="none" w:sz="0" w:space="0" w:color="auto"/>
        <w:bottom w:val="none" w:sz="0" w:space="0" w:color="auto"/>
        <w:right w:val="none" w:sz="0" w:space="0" w:color="auto"/>
      </w:divBdr>
    </w:div>
    <w:div w:id="632447183">
      <w:bodyDiv w:val="1"/>
      <w:marLeft w:val="0"/>
      <w:marRight w:val="0"/>
      <w:marTop w:val="0"/>
      <w:marBottom w:val="0"/>
      <w:divBdr>
        <w:top w:val="none" w:sz="0" w:space="0" w:color="auto"/>
        <w:left w:val="none" w:sz="0" w:space="0" w:color="auto"/>
        <w:bottom w:val="none" w:sz="0" w:space="0" w:color="auto"/>
        <w:right w:val="none" w:sz="0" w:space="0" w:color="auto"/>
      </w:divBdr>
    </w:div>
    <w:div w:id="633214955">
      <w:bodyDiv w:val="1"/>
      <w:marLeft w:val="0"/>
      <w:marRight w:val="0"/>
      <w:marTop w:val="0"/>
      <w:marBottom w:val="0"/>
      <w:divBdr>
        <w:top w:val="none" w:sz="0" w:space="0" w:color="auto"/>
        <w:left w:val="none" w:sz="0" w:space="0" w:color="auto"/>
        <w:bottom w:val="none" w:sz="0" w:space="0" w:color="auto"/>
        <w:right w:val="none" w:sz="0" w:space="0" w:color="auto"/>
      </w:divBdr>
    </w:div>
    <w:div w:id="633757415">
      <w:bodyDiv w:val="1"/>
      <w:marLeft w:val="0"/>
      <w:marRight w:val="0"/>
      <w:marTop w:val="0"/>
      <w:marBottom w:val="0"/>
      <w:divBdr>
        <w:top w:val="none" w:sz="0" w:space="0" w:color="auto"/>
        <w:left w:val="none" w:sz="0" w:space="0" w:color="auto"/>
        <w:bottom w:val="none" w:sz="0" w:space="0" w:color="auto"/>
        <w:right w:val="none" w:sz="0" w:space="0" w:color="auto"/>
      </w:divBdr>
    </w:div>
    <w:div w:id="636574274">
      <w:bodyDiv w:val="1"/>
      <w:marLeft w:val="0"/>
      <w:marRight w:val="0"/>
      <w:marTop w:val="0"/>
      <w:marBottom w:val="0"/>
      <w:divBdr>
        <w:top w:val="none" w:sz="0" w:space="0" w:color="auto"/>
        <w:left w:val="none" w:sz="0" w:space="0" w:color="auto"/>
        <w:bottom w:val="none" w:sz="0" w:space="0" w:color="auto"/>
        <w:right w:val="none" w:sz="0" w:space="0" w:color="auto"/>
      </w:divBdr>
    </w:div>
    <w:div w:id="641273099">
      <w:bodyDiv w:val="1"/>
      <w:marLeft w:val="0"/>
      <w:marRight w:val="0"/>
      <w:marTop w:val="0"/>
      <w:marBottom w:val="0"/>
      <w:divBdr>
        <w:top w:val="none" w:sz="0" w:space="0" w:color="auto"/>
        <w:left w:val="none" w:sz="0" w:space="0" w:color="auto"/>
        <w:bottom w:val="none" w:sz="0" w:space="0" w:color="auto"/>
        <w:right w:val="none" w:sz="0" w:space="0" w:color="auto"/>
      </w:divBdr>
    </w:div>
    <w:div w:id="643048126">
      <w:bodyDiv w:val="1"/>
      <w:marLeft w:val="0"/>
      <w:marRight w:val="0"/>
      <w:marTop w:val="0"/>
      <w:marBottom w:val="0"/>
      <w:divBdr>
        <w:top w:val="none" w:sz="0" w:space="0" w:color="auto"/>
        <w:left w:val="none" w:sz="0" w:space="0" w:color="auto"/>
        <w:bottom w:val="none" w:sz="0" w:space="0" w:color="auto"/>
        <w:right w:val="none" w:sz="0" w:space="0" w:color="auto"/>
      </w:divBdr>
    </w:div>
    <w:div w:id="647974048">
      <w:bodyDiv w:val="1"/>
      <w:marLeft w:val="0"/>
      <w:marRight w:val="0"/>
      <w:marTop w:val="0"/>
      <w:marBottom w:val="0"/>
      <w:divBdr>
        <w:top w:val="none" w:sz="0" w:space="0" w:color="auto"/>
        <w:left w:val="none" w:sz="0" w:space="0" w:color="auto"/>
        <w:bottom w:val="none" w:sz="0" w:space="0" w:color="auto"/>
        <w:right w:val="none" w:sz="0" w:space="0" w:color="auto"/>
      </w:divBdr>
    </w:div>
    <w:div w:id="649334014">
      <w:bodyDiv w:val="1"/>
      <w:marLeft w:val="0"/>
      <w:marRight w:val="0"/>
      <w:marTop w:val="0"/>
      <w:marBottom w:val="0"/>
      <w:divBdr>
        <w:top w:val="none" w:sz="0" w:space="0" w:color="auto"/>
        <w:left w:val="none" w:sz="0" w:space="0" w:color="auto"/>
        <w:bottom w:val="none" w:sz="0" w:space="0" w:color="auto"/>
        <w:right w:val="none" w:sz="0" w:space="0" w:color="auto"/>
      </w:divBdr>
    </w:div>
    <w:div w:id="649595580">
      <w:bodyDiv w:val="1"/>
      <w:marLeft w:val="0"/>
      <w:marRight w:val="0"/>
      <w:marTop w:val="0"/>
      <w:marBottom w:val="0"/>
      <w:divBdr>
        <w:top w:val="none" w:sz="0" w:space="0" w:color="auto"/>
        <w:left w:val="none" w:sz="0" w:space="0" w:color="auto"/>
        <w:bottom w:val="none" w:sz="0" w:space="0" w:color="auto"/>
        <w:right w:val="none" w:sz="0" w:space="0" w:color="auto"/>
      </w:divBdr>
      <w:divsChild>
        <w:div w:id="951784202">
          <w:marLeft w:val="640"/>
          <w:marRight w:val="0"/>
          <w:marTop w:val="0"/>
          <w:marBottom w:val="0"/>
          <w:divBdr>
            <w:top w:val="none" w:sz="0" w:space="0" w:color="auto"/>
            <w:left w:val="none" w:sz="0" w:space="0" w:color="auto"/>
            <w:bottom w:val="none" w:sz="0" w:space="0" w:color="auto"/>
            <w:right w:val="none" w:sz="0" w:space="0" w:color="auto"/>
          </w:divBdr>
        </w:div>
        <w:div w:id="1793671470">
          <w:marLeft w:val="640"/>
          <w:marRight w:val="0"/>
          <w:marTop w:val="0"/>
          <w:marBottom w:val="0"/>
          <w:divBdr>
            <w:top w:val="none" w:sz="0" w:space="0" w:color="auto"/>
            <w:left w:val="none" w:sz="0" w:space="0" w:color="auto"/>
            <w:bottom w:val="none" w:sz="0" w:space="0" w:color="auto"/>
            <w:right w:val="none" w:sz="0" w:space="0" w:color="auto"/>
          </w:divBdr>
        </w:div>
        <w:div w:id="774833572">
          <w:marLeft w:val="640"/>
          <w:marRight w:val="0"/>
          <w:marTop w:val="0"/>
          <w:marBottom w:val="0"/>
          <w:divBdr>
            <w:top w:val="none" w:sz="0" w:space="0" w:color="auto"/>
            <w:left w:val="none" w:sz="0" w:space="0" w:color="auto"/>
            <w:bottom w:val="none" w:sz="0" w:space="0" w:color="auto"/>
            <w:right w:val="none" w:sz="0" w:space="0" w:color="auto"/>
          </w:divBdr>
        </w:div>
        <w:div w:id="1694571259">
          <w:marLeft w:val="640"/>
          <w:marRight w:val="0"/>
          <w:marTop w:val="0"/>
          <w:marBottom w:val="0"/>
          <w:divBdr>
            <w:top w:val="none" w:sz="0" w:space="0" w:color="auto"/>
            <w:left w:val="none" w:sz="0" w:space="0" w:color="auto"/>
            <w:bottom w:val="none" w:sz="0" w:space="0" w:color="auto"/>
            <w:right w:val="none" w:sz="0" w:space="0" w:color="auto"/>
          </w:divBdr>
        </w:div>
        <w:div w:id="336469870">
          <w:marLeft w:val="640"/>
          <w:marRight w:val="0"/>
          <w:marTop w:val="0"/>
          <w:marBottom w:val="0"/>
          <w:divBdr>
            <w:top w:val="none" w:sz="0" w:space="0" w:color="auto"/>
            <w:left w:val="none" w:sz="0" w:space="0" w:color="auto"/>
            <w:bottom w:val="none" w:sz="0" w:space="0" w:color="auto"/>
            <w:right w:val="none" w:sz="0" w:space="0" w:color="auto"/>
          </w:divBdr>
        </w:div>
        <w:div w:id="1539974150">
          <w:marLeft w:val="640"/>
          <w:marRight w:val="0"/>
          <w:marTop w:val="0"/>
          <w:marBottom w:val="0"/>
          <w:divBdr>
            <w:top w:val="none" w:sz="0" w:space="0" w:color="auto"/>
            <w:left w:val="none" w:sz="0" w:space="0" w:color="auto"/>
            <w:bottom w:val="none" w:sz="0" w:space="0" w:color="auto"/>
            <w:right w:val="none" w:sz="0" w:space="0" w:color="auto"/>
          </w:divBdr>
        </w:div>
        <w:div w:id="143161096">
          <w:marLeft w:val="640"/>
          <w:marRight w:val="0"/>
          <w:marTop w:val="0"/>
          <w:marBottom w:val="0"/>
          <w:divBdr>
            <w:top w:val="none" w:sz="0" w:space="0" w:color="auto"/>
            <w:left w:val="none" w:sz="0" w:space="0" w:color="auto"/>
            <w:bottom w:val="none" w:sz="0" w:space="0" w:color="auto"/>
            <w:right w:val="none" w:sz="0" w:space="0" w:color="auto"/>
          </w:divBdr>
        </w:div>
        <w:div w:id="464277188">
          <w:marLeft w:val="640"/>
          <w:marRight w:val="0"/>
          <w:marTop w:val="0"/>
          <w:marBottom w:val="0"/>
          <w:divBdr>
            <w:top w:val="none" w:sz="0" w:space="0" w:color="auto"/>
            <w:left w:val="none" w:sz="0" w:space="0" w:color="auto"/>
            <w:bottom w:val="none" w:sz="0" w:space="0" w:color="auto"/>
            <w:right w:val="none" w:sz="0" w:space="0" w:color="auto"/>
          </w:divBdr>
        </w:div>
        <w:div w:id="1513377556">
          <w:marLeft w:val="640"/>
          <w:marRight w:val="0"/>
          <w:marTop w:val="0"/>
          <w:marBottom w:val="0"/>
          <w:divBdr>
            <w:top w:val="none" w:sz="0" w:space="0" w:color="auto"/>
            <w:left w:val="none" w:sz="0" w:space="0" w:color="auto"/>
            <w:bottom w:val="none" w:sz="0" w:space="0" w:color="auto"/>
            <w:right w:val="none" w:sz="0" w:space="0" w:color="auto"/>
          </w:divBdr>
        </w:div>
        <w:div w:id="1552689258">
          <w:marLeft w:val="640"/>
          <w:marRight w:val="0"/>
          <w:marTop w:val="0"/>
          <w:marBottom w:val="0"/>
          <w:divBdr>
            <w:top w:val="none" w:sz="0" w:space="0" w:color="auto"/>
            <w:left w:val="none" w:sz="0" w:space="0" w:color="auto"/>
            <w:bottom w:val="none" w:sz="0" w:space="0" w:color="auto"/>
            <w:right w:val="none" w:sz="0" w:space="0" w:color="auto"/>
          </w:divBdr>
        </w:div>
        <w:div w:id="1822303494">
          <w:marLeft w:val="640"/>
          <w:marRight w:val="0"/>
          <w:marTop w:val="0"/>
          <w:marBottom w:val="0"/>
          <w:divBdr>
            <w:top w:val="none" w:sz="0" w:space="0" w:color="auto"/>
            <w:left w:val="none" w:sz="0" w:space="0" w:color="auto"/>
            <w:bottom w:val="none" w:sz="0" w:space="0" w:color="auto"/>
            <w:right w:val="none" w:sz="0" w:space="0" w:color="auto"/>
          </w:divBdr>
        </w:div>
        <w:div w:id="1596209336">
          <w:marLeft w:val="640"/>
          <w:marRight w:val="0"/>
          <w:marTop w:val="0"/>
          <w:marBottom w:val="0"/>
          <w:divBdr>
            <w:top w:val="none" w:sz="0" w:space="0" w:color="auto"/>
            <w:left w:val="none" w:sz="0" w:space="0" w:color="auto"/>
            <w:bottom w:val="none" w:sz="0" w:space="0" w:color="auto"/>
            <w:right w:val="none" w:sz="0" w:space="0" w:color="auto"/>
          </w:divBdr>
        </w:div>
        <w:div w:id="2015258809">
          <w:marLeft w:val="640"/>
          <w:marRight w:val="0"/>
          <w:marTop w:val="0"/>
          <w:marBottom w:val="0"/>
          <w:divBdr>
            <w:top w:val="none" w:sz="0" w:space="0" w:color="auto"/>
            <w:left w:val="none" w:sz="0" w:space="0" w:color="auto"/>
            <w:bottom w:val="none" w:sz="0" w:space="0" w:color="auto"/>
            <w:right w:val="none" w:sz="0" w:space="0" w:color="auto"/>
          </w:divBdr>
        </w:div>
        <w:div w:id="463813468">
          <w:marLeft w:val="640"/>
          <w:marRight w:val="0"/>
          <w:marTop w:val="0"/>
          <w:marBottom w:val="0"/>
          <w:divBdr>
            <w:top w:val="none" w:sz="0" w:space="0" w:color="auto"/>
            <w:left w:val="none" w:sz="0" w:space="0" w:color="auto"/>
            <w:bottom w:val="none" w:sz="0" w:space="0" w:color="auto"/>
            <w:right w:val="none" w:sz="0" w:space="0" w:color="auto"/>
          </w:divBdr>
        </w:div>
        <w:div w:id="1106195443">
          <w:marLeft w:val="640"/>
          <w:marRight w:val="0"/>
          <w:marTop w:val="0"/>
          <w:marBottom w:val="0"/>
          <w:divBdr>
            <w:top w:val="none" w:sz="0" w:space="0" w:color="auto"/>
            <w:left w:val="none" w:sz="0" w:space="0" w:color="auto"/>
            <w:bottom w:val="none" w:sz="0" w:space="0" w:color="auto"/>
            <w:right w:val="none" w:sz="0" w:space="0" w:color="auto"/>
          </w:divBdr>
        </w:div>
        <w:div w:id="299455524">
          <w:marLeft w:val="640"/>
          <w:marRight w:val="0"/>
          <w:marTop w:val="0"/>
          <w:marBottom w:val="0"/>
          <w:divBdr>
            <w:top w:val="none" w:sz="0" w:space="0" w:color="auto"/>
            <w:left w:val="none" w:sz="0" w:space="0" w:color="auto"/>
            <w:bottom w:val="none" w:sz="0" w:space="0" w:color="auto"/>
            <w:right w:val="none" w:sz="0" w:space="0" w:color="auto"/>
          </w:divBdr>
        </w:div>
        <w:div w:id="40255810">
          <w:marLeft w:val="640"/>
          <w:marRight w:val="0"/>
          <w:marTop w:val="0"/>
          <w:marBottom w:val="0"/>
          <w:divBdr>
            <w:top w:val="none" w:sz="0" w:space="0" w:color="auto"/>
            <w:left w:val="none" w:sz="0" w:space="0" w:color="auto"/>
            <w:bottom w:val="none" w:sz="0" w:space="0" w:color="auto"/>
            <w:right w:val="none" w:sz="0" w:space="0" w:color="auto"/>
          </w:divBdr>
        </w:div>
        <w:div w:id="404107179">
          <w:marLeft w:val="640"/>
          <w:marRight w:val="0"/>
          <w:marTop w:val="0"/>
          <w:marBottom w:val="0"/>
          <w:divBdr>
            <w:top w:val="none" w:sz="0" w:space="0" w:color="auto"/>
            <w:left w:val="none" w:sz="0" w:space="0" w:color="auto"/>
            <w:bottom w:val="none" w:sz="0" w:space="0" w:color="auto"/>
            <w:right w:val="none" w:sz="0" w:space="0" w:color="auto"/>
          </w:divBdr>
        </w:div>
        <w:div w:id="979458425">
          <w:marLeft w:val="640"/>
          <w:marRight w:val="0"/>
          <w:marTop w:val="0"/>
          <w:marBottom w:val="0"/>
          <w:divBdr>
            <w:top w:val="none" w:sz="0" w:space="0" w:color="auto"/>
            <w:left w:val="none" w:sz="0" w:space="0" w:color="auto"/>
            <w:bottom w:val="none" w:sz="0" w:space="0" w:color="auto"/>
            <w:right w:val="none" w:sz="0" w:space="0" w:color="auto"/>
          </w:divBdr>
        </w:div>
        <w:div w:id="638802857">
          <w:marLeft w:val="640"/>
          <w:marRight w:val="0"/>
          <w:marTop w:val="0"/>
          <w:marBottom w:val="0"/>
          <w:divBdr>
            <w:top w:val="none" w:sz="0" w:space="0" w:color="auto"/>
            <w:left w:val="none" w:sz="0" w:space="0" w:color="auto"/>
            <w:bottom w:val="none" w:sz="0" w:space="0" w:color="auto"/>
            <w:right w:val="none" w:sz="0" w:space="0" w:color="auto"/>
          </w:divBdr>
        </w:div>
        <w:div w:id="371151009">
          <w:marLeft w:val="640"/>
          <w:marRight w:val="0"/>
          <w:marTop w:val="0"/>
          <w:marBottom w:val="0"/>
          <w:divBdr>
            <w:top w:val="none" w:sz="0" w:space="0" w:color="auto"/>
            <w:left w:val="none" w:sz="0" w:space="0" w:color="auto"/>
            <w:bottom w:val="none" w:sz="0" w:space="0" w:color="auto"/>
            <w:right w:val="none" w:sz="0" w:space="0" w:color="auto"/>
          </w:divBdr>
        </w:div>
        <w:div w:id="1300377396">
          <w:marLeft w:val="640"/>
          <w:marRight w:val="0"/>
          <w:marTop w:val="0"/>
          <w:marBottom w:val="0"/>
          <w:divBdr>
            <w:top w:val="none" w:sz="0" w:space="0" w:color="auto"/>
            <w:left w:val="none" w:sz="0" w:space="0" w:color="auto"/>
            <w:bottom w:val="none" w:sz="0" w:space="0" w:color="auto"/>
            <w:right w:val="none" w:sz="0" w:space="0" w:color="auto"/>
          </w:divBdr>
        </w:div>
        <w:div w:id="1642808008">
          <w:marLeft w:val="640"/>
          <w:marRight w:val="0"/>
          <w:marTop w:val="0"/>
          <w:marBottom w:val="0"/>
          <w:divBdr>
            <w:top w:val="none" w:sz="0" w:space="0" w:color="auto"/>
            <w:left w:val="none" w:sz="0" w:space="0" w:color="auto"/>
            <w:bottom w:val="none" w:sz="0" w:space="0" w:color="auto"/>
            <w:right w:val="none" w:sz="0" w:space="0" w:color="auto"/>
          </w:divBdr>
        </w:div>
        <w:div w:id="354504774">
          <w:marLeft w:val="640"/>
          <w:marRight w:val="0"/>
          <w:marTop w:val="0"/>
          <w:marBottom w:val="0"/>
          <w:divBdr>
            <w:top w:val="none" w:sz="0" w:space="0" w:color="auto"/>
            <w:left w:val="none" w:sz="0" w:space="0" w:color="auto"/>
            <w:bottom w:val="none" w:sz="0" w:space="0" w:color="auto"/>
            <w:right w:val="none" w:sz="0" w:space="0" w:color="auto"/>
          </w:divBdr>
        </w:div>
        <w:div w:id="876358478">
          <w:marLeft w:val="640"/>
          <w:marRight w:val="0"/>
          <w:marTop w:val="0"/>
          <w:marBottom w:val="0"/>
          <w:divBdr>
            <w:top w:val="none" w:sz="0" w:space="0" w:color="auto"/>
            <w:left w:val="none" w:sz="0" w:space="0" w:color="auto"/>
            <w:bottom w:val="none" w:sz="0" w:space="0" w:color="auto"/>
            <w:right w:val="none" w:sz="0" w:space="0" w:color="auto"/>
          </w:divBdr>
        </w:div>
        <w:div w:id="1384478419">
          <w:marLeft w:val="640"/>
          <w:marRight w:val="0"/>
          <w:marTop w:val="0"/>
          <w:marBottom w:val="0"/>
          <w:divBdr>
            <w:top w:val="none" w:sz="0" w:space="0" w:color="auto"/>
            <w:left w:val="none" w:sz="0" w:space="0" w:color="auto"/>
            <w:bottom w:val="none" w:sz="0" w:space="0" w:color="auto"/>
            <w:right w:val="none" w:sz="0" w:space="0" w:color="auto"/>
          </w:divBdr>
        </w:div>
        <w:div w:id="380910248">
          <w:marLeft w:val="640"/>
          <w:marRight w:val="0"/>
          <w:marTop w:val="0"/>
          <w:marBottom w:val="0"/>
          <w:divBdr>
            <w:top w:val="none" w:sz="0" w:space="0" w:color="auto"/>
            <w:left w:val="none" w:sz="0" w:space="0" w:color="auto"/>
            <w:bottom w:val="none" w:sz="0" w:space="0" w:color="auto"/>
            <w:right w:val="none" w:sz="0" w:space="0" w:color="auto"/>
          </w:divBdr>
        </w:div>
        <w:div w:id="1210997118">
          <w:marLeft w:val="640"/>
          <w:marRight w:val="0"/>
          <w:marTop w:val="0"/>
          <w:marBottom w:val="0"/>
          <w:divBdr>
            <w:top w:val="none" w:sz="0" w:space="0" w:color="auto"/>
            <w:left w:val="none" w:sz="0" w:space="0" w:color="auto"/>
            <w:bottom w:val="none" w:sz="0" w:space="0" w:color="auto"/>
            <w:right w:val="none" w:sz="0" w:space="0" w:color="auto"/>
          </w:divBdr>
        </w:div>
        <w:div w:id="1525246427">
          <w:marLeft w:val="640"/>
          <w:marRight w:val="0"/>
          <w:marTop w:val="0"/>
          <w:marBottom w:val="0"/>
          <w:divBdr>
            <w:top w:val="none" w:sz="0" w:space="0" w:color="auto"/>
            <w:left w:val="none" w:sz="0" w:space="0" w:color="auto"/>
            <w:bottom w:val="none" w:sz="0" w:space="0" w:color="auto"/>
            <w:right w:val="none" w:sz="0" w:space="0" w:color="auto"/>
          </w:divBdr>
        </w:div>
        <w:div w:id="337925899">
          <w:marLeft w:val="640"/>
          <w:marRight w:val="0"/>
          <w:marTop w:val="0"/>
          <w:marBottom w:val="0"/>
          <w:divBdr>
            <w:top w:val="none" w:sz="0" w:space="0" w:color="auto"/>
            <w:left w:val="none" w:sz="0" w:space="0" w:color="auto"/>
            <w:bottom w:val="none" w:sz="0" w:space="0" w:color="auto"/>
            <w:right w:val="none" w:sz="0" w:space="0" w:color="auto"/>
          </w:divBdr>
        </w:div>
        <w:div w:id="1828597136">
          <w:marLeft w:val="640"/>
          <w:marRight w:val="0"/>
          <w:marTop w:val="0"/>
          <w:marBottom w:val="0"/>
          <w:divBdr>
            <w:top w:val="none" w:sz="0" w:space="0" w:color="auto"/>
            <w:left w:val="none" w:sz="0" w:space="0" w:color="auto"/>
            <w:bottom w:val="none" w:sz="0" w:space="0" w:color="auto"/>
            <w:right w:val="none" w:sz="0" w:space="0" w:color="auto"/>
          </w:divBdr>
        </w:div>
        <w:div w:id="114641388">
          <w:marLeft w:val="640"/>
          <w:marRight w:val="0"/>
          <w:marTop w:val="0"/>
          <w:marBottom w:val="0"/>
          <w:divBdr>
            <w:top w:val="none" w:sz="0" w:space="0" w:color="auto"/>
            <w:left w:val="none" w:sz="0" w:space="0" w:color="auto"/>
            <w:bottom w:val="none" w:sz="0" w:space="0" w:color="auto"/>
            <w:right w:val="none" w:sz="0" w:space="0" w:color="auto"/>
          </w:divBdr>
        </w:div>
        <w:div w:id="1940411103">
          <w:marLeft w:val="640"/>
          <w:marRight w:val="0"/>
          <w:marTop w:val="0"/>
          <w:marBottom w:val="0"/>
          <w:divBdr>
            <w:top w:val="none" w:sz="0" w:space="0" w:color="auto"/>
            <w:left w:val="none" w:sz="0" w:space="0" w:color="auto"/>
            <w:bottom w:val="none" w:sz="0" w:space="0" w:color="auto"/>
            <w:right w:val="none" w:sz="0" w:space="0" w:color="auto"/>
          </w:divBdr>
        </w:div>
        <w:div w:id="1548371166">
          <w:marLeft w:val="640"/>
          <w:marRight w:val="0"/>
          <w:marTop w:val="0"/>
          <w:marBottom w:val="0"/>
          <w:divBdr>
            <w:top w:val="none" w:sz="0" w:space="0" w:color="auto"/>
            <w:left w:val="none" w:sz="0" w:space="0" w:color="auto"/>
            <w:bottom w:val="none" w:sz="0" w:space="0" w:color="auto"/>
            <w:right w:val="none" w:sz="0" w:space="0" w:color="auto"/>
          </w:divBdr>
        </w:div>
      </w:divsChild>
    </w:div>
    <w:div w:id="651493778">
      <w:bodyDiv w:val="1"/>
      <w:marLeft w:val="0"/>
      <w:marRight w:val="0"/>
      <w:marTop w:val="0"/>
      <w:marBottom w:val="0"/>
      <w:divBdr>
        <w:top w:val="none" w:sz="0" w:space="0" w:color="auto"/>
        <w:left w:val="none" w:sz="0" w:space="0" w:color="auto"/>
        <w:bottom w:val="none" w:sz="0" w:space="0" w:color="auto"/>
        <w:right w:val="none" w:sz="0" w:space="0" w:color="auto"/>
      </w:divBdr>
    </w:div>
    <w:div w:id="651561578">
      <w:bodyDiv w:val="1"/>
      <w:marLeft w:val="0"/>
      <w:marRight w:val="0"/>
      <w:marTop w:val="0"/>
      <w:marBottom w:val="0"/>
      <w:divBdr>
        <w:top w:val="none" w:sz="0" w:space="0" w:color="auto"/>
        <w:left w:val="none" w:sz="0" w:space="0" w:color="auto"/>
        <w:bottom w:val="none" w:sz="0" w:space="0" w:color="auto"/>
        <w:right w:val="none" w:sz="0" w:space="0" w:color="auto"/>
      </w:divBdr>
    </w:div>
    <w:div w:id="651762262">
      <w:bodyDiv w:val="1"/>
      <w:marLeft w:val="0"/>
      <w:marRight w:val="0"/>
      <w:marTop w:val="0"/>
      <w:marBottom w:val="0"/>
      <w:divBdr>
        <w:top w:val="none" w:sz="0" w:space="0" w:color="auto"/>
        <w:left w:val="none" w:sz="0" w:space="0" w:color="auto"/>
        <w:bottom w:val="none" w:sz="0" w:space="0" w:color="auto"/>
        <w:right w:val="none" w:sz="0" w:space="0" w:color="auto"/>
      </w:divBdr>
    </w:div>
    <w:div w:id="651909620">
      <w:bodyDiv w:val="1"/>
      <w:marLeft w:val="0"/>
      <w:marRight w:val="0"/>
      <w:marTop w:val="0"/>
      <w:marBottom w:val="0"/>
      <w:divBdr>
        <w:top w:val="none" w:sz="0" w:space="0" w:color="auto"/>
        <w:left w:val="none" w:sz="0" w:space="0" w:color="auto"/>
        <w:bottom w:val="none" w:sz="0" w:space="0" w:color="auto"/>
        <w:right w:val="none" w:sz="0" w:space="0" w:color="auto"/>
      </w:divBdr>
    </w:div>
    <w:div w:id="654454426">
      <w:bodyDiv w:val="1"/>
      <w:marLeft w:val="0"/>
      <w:marRight w:val="0"/>
      <w:marTop w:val="0"/>
      <w:marBottom w:val="0"/>
      <w:divBdr>
        <w:top w:val="none" w:sz="0" w:space="0" w:color="auto"/>
        <w:left w:val="none" w:sz="0" w:space="0" w:color="auto"/>
        <w:bottom w:val="none" w:sz="0" w:space="0" w:color="auto"/>
        <w:right w:val="none" w:sz="0" w:space="0" w:color="auto"/>
      </w:divBdr>
    </w:div>
    <w:div w:id="654645277">
      <w:bodyDiv w:val="1"/>
      <w:marLeft w:val="0"/>
      <w:marRight w:val="0"/>
      <w:marTop w:val="0"/>
      <w:marBottom w:val="0"/>
      <w:divBdr>
        <w:top w:val="none" w:sz="0" w:space="0" w:color="auto"/>
        <w:left w:val="none" w:sz="0" w:space="0" w:color="auto"/>
        <w:bottom w:val="none" w:sz="0" w:space="0" w:color="auto"/>
        <w:right w:val="none" w:sz="0" w:space="0" w:color="auto"/>
      </w:divBdr>
    </w:div>
    <w:div w:id="654918462">
      <w:bodyDiv w:val="1"/>
      <w:marLeft w:val="0"/>
      <w:marRight w:val="0"/>
      <w:marTop w:val="0"/>
      <w:marBottom w:val="0"/>
      <w:divBdr>
        <w:top w:val="none" w:sz="0" w:space="0" w:color="auto"/>
        <w:left w:val="none" w:sz="0" w:space="0" w:color="auto"/>
        <w:bottom w:val="none" w:sz="0" w:space="0" w:color="auto"/>
        <w:right w:val="none" w:sz="0" w:space="0" w:color="auto"/>
      </w:divBdr>
    </w:div>
    <w:div w:id="655261343">
      <w:bodyDiv w:val="1"/>
      <w:marLeft w:val="0"/>
      <w:marRight w:val="0"/>
      <w:marTop w:val="0"/>
      <w:marBottom w:val="0"/>
      <w:divBdr>
        <w:top w:val="none" w:sz="0" w:space="0" w:color="auto"/>
        <w:left w:val="none" w:sz="0" w:space="0" w:color="auto"/>
        <w:bottom w:val="none" w:sz="0" w:space="0" w:color="auto"/>
        <w:right w:val="none" w:sz="0" w:space="0" w:color="auto"/>
      </w:divBdr>
    </w:div>
    <w:div w:id="656421557">
      <w:bodyDiv w:val="1"/>
      <w:marLeft w:val="0"/>
      <w:marRight w:val="0"/>
      <w:marTop w:val="0"/>
      <w:marBottom w:val="0"/>
      <w:divBdr>
        <w:top w:val="none" w:sz="0" w:space="0" w:color="auto"/>
        <w:left w:val="none" w:sz="0" w:space="0" w:color="auto"/>
        <w:bottom w:val="none" w:sz="0" w:space="0" w:color="auto"/>
        <w:right w:val="none" w:sz="0" w:space="0" w:color="auto"/>
      </w:divBdr>
      <w:divsChild>
        <w:div w:id="1799839552">
          <w:marLeft w:val="640"/>
          <w:marRight w:val="0"/>
          <w:marTop w:val="0"/>
          <w:marBottom w:val="0"/>
          <w:divBdr>
            <w:top w:val="none" w:sz="0" w:space="0" w:color="auto"/>
            <w:left w:val="none" w:sz="0" w:space="0" w:color="auto"/>
            <w:bottom w:val="none" w:sz="0" w:space="0" w:color="auto"/>
            <w:right w:val="none" w:sz="0" w:space="0" w:color="auto"/>
          </w:divBdr>
        </w:div>
        <w:div w:id="1102452158">
          <w:marLeft w:val="640"/>
          <w:marRight w:val="0"/>
          <w:marTop w:val="0"/>
          <w:marBottom w:val="0"/>
          <w:divBdr>
            <w:top w:val="none" w:sz="0" w:space="0" w:color="auto"/>
            <w:left w:val="none" w:sz="0" w:space="0" w:color="auto"/>
            <w:bottom w:val="none" w:sz="0" w:space="0" w:color="auto"/>
            <w:right w:val="none" w:sz="0" w:space="0" w:color="auto"/>
          </w:divBdr>
        </w:div>
        <w:div w:id="610555349">
          <w:marLeft w:val="640"/>
          <w:marRight w:val="0"/>
          <w:marTop w:val="0"/>
          <w:marBottom w:val="0"/>
          <w:divBdr>
            <w:top w:val="none" w:sz="0" w:space="0" w:color="auto"/>
            <w:left w:val="none" w:sz="0" w:space="0" w:color="auto"/>
            <w:bottom w:val="none" w:sz="0" w:space="0" w:color="auto"/>
            <w:right w:val="none" w:sz="0" w:space="0" w:color="auto"/>
          </w:divBdr>
        </w:div>
        <w:div w:id="1528594356">
          <w:marLeft w:val="640"/>
          <w:marRight w:val="0"/>
          <w:marTop w:val="0"/>
          <w:marBottom w:val="0"/>
          <w:divBdr>
            <w:top w:val="none" w:sz="0" w:space="0" w:color="auto"/>
            <w:left w:val="none" w:sz="0" w:space="0" w:color="auto"/>
            <w:bottom w:val="none" w:sz="0" w:space="0" w:color="auto"/>
            <w:right w:val="none" w:sz="0" w:space="0" w:color="auto"/>
          </w:divBdr>
        </w:div>
        <w:div w:id="1448626079">
          <w:marLeft w:val="640"/>
          <w:marRight w:val="0"/>
          <w:marTop w:val="0"/>
          <w:marBottom w:val="0"/>
          <w:divBdr>
            <w:top w:val="none" w:sz="0" w:space="0" w:color="auto"/>
            <w:left w:val="none" w:sz="0" w:space="0" w:color="auto"/>
            <w:bottom w:val="none" w:sz="0" w:space="0" w:color="auto"/>
            <w:right w:val="none" w:sz="0" w:space="0" w:color="auto"/>
          </w:divBdr>
        </w:div>
        <w:div w:id="1097168484">
          <w:marLeft w:val="640"/>
          <w:marRight w:val="0"/>
          <w:marTop w:val="0"/>
          <w:marBottom w:val="0"/>
          <w:divBdr>
            <w:top w:val="none" w:sz="0" w:space="0" w:color="auto"/>
            <w:left w:val="none" w:sz="0" w:space="0" w:color="auto"/>
            <w:bottom w:val="none" w:sz="0" w:space="0" w:color="auto"/>
            <w:right w:val="none" w:sz="0" w:space="0" w:color="auto"/>
          </w:divBdr>
        </w:div>
        <w:div w:id="2025210067">
          <w:marLeft w:val="640"/>
          <w:marRight w:val="0"/>
          <w:marTop w:val="0"/>
          <w:marBottom w:val="0"/>
          <w:divBdr>
            <w:top w:val="none" w:sz="0" w:space="0" w:color="auto"/>
            <w:left w:val="none" w:sz="0" w:space="0" w:color="auto"/>
            <w:bottom w:val="none" w:sz="0" w:space="0" w:color="auto"/>
            <w:right w:val="none" w:sz="0" w:space="0" w:color="auto"/>
          </w:divBdr>
        </w:div>
        <w:div w:id="1874876015">
          <w:marLeft w:val="640"/>
          <w:marRight w:val="0"/>
          <w:marTop w:val="0"/>
          <w:marBottom w:val="0"/>
          <w:divBdr>
            <w:top w:val="none" w:sz="0" w:space="0" w:color="auto"/>
            <w:left w:val="none" w:sz="0" w:space="0" w:color="auto"/>
            <w:bottom w:val="none" w:sz="0" w:space="0" w:color="auto"/>
            <w:right w:val="none" w:sz="0" w:space="0" w:color="auto"/>
          </w:divBdr>
        </w:div>
        <w:div w:id="1999535613">
          <w:marLeft w:val="640"/>
          <w:marRight w:val="0"/>
          <w:marTop w:val="0"/>
          <w:marBottom w:val="0"/>
          <w:divBdr>
            <w:top w:val="none" w:sz="0" w:space="0" w:color="auto"/>
            <w:left w:val="none" w:sz="0" w:space="0" w:color="auto"/>
            <w:bottom w:val="none" w:sz="0" w:space="0" w:color="auto"/>
            <w:right w:val="none" w:sz="0" w:space="0" w:color="auto"/>
          </w:divBdr>
        </w:div>
        <w:div w:id="216824279">
          <w:marLeft w:val="640"/>
          <w:marRight w:val="0"/>
          <w:marTop w:val="0"/>
          <w:marBottom w:val="0"/>
          <w:divBdr>
            <w:top w:val="none" w:sz="0" w:space="0" w:color="auto"/>
            <w:left w:val="none" w:sz="0" w:space="0" w:color="auto"/>
            <w:bottom w:val="none" w:sz="0" w:space="0" w:color="auto"/>
            <w:right w:val="none" w:sz="0" w:space="0" w:color="auto"/>
          </w:divBdr>
        </w:div>
        <w:div w:id="1665622036">
          <w:marLeft w:val="640"/>
          <w:marRight w:val="0"/>
          <w:marTop w:val="0"/>
          <w:marBottom w:val="0"/>
          <w:divBdr>
            <w:top w:val="none" w:sz="0" w:space="0" w:color="auto"/>
            <w:left w:val="none" w:sz="0" w:space="0" w:color="auto"/>
            <w:bottom w:val="none" w:sz="0" w:space="0" w:color="auto"/>
            <w:right w:val="none" w:sz="0" w:space="0" w:color="auto"/>
          </w:divBdr>
        </w:div>
        <w:div w:id="67313044">
          <w:marLeft w:val="640"/>
          <w:marRight w:val="0"/>
          <w:marTop w:val="0"/>
          <w:marBottom w:val="0"/>
          <w:divBdr>
            <w:top w:val="none" w:sz="0" w:space="0" w:color="auto"/>
            <w:left w:val="none" w:sz="0" w:space="0" w:color="auto"/>
            <w:bottom w:val="none" w:sz="0" w:space="0" w:color="auto"/>
            <w:right w:val="none" w:sz="0" w:space="0" w:color="auto"/>
          </w:divBdr>
        </w:div>
        <w:div w:id="1426070485">
          <w:marLeft w:val="640"/>
          <w:marRight w:val="0"/>
          <w:marTop w:val="0"/>
          <w:marBottom w:val="0"/>
          <w:divBdr>
            <w:top w:val="none" w:sz="0" w:space="0" w:color="auto"/>
            <w:left w:val="none" w:sz="0" w:space="0" w:color="auto"/>
            <w:bottom w:val="none" w:sz="0" w:space="0" w:color="auto"/>
            <w:right w:val="none" w:sz="0" w:space="0" w:color="auto"/>
          </w:divBdr>
        </w:div>
        <w:div w:id="1350788363">
          <w:marLeft w:val="640"/>
          <w:marRight w:val="0"/>
          <w:marTop w:val="0"/>
          <w:marBottom w:val="0"/>
          <w:divBdr>
            <w:top w:val="none" w:sz="0" w:space="0" w:color="auto"/>
            <w:left w:val="none" w:sz="0" w:space="0" w:color="auto"/>
            <w:bottom w:val="none" w:sz="0" w:space="0" w:color="auto"/>
            <w:right w:val="none" w:sz="0" w:space="0" w:color="auto"/>
          </w:divBdr>
        </w:div>
        <w:div w:id="195850378">
          <w:marLeft w:val="640"/>
          <w:marRight w:val="0"/>
          <w:marTop w:val="0"/>
          <w:marBottom w:val="0"/>
          <w:divBdr>
            <w:top w:val="none" w:sz="0" w:space="0" w:color="auto"/>
            <w:left w:val="none" w:sz="0" w:space="0" w:color="auto"/>
            <w:bottom w:val="none" w:sz="0" w:space="0" w:color="auto"/>
            <w:right w:val="none" w:sz="0" w:space="0" w:color="auto"/>
          </w:divBdr>
        </w:div>
        <w:div w:id="39137423">
          <w:marLeft w:val="640"/>
          <w:marRight w:val="0"/>
          <w:marTop w:val="0"/>
          <w:marBottom w:val="0"/>
          <w:divBdr>
            <w:top w:val="none" w:sz="0" w:space="0" w:color="auto"/>
            <w:left w:val="none" w:sz="0" w:space="0" w:color="auto"/>
            <w:bottom w:val="none" w:sz="0" w:space="0" w:color="auto"/>
            <w:right w:val="none" w:sz="0" w:space="0" w:color="auto"/>
          </w:divBdr>
        </w:div>
        <w:div w:id="1759327122">
          <w:marLeft w:val="640"/>
          <w:marRight w:val="0"/>
          <w:marTop w:val="0"/>
          <w:marBottom w:val="0"/>
          <w:divBdr>
            <w:top w:val="none" w:sz="0" w:space="0" w:color="auto"/>
            <w:left w:val="none" w:sz="0" w:space="0" w:color="auto"/>
            <w:bottom w:val="none" w:sz="0" w:space="0" w:color="auto"/>
            <w:right w:val="none" w:sz="0" w:space="0" w:color="auto"/>
          </w:divBdr>
        </w:div>
        <w:div w:id="1976794923">
          <w:marLeft w:val="640"/>
          <w:marRight w:val="0"/>
          <w:marTop w:val="0"/>
          <w:marBottom w:val="0"/>
          <w:divBdr>
            <w:top w:val="none" w:sz="0" w:space="0" w:color="auto"/>
            <w:left w:val="none" w:sz="0" w:space="0" w:color="auto"/>
            <w:bottom w:val="none" w:sz="0" w:space="0" w:color="auto"/>
            <w:right w:val="none" w:sz="0" w:space="0" w:color="auto"/>
          </w:divBdr>
          <w:divsChild>
            <w:div w:id="184444929">
              <w:marLeft w:val="0"/>
              <w:marRight w:val="0"/>
              <w:marTop w:val="0"/>
              <w:marBottom w:val="0"/>
              <w:divBdr>
                <w:top w:val="none" w:sz="0" w:space="0" w:color="auto"/>
                <w:left w:val="none" w:sz="0" w:space="0" w:color="auto"/>
                <w:bottom w:val="none" w:sz="0" w:space="0" w:color="auto"/>
                <w:right w:val="none" w:sz="0" w:space="0" w:color="auto"/>
              </w:divBdr>
            </w:div>
          </w:divsChild>
        </w:div>
        <w:div w:id="807937103">
          <w:marLeft w:val="640"/>
          <w:marRight w:val="0"/>
          <w:marTop w:val="0"/>
          <w:marBottom w:val="0"/>
          <w:divBdr>
            <w:top w:val="none" w:sz="0" w:space="0" w:color="auto"/>
            <w:left w:val="none" w:sz="0" w:space="0" w:color="auto"/>
            <w:bottom w:val="none" w:sz="0" w:space="0" w:color="auto"/>
            <w:right w:val="none" w:sz="0" w:space="0" w:color="auto"/>
          </w:divBdr>
        </w:div>
        <w:div w:id="23945894">
          <w:marLeft w:val="640"/>
          <w:marRight w:val="0"/>
          <w:marTop w:val="0"/>
          <w:marBottom w:val="0"/>
          <w:divBdr>
            <w:top w:val="none" w:sz="0" w:space="0" w:color="auto"/>
            <w:left w:val="none" w:sz="0" w:space="0" w:color="auto"/>
            <w:bottom w:val="none" w:sz="0" w:space="0" w:color="auto"/>
            <w:right w:val="none" w:sz="0" w:space="0" w:color="auto"/>
          </w:divBdr>
        </w:div>
        <w:div w:id="338892129">
          <w:marLeft w:val="640"/>
          <w:marRight w:val="0"/>
          <w:marTop w:val="0"/>
          <w:marBottom w:val="0"/>
          <w:divBdr>
            <w:top w:val="none" w:sz="0" w:space="0" w:color="auto"/>
            <w:left w:val="none" w:sz="0" w:space="0" w:color="auto"/>
            <w:bottom w:val="none" w:sz="0" w:space="0" w:color="auto"/>
            <w:right w:val="none" w:sz="0" w:space="0" w:color="auto"/>
          </w:divBdr>
        </w:div>
        <w:div w:id="1243761525">
          <w:marLeft w:val="640"/>
          <w:marRight w:val="0"/>
          <w:marTop w:val="0"/>
          <w:marBottom w:val="0"/>
          <w:divBdr>
            <w:top w:val="none" w:sz="0" w:space="0" w:color="auto"/>
            <w:left w:val="none" w:sz="0" w:space="0" w:color="auto"/>
            <w:bottom w:val="none" w:sz="0" w:space="0" w:color="auto"/>
            <w:right w:val="none" w:sz="0" w:space="0" w:color="auto"/>
          </w:divBdr>
        </w:div>
        <w:div w:id="1940871855">
          <w:marLeft w:val="640"/>
          <w:marRight w:val="0"/>
          <w:marTop w:val="0"/>
          <w:marBottom w:val="0"/>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
          </w:divsChild>
        </w:div>
        <w:div w:id="456263596">
          <w:marLeft w:val="640"/>
          <w:marRight w:val="0"/>
          <w:marTop w:val="0"/>
          <w:marBottom w:val="0"/>
          <w:divBdr>
            <w:top w:val="none" w:sz="0" w:space="0" w:color="auto"/>
            <w:left w:val="none" w:sz="0" w:space="0" w:color="auto"/>
            <w:bottom w:val="none" w:sz="0" w:space="0" w:color="auto"/>
            <w:right w:val="none" w:sz="0" w:space="0" w:color="auto"/>
          </w:divBdr>
        </w:div>
        <w:div w:id="1245726644">
          <w:marLeft w:val="640"/>
          <w:marRight w:val="0"/>
          <w:marTop w:val="0"/>
          <w:marBottom w:val="0"/>
          <w:divBdr>
            <w:top w:val="none" w:sz="0" w:space="0" w:color="auto"/>
            <w:left w:val="none" w:sz="0" w:space="0" w:color="auto"/>
            <w:bottom w:val="none" w:sz="0" w:space="0" w:color="auto"/>
            <w:right w:val="none" w:sz="0" w:space="0" w:color="auto"/>
          </w:divBdr>
        </w:div>
        <w:div w:id="1672682419">
          <w:marLeft w:val="640"/>
          <w:marRight w:val="0"/>
          <w:marTop w:val="0"/>
          <w:marBottom w:val="0"/>
          <w:divBdr>
            <w:top w:val="none" w:sz="0" w:space="0" w:color="auto"/>
            <w:left w:val="none" w:sz="0" w:space="0" w:color="auto"/>
            <w:bottom w:val="none" w:sz="0" w:space="0" w:color="auto"/>
            <w:right w:val="none" w:sz="0" w:space="0" w:color="auto"/>
          </w:divBdr>
        </w:div>
        <w:div w:id="587495347">
          <w:marLeft w:val="640"/>
          <w:marRight w:val="0"/>
          <w:marTop w:val="0"/>
          <w:marBottom w:val="0"/>
          <w:divBdr>
            <w:top w:val="none" w:sz="0" w:space="0" w:color="auto"/>
            <w:left w:val="none" w:sz="0" w:space="0" w:color="auto"/>
            <w:bottom w:val="none" w:sz="0" w:space="0" w:color="auto"/>
            <w:right w:val="none" w:sz="0" w:space="0" w:color="auto"/>
          </w:divBdr>
        </w:div>
        <w:div w:id="788858703">
          <w:marLeft w:val="640"/>
          <w:marRight w:val="0"/>
          <w:marTop w:val="0"/>
          <w:marBottom w:val="0"/>
          <w:divBdr>
            <w:top w:val="none" w:sz="0" w:space="0" w:color="auto"/>
            <w:left w:val="none" w:sz="0" w:space="0" w:color="auto"/>
            <w:bottom w:val="none" w:sz="0" w:space="0" w:color="auto"/>
            <w:right w:val="none" w:sz="0" w:space="0" w:color="auto"/>
          </w:divBdr>
        </w:div>
        <w:div w:id="1597205062">
          <w:marLeft w:val="640"/>
          <w:marRight w:val="0"/>
          <w:marTop w:val="0"/>
          <w:marBottom w:val="0"/>
          <w:divBdr>
            <w:top w:val="none" w:sz="0" w:space="0" w:color="auto"/>
            <w:left w:val="none" w:sz="0" w:space="0" w:color="auto"/>
            <w:bottom w:val="none" w:sz="0" w:space="0" w:color="auto"/>
            <w:right w:val="none" w:sz="0" w:space="0" w:color="auto"/>
          </w:divBdr>
          <w:divsChild>
            <w:div w:id="837773717">
              <w:marLeft w:val="0"/>
              <w:marRight w:val="0"/>
              <w:marTop w:val="0"/>
              <w:marBottom w:val="0"/>
              <w:divBdr>
                <w:top w:val="none" w:sz="0" w:space="0" w:color="auto"/>
                <w:left w:val="none" w:sz="0" w:space="0" w:color="auto"/>
                <w:bottom w:val="none" w:sz="0" w:space="0" w:color="auto"/>
                <w:right w:val="none" w:sz="0" w:space="0" w:color="auto"/>
              </w:divBdr>
            </w:div>
          </w:divsChild>
        </w:div>
        <w:div w:id="512770080">
          <w:marLeft w:val="640"/>
          <w:marRight w:val="0"/>
          <w:marTop w:val="0"/>
          <w:marBottom w:val="0"/>
          <w:divBdr>
            <w:top w:val="none" w:sz="0" w:space="0" w:color="auto"/>
            <w:left w:val="none" w:sz="0" w:space="0" w:color="auto"/>
            <w:bottom w:val="none" w:sz="0" w:space="0" w:color="auto"/>
            <w:right w:val="none" w:sz="0" w:space="0" w:color="auto"/>
          </w:divBdr>
        </w:div>
        <w:div w:id="583799631">
          <w:marLeft w:val="640"/>
          <w:marRight w:val="0"/>
          <w:marTop w:val="0"/>
          <w:marBottom w:val="0"/>
          <w:divBdr>
            <w:top w:val="none" w:sz="0" w:space="0" w:color="auto"/>
            <w:left w:val="none" w:sz="0" w:space="0" w:color="auto"/>
            <w:bottom w:val="none" w:sz="0" w:space="0" w:color="auto"/>
            <w:right w:val="none" w:sz="0" w:space="0" w:color="auto"/>
          </w:divBdr>
        </w:div>
        <w:div w:id="1234510388">
          <w:marLeft w:val="640"/>
          <w:marRight w:val="0"/>
          <w:marTop w:val="0"/>
          <w:marBottom w:val="0"/>
          <w:divBdr>
            <w:top w:val="none" w:sz="0" w:space="0" w:color="auto"/>
            <w:left w:val="none" w:sz="0" w:space="0" w:color="auto"/>
            <w:bottom w:val="none" w:sz="0" w:space="0" w:color="auto"/>
            <w:right w:val="none" w:sz="0" w:space="0" w:color="auto"/>
          </w:divBdr>
        </w:div>
        <w:div w:id="1045131742">
          <w:marLeft w:val="640"/>
          <w:marRight w:val="0"/>
          <w:marTop w:val="0"/>
          <w:marBottom w:val="0"/>
          <w:divBdr>
            <w:top w:val="none" w:sz="0" w:space="0" w:color="auto"/>
            <w:left w:val="none" w:sz="0" w:space="0" w:color="auto"/>
            <w:bottom w:val="none" w:sz="0" w:space="0" w:color="auto"/>
            <w:right w:val="none" w:sz="0" w:space="0" w:color="auto"/>
          </w:divBdr>
        </w:div>
        <w:div w:id="1969968194">
          <w:marLeft w:val="640"/>
          <w:marRight w:val="0"/>
          <w:marTop w:val="0"/>
          <w:marBottom w:val="0"/>
          <w:divBdr>
            <w:top w:val="none" w:sz="0" w:space="0" w:color="auto"/>
            <w:left w:val="none" w:sz="0" w:space="0" w:color="auto"/>
            <w:bottom w:val="none" w:sz="0" w:space="0" w:color="auto"/>
            <w:right w:val="none" w:sz="0" w:space="0" w:color="auto"/>
          </w:divBdr>
        </w:div>
        <w:div w:id="10030311">
          <w:marLeft w:val="640"/>
          <w:marRight w:val="0"/>
          <w:marTop w:val="0"/>
          <w:marBottom w:val="0"/>
          <w:divBdr>
            <w:top w:val="none" w:sz="0" w:space="0" w:color="auto"/>
            <w:left w:val="none" w:sz="0" w:space="0" w:color="auto"/>
            <w:bottom w:val="none" w:sz="0" w:space="0" w:color="auto"/>
            <w:right w:val="none" w:sz="0" w:space="0" w:color="auto"/>
          </w:divBdr>
        </w:div>
        <w:div w:id="23554946">
          <w:marLeft w:val="640"/>
          <w:marRight w:val="0"/>
          <w:marTop w:val="0"/>
          <w:marBottom w:val="0"/>
          <w:divBdr>
            <w:top w:val="none" w:sz="0" w:space="0" w:color="auto"/>
            <w:left w:val="none" w:sz="0" w:space="0" w:color="auto"/>
            <w:bottom w:val="none" w:sz="0" w:space="0" w:color="auto"/>
            <w:right w:val="none" w:sz="0" w:space="0" w:color="auto"/>
          </w:divBdr>
        </w:div>
        <w:div w:id="2119792920">
          <w:marLeft w:val="640"/>
          <w:marRight w:val="0"/>
          <w:marTop w:val="0"/>
          <w:marBottom w:val="0"/>
          <w:divBdr>
            <w:top w:val="none" w:sz="0" w:space="0" w:color="auto"/>
            <w:left w:val="none" w:sz="0" w:space="0" w:color="auto"/>
            <w:bottom w:val="none" w:sz="0" w:space="0" w:color="auto"/>
            <w:right w:val="none" w:sz="0" w:space="0" w:color="auto"/>
          </w:divBdr>
        </w:div>
        <w:div w:id="685788657">
          <w:marLeft w:val="640"/>
          <w:marRight w:val="0"/>
          <w:marTop w:val="0"/>
          <w:marBottom w:val="0"/>
          <w:divBdr>
            <w:top w:val="none" w:sz="0" w:space="0" w:color="auto"/>
            <w:left w:val="none" w:sz="0" w:space="0" w:color="auto"/>
            <w:bottom w:val="none" w:sz="0" w:space="0" w:color="auto"/>
            <w:right w:val="none" w:sz="0" w:space="0" w:color="auto"/>
          </w:divBdr>
        </w:div>
        <w:div w:id="905069829">
          <w:marLeft w:val="640"/>
          <w:marRight w:val="0"/>
          <w:marTop w:val="0"/>
          <w:marBottom w:val="0"/>
          <w:divBdr>
            <w:top w:val="none" w:sz="0" w:space="0" w:color="auto"/>
            <w:left w:val="none" w:sz="0" w:space="0" w:color="auto"/>
            <w:bottom w:val="none" w:sz="0" w:space="0" w:color="auto"/>
            <w:right w:val="none" w:sz="0" w:space="0" w:color="auto"/>
          </w:divBdr>
        </w:div>
        <w:div w:id="1818644959">
          <w:marLeft w:val="640"/>
          <w:marRight w:val="0"/>
          <w:marTop w:val="0"/>
          <w:marBottom w:val="0"/>
          <w:divBdr>
            <w:top w:val="none" w:sz="0" w:space="0" w:color="auto"/>
            <w:left w:val="none" w:sz="0" w:space="0" w:color="auto"/>
            <w:bottom w:val="none" w:sz="0" w:space="0" w:color="auto"/>
            <w:right w:val="none" w:sz="0" w:space="0" w:color="auto"/>
          </w:divBdr>
        </w:div>
        <w:div w:id="1778209744">
          <w:marLeft w:val="640"/>
          <w:marRight w:val="0"/>
          <w:marTop w:val="0"/>
          <w:marBottom w:val="0"/>
          <w:divBdr>
            <w:top w:val="none" w:sz="0" w:space="0" w:color="auto"/>
            <w:left w:val="none" w:sz="0" w:space="0" w:color="auto"/>
            <w:bottom w:val="none" w:sz="0" w:space="0" w:color="auto"/>
            <w:right w:val="none" w:sz="0" w:space="0" w:color="auto"/>
          </w:divBdr>
        </w:div>
        <w:div w:id="1817725292">
          <w:marLeft w:val="640"/>
          <w:marRight w:val="0"/>
          <w:marTop w:val="0"/>
          <w:marBottom w:val="0"/>
          <w:divBdr>
            <w:top w:val="none" w:sz="0" w:space="0" w:color="auto"/>
            <w:left w:val="none" w:sz="0" w:space="0" w:color="auto"/>
            <w:bottom w:val="none" w:sz="0" w:space="0" w:color="auto"/>
            <w:right w:val="none" w:sz="0" w:space="0" w:color="auto"/>
          </w:divBdr>
        </w:div>
        <w:div w:id="1377661934">
          <w:marLeft w:val="640"/>
          <w:marRight w:val="0"/>
          <w:marTop w:val="0"/>
          <w:marBottom w:val="0"/>
          <w:divBdr>
            <w:top w:val="none" w:sz="0" w:space="0" w:color="auto"/>
            <w:left w:val="none" w:sz="0" w:space="0" w:color="auto"/>
            <w:bottom w:val="none" w:sz="0" w:space="0" w:color="auto"/>
            <w:right w:val="none" w:sz="0" w:space="0" w:color="auto"/>
          </w:divBdr>
        </w:div>
        <w:div w:id="562067039">
          <w:marLeft w:val="640"/>
          <w:marRight w:val="0"/>
          <w:marTop w:val="0"/>
          <w:marBottom w:val="0"/>
          <w:divBdr>
            <w:top w:val="none" w:sz="0" w:space="0" w:color="auto"/>
            <w:left w:val="none" w:sz="0" w:space="0" w:color="auto"/>
            <w:bottom w:val="none" w:sz="0" w:space="0" w:color="auto"/>
            <w:right w:val="none" w:sz="0" w:space="0" w:color="auto"/>
          </w:divBdr>
        </w:div>
        <w:div w:id="1180974542">
          <w:marLeft w:val="640"/>
          <w:marRight w:val="0"/>
          <w:marTop w:val="0"/>
          <w:marBottom w:val="0"/>
          <w:divBdr>
            <w:top w:val="none" w:sz="0" w:space="0" w:color="auto"/>
            <w:left w:val="none" w:sz="0" w:space="0" w:color="auto"/>
            <w:bottom w:val="none" w:sz="0" w:space="0" w:color="auto"/>
            <w:right w:val="none" w:sz="0" w:space="0" w:color="auto"/>
          </w:divBdr>
        </w:div>
        <w:div w:id="817844300">
          <w:marLeft w:val="640"/>
          <w:marRight w:val="0"/>
          <w:marTop w:val="0"/>
          <w:marBottom w:val="0"/>
          <w:divBdr>
            <w:top w:val="none" w:sz="0" w:space="0" w:color="auto"/>
            <w:left w:val="none" w:sz="0" w:space="0" w:color="auto"/>
            <w:bottom w:val="none" w:sz="0" w:space="0" w:color="auto"/>
            <w:right w:val="none" w:sz="0" w:space="0" w:color="auto"/>
          </w:divBdr>
        </w:div>
        <w:div w:id="54936513">
          <w:marLeft w:val="640"/>
          <w:marRight w:val="0"/>
          <w:marTop w:val="0"/>
          <w:marBottom w:val="0"/>
          <w:divBdr>
            <w:top w:val="none" w:sz="0" w:space="0" w:color="auto"/>
            <w:left w:val="none" w:sz="0" w:space="0" w:color="auto"/>
            <w:bottom w:val="none" w:sz="0" w:space="0" w:color="auto"/>
            <w:right w:val="none" w:sz="0" w:space="0" w:color="auto"/>
          </w:divBdr>
        </w:div>
        <w:div w:id="1806315722">
          <w:marLeft w:val="640"/>
          <w:marRight w:val="0"/>
          <w:marTop w:val="0"/>
          <w:marBottom w:val="0"/>
          <w:divBdr>
            <w:top w:val="none" w:sz="0" w:space="0" w:color="auto"/>
            <w:left w:val="none" w:sz="0" w:space="0" w:color="auto"/>
            <w:bottom w:val="none" w:sz="0" w:space="0" w:color="auto"/>
            <w:right w:val="none" w:sz="0" w:space="0" w:color="auto"/>
          </w:divBdr>
        </w:div>
        <w:div w:id="1377968095">
          <w:marLeft w:val="640"/>
          <w:marRight w:val="0"/>
          <w:marTop w:val="0"/>
          <w:marBottom w:val="0"/>
          <w:divBdr>
            <w:top w:val="none" w:sz="0" w:space="0" w:color="auto"/>
            <w:left w:val="none" w:sz="0" w:space="0" w:color="auto"/>
            <w:bottom w:val="none" w:sz="0" w:space="0" w:color="auto"/>
            <w:right w:val="none" w:sz="0" w:space="0" w:color="auto"/>
          </w:divBdr>
        </w:div>
        <w:div w:id="745735763">
          <w:marLeft w:val="640"/>
          <w:marRight w:val="0"/>
          <w:marTop w:val="0"/>
          <w:marBottom w:val="0"/>
          <w:divBdr>
            <w:top w:val="none" w:sz="0" w:space="0" w:color="auto"/>
            <w:left w:val="none" w:sz="0" w:space="0" w:color="auto"/>
            <w:bottom w:val="none" w:sz="0" w:space="0" w:color="auto"/>
            <w:right w:val="none" w:sz="0" w:space="0" w:color="auto"/>
          </w:divBdr>
        </w:div>
        <w:div w:id="935021628">
          <w:marLeft w:val="640"/>
          <w:marRight w:val="0"/>
          <w:marTop w:val="0"/>
          <w:marBottom w:val="0"/>
          <w:divBdr>
            <w:top w:val="none" w:sz="0" w:space="0" w:color="auto"/>
            <w:left w:val="none" w:sz="0" w:space="0" w:color="auto"/>
            <w:bottom w:val="none" w:sz="0" w:space="0" w:color="auto"/>
            <w:right w:val="none" w:sz="0" w:space="0" w:color="auto"/>
          </w:divBdr>
        </w:div>
      </w:divsChild>
    </w:div>
    <w:div w:id="660160436">
      <w:bodyDiv w:val="1"/>
      <w:marLeft w:val="0"/>
      <w:marRight w:val="0"/>
      <w:marTop w:val="0"/>
      <w:marBottom w:val="0"/>
      <w:divBdr>
        <w:top w:val="none" w:sz="0" w:space="0" w:color="auto"/>
        <w:left w:val="none" w:sz="0" w:space="0" w:color="auto"/>
        <w:bottom w:val="none" w:sz="0" w:space="0" w:color="auto"/>
        <w:right w:val="none" w:sz="0" w:space="0" w:color="auto"/>
      </w:divBdr>
    </w:div>
    <w:div w:id="660352320">
      <w:bodyDiv w:val="1"/>
      <w:marLeft w:val="0"/>
      <w:marRight w:val="0"/>
      <w:marTop w:val="0"/>
      <w:marBottom w:val="0"/>
      <w:divBdr>
        <w:top w:val="none" w:sz="0" w:space="0" w:color="auto"/>
        <w:left w:val="none" w:sz="0" w:space="0" w:color="auto"/>
        <w:bottom w:val="none" w:sz="0" w:space="0" w:color="auto"/>
        <w:right w:val="none" w:sz="0" w:space="0" w:color="auto"/>
      </w:divBdr>
    </w:div>
    <w:div w:id="660624451">
      <w:bodyDiv w:val="1"/>
      <w:marLeft w:val="0"/>
      <w:marRight w:val="0"/>
      <w:marTop w:val="0"/>
      <w:marBottom w:val="0"/>
      <w:divBdr>
        <w:top w:val="none" w:sz="0" w:space="0" w:color="auto"/>
        <w:left w:val="none" w:sz="0" w:space="0" w:color="auto"/>
        <w:bottom w:val="none" w:sz="0" w:space="0" w:color="auto"/>
        <w:right w:val="none" w:sz="0" w:space="0" w:color="auto"/>
      </w:divBdr>
    </w:div>
    <w:div w:id="661271986">
      <w:bodyDiv w:val="1"/>
      <w:marLeft w:val="0"/>
      <w:marRight w:val="0"/>
      <w:marTop w:val="0"/>
      <w:marBottom w:val="0"/>
      <w:divBdr>
        <w:top w:val="none" w:sz="0" w:space="0" w:color="auto"/>
        <w:left w:val="none" w:sz="0" w:space="0" w:color="auto"/>
        <w:bottom w:val="none" w:sz="0" w:space="0" w:color="auto"/>
        <w:right w:val="none" w:sz="0" w:space="0" w:color="auto"/>
      </w:divBdr>
    </w:div>
    <w:div w:id="661549247">
      <w:bodyDiv w:val="1"/>
      <w:marLeft w:val="0"/>
      <w:marRight w:val="0"/>
      <w:marTop w:val="0"/>
      <w:marBottom w:val="0"/>
      <w:divBdr>
        <w:top w:val="none" w:sz="0" w:space="0" w:color="auto"/>
        <w:left w:val="none" w:sz="0" w:space="0" w:color="auto"/>
        <w:bottom w:val="none" w:sz="0" w:space="0" w:color="auto"/>
        <w:right w:val="none" w:sz="0" w:space="0" w:color="auto"/>
      </w:divBdr>
    </w:div>
    <w:div w:id="661813614">
      <w:bodyDiv w:val="1"/>
      <w:marLeft w:val="0"/>
      <w:marRight w:val="0"/>
      <w:marTop w:val="0"/>
      <w:marBottom w:val="0"/>
      <w:divBdr>
        <w:top w:val="none" w:sz="0" w:space="0" w:color="auto"/>
        <w:left w:val="none" w:sz="0" w:space="0" w:color="auto"/>
        <w:bottom w:val="none" w:sz="0" w:space="0" w:color="auto"/>
        <w:right w:val="none" w:sz="0" w:space="0" w:color="auto"/>
      </w:divBdr>
    </w:div>
    <w:div w:id="663165451">
      <w:bodyDiv w:val="1"/>
      <w:marLeft w:val="0"/>
      <w:marRight w:val="0"/>
      <w:marTop w:val="0"/>
      <w:marBottom w:val="0"/>
      <w:divBdr>
        <w:top w:val="none" w:sz="0" w:space="0" w:color="auto"/>
        <w:left w:val="none" w:sz="0" w:space="0" w:color="auto"/>
        <w:bottom w:val="none" w:sz="0" w:space="0" w:color="auto"/>
        <w:right w:val="none" w:sz="0" w:space="0" w:color="auto"/>
      </w:divBdr>
    </w:div>
    <w:div w:id="663514866">
      <w:bodyDiv w:val="1"/>
      <w:marLeft w:val="0"/>
      <w:marRight w:val="0"/>
      <w:marTop w:val="0"/>
      <w:marBottom w:val="0"/>
      <w:divBdr>
        <w:top w:val="none" w:sz="0" w:space="0" w:color="auto"/>
        <w:left w:val="none" w:sz="0" w:space="0" w:color="auto"/>
        <w:bottom w:val="none" w:sz="0" w:space="0" w:color="auto"/>
        <w:right w:val="none" w:sz="0" w:space="0" w:color="auto"/>
      </w:divBdr>
      <w:divsChild>
        <w:div w:id="2038575047">
          <w:marLeft w:val="640"/>
          <w:marRight w:val="0"/>
          <w:marTop w:val="0"/>
          <w:marBottom w:val="0"/>
          <w:divBdr>
            <w:top w:val="none" w:sz="0" w:space="0" w:color="auto"/>
            <w:left w:val="none" w:sz="0" w:space="0" w:color="auto"/>
            <w:bottom w:val="none" w:sz="0" w:space="0" w:color="auto"/>
            <w:right w:val="none" w:sz="0" w:space="0" w:color="auto"/>
          </w:divBdr>
        </w:div>
        <w:div w:id="184489857">
          <w:marLeft w:val="640"/>
          <w:marRight w:val="0"/>
          <w:marTop w:val="0"/>
          <w:marBottom w:val="0"/>
          <w:divBdr>
            <w:top w:val="none" w:sz="0" w:space="0" w:color="auto"/>
            <w:left w:val="none" w:sz="0" w:space="0" w:color="auto"/>
            <w:bottom w:val="none" w:sz="0" w:space="0" w:color="auto"/>
            <w:right w:val="none" w:sz="0" w:space="0" w:color="auto"/>
          </w:divBdr>
        </w:div>
        <w:div w:id="749889540">
          <w:marLeft w:val="640"/>
          <w:marRight w:val="0"/>
          <w:marTop w:val="0"/>
          <w:marBottom w:val="0"/>
          <w:divBdr>
            <w:top w:val="none" w:sz="0" w:space="0" w:color="auto"/>
            <w:left w:val="none" w:sz="0" w:space="0" w:color="auto"/>
            <w:bottom w:val="none" w:sz="0" w:space="0" w:color="auto"/>
            <w:right w:val="none" w:sz="0" w:space="0" w:color="auto"/>
          </w:divBdr>
        </w:div>
        <w:div w:id="2107725050">
          <w:marLeft w:val="640"/>
          <w:marRight w:val="0"/>
          <w:marTop w:val="0"/>
          <w:marBottom w:val="0"/>
          <w:divBdr>
            <w:top w:val="none" w:sz="0" w:space="0" w:color="auto"/>
            <w:left w:val="none" w:sz="0" w:space="0" w:color="auto"/>
            <w:bottom w:val="none" w:sz="0" w:space="0" w:color="auto"/>
            <w:right w:val="none" w:sz="0" w:space="0" w:color="auto"/>
          </w:divBdr>
        </w:div>
        <w:div w:id="268436581">
          <w:marLeft w:val="640"/>
          <w:marRight w:val="0"/>
          <w:marTop w:val="0"/>
          <w:marBottom w:val="0"/>
          <w:divBdr>
            <w:top w:val="none" w:sz="0" w:space="0" w:color="auto"/>
            <w:left w:val="none" w:sz="0" w:space="0" w:color="auto"/>
            <w:bottom w:val="none" w:sz="0" w:space="0" w:color="auto"/>
            <w:right w:val="none" w:sz="0" w:space="0" w:color="auto"/>
          </w:divBdr>
        </w:div>
        <w:div w:id="605190253">
          <w:marLeft w:val="640"/>
          <w:marRight w:val="0"/>
          <w:marTop w:val="0"/>
          <w:marBottom w:val="0"/>
          <w:divBdr>
            <w:top w:val="none" w:sz="0" w:space="0" w:color="auto"/>
            <w:left w:val="none" w:sz="0" w:space="0" w:color="auto"/>
            <w:bottom w:val="none" w:sz="0" w:space="0" w:color="auto"/>
            <w:right w:val="none" w:sz="0" w:space="0" w:color="auto"/>
          </w:divBdr>
        </w:div>
        <w:div w:id="350449106">
          <w:marLeft w:val="640"/>
          <w:marRight w:val="0"/>
          <w:marTop w:val="0"/>
          <w:marBottom w:val="0"/>
          <w:divBdr>
            <w:top w:val="none" w:sz="0" w:space="0" w:color="auto"/>
            <w:left w:val="none" w:sz="0" w:space="0" w:color="auto"/>
            <w:bottom w:val="none" w:sz="0" w:space="0" w:color="auto"/>
            <w:right w:val="none" w:sz="0" w:space="0" w:color="auto"/>
          </w:divBdr>
        </w:div>
        <w:div w:id="812218188">
          <w:marLeft w:val="640"/>
          <w:marRight w:val="0"/>
          <w:marTop w:val="0"/>
          <w:marBottom w:val="0"/>
          <w:divBdr>
            <w:top w:val="none" w:sz="0" w:space="0" w:color="auto"/>
            <w:left w:val="none" w:sz="0" w:space="0" w:color="auto"/>
            <w:bottom w:val="none" w:sz="0" w:space="0" w:color="auto"/>
            <w:right w:val="none" w:sz="0" w:space="0" w:color="auto"/>
          </w:divBdr>
        </w:div>
        <w:div w:id="1345207689">
          <w:marLeft w:val="640"/>
          <w:marRight w:val="0"/>
          <w:marTop w:val="0"/>
          <w:marBottom w:val="0"/>
          <w:divBdr>
            <w:top w:val="none" w:sz="0" w:space="0" w:color="auto"/>
            <w:left w:val="none" w:sz="0" w:space="0" w:color="auto"/>
            <w:bottom w:val="none" w:sz="0" w:space="0" w:color="auto"/>
            <w:right w:val="none" w:sz="0" w:space="0" w:color="auto"/>
          </w:divBdr>
        </w:div>
        <w:div w:id="1475441760">
          <w:marLeft w:val="640"/>
          <w:marRight w:val="0"/>
          <w:marTop w:val="0"/>
          <w:marBottom w:val="0"/>
          <w:divBdr>
            <w:top w:val="none" w:sz="0" w:space="0" w:color="auto"/>
            <w:left w:val="none" w:sz="0" w:space="0" w:color="auto"/>
            <w:bottom w:val="none" w:sz="0" w:space="0" w:color="auto"/>
            <w:right w:val="none" w:sz="0" w:space="0" w:color="auto"/>
          </w:divBdr>
        </w:div>
        <w:div w:id="569081817">
          <w:marLeft w:val="640"/>
          <w:marRight w:val="0"/>
          <w:marTop w:val="0"/>
          <w:marBottom w:val="0"/>
          <w:divBdr>
            <w:top w:val="none" w:sz="0" w:space="0" w:color="auto"/>
            <w:left w:val="none" w:sz="0" w:space="0" w:color="auto"/>
            <w:bottom w:val="none" w:sz="0" w:space="0" w:color="auto"/>
            <w:right w:val="none" w:sz="0" w:space="0" w:color="auto"/>
          </w:divBdr>
        </w:div>
        <w:div w:id="1290092984">
          <w:marLeft w:val="640"/>
          <w:marRight w:val="0"/>
          <w:marTop w:val="0"/>
          <w:marBottom w:val="0"/>
          <w:divBdr>
            <w:top w:val="none" w:sz="0" w:space="0" w:color="auto"/>
            <w:left w:val="none" w:sz="0" w:space="0" w:color="auto"/>
            <w:bottom w:val="none" w:sz="0" w:space="0" w:color="auto"/>
            <w:right w:val="none" w:sz="0" w:space="0" w:color="auto"/>
          </w:divBdr>
        </w:div>
        <w:div w:id="1530953210">
          <w:marLeft w:val="640"/>
          <w:marRight w:val="0"/>
          <w:marTop w:val="0"/>
          <w:marBottom w:val="0"/>
          <w:divBdr>
            <w:top w:val="none" w:sz="0" w:space="0" w:color="auto"/>
            <w:left w:val="none" w:sz="0" w:space="0" w:color="auto"/>
            <w:bottom w:val="none" w:sz="0" w:space="0" w:color="auto"/>
            <w:right w:val="none" w:sz="0" w:space="0" w:color="auto"/>
          </w:divBdr>
        </w:div>
        <w:div w:id="406617397">
          <w:marLeft w:val="640"/>
          <w:marRight w:val="0"/>
          <w:marTop w:val="0"/>
          <w:marBottom w:val="0"/>
          <w:divBdr>
            <w:top w:val="none" w:sz="0" w:space="0" w:color="auto"/>
            <w:left w:val="none" w:sz="0" w:space="0" w:color="auto"/>
            <w:bottom w:val="none" w:sz="0" w:space="0" w:color="auto"/>
            <w:right w:val="none" w:sz="0" w:space="0" w:color="auto"/>
          </w:divBdr>
        </w:div>
        <w:div w:id="261571364">
          <w:marLeft w:val="640"/>
          <w:marRight w:val="0"/>
          <w:marTop w:val="0"/>
          <w:marBottom w:val="0"/>
          <w:divBdr>
            <w:top w:val="none" w:sz="0" w:space="0" w:color="auto"/>
            <w:left w:val="none" w:sz="0" w:space="0" w:color="auto"/>
            <w:bottom w:val="none" w:sz="0" w:space="0" w:color="auto"/>
            <w:right w:val="none" w:sz="0" w:space="0" w:color="auto"/>
          </w:divBdr>
        </w:div>
        <w:div w:id="1207982980">
          <w:marLeft w:val="640"/>
          <w:marRight w:val="0"/>
          <w:marTop w:val="0"/>
          <w:marBottom w:val="0"/>
          <w:divBdr>
            <w:top w:val="none" w:sz="0" w:space="0" w:color="auto"/>
            <w:left w:val="none" w:sz="0" w:space="0" w:color="auto"/>
            <w:bottom w:val="none" w:sz="0" w:space="0" w:color="auto"/>
            <w:right w:val="none" w:sz="0" w:space="0" w:color="auto"/>
          </w:divBdr>
        </w:div>
        <w:div w:id="1859199042">
          <w:marLeft w:val="640"/>
          <w:marRight w:val="0"/>
          <w:marTop w:val="0"/>
          <w:marBottom w:val="0"/>
          <w:divBdr>
            <w:top w:val="none" w:sz="0" w:space="0" w:color="auto"/>
            <w:left w:val="none" w:sz="0" w:space="0" w:color="auto"/>
            <w:bottom w:val="none" w:sz="0" w:space="0" w:color="auto"/>
            <w:right w:val="none" w:sz="0" w:space="0" w:color="auto"/>
          </w:divBdr>
        </w:div>
        <w:div w:id="290787586">
          <w:marLeft w:val="640"/>
          <w:marRight w:val="0"/>
          <w:marTop w:val="0"/>
          <w:marBottom w:val="0"/>
          <w:divBdr>
            <w:top w:val="none" w:sz="0" w:space="0" w:color="auto"/>
            <w:left w:val="none" w:sz="0" w:space="0" w:color="auto"/>
            <w:bottom w:val="none" w:sz="0" w:space="0" w:color="auto"/>
            <w:right w:val="none" w:sz="0" w:space="0" w:color="auto"/>
          </w:divBdr>
        </w:div>
        <w:div w:id="2115708325">
          <w:marLeft w:val="640"/>
          <w:marRight w:val="0"/>
          <w:marTop w:val="0"/>
          <w:marBottom w:val="0"/>
          <w:divBdr>
            <w:top w:val="none" w:sz="0" w:space="0" w:color="auto"/>
            <w:left w:val="none" w:sz="0" w:space="0" w:color="auto"/>
            <w:bottom w:val="none" w:sz="0" w:space="0" w:color="auto"/>
            <w:right w:val="none" w:sz="0" w:space="0" w:color="auto"/>
          </w:divBdr>
        </w:div>
        <w:div w:id="842745351">
          <w:marLeft w:val="640"/>
          <w:marRight w:val="0"/>
          <w:marTop w:val="0"/>
          <w:marBottom w:val="0"/>
          <w:divBdr>
            <w:top w:val="none" w:sz="0" w:space="0" w:color="auto"/>
            <w:left w:val="none" w:sz="0" w:space="0" w:color="auto"/>
            <w:bottom w:val="none" w:sz="0" w:space="0" w:color="auto"/>
            <w:right w:val="none" w:sz="0" w:space="0" w:color="auto"/>
          </w:divBdr>
        </w:div>
        <w:div w:id="397095020">
          <w:marLeft w:val="640"/>
          <w:marRight w:val="0"/>
          <w:marTop w:val="0"/>
          <w:marBottom w:val="0"/>
          <w:divBdr>
            <w:top w:val="none" w:sz="0" w:space="0" w:color="auto"/>
            <w:left w:val="none" w:sz="0" w:space="0" w:color="auto"/>
            <w:bottom w:val="none" w:sz="0" w:space="0" w:color="auto"/>
            <w:right w:val="none" w:sz="0" w:space="0" w:color="auto"/>
          </w:divBdr>
        </w:div>
        <w:div w:id="1092556425">
          <w:marLeft w:val="640"/>
          <w:marRight w:val="0"/>
          <w:marTop w:val="0"/>
          <w:marBottom w:val="0"/>
          <w:divBdr>
            <w:top w:val="none" w:sz="0" w:space="0" w:color="auto"/>
            <w:left w:val="none" w:sz="0" w:space="0" w:color="auto"/>
            <w:bottom w:val="none" w:sz="0" w:space="0" w:color="auto"/>
            <w:right w:val="none" w:sz="0" w:space="0" w:color="auto"/>
          </w:divBdr>
        </w:div>
        <w:div w:id="258803392">
          <w:marLeft w:val="640"/>
          <w:marRight w:val="0"/>
          <w:marTop w:val="0"/>
          <w:marBottom w:val="0"/>
          <w:divBdr>
            <w:top w:val="none" w:sz="0" w:space="0" w:color="auto"/>
            <w:left w:val="none" w:sz="0" w:space="0" w:color="auto"/>
            <w:bottom w:val="none" w:sz="0" w:space="0" w:color="auto"/>
            <w:right w:val="none" w:sz="0" w:space="0" w:color="auto"/>
          </w:divBdr>
        </w:div>
        <w:div w:id="17127191">
          <w:marLeft w:val="640"/>
          <w:marRight w:val="0"/>
          <w:marTop w:val="0"/>
          <w:marBottom w:val="0"/>
          <w:divBdr>
            <w:top w:val="none" w:sz="0" w:space="0" w:color="auto"/>
            <w:left w:val="none" w:sz="0" w:space="0" w:color="auto"/>
            <w:bottom w:val="none" w:sz="0" w:space="0" w:color="auto"/>
            <w:right w:val="none" w:sz="0" w:space="0" w:color="auto"/>
          </w:divBdr>
        </w:div>
        <w:div w:id="690495020">
          <w:marLeft w:val="640"/>
          <w:marRight w:val="0"/>
          <w:marTop w:val="0"/>
          <w:marBottom w:val="0"/>
          <w:divBdr>
            <w:top w:val="none" w:sz="0" w:space="0" w:color="auto"/>
            <w:left w:val="none" w:sz="0" w:space="0" w:color="auto"/>
            <w:bottom w:val="none" w:sz="0" w:space="0" w:color="auto"/>
            <w:right w:val="none" w:sz="0" w:space="0" w:color="auto"/>
          </w:divBdr>
        </w:div>
        <w:div w:id="481316915">
          <w:marLeft w:val="640"/>
          <w:marRight w:val="0"/>
          <w:marTop w:val="0"/>
          <w:marBottom w:val="0"/>
          <w:divBdr>
            <w:top w:val="none" w:sz="0" w:space="0" w:color="auto"/>
            <w:left w:val="none" w:sz="0" w:space="0" w:color="auto"/>
            <w:bottom w:val="none" w:sz="0" w:space="0" w:color="auto"/>
            <w:right w:val="none" w:sz="0" w:space="0" w:color="auto"/>
          </w:divBdr>
        </w:div>
        <w:div w:id="1546214826">
          <w:marLeft w:val="640"/>
          <w:marRight w:val="0"/>
          <w:marTop w:val="0"/>
          <w:marBottom w:val="0"/>
          <w:divBdr>
            <w:top w:val="none" w:sz="0" w:space="0" w:color="auto"/>
            <w:left w:val="none" w:sz="0" w:space="0" w:color="auto"/>
            <w:bottom w:val="none" w:sz="0" w:space="0" w:color="auto"/>
            <w:right w:val="none" w:sz="0" w:space="0" w:color="auto"/>
          </w:divBdr>
        </w:div>
        <w:div w:id="1618873775">
          <w:marLeft w:val="640"/>
          <w:marRight w:val="0"/>
          <w:marTop w:val="0"/>
          <w:marBottom w:val="0"/>
          <w:divBdr>
            <w:top w:val="none" w:sz="0" w:space="0" w:color="auto"/>
            <w:left w:val="none" w:sz="0" w:space="0" w:color="auto"/>
            <w:bottom w:val="none" w:sz="0" w:space="0" w:color="auto"/>
            <w:right w:val="none" w:sz="0" w:space="0" w:color="auto"/>
          </w:divBdr>
        </w:div>
        <w:div w:id="2074084444">
          <w:marLeft w:val="640"/>
          <w:marRight w:val="0"/>
          <w:marTop w:val="0"/>
          <w:marBottom w:val="0"/>
          <w:divBdr>
            <w:top w:val="none" w:sz="0" w:space="0" w:color="auto"/>
            <w:left w:val="none" w:sz="0" w:space="0" w:color="auto"/>
            <w:bottom w:val="none" w:sz="0" w:space="0" w:color="auto"/>
            <w:right w:val="none" w:sz="0" w:space="0" w:color="auto"/>
          </w:divBdr>
        </w:div>
        <w:div w:id="1314794784">
          <w:marLeft w:val="640"/>
          <w:marRight w:val="0"/>
          <w:marTop w:val="0"/>
          <w:marBottom w:val="0"/>
          <w:divBdr>
            <w:top w:val="none" w:sz="0" w:space="0" w:color="auto"/>
            <w:left w:val="none" w:sz="0" w:space="0" w:color="auto"/>
            <w:bottom w:val="none" w:sz="0" w:space="0" w:color="auto"/>
            <w:right w:val="none" w:sz="0" w:space="0" w:color="auto"/>
          </w:divBdr>
        </w:div>
        <w:div w:id="1265459299">
          <w:marLeft w:val="640"/>
          <w:marRight w:val="0"/>
          <w:marTop w:val="0"/>
          <w:marBottom w:val="0"/>
          <w:divBdr>
            <w:top w:val="none" w:sz="0" w:space="0" w:color="auto"/>
            <w:left w:val="none" w:sz="0" w:space="0" w:color="auto"/>
            <w:bottom w:val="none" w:sz="0" w:space="0" w:color="auto"/>
            <w:right w:val="none" w:sz="0" w:space="0" w:color="auto"/>
          </w:divBdr>
        </w:div>
        <w:div w:id="1762137603">
          <w:marLeft w:val="640"/>
          <w:marRight w:val="0"/>
          <w:marTop w:val="0"/>
          <w:marBottom w:val="0"/>
          <w:divBdr>
            <w:top w:val="none" w:sz="0" w:space="0" w:color="auto"/>
            <w:left w:val="none" w:sz="0" w:space="0" w:color="auto"/>
            <w:bottom w:val="none" w:sz="0" w:space="0" w:color="auto"/>
            <w:right w:val="none" w:sz="0" w:space="0" w:color="auto"/>
          </w:divBdr>
        </w:div>
        <w:div w:id="1943486588">
          <w:marLeft w:val="640"/>
          <w:marRight w:val="0"/>
          <w:marTop w:val="0"/>
          <w:marBottom w:val="0"/>
          <w:divBdr>
            <w:top w:val="none" w:sz="0" w:space="0" w:color="auto"/>
            <w:left w:val="none" w:sz="0" w:space="0" w:color="auto"/>
            <w:bottom w:val="none" w:sz="0" w:space="0" w:color="auto"/>
            <w:right w:val="none" w:sz="0" w:space="0" w:color="auto"/>
          </w:divBdr>
        </w:div>
        <w:div w:id="1755323105">
          <w:marLeft w:val="640"/>
          <w:marRight w:val="0"/>
          <w:marTop w:val="0"/>
          <w:marBottom w:val="0"/>
          <w:divBdr>
            <w:top w:val="none" w:sz="0" w:space="0" w:color="auto"/>
            <w:left w:val="none" w:sz="0" w:space="0" w:color="auto"/>
            <w:bottom w:val="none" w:sz="0" w:space="0" w:color="auto"/>
            <w:right w:val="none" w:sz="0" w:space="0" w:color="auto"/>
          </w:divBdr>
        </w:div>
        <w:div w:id="939025976">
          <w:marLeft w:val="640"/>
          <w:marRight w:val="0"/>
          <w:marTop w:val="0"/>
          <w:marBottom w:val="0"/>
          <w:divBdr>
            <w:top w:val="none" w:sz="0" w:space="0" w:color="auto"/>
            <w:left w:val="none" w:sz="0" w:space="0" w:color="auto"/>
            <w:bottom w:val="none" w:sz="0" w:space="0" w:color="auto"/>
            <w:right w:val="none" w:sz="0" w:space="0" w:color="auto"/>
          </w:divBdr>
        </w:div>
        <w:div w:id="460541753">
          <w:marLeft w:val="640"/>
          <w:marRight w:val="0"/>
          <w:marTop w:val="0"/>
          <w:marBottom w:val="0"/>
          <w:divBdr>
            <w:top w:val="none" w:sz="0" w:space="0" w:color="auto"/>
            <w:left w:val="none" w:sz="0" w:space="0" w:color="auto"/>
            <w:bottom w:val="none" w:sz="0" w:space="0" w:color="auto"/>
            <w:right w:val="none" w:sz="0" w:space="0" w:color="auto"/>
          </w:divBdr>
        </w:div>
        <w:div w:id="1565871466">
          <w:marLeft w:val="640"/>
          <w:marRight w:val="0"/>
          <w:marTop w:val="0"/>
          <w:marBottom w:val="0"/>
          <w:divBdr>
            <w:top w:val="none" w:sz="0" w:space="0" w:color="auto"/>
            <w:left w:val="none" w:sz="0" w:space="0" w:color="auto"/>
            <w:bottom w:val="none" w:sz="0" w:space="0" w:color="auto"/>
            <w:right w:val="none" w:sz="0" w:space="0" w:color="auto"/>
          </w:divBdr>
        </w:div>
        <w:div w:id="1809471603">
          <w:marLeft w:val="640"/>
          <w:marRight w:val="0"/>
          <w:marTop w:val="0"/>
          <w:marBottom w:val="0"/>
          <w:divBdr>
            <w:top w:val="none" w:sz="0" w:space="0" w:color="auto"/>
            <w:left w:val="none" w:sz="0" w:space="0" w:color="auto"/>
            <w:bottom w:val="none" w:sz="0" w:space="0" w:color="auto"/>
            <w:right w:val="none" w:sz="0" w:space="0" w:color="auto"/>
          </w:divBdr>
        </w:div>
        <w:div w:id="1491291833">
          <w:marLeft w:val="640"/>
          <w:marRight w:val="0"/>
          <w:marTop w:val="0"/>
          <w:marBottom w:val="0"/>
          <w:divBdr>
            <w:top w:val="none" w:sz="0" w:space="0" w:color="auto"/>
            <w:left w:val="none" w:sz="0" w:space="0" w:color="auto"/>
            <w:bottom w:val="none" w:sz="0" w:space="0" w:color="auto"/>
            <w:right w:val="none" w:sz="0" w:space="0" w:color="auto"/>
          </w:divBdr>
        </w:div>
        <w:div w:id="831915442">
          <w:marLeft w:val="640"/>
          <w:marRight w:val="0"/>
          <w:marTop w:val="0"/>
          <w:marBottom w:val="0"/>
          <w:divBdr>
            <w:top w:val="none" w:sz="0" w:space="0" w:color="auto"/>
            <w:left w:val="none" w:sz="0" w:space="0" w:color="auto"/>
            <w:bottom w:val="none" w:sz="0" w:space="0" w:color="auto"/>
            <w:right w:val="none" w:sz="0" w:space="0" w:color="auto"/>
          </w:divBdr>
        </w:div>
        <w:div w:id="2120681395">
          <w:marLeft w:val="640"/>
          <w:marRight w:val="0"/>
          <w:marTop w:val="0"/>
          <w:marBottom w:val="0"/>
          <w:divBdr>
            <w:top w:val="none" w:sz="0" w:space="0" w:color="auto"/>
            <w:left w:val="none" w:sz="0" w:space="0" w:color="auto"/>
            <w:bottom w:val="none" w:sz="0" w:space="0" w:color="auto"/>
            <w:right w:val="none" w:sz="0" w:space="0" w:color="auto"/>
          </w:divBdr>
        </w:div>
        <w:div w:id="1666086642">
          <w:marLeft w:val="640"/>
          <w:marRight w:val="0"/>
          <w:marTop w:val="0"/>
          <w:marBottom w:val="0"/>
          <w:divBdr>
            <w:top w:val="none" w:sz="0" w:space="0" w:color="auto"/>
            <w:left w:val="none" w:sz="0" w:space="0" w:color="auto"/>
            <w:bottom w:val="none" w:sz="0" w:space="0" w:color="auto"/>
            <w:right w:val="none" w:sz="0" w:space="0" w:color="auto"/>
          </w:divBdr>
        </w:div>
        <w:div w:id="1309893849">
          <w:marLeft w:val="640"/>
          <w:marRight w:val="0"/>
          <w:marTop w:val="0"/>
          <w:marBottom w:val="0"/>
          <w:divBdr>
            <w:top w:val="none" w:sz="0" w:space="0" w:color="auto"/>
            <w:left w:val="none" w:sz="0" w:space="0" w:color="auto"/>
            <w:bottom w:val="none" w:sz="0" w:space="0" w:color="auto"/>
            <w:right w:val="none" w:sz="0" w:space="0" w:color="auto"/>
          </w:divBdr>
        </w:div>
        <w:div w:id="1811361126">
          <w:marLeft w:val="640"/>
          <w:marRight w:val="0"/>
          <w:marTop w:val="0"/>
          <w:marBottom w:val="0"/>
          <w:divBdr>
            <w:top w:val="none" w:sz="0" w:space="0" w:color="auto"/>
            <w:left w:val="none" w:sz="0" w:space="0" w:color="auto"/>
            <w:bottom w:val="none" w:sz="0" w:space="0" w:color="auto"/>
            <w:right w:val="none" w:sz="0" w:space="0" w:color="auto"/>
          </w:divBdr>
        </w:div>
      </w:divsChild>
    </w:div>
    <w:div w:id="664163170">
      <w:bodyDiv w:val="1"/>
      <w:marLeft w:val="0"/>
      <w:marRight w:val="0"/>
      <w:marTop w:val="0"/>
      <w:marBottom w:val="0"/>
      <w:divBdr>
        <w:top w:val="none" w:sz="0" w:space="0" w:color="auto"/>
        <w:left w:val="none" w:sz="0" w:space="0" w:color="auto"/>
        <w:bottom w:val="none" w:sz="0" w:space="0" w:color="auto"/>
        <w:right w:val="none" w:sz="0" w:space="0" w:color="auto"/>
      </w:divBdr>
    </w:div>
    <w:div w:id="664211886">
      <w:bodyDiv w:val="1"/>
      <w:marLeft w:val="0"/>
      <w:marRight w:val="0"/>
      <w:marTop w:val="0"/>
      <w:marBottom w:val="0"/>
      <w:divBdr>
        <w:top w:val="none" w:sz="0" w:space="0" w:color="auto"/>
        <w:left w:val="none" w:sz="0" w:space="0" w:color="auto"/>
        <w:bottom w:val="none" w:sz="0" w:space="0" w:color="auto"/>
        <w:right w:val="none" w:sz="0" w:space="0" w:color="auto"/>
      </w:divBdr>
    </w:div>
    <w:div w:id="664476534">
      <w:bodyDiv w:val="1"/>
      <w:marLeft w:val="0"/>
      <w:marRight w:val="0"/>
      <w:marTop w:val="0"/>
      <w:marBottom w:val="0"/>
      <w:divBdr>
        <w:top w:val="none" w:sz="0" w:space="0" w:color="auto"/>
        <w:left w:val="none" w:sz="0" w:space="0" w:color="auto"/>
        <w:bottom w:val="none" w:sz="0" w:space="0" w:color="auto"/>
        <w:right w:val="none" w:sz="0" w:space="0" w:color="auto"/>
      </w:divBdr>
    </w:div>
    <w:div w:id="666858459">
      <w:bodyDiv w:val="1"/>
      <w:marLeft w:val="0"/>
      <w:marRight w:val="0"/>
      <w:marTop w:val="0"/>
      <w:marBottom w:val="0"/>
      <w:divBdr>
        <w:top w:val="none" w:sz="0" w:space="0" w:color="auto"/>
        <w:left w:val="none" w:sz="0" w:space="0" w:color="auto"/>
        <w:bottom w:val="none" w:sz="0" w:space="0" w:color="auto"/>
        <w:right w:val="none" w:sz="0" w:space="0" w:color="auto"/>
      </w:divBdr>
    </w:div>
    <w:div w:id="667485045">
      <w:bodyDiv w:val="1"/>
      <w:marLeft w:val="0"/>
      <w:marRight w:val="0"/>
      <w:marTop w:val="0"/>
      <w:marBottom w:val="0"/>
      <w:divBdr>
        <w:top w:val="none" w:sz="0" w:space="0" w:color="auto"/>
        <w:left w:val="none" w:sz="0" w:space="0" w:color="auto"/>
        <w:bottom w:val="none" w:sz="0" w:space="0" w:color="auto"/>
        <w:right w:val="none" w:sz="0" w:space="0" w:color="auto"/>
      </w:divBdr>
    </w:div>
    <w:div w:id="669993212">
      <w:bodyDiv w:val="1"/>
      <w:marLeft w:val="0"/>
      <w:marRight w:val="0"/>
      <w:marTop w:val="0"/>
      <w:marBottom w:val="0"/>
      <w:divBdr>
        <w:top w:val="none" w:sz="0" w:space="0" w:color="auto"/>
        <w:left w:val="none" w:sz="0" w:space="0" w:color="auto"/>
        <w:bottom w:val="none" w:sz="0" w:space="0" w:color="auto"/>
        <w:right w:val="none" w:sz="0" w:space="0" w:color="auto"/>
      </w:divBdr>
    </w:div>
    <w:div w:id="672488025">
      <w:bodyDiv w:val="1"/>
      <w:marLeft w:val="0"/>
      <w:marRight w:val="0"/>
      <w:marTop w:val="0"/>
      <w:marBottom w:val="0"/>
      <w:divBdr>
        <w:top w:val="none" w:sz="0" w:space="0" w:color="auto"/>
        <w:left w:val="none" w:sz="0" w:space="0" w:color="auto"/>
        <w:bottom w:val="none" w:sz="0" w:space="0" w:color="auto"/>
        <w:right w:val="none" w:sz="0" w:space="0" w:color="auto"/>
      </w:divBdr>
    </w:div>
    <w:div w:id="673187464">
      <w:bodyDiv w:val="1"/>
      <w:marLeft w:val="0"/>
      <w:marRight w:val="0"/>
      <w:marTop w:val="0"/>
      <w:marBottom w:val="0"/>
      <w:divBdr>
        <w:top w:val="none" w:sz="0" w:space="0" w:color="auto"/>
        <w:left w:val="none" w:sz="0" w:space="0" w:color="auto"/>
        <w:bottom w:val="none" w:sz="0" w:space="0" w:color="auto"/>
        <w:right w:val="none" w:sz="0" w:space="0" w:color="auto"/>
      </w:divBdr>
    </w:div>
    <w:div w:id="674111584">
      <w:bodyDiv w:val="1"/>
      <w:marLeft w:val="0"/>
      <w:marRight w:val="0"/>
      <w:marTop w:val="0"/>
      <w:marBottom w:val="0"/>
      <w:divBdr>
        <w:top w:val="none" w:sz="0" w:space="0" w:color="auto"/>
        <w:left w:val="none" w:sz="0" w:space="0" w:color="auto"/>
        <w:bottom w:val="none" w:sz="0" w:space="0" w:color="auto"/>
        <w:right w:val="none" w:sz="0" w:space="0" w:color="auto"/>
      </w:divBdr>
    </w:div>
    <w:div w:id="676880276">
      <w:bodyDiv w:val="1"/>
      <w:marLeft w:val="0"/>
      <w:marRight w:val="0"/>
      <w:marTop w:val="0"/>
      <w:marBottom w:val="0"/>
      <w:divBdr>
        <w:top w:val="none" w:sz="0" w:space="0" w:color="auto"/>
        <w:left w:val="none" w:sz="0" w:space="0" w:color="auto"/>
        <w:bottom w:val="none" w:sz="0" w:space="0" w:color="auto"/>
        <w:right w:val="none" w:sz="0" w:space="0" w:color="auto"/>
      </w:divBdr>
      <w:divsChild>
        <w:div w:id="1210458746">
          <w:marLeft w:val="640"/>
          <w:marRight w:val="0"/>
          <w:marTop w:val="0"/>
          <w:marBottom w:val="0"/>
          <w:divBdr>
            <w:top w:val="none" w:sz="0" w:space="0" w:color="auto"/>
            <w:left w:val="none" w:sz="0" w:space="0" w:color="auto"/>
            <w:bottom w:val="none" w:sz="0" w:space="0" w:color="auto"/>
            <w:right w:val="none" w:sz="0" w:space="0" w:color="auto"/>
          </w:divBdr>
        </w:div>
        <w:div w:id="622540480">
          <w:marLeft w:val="640"/>
          <w:marRight w:val="0"/>
          <w:marTop w:val="0"/>
          <w:marBottom w:val="0"/>
          <w:divBdr>
            <w:top w:val="none" w:sz="0" w:space="0" w:color="auto"/>
            <w:left w:val="none" w:sz="0" w:space="0" w:color="auto"/>
            <w:bottom w:val="none" w:sz="0" w:space="0" w:color="auto"/>
            <w:right w:val="none" w:sz="0" w:space="0" w:color="auto"/>
          </w:divBdr>
        </w:div>
        <w:div w:id="1954170600">
          <w:marLeft w:val="640"/>
          <w:marRight w:val="0"/>
          <w:marTop w:val="0"/>
          <w:marBottom w:val="0"/>
          <w:divBdr>
            <w:top w:val="none" w:sz="0" w:space="0" w:color="auto"/>
            <w:left w:val="none" w:sz="0" w:space="0" w:color="auto"/>
            <w:bottom w:val="none" w:sz="0" w:space="0" w:color="auto"/>
            <w:right w:val="none" w:sz="0" w:space="0" w:color="auto"/>
          </w:divBdr>
        </w:div>
        <w:div w:id="1255551427">
          <w:marLeft w:val="640"/>
          <w:marRight w:val="0"/>
          <w:marTop w:val="0"/>
          <w:marBottom w:val="0"/>
          <w:divBdr>
            <w:top w:val="none" w:sz="0" w:space="0" w:color="auto"/>
            <w:left w:val="none" w:sz="0" w:space="0" w:color="auto"/>
            <w:bottom w:val="none" w:sz="0" w:space="0" w:color="auto"/>
            <w:right w:val="none" w:sz="0" w:space="0" w:color="auto"/>
          </w:divBdr>
        </w:div>
        <w:div w:id="519978972">
          <w:marLeft w:val="640"/>
          <w:marRight w:val="0"/>
          <w:marTop w:val="0"/>
          <w:marBottom w:val="0"/>
          <w:divBdr>
            <w:top w:val="none" w:sz="0" w:space="0" w:color="auto"/>
            <w:left w:val="none" w:sz="0" w:space="0" w:color="auto"/>
            <w:bottom w:val="none" w:sz="0" w:space="0" w:color="auto"/>
            <w:right w:val="none" w:sz="0" w:space="0" w:color="auto"/>
          </w:divBdr>
        </w:div>
        <w:div w:id="2045472476">
          <w:marLeft w:val="640"/>
          <w:marRight w:val="0"/>
          <w:marTop w:val="0"/>
          <w:marBottom w:val="0"/>
          <w:divBdr>
            <w:top w:val="none" w:sz="0" w:space="0" w:color="auto"/>
            <w:left w:val="none" w:sz="0" w:space="0" w:color="auto"/>
            <w:bottom w:val="none" w:sz="0" w:space="0" w:color="auto"/>
            <w:right w:val="none" w:sz="0" w:space="0" w:color="auto"/>
          </w:divBdr>
        </w:div>
        <w:div w:id="204105370">
          <w:marLeft w:val="640"/>
          <w:marRight w:val="0"/>
          <w:marTop w:val="0"/>
          <w:marBottom w:val="0"/>
          <w:divBdr>
            <w:top w:val="none" w:sz="0" w:space="0" w:color="auto"/>
            <w:left w:val="none" w:sz="0" w:space="0" w:color="auto"/>
            <w:bottom w:val="none" w:sz="0" w:space="0" w:color="auto"/>
            <w:right w:val="none" w:sz="0" w:space="0" w:color="auto"/>
          </w:divBdr>
        </w:div>
        <w:div w:id="921722073">
          <w:marLeft w:val="640"/>
          <w:marRight w:val="0"/>
          <w:marTop w:val="0"/>
          <w:marBottom w:val="0"/>
          <w:divBdr>
            <w:top w:val="none" w:sz="0" w:space="0" w:color="auto"/>
            <w:left w:val="none" w:sz="0" w:space="0" w:color="auto"/>
            <w:bottom w:val="none" w:sz="0" w:space="0" w:color="auto"/>
            <w:right w:val="none" w:sz="0" w:space="0" w:color="auto"/>
          </w:divBdr>
        </w:div>
        <w:div w:id="38209864">
          <w:marLeft w:val="640"/>
          <w:marRight w:val="0"/>
          <w:marTop w:val="0"/>
          <w:marBottom w:val="0"/>
          <w:divBdr>
            <w:top w:val="none" w:sz="0" w:space="0" w:color="auto"/>
            <w:left w:val="none" w:sz="0" w:space="0" w:color="auto"/>
            <w:bottom w:val="none" w:sz="0" w:space="0" w:color="auto"/>
            <w:right w:val="none" w:sz="0" w:space="0" w:color="auto"/>
          </w:divBdr>
        </w:div>
        <w:div w:id="689333743">
          <w:marLeft w:val="640"/>
          <w:marRight w:val="0"/>
          <w:marTop w:val="0"/>
          <w:marBottom w:val="0"/>
          <w:divBdr>
            <w:top w:val="none" w:sz="0" w:space="0" w:color="auto"/>
            <w:left w:val="none" w:sz="0" w:space="0" w:color="auto"/>
            <w:bottom w:val="none" w:sz="0" w:space="0" w:color="auto"/>
            <w:right w:val="none" w:sz="0" w:space="0" w:color="auto"/>
          </w:divBdr>
        </w:div>
        <w:div w:id="821312374">
          <w:marLeft w:val="640"/>
          <w:marRight w:val="0"/>
          <w:marTop w:val="0"/>
          <w:marBottom w:val="0"/>
          <w:divBdr>
            <w:top w:val="none" w:sz="0" w:space="0" w:color="auto"/>
            <w:left w:val="none" w:sz="0" w:space="0" w:color="auto"/>
            <w:bottom w:val="none" w:sz="0" w:space="0" w:color="auto"/>
            <w:right w:val="none" w:sz="0" w:space="0" w:color="auto"/>
          </w:divBdr>
        </w:div>
        <w:div w:id="958070955">
          <w:marLeft w:val="640"/>
          <w:marRight w:val="0"/>
          <w:marTop w:val="0"/>
          <w:marBottom w:val="0"/>
          <w:divBdr>
            <w:top w:val="none" w:sz="0" w:space="0" w:color="auto"/>
            <w:left w:val="none" w:sz="0" w:space="0" w:color="auto"/>
            <w:bottom w:val="none" w:sz="0" w:space="0" w:color="auto"/>
            <w:right w:val="none" w:sz="0" w:space="0" w:color="auto"/>
          </w:divBdr>
        </w:div>
        <w:div w:id="419374430">
          <w:marLeft w:val="640"/>
          <w:marRight w:val="0"/>
          <w:marTop w:val="0"/>
          <w:marBottom w:val="0"/>
          <w:divBdr>
            <w:top w:val="none" w:sz="0" w:space="0" w:color="auto"/>
            <w:left w:val="none" w:sz="0" w:space="0" w:color="auto"/>
            <w:bottom w:val="none" w:sz="0" w:space="0" w:color="auto"/>
            <w:right w:val="none" w:sz="0" w:space="0" w:color="auto"/>
          </w:divBdr>
        </w:div>
        <w:div w:id="477576792">
          <w:marLeft w:val="640"/>
          <w:marRight w:val="0"/>
          <w:marTop w:val="0"/>
          <w:marBottom w:val="0"/>
          <w:divBdr>
            <w:top w:val="none" w:sz="0" w:space="0" w:color="auto"/>
            <w:left w:val="none" w:sz="0" w:space="0" w:color="auto"/>
            <w:bottom w:val="none" w:sz="0" w:space="0" w:color="auto"/>
            <w:right w:val="none" w:sz="0" w:space="0" w:color="auto"/>
          </w:divBdr>
        </w:div>
        <w:div w:id="1136602367">
          <w:marLeft w:val="640"/>
          <w:marRight w:val="0"/>
          <w:marTop w:val="0"/>
          <w:marBottom w:val="0"/>
          <w:divBdr>
            <w:top w:val="none" w:sz="0" w:space="0" w:color="auto"/>
            <w:left w:val="none" w:sz="0" w:space="0" w:color="auto"/>
            <w:bottom w:val="none" w:sz="0" w:space="0" w:color="auto"/>
            <w:right w:val="none" w:sz="0" w:space="0" w:color="auto"/>
          </w:divBdr>
        </w:div>
        <w:div w:id="896473226">
          <w:marLeft w:val="640"/>
          <w:marRight w:val="0"/>
          <w:marTop w:val="0"/>
          <w:marBottom w:val="0"/>
          <w:divBdr>
            <w:top w:val="none" w:sz="0" w:space="0" w:color="auto"/>
            <w:left w:val="none" w:sz="0" w:space="0" w:color="auto"/>
            <w:bottom w:val="none" w:sz="0" w:space="0" w:color="auto"/>
            <w:right w:val="none" w:sz="0" w:space="0" w:color="auto"/>
          </w:divBdr>
        </w:div>
        <w:div w:id="110363009">
          <w:marLeft w:val="640"/>
          <w:marRight w:val="0"/>
          <w:marTop w:val="0"/>
          <w:marBottom w:val="0"/>
          <w:divBdr>
            <w:top w:val="none" w:sz="0" w:space="0" w:color="auto"/>
            <w:left w:val="none" w:sz="0" w:space="0" w:color="auto"/>
            <w:bottom w:val="none" w:sz="0" w:space="0" w:color="auto"/>
            <w:right w:val="none" w:sz="0" w:space="0" w:color="auto"/>
          </w:divBdr>
        </w:div>
        <w:div w:id="828638980">
          <w:marLeft w:val="640"/>
          <w:marRight w:val="0"/>
          <w:marTop w:val="0"/>
          <w:marBottom w:val="0"/>
          <w:divBdr>
            <w:top w:val="none" w:sz="0" w:space="0" w:color="auto"/>
            <w:left w:val="none" w:sz="0" w:space="0" w:color="auto"/>
            <w:bottom w:val="none" w:sz="0" w:space="0" w:color="auto"/>
            <w:right w:val="none" w:sz="0" w:space="0" w:color="auto"/>
          </w:divBdr>
        </w:div>
        <w:div w:id="1012335817">
          <w:marLeft w:val="640"/>
          <w:marRight w:val="0"/>
          <w:marTop w:val="0"/>
          <w:marBottom w:val="0"/>
          <w:divBdr>
            <w:top w:val="none" w:sz="0" w:space="0" w:color="auto"/>
            <w:left w:val="none" w:sz="0" w:space="0" w:color="auto"/>
            <w:bottom w:val="none" w:sz="0" w:space="0" w:color="auto"/>
            <w:right w:val="none" w:sz="0" w:space="0" w:color="auto"/>
          </w:divBdr>
        </w:div>
        <w:div w:id="339162709">
          <w:marLeft w:val="640"/>
          <w:marRight w:val="0"/>
          <w:marTop w:val="0"/>
          <w:marBottom w:val="0"/>
          <w:divBdr>
            <w:top w:val="none" w:sz="0" w:space="0" w:color="auto"/>
            <w:left w:val="none" w:sz="0" w:space="0" w:color="auto"/>
            <w:bottom w:val="none" w:sz="0" w:space="0" w:color="auto"/>
            <w:right w:val="none" w:sz="0" w:space="0" w:color="auto"/>
          </w:divBdr>
        </w:div>
        <w:div w:id="2115246305">
          <w:marLeft w:val="640"/>
          <w:marRight w:val="0"/>
          <w:marTop w:val="0"/>
          <w:marBottom w:val="0"/>
          <w:divBdr>
            <w:top w:val="none" w:sz="0" w:space="0" w:color="auto"/>
            <w:left w:val="none" w:sz="0" w:space="0" w:color="auto"/>
            <w:bottom w:val="none" w:sz="0" w:space="0" w:color="auto"/>
            <w:right w:val="none" w:sz="0" w:space="0" w:color="auto"/>
          </w:divBdr>
        </w:div>
        <w:div w:id="30963521">
          <w:marLeft w:val="640"/>
          <w:marRight w:val="0"/>
          <w:marTop w:val="0"/>
          <w:marBottom w:val="0"/>
          <w:divBdr>
            <w:top w:val="none" w:sz="0" w:space="0" w:color="auto"/>
            <w:left w:val="none" w:sz="0" w:space="0" w:color="auto"/>
            <w:bottom w:val="none" w:sz="0" w:space="0" w:color="auto"/>
            <w:right w:val="none" w:sz="0" w:space="0" w:color="auto"/>
          </w:divBdr>
        </w:div>
        <w:div w:id="599795723">
          <w:marLeft w:val="640"/>
          <w:marRight w:val="0"/>
          <w:marTop w:val="0"/>
          <w:marBottom w:val="0"/>
          <w:divBdr>
            <w:top w:val="none" w:sz="0" w:space="0" w:color="auto"/>
            <w:left w:val="none" w:sz="0" w:space="0" w:color="auto"/>
            <w:bottom w:val="none" w:sz="0" w:space="0" w:color="auto"/>
            <w:right w:val="none" w:sz="0" w:space="0" w:color="auto"/>
          </w:divBdr>
        </w:div>
        <w:div w:id="1111780178">
          <w:marLeft w:val="640"/>
          <w:marRight w:val="0"/>
          <w:marTop w:val="0"/>
          <w:marBottom w:val="0"/>
          <w:divBdr>
            <w:top w:val="none" w:sz="0" w:space="0" w:color="auto"/>
            <w:left w:val="none" w:sz="0" w:space="0" w:color="auto"/>
            <w:bottom w:val="none" w:sz="0" w:space="0" w:color="auto"/>
            <w:right w:val="none" w:sz="0" w:space="0" w:color="auto"/>
          </w:divBdr>
        </w:div>
        <w:div w:id="1540702470">
          <w:marLeft w:val="640"/>
          <w:marRight w:val="0"/>
          <w:marTop w:val="0"/>
          <w:marBottom w:val="0"/>
          <w:divBdr>
            <w:top w:val="none" w:sz="0" w:space="0" w:color="auto"/>
            <w:left w:val="none" w:sz="0" w:space="0" w:color="auto"/>
            <w:bottom w:val="none" w:sz="0" w:space="0" w:color="auto"/>
            <w:right w:val="none" w:sz="0" w:space="0" w:color="auto"/>
          </w:divBdr>
        </w:div>
        <w:div w:id="323053051">
          <w:marLeft w:val="640"/>
          <w:marRight w:val="0"/>
          <w:marTop w:val="0"/>
          <w:marBottom w:val="0"/>
          <w:divBdr>
            <w:top w:val="none" w:sz="0" w:space="0" w:color="auto"/>
            <w:left w:val="none" w:sz="0" w:space="0" w:color="auto"/>
            <w:bottom w:val="none" w:sz="0" w:space="0" w:color="auto"/>
            <w:right w:val="none" w:sz="0" w:space="0" w:color="auto"/>
          </w:divBdr>
        </w:div>
        <w:div w:id="2126382219">
          <w:marLeft w:val="640"/>
          <w:marRight w:val="0"/>
          <w:marTop w:val="0"/>
          <w:marBottom w:val="0"/>
          <w:divBdr>
            <w:top w:val="none" w:sz="0" w:space="0" w:color="auto"/>
            <w:left w:val="none" w:sz="0" w:space="0" w:color="auto"/>
            <w:bottom w:val="none" w:sz="0" w:space="0" w:color="auto"/>
            <w:right w:val="none" w:sz="0" w:space="0" w:color="auto"/>
          </w:divBdr>
        </w:div>
        <w:div w:id="1507212401">
          <w:marLeft w:val="640"/>
          <w:marRight w:val="0"/>
          <w:marTop w:val="0"/>
          <w:marBottom w:val="0"/>
          <w:divBdr>
            <w:top w:val="none" w:sz="0" w:space="0" w:color="auto"/>
            <w:left w:val="none" w:sz="0" w:space="0" w:color="auto"/>
            <w:bottom w:val="none" w:sz="0" w:space="0" w:color="auto"/>
            <w:right w:val="none" w:sz="0" w:space="0" w:color="auto"/>
          </w:divBdr>
        </w:div>
        <w:div w:id="1314875082">
          <w:marLeft w:val="640"/>
          <w:marRight w:val="0"/>
          <w:marTop w:val="0"/>
          <w:marBottom w:val="0"/>
          <w:divBdr>
            <w:top w:val="none" w:sz="0" w:space="0" w:color="auto"/>
            <w:left w:val="none" w:sz="0" w:space="0" w:color="auto"/>
            <w:bottom w:val="none" w:sz="0" w:space="0" w:color="auto"/>
            <w:right w:val="none" w:sz="0" w:space="0" w:color="auto"/>
          </w:divBdr>
        </w:div>
        <w:div w:id="48263042">
          <w:marLeft w:val="640"/>
          <w:marRight w:val="0"/>
          <w:marTop w:val="0"/>
          <w:marBottom w:val="0"/>
          <w:divBdr>
            <w:top w:val="none" w:sz="0" w:space="0" w:color="auto"/>
            <w:left w:val="none" w:sz="0" w:space="0" w:color="auto"/>
            <w:bottom w:val="none" w:sz="0" w:space="0" w:color="auto"/>
            <w:right w:val="none" w:sz="0" w:space="0" w:color="auto"/>
          </w:divBdr>
        </w:div>
        <w:div w:id="2133479140">
          <w:marLeft w:val="640"/>
          <w:marRight w:val="0"/>
          <w:marTop w:val="0"/>
          <w:marBottom w:val="0"/>
          <w:divBdr>
            <w:top w:val="none" w:sz="0" w:space="0" w:color="auto"/>
            <w:left w:val="none" w:sz="0" w:space="0" w:color="auto"/>
            <w:bottom w:val="none" w:sz="0" w:space="0" w:color="auto"/>
            <w:right w:val="none" w:sz="0" w:space="0" w:color="auto"/>
          </w:divBdr>
        </w:div>
        <w:div w:id="513036013">
          <w:marLeft w:val="640"/>
          <w:marRight w:val="0"/>
          <w:marTop w:val="0"/>
          <w:marBottom w:val="0"/>
          <w:divBdr>
            <w:top w:val="none" w:sz="0" w:space="0" w:color="auto"/>
            <w:left w:val="none" w:sz="0" w:space="0" w:color="auto"/>
            <w:bottom w:val="none" w:sz="0" w:space="0" w:color="auto"/>
            <w:right w:val="none" w:sz="0" w:space="0" w:color="auto"/>
          </w:divBdr>
        </w:div>
        <w:div w:id="143205648">
          <w:marLeft w:val="640"/>
          <w:marRight w:val="0"/>
          <w:marTop w:val="0"/>
          <w:marBottom w:val="0"/>
          <w:divBdr>
            <w:top w:val="none" w:sz="0" w:space="0" w:color="auto"/>
            <w:left w:val="none" w:sz="0" w:space="0" w:color="auto"/>
            <w:bottom w:val="none" w:sz="0" w:space="0" w:color="auto"/>
            <w:right w:val="none" w:sz="0" w:space="0" w:color="auto"/>
          </w:divBdr>
        </w:div>
        <w:div w:id="1953633072">
          <w:marLeft w:val="640"/>
          <w:marRight w:val="0"/>
          <w:marTop w:val="0"/>
          <w:marBottom w:val="0"/>
          <w:divBdr>
            <w:top w:val="none" w:sz="0" w:space="0" w:color="auto"/>
            <w:left w:val="none" w:sz="0" w:space="0" w:color="auto"/>
            <w:bottom w:val="none" w:sz="0" w:space="0" w:color="auto"/>
            <w:right w:val="none" w:sz="0" w:space="0" w:color="auto"/>
          </w:divBdr>
        </w:div>
        <w:div w:id="482890008">
          <w:marLeft w:val="640"/>
          <w:marRight w:val="0"/>
          <w:marTop w:val="0"/>
          <w:marBottom w:val="0"/>
          <w:divBdr>
            <w:top w:val="none" w:sz="0" w:space="0" w:color="auto"/>
            <w:left w:val="none" w:sz="0" w:space="0" w:color="auto"/>
            <w:bottom w:val="none" w:sz="0" w:space="0" w:color="auto"/>
            <w:right w:val="none" w:sz="0" w:space="0" w:color="auto"/>
          </w:divBdr>
        </w:div>
        <w:div w:id="576402768">
          <w:marLeft w:val="640"/>
          <w:marRight w:val="0"/>
          <w:marTop w:val="0"/>
          <w:marBottom w:val="0"/>
          <w:divBdr>
            <w:top w:val="none" w:sz="0" w:space="0" w:color="auto"/>
            <w:left w:val="none" w:sz="0" w:space="0" w:color="auto"/>
            <w:bottom w:val="none" w:sz="0" w:space="0" w:color="auto"/>
            <w:right w:val="none" w:sz="0" w:space="0" w:color="auto"/>
          </w:divBdr>
        </w:div>
        <w:div w:id="1684816453">
          <w:marLeft w:val="640"/>
          <w:marRight w:val="0"/>
          <w:marTop w:val="0"/>
          <w:marBottom w:val="0"/>
          <w:divBdr>
            <w:top w:val="none" w:sz="0" w:space="0" w:color="auto"/>
            <w:left w:val="none" w:sz="0" w:space="0" w:color="auto"/>
            <w:bottom w:val="none" w:sz="0" w:space="0" w:color="auto"/>
            <w:right w:val="none" w:sz="0" w:space="0" w:color="auto"/>
          </w:divBdr>
        </w:div>
        <w:div w:id="1644891588">
          <w:marLeft w:val="640"/>
          <w:marRight w:val="0"/>
          <w:marTop w:val="0"/>
          <w:marBottom w:val="0"/>
          <w:divBdr>
            <w:top w:val="none" w:sz="0" w:space="0" w:color="auto"/>
            <w:left w:val="none" w:sz="0" w:space="0" w:color="auto"/>
            <w:bottom w:val="none" w:sz="0" w:space="0" w:color="auto"/>
            <w:right w:val="none" w:sz="0" w:space="0" w:color="auto"/>
          </w:divBdr>
        </w:div>
        <w:div w:id="810252820">
          <w:marLeft w:val="640"/>
          <w:marRight w:val="0"/>
          <w:marTop w:val="0"/>
          <w:marBottom w:val="0"/>
          <w:divBdr>
            <w:top w:val="none" w:sz="0" w:space="0" w:color="auto"/>
            <w:left w:val="none" w:sz="0" w:space="0" w:color="auto"/>
            <w:bottom w:val="none" w:sz="0" w:space="0" w:color="auto"/>
            <w:right w:val="none" w:sz="0" w:space="0" w:color="auto"/>
          </w:divBdr>
        </w:div>
        <w:div w:id="105783077">
          <w:marLeft w:val="640"/>
          <w:marRight w:val="0"/>
          <w:marTop w:val="0"/>
          <w:marBottom w:val="0"/>
          <w:divBdr>
            <w:top w:val="none" w:sz="0" w:space="0" w:color="auto"/>
            <w:left w:val="none" w:sz="0" w:space="0" w:color="auto"/>
            <w:bottom w:val="none" w:sz="0" w:space="0" w:color="auto"/>
            <w:right w:val="none" w:sz="0" w:space="0" w:color="auto"/>
          </w:divBdr>
        </w:div>
        <w:div w:id="1523740083">
          <w:marLeft w:val="640"/>
          <w:marRight w:val="0"/>
          <w:marTop w:val="0"/>
          <w:marBottom w:val="0"/>
          <w:divBdr>
            <w:top w:val="none" w:sz="0" w:space="0" w:color="auto"/>
            <w:left w:val="none" w:sz="0" w:space="0" w:color="auto"/>
            <w:bottom w:val="none" w:sz="0" w:space="0" w:color="auto"/>
            <w:right w:val="none" w:sz="0" w:space="0" w:color="auto"/>
          </w:divBdr>
        </w:div>
        <w:div w:id="447239882">
          <w:marLeft w:val="640"/>
          <w:marRight w:val="0"/>
          <w:marTop w:val="0"/>
          <w:marBottom w:val="0"/>
          <w:divBdr>
            <w:top w:val="none" w:sz="0" w:space="0" w:color="auto"/>
            <w:left w:val="none" w:sz="0" w:space="0" w:color="auto"/>
            <w:bottom w:val="none" w:sz="0" w:space="0" w:color="auto"/>
            <w:right w:val="none" w:sz="0" w:space="0" w:color="auto"/>
          </w:divBdr>
        </w:div>
      </w:divsChild>
    </w:div>
    <w:div w:id="676887438">
      <w:bodyDiv w:val="1"/>
      <w:marLeft w:val="0"/>
      <w:marRight w:val="0"/>
      <w:marTop w:val="0"/>
      <w:marBottom w:val="0"/>
      <w:divBdr>
        <w:top w:val="none" w:sz="0" w:space="0" w:color="auto"/>
        <w:left w:val="none" w:sz="0" w:space="0" w:color="auto"/>
        <w:bottom w:val="none" w:sz="0" w:space="0" w:color="auto"/>
        <w:right w:val="none" w:sz="0" w:space="0" w:color="auto"/>
      </w:divBdr>
      <w:divsChild>
        <w:div w:id="1359165854">
          <w:marLeft w:val="0"/>
          <w:marRight w:val="0"/>
          <w:marTop w:val="0"/>
          <w:marBottom w:val="0"/>
          <w:divBdr>
            <w:top w:val="none" w:sz="0" w:space="0" w:color="auto"/>
            <w:left w:val="none" w:sz="0" w:space="0" w:color="auto"/>
            <w:bottom w:val="none" w:sz="0" w:space="0" w:color="auto"/>
            <w:right w:val="none" w:sz="0" w:space="0" w:color="auto"/>
          </w:divBdr>
        </w:div>
        <w:div w:id="228228543">
          <w:marLeft w:val="0"/>
          <w:marRight w:val="0"/>
          <w:marTop w:val="0"/>
          <w:marBottom w:val="0"/>
          <w:divBdr>
            <w:top w:val="none" w:sz="0" w:space="0" w:color="auto"/>
            <w:left w:val="none" w:sz="0" w:space="0" w:color="auto"/>
            <w:bottom w:val="none" w:sz="0" w:space="0" w:color="auto"/>
            <w:right w:val="none" w:sz="0" w:space="0" w:color="auto"/>
          </w:divBdr>
        </w:div>
        <w:div w:id="928276825">
          <w:marLeft w:val="0"/>
          <w:marRight w:val="0"/>
          <w:marTop w:val="0"/>
          <w:marBottom w:val="0"/>
          <w:divBdr>
            <w:top w:val="none" w:sz="0" w:space="0" w:color="auto"/>
            <w:left w:val="none" w:sz="0" w:space="0" w:color="auto"/>
            <w:bottom w:val="none" w:sz="0" w:space="0" w:color="auto"/>
            <w:right w:val="none" w:sz="0" w:space="0" w:color="auto"/>
          </w:divBdr>
        </w:div>
        <w:div w:id="839664447">
          <w:marLeft w:val="0"/>
          <w:marRight w:val="0"/>
          <w:marTop w:val="0"/>
          <w:marBottom w:val="0"/>
          <w:divBdr>
            <w:top w:val="none" w:sz="0" w:space="0" w:color="auto"/>
            <w:left w:val="none" w:sz="0" w:space="0" w:color="auto"/>
            <w:bottom w:val="none" w:sz="0" w:space="0" w:color="auto"/>
            <w:right w:val="none" w:sz="0" w:space="0" w:color="auto"/>
          </w:divBdr>
        </w:div>
        <w:div w:id="1989362395">
          <w:marLeft w:val="0"/>
          <w:marRight w:val="0"/>
          <w:marTop w:val="0"/>
          <w:marBottom w:val="0"/>
          <w:divBdr>
            <w:top w:val="none" w:sz="0" w:space="0" w:color="auto"/>
            <w:left w:val="none" w:sz="0" w:space="0" w:color="auto"/>
            <w:bottom w:val="none" w:sz="0" w:space="0" w:color="auto"/>
            <w:right w:val="none" w:sz="0" w:space="0" w:color="auto"/>
          </w:divBdr>
        </w:div>
        <w:div w:id="1671179858">
          <w:marLeft w:val="0"/>
          <w:marRight w:val="0"/>
          <w:marTop w:val="0"/>
          <w:marBottom w:val="0"/>
          <w:divBdr>
            <w:top w:val="none" w:sz="0" w:space="0" w:color="auto"/>
            <w:left w:val="none" w:sz="0" w:space="0" w:color="auto"/>
            <w:bottom w:val="none" w:sz="0" w:space="0" w:color="auto"/>
            <w:right w:val="none" w:sz="0" w:space="0" w:color="auto"/>
          </w:divBdr>
        </w:div>
        <w:div w:id="447696797">
          <w:marLeft w:val="0"/>
          <w:marRight w:val="0"/>
          <w:marTop w:val="0"/>
          <w:marBottom w:val="0"/>
          <w:divBdr>
            <w:top w:val="none" w:sz="0" w:space="0" w:color="auto"/>
            <w:left w:val="none" w:sz="0" w:space="0" w:color="auto"/>
            <w:bottom w:val="none" w:sz="0" w:space="0" w:color="auto"/>
            <w:right w:val="none" w:sz="0" w:space="0" w:color="auto"/>
          </w:divBdr>
        </w:div>
        <w:div w:id="1748110312">
          <w:marLeft w:val="0"/>
          <w:marRight w:val="0"/>
          <w:marTop w:val="0"/>
          <w:marBottom w:val="0"/>
          <w:divBdr>
            <w:top w:val="none" w:sz="0" w:space="0" w:color="auto"/>
            <w:left w:val="none" w:sz="0" w:space="0" w:color="auto"/>
            <w:bottom w:val="none" w:sz="0" w:space="0" w:color="auto"/>
            <w:right w:val="none" w:sz="0" w:space="0" w:color="auto"/>
          </w:divBdr>
        </w:div>
        <w:div w:id="1018241301">
          <w:marLeft w:val="0"/>
          <w:marRight w:val="0"/>
          <w:marTop w:val="0"/>
          <w:marBottom w:val="0"/>
          <w:divBdr>
            <w:top w:val="none" w:sz="0" w:space="0" w:color="auto"/>
            <w:left w:val="none" w:sz="0" w:space="0" w:color="auto"/>
            <w:bottom w:val="none" w:sz="0" w:space="0" w:color="auto"/>
            <w:right w:val="none" w:sz="0" w:space="0" w:color="auto"/>
          </w:divBdr>
        </w:div>
        <w:div w:id="588928830">
          <w:marLeft w:val="0"/>
          <w:marRight w:val="0"/>
          <w:marTop w:val="0"/>
          <w:marBottom w:val="0"/>
          <w:divBdr>
            <w:top w:val="none" w:sz="0" w:space="0" w:color="auto"/>
            <w:left w:val="none" w:sz="0" w:space="0" w:color="auto"/>
            <w:bottom w:val="none" w:sz="0" w:space="0" w:color="auto"/>
            <w:right w:val="none" w:sz="0" w:space="0" w:color="auto"/>
          </w:divBdr>
        </w:div>
        <w:div w:id="239145838">
          <w:marLeft w:val="0"/>
          <w:marRight w:val="0"/>
          <w:marTop w:val="0"/>
          <w:marBottom w:val="0"/>
          <w:divBdr>
            <w:top w:val="none" w:sz="0" w:space="0" w:color="auto"/>
            <w:left w:val="none" w:sz="0" w:space="0" w:color="auto"/>
            <w:bottom w:val="none" w:sz="0" w:space="0" w:color="auto"/>
            <w:right w:val="none" w:sz="0" w:space="0" w:color="auto"/>
          </w:divBdr>
        </w:div>
        <w:div w:id="1968050657">
          <w:marLeft w:val="0"/>
          <w:marRight w:val="0"/>
          <w:marTop w:val="0"/>
          <w:marBottom w:val="0"/>
          <w:divBdr>
            <w:top w:val="none" w:sz="0" w:space="0" w:color="auto"/>
            <w:left w:val="none" w:sz="0" w:space="0" w:color="auto"/>
            <w:bottom w:val="none" w:sz="0" w:space="0" w:color="auto"/>
            <w:right w:val="none" w:sz="0" w:space="0" w:color="auto"/>
          </w:divBdr>
        </w:div>
        <w:div w:id="1970086277">
          <w:marLeft w:val="0"/>
          <w:marRight w:val="0"/>
          <w:marTop w:val="0"/>
          <w:marBottom w:val="0"/>
          <w:divBdr>
            <w:top w:val="none" w:sz="0" w:space="0" w:color="auto"/>
            <w:left w:val="none" w:sz="0" w:space="0" w:color="auto"/>
            <w:bottom w:val="none" w:sz="0" w:space="0" w:color="auto"/>
            <w:right w:val="none" w:sz="0" w:space="0" w:color="auto"/>
          </w:divBdr>
        </w:div>
        <w:div w:id="122698502">
          <w:marLeft w:val="0"/>
          <w:marRight w:val="0"/>
          <w:marTop w:val="0"/>
          <w:marBottom w:val="0"/>
          <w:divBdr>
            <w:top w:val="none" w:sz="0" w:space="0" w:color="auto"/>
            <w:left w:val="none" w:sz="0" w:space="0" w:color="auto"/>
            <w:bottom w:val="none" w:sz="0" w:space="0" w:color="auto"/>
            <w:right w:val="none" w:sz="0" w:space="0" w:color="auto"/>
          </w:divBdr>
        </w:div>
        <w:div w:id="1783919677">
          <w:marLeft w:val="0"/>
          <w:marRight w:val="0"/>
          <w:marTop w:val="0"/>
          <w:marBottom w:val="0"/>
          <w:divBdr>
            <w:top w:val="none" w:sz="0" w:space="0" w:color="auto"/>
            <w:left w:val="none" w:sz="0" w:space="0" w:color="auto"/>
            <w:bottom w:val="none" w:sz="0" w:space="0" w:color="auto"/>
            <w:right w:val="none" w:sz="0" w:space="0" w:color="auto"/>
          </w:divBdr>
        </w:div>
        <w:div w:id="1942493832">
          <w:marLeft w:val="0"/>
          <w:marRight w:val="0"/>
          <w:marTop w:val="0"/>
          <w:marBottom w:val="0"/>
          <w:divBdr>
            <w:top w:val="none" w:sz="0" w:space="0" w:color="auto"/>
            <w:left w:val="none" w:sz="0" w:space="0" w:color="auto"/>
            <w:bottom w:val="none" w:sz="0" w:space="0" w:color="auto"/>
            <w:right w:val="none" w:sz="0" w:space="0" w:color="auto"/>
          </w:divBdr>
        </w:div>
        <w:div w:id="1576088623">
          <w:marLeft w:val="0"/>
          <w:marRight w:val="0"/>
          <w:marTop w:val="0"/>
          <w:marBottom w:val="0"/>
          <w:divBdr>
            <w:top w:val="none" w:sz="0" w:space="0" w:color="auto"/>
            <w:left w:val="none" w:sz="0" w:space="0" w:color="auto"/>
            <w:bottom w:val="none" w:sz="0" w:space="0" w:color="auto"/>
            <w:right w:val="none" w:sz="0" w:space="0" w:color="auto"/>
          </w:divBdr>
        </w:div>
        <w:div w:id="392117077">
          <w:marLeft w:val="0"/>
          <w:marRight w:val="0"/>
          <w:marTop w:val="0"/>
          <w:marBottom w:val="0"/>
          <w:divBdr>
            <w:top w:val="none" w:sz="0" w:space="0" w:color="auto"/>
            <w:left w:val="none" w:sz="0" w:space="0" w:color="auto"/>
            <w:bottom w:val="none" w:sz="0" w:space="0" w:color="auto"/>
            <w:right w:val="none" w:sz="0" w:space="0" w:color="auto"/>
          </w:divBdr>
        </w:div>
        <w:div w:id="944270999">
          <w:marLeft w:val="0"/>
          <w:marRight w:val="0"/>
          <w:marTop w:val="0"/>
          <w:marBottom w:val="0"/>
          <w:divBdr>
            <w:top w:val="none" w:sz="0" w:space="0" w:color="auto"/>
            <w:left w:val="none" w:sz="0" w:space="0" w:color="auto"/>
            <w:bottom w:val="none" w:sz="0" w:space="0" w:color="auto"/>
            <w:right w:val="none" w:sz="0" w:space="0" w:color="auto"/>
          </w:divBdr>
        </w:div>
        <w:div w:id="755899745">
          <w:marLeft w:val="0"/>
          <w:marRight w:val="0"/>
          <w:marTop w:val="0"/>
          <w:marBottom w:val="0"/>
          <w:divBdr>
            <w:top w:val="none" w:sz="0" w:space="0" w:color="auto"/>
            <w:left w:val="none" w:sz="0" w:space="0" w:color="auto"/>
            <w:bottom w:val="none" w:sz="0" w:space="0" w:color="auto"/>
            <w:right w:val="none" w:sz="0" w:space="0" w:color="auto"/>
          </w:divBdr>
        </w:div>
        <w:div w:id="321349543">
          <w:marLeft w:val="0"/>
          <w:marRight w:val="0"/>
          <w:marTop w:val="0"/>
          <w:marBottom w:val="0"/>
          <w:divBdr>
            <w:top w:val="none" w:sz="0" w:space="0" w:color="auto"/>
            <w:left w:val="none" w:sz="0" w:space="0" w:color="auto"/>
            <w:bottom w:val="none" w:sz="0" w:space="0" w:color="auto"/>
            <w:right w:val="none" w:sz="0" w:space="0" w:color="auto"/>
          </w:divBdr>
        </w:div>
        <w:div w:id="546767634">
          <w:marLeft w:val="0"/>
          <w:marRight w:val="0"/>
          <w:marTop w:val="0"/>
          <w:marBottom w:val="0"/>
          <w:divBdr>
            <w:top w:val="none" w:sz="0" w:space="0" w:color="auto"/>
            <w:left w:val="none" w:sz="0" w:space="0" w:color="auto"/>
            <w:bottom w:val="none" w:sz="0" w:space="0" w:color="auto"/>
            <w:right w:val="none" w:sz="0" w:space="0" w:color="auto"/>
          </w:divBdr>
        </w:div>
        <w:div w:id="1261403926">
          <w:marLeft w:val="0"/>
          <w:marRight w:val="0"/>
          <w:marTop w:val="0"/>
          <w:marBottom w:val="0"/>
          <w:divBdr>
            <w:top w:val="none" w:sz="0" w:space="0" w:color="auto"/>
            <w:left w:val="none" w:sz="0" w:space="0" w:color="auto"/>
            <w:bottom w:val="none" w:sz="0" w:space="0" w:color="auto"/>
            <w:right w:val="none" w:sz="0" w:space="0" w:color="auto"/>
          </w:divBdr>
        </w:div>
        <w:div w:id="614679606">
          <w:marLeft w:val="0"/>
          <w:marRight w:val="0"/>
          <w:marTop w:val="0"/>
          <w:marBottom w:val="0"/>
          <w:divBdr>
            <w:top w:val="none" w:sz="0" w:space="0" w:color="auto"/>
            <w:left w:val="none" w:sz="0" w:space="0" w:color="auto"/>
            <w:bottom w:val="none" w:sz="0" w:space="0" w:color="auto"/>
            <w:right w:val="none" w:sz="0" w:space="0" w:color="auto"/>
          </w:divBdr>
        </w:div>
        <w:div w:id="1715957129">
          <w:marLeft w:val="0"/>
          <w:marRight w:val="0"/>
          <w:marTop w:val="0"/>
          <w:marBottom w:val="0"/>
          <w:divBdr>
            <w:top w:val="none" w:sz="0" w:space="0" w:color="auto"/>
            <w:left w:val="none" w:sz="0" w:space="0" w:color="auto"/>
            <w:bottom w:val="none" w:sz="0" w:space="0" w:color="auto"/>
            <w:right w:val="none" w:sz="0" w:space="0" w:color="auto"/>
          </w:divBdr>
        </w:div>
        <w:div w:id="1400395845">
          <w:marLeft w:val="0"/>
          <w:marRight w:val="0"/>
          <w:marTop w:val="0"/>
          <w:marBottom w:val="0"/>
          <w:divBdr>
            <w:top w:val="none" w:sz="0" w:space="0" w:color="auto"/>
            <w:left w:val="none" w:sz="0" w:space="0" w:color="auto"/>
            <w:bottom w:val="none" w:sz="0" w:space="0" w:color="auto"/>
            <w:right w:val="none" w:sz="0" w:space="0" w:color="auto"/>
          </w:divBdr>
        </w:div>
        <w:div w:id="1693410502">
          <w:marLeft w:val="0"/>
          <w:marRight w:val="0"/>
          <w:marTop w:val="0"/>
          <w:marBottom w:val="0"/>
          <w:divBdr>
            <w:top w:val="none" w:sz="0" w:space="0" w:color="auto"/>
            <w:left w:val="none" w:sz="0" w:space="0" w:color="auto"/>
            <w:bottom w:val="none" w:sz="0" w:space="0" w:color="auto"/>
            <w:right w:val="none" w:sz="0" w:space="0" w:color="auto"/>
          </w:divBdr>
        </w:div>
        <w:div w:id="757336773">
          <w:marLeft w:val="0"/>
          <w:marRight w:val="0"/>
          <w:marTop w:val="0"/>
          <w:marBottom w:val="0"/>
          <w:divBdr>
            <w:top w:val="none" w:sz="0" w:space="0" w:color="auto"/>
            <w:left w:val="none" w:sz="0" w:space="0" w:color="auto"/>
            <w:bottom w:val="none" w:sz="0" w:space="0" w:color="auto"/>
            <w:right w:val="none" w:sz="0" w:space="0" w:color="auto"/>
          </w:divBdr>
        </w:div>
        <w:div w:id="539905617">
          <w:marLeft w:val="0"/>
          <w:marRight w:val="0"/>
          <w:marTop w:val="0"/>
          <w:marBottom w:val="0"/>
          <w:divBdr>
            <w:top w:val="none" w:sz="0" w:space="0" w:color="auto"/>
            <w:left w:val="none" w:sz="0" w:space="0" w:color="auto"/>
            <w:bottom w:val="none" w:sz="0" w:space="0" w:color="auto"/>
            <w:right w:val="none" w:sz="0" w:space="0" w:color="auto"/>
          </w:divBdr>
          <w:divsChild>
            <w:div w:id="61105837">
              <w:marLeft w:val="0"/>
              <w:marRight w:val="0"/>
              <w:marTop w:val="0"/>
              <w:marBottom w:val="0"/>
              <w:divBdr>
                <w:top w:val="none" w:sz="0" w:space="0" w:color="auto"/>
                <w:left w:val="none" w:sz="0" w:space="0" w:color="auto"/>
                <w:bottom w:val="none" w:sz="0" w:space="0" w:color="auto"/>
                <w:right w:val="none" w:sz="0" w:space="0" w:color="auto"/>
              </w:divBdr>
              <w:divsChild>
                <w:div w:id="258373516">
                  <w:marLeft w:val="640"/>
                  <w:marRight w:val="0"/>
                  <w:marTop w:val="0"/>
                  <w:marBottom w:val="0"/>
                  <w:divBdr>
                    <w:top w:val="none" w:sz="0" w:space="0" w:color="auto"/>
                    <w:left w:val="none" w:sz="0" w:space="0" w:color="auto"/>
                    <w:bottom w:val="none" w:sz="0" w:space="0" w:color="auto"/>
                    <w:right w:val="none" w:sz="0" w:space="0" w:color="auto"/>
                  </w:divBdr>
                </w:div>
                <w:div w:id="1872183900">
                  <w:marLeft w:val="640"/>
                  <w:marRight w:val="0"/>
                  <w:marTop w:val="0"/>
                  <w:marBottom w:val="0"/>
                  <w:divBdr>
                    <w:top w:val="none" w:sz="0" w:space="0" w:color="auto"/>
                    <w:left w:val="none" w:sz="0" w:space="0" w:color="auto"/>
                    <w:bottom w:val="none" w:sz="0" w:space="0" w:color="auto"/>
                    <w:right w:val="none" w:sz="0" w:space="0" w:color="auto"/>
                  </w:divBdr>
                </w:div>
                <w:div w:id="1878615414">
                  <w:marLeft w:val="640"/>
                  <w:marRight w:val="0"/>
                  <w:marTop w:val="0"/>
                  <w:marBottom w:val="0"/>
                  <w:divBdr>
                    <w:top w:val="none" w:sz="0" w:space="0" w:color="auto"/>
                    <w:left w:val="none" w:sz="0" w:space="0" w:color="auto"/>
                    <w:bottom w:val="none" w:sz="0" w:space="0" w:color="auto"/>
                    <w:right w:val="none" w:sz="0" w:space="0" w:color="auto"/>
                  </w:divBdr>
                </w:div>
                <w:div w:id="1998682438">
                  <w:marLeft w:val="640"/>
                  <w:marRight w:val="0"/>
                  <w:marTop w:val="0"/>
                  <w:marBottom w:val="0"/>
                  <w:divBdr>
                    <w:top w:val="none" w:sz="0" w:space="0" w:color="auto"/>
                    <w:left w:val="none" w:sz="0" w:space="0" w:color="auto"/>
                    <w:bottom w:val="none" w:sz="0" w:space="0" w:color="auto"/>
                    <w:right w:val="none" w:sz="0" w:space="0" w:color="auto"/>
                  </w:divBdr>
                </w:div>
                <w:div w:id="620767298">
                  <w:marLeft w:val="640"/>
                  <w:marRight w:val="0"/>
                  <w:marTop w:val="0"/>
                  <w:marBottom w:val="0"/>
                  <w:divBdr>
                    <w:top w:val="none" w:sz="0" w:space="0" w:color="auto"/>
                    <w:left w:val="none" w:sz="0" w:space="0" w:color="auto"/>
                    <w:bottom w:val="none" w:sz="0" w:space="0" w:color="auto"/>
                    <w:right w:val="none" w:sz="0" w:space="0" w:color="auto"/>
                  </w:divBdr>
                </w:div>
                <w:div w:id="2024823242">
                  <w:marLeft w:val="640"/>
                  <w:marRight w:val="0"/>
                  <w:marTop w:val="0"/>
                  <w:marBottom w:val="0"/>
                  <w:divBdr>
                    <w:top w:val="none" w:sz="0" w:space="0" w:color="auto"/>
                    <w:left w:val="none" w:sz="0" w:space="0" w:color="auto"/>
                    <w:bottom w:val="none" w:sz="0" w:space="0" w:color="auto"/>
                    <w:right w:val="none" w:sz="0" w:space="0" w:color="auto"/>
                  </w:divBdr>
                </w:div>
                <w:div w:id="1013074891">
                  <w:marLeft w:val="640"/>
                  <w:marRight w:val="0"/>
                  <w:marTop w:val="0"/>
                  <w:marBottom w:val="0"/>
                  <w:divBdr>
                    <w:top w:val="none" w:sz="0" w:space="0" w:color="auto"/>
                    <w:left w:val="none" w:sz="0" w:space="0" w:color="auto"/>
                    <w:bottom w:val="none" w:sz="0" w:space="0" w:color="auto"/>
                    <w:right w:val="none" w:sz="0" w:space="0" w:color="auto"/>
                  </w:divBdr>
                </w:div>
                <w:div w:id="1123576885">
                  <w:marLeft w:val="640"/>
                  <w:marRight w:val="0"/>
                  <w:marTop w:val="0"/>
                  <w:marBottom w:val="0"/>
                  <w:divBdr>
                    <w:top w:val="none" w:sz="0" w:space="0" w:color="auto"/>
                    <w:left w:val="none" w:sz="0" w:space="0" w:color="auto"/>
                    <w:bottom w:val="none" w:sz="0" w:space="0" w:color="auto"/>
                    <w:right w:val="none" w:sz="0" w:space="0" w:color="auto"/>
                  </w:divBdr>
                </w:div>
                <w:div w:id="1345665793">
                  <w:marLeft w:val="640"/>
                  <w:marRight w:val="0"/>
                  <w:marTop w:val="0"/>
                  <w:marBottom w:val="0"/>
                  <w:divBdr>
                    <w:top w:val="none" w:sz="0" w:space="0" w:color="auto"/>
                    <w:left w:val="none" w:sz="0" w:space="0" w:color="auto"/>
                    <w:bottom w:val="none" w:sz="0" w:space="0" w:color="auto"/>
                    <w:right w:val="none" w:sz="0" w:space="0" w:color="auto"/>
                  </w:divBdr>
                </w:div>
                <w:div w:id="1001080653">
                  <w:marLeft w:val="640"/>
                  <w:marRight w:val="0"/>
                  <w:marTop w:val="0"/>
                  <w:marBottom w:val="0"/>
                  <w:divBdr>
                    <w:top w:val="none" w:sz="0" w:space="0" w:color="auto"/>
                    <w:left w:val="none" w:sz="0" w:space="0" w:color="auto"/>
                    <w:bottom w:val="none" w:sz="0" w:space="0" w:color="auto"/>
                    <w:right w:val="none" w:sz="0" w:space="0" w:color="auto"/>
                  </w:divBdr>
                </w:div>
                <w:div w:id="1612206200">
                  <w:marLeft w:val="640"/>
                  <w:marRight w:val="0"/>
                  <w:marTop w:val="0"/>
                  <w:marBottom w:val="0"/>
                  <w:divBdr>
                    <w:top w:val="none" w:sz="0" w:space="0" w:color="auto"/>
                    <w:left w:val="none" w:sz="0" w:space="0" w:color="auto"/>
                    <w:bottom w:val="none" w:sz="0" w:space="0" w:color="auto"/>
                    <w:right w:val="none" w:sz="0" w:space="0" w:color="auto"/>
                  </w:divBdr>
                </w:div>
                <w:div w:id="722872679">
                  <w:marLeft w:val="640"/>
                  <w:marRight w:val="0"/>
                  <w:marTop w:val="0"/>
                  <w:marBottom w:val="0"/>
                  <w:divBdr>
                    <w:top w:val="none" w:sz="0" w:space="0" w:color="auto"/>
                    <w:left w:val="none" w:sz="0" w:space="0" w:color="auto"/>
                    <w:bottom w:val="none" w:sz="0" w:space="0" w:color="auto"/>
                    <w:right w:val="none" w:sz="0" w:space="0" w:color="auto"/>
                  </w:divBdr>
                </w:div>
                <w:div w:id="1831676974">
                  <w:marLeft w:val="640"/>
                  <w:marRight w:val="0"/>
                  <w:marTop w:val="0"/>
                  <w:marBottom w:val="0"/>
                  <w:divBdr>
                    <w:top w:val="none" w:sz="0" w:space="0" w:color="auto"/>
                    <w:left w:val="none" w:sz="0" w:space="0" w:color="auto"/>
                    <w:bottom w:val="none" w:sz="0" w:space="0" w:color="auto"/>
                    <w:right w:val="none" w:sz="0" w:space="0" w:color="auto"/>
                  </w:divBdr>
                </w:div>
                <w:div w:id="120344171">
                  <w:marLeft w:val="640"/>
                  <w:marRight w:val="0"/>
                  <w:marTop w:val="0"/>
                  <w:marBottom w:val="0"/>
                  <w:divBdr>
                    <w:top w:val="none" w:sz="0" w:space="0" w:color="auto"/>
                    <w:left w:val="none" w:sz="0" w:space="0" w:color="auto"/>
                    <w:bottom w:val="none" w:sz="0" w:space="0" w:color="auto"/>
                    <w:right w:val="none" w:sz="0" w:space="0" w:color="auto"/>
                  </w:divBdr>
                </w:div>
                <w:div w:id="2041273661">
                  <w:marLeft w:val="640"/>
                  <w:marRight w:val="0"/>
                  <w:marTop w:val="0"/>
                  <w:marBottom w:val="0"/>
                  <w:divBdr>
                    <w:top w:val="none" w:sz="0" w:space="0" w:color="auto"/>
                    <w:left w:val="none" w:sz="0" w:space="0" w:color="auto"/>
                    <w:bottom w:val="none" w:sz="0" w:space="0" w:color="auto"/>
                    <w:right w:val="none" w:sz="0" w:space="0" w:color="auto"/>
                  </w:divBdr>
                </w:div>
                <w:div w:id="314722565">
                  <w:marLeft w:val="640"/>
                  <w:marRight w:val="0"/>
                  <w:marTop w:val="0"/>
                  <w:marBottom w:val="0"/>
                  <w:divBdr>
                    <w:top w:val="none" w:sz="0" w:space="0" w:color="auto"/>
                    <w:left w:val="none" w:sz="0" w:space="0" w:color="auto"/>
                    <w:bottom w:val="none" w:sz="0" w:space="0" w:color="auto"/>
                    <w:right w:val="none" w:sz="0" w:space="0" w:color="auto"/>
                  </w:divBdr>
                </w:div>
                <w:div w:id="1375733207">
                  <w:marLeft w:val="640"/>
                  <w:marRight w:val="0"/>
                  <w:marTop w:val="0"/>
                  <w:marBottom w:val="0"/>
                  <w:divBdr>
                    <w:top w:val="none" w:sz="0" w:space="0" w:color="auto"/>
                    <w:left w:val="none" w:sz="0" w:space="0" w:color="auto"/>
                    <w:bottom w:val="none" w:sz="0" w:space="0" w:color="auto"/>
                    <w:right w:val="none" w:sz="0" w:space="0" w:color="auto"/>
                  </w:divBdr>
                </w:div>
                <w:div w:id="73164888">
                  <w:marLeft w:val="640"/>
                  <w:marRight w:val="0"/>
                  <w:marTop w:val="0"/>
                  <w:marBottom w:val="0"/>
                  <w:divBdr>
                    <w:top w:val="none" w:sz="0" w:space="0" w:color="auto"/>
                    <w:left w:val="none" w:sz="0" w:space="0" w:color="auto"/>
                    <w:bottom w:val="none" w:sz="0" w:space="0" w:color="auto"/>
                    <w:right w:val="none" w:sz="0" w:space="0" w:color="auto"/>
                  </w:divBdr>
                </w:div>
                <w:div w:id="319508247">
                  <w:marLeft w:val="640"/>
                  <w:marRight w:val="0"/>
                  <w:marTop w:val="0"/>
                  <w:marBottom w:val="0"/>
                  <w:divBdr>
                    <w:top w:val="none" w:sz="0" w:space="0" w:color="auto"/>
                    <w:left w:val="none" w:sz="0" w:space="0" w:color="auto"/>
                    <w:bottom w:val="none" w:sz="0" w:space="0" w:color="auto"/>
                    <w:right w:val="none" w:sz="0" w:space="0" w:color="auto"/>
                  </w:divBdr>
                </w:div>
                <w:div w:id="919868650">
                  <w:marLeft w:val="640"/>
                  <w:marRight w:val="0"/>
                  <w:marTop w:val="0"/>
                  <w:marBottom w:val="0"/>
                  <w:divBdr>
                    <w:top w:val="none" w:sz="0" w:space="0" w:color="auto"/>
                    <w:left w:val="none" w:sz="0" w:space="0" w:color="auto"/>
                    <w:bottom w:val="none" w:sz="0" w:space="0" w:color="auto"/>
                    <w:right w:val="none" w:sz="0" w:space="0" w:color="auto"/>
                  </w:divBdr>
                </w:div>
                <w:div w:id="1703286041">
                  <w:marLeft w:val="640"/>
                  <w:marRight w:val="0"/>
                  <w:marTop w:val="0"/>
                  <w:marBottom w:val="0"/>
                  <w:divBdr>
                    <w:top w:val="none" w:sz="0" w:space="0" w:color="auto"/>
                    <w:left w:val="none" w:sz="0" w:space="0" w:color="auto"/>
                    <w:bottom w:val="none" w:sz="0" w:space="0" w:color="auto"/>
                    <w:right w:val="none" w:sz="0" w:space="0" w:color="auto"/>
                  </w:divBdr>
                </w:div>
                <w:div w:id="2076196965">
                  <w:marLeft w:val="640"/>
                  <w:marRight w:val="0"/>
                  <w:marTop w:val="0"/>
                  <w:marBottom w:val="0"/>
                  <w:divBdr>
                    <w:top w:val="none" w:sz="0" w:space="0" w:color="auto"/>
                    <w:left w:val="none" w:sz="0" w:space="0" w:color="auto"/>
                    <w:bottom w:val="none" w:sz="0" w:space="0" w:color="auto"/>
                    <w:right w:val="none" w:sz="0" w:space="0" w:color="auto"/>
                  </w:divBdr>
                </w:div>
                <w:div w:id="103237311">
                  <w:marLeft w:val="640"/>
                  <w:marRight w:val="0"/>
                  <w:marTop w:val="0"/>
                  <w:marBottom w:val="0"/>
                  <w:divBdr>
                    <w:top w:val="none" w:sz="0" w:space="0" w:color="auto"/>
                    <w:left w:val="none" w:sz="0" w:space="0" w:color="auto"/>
                    <w:bottom w:val="none" w:sz="0" w:space="0" w:color="auto"/>
                    <w:right w:val="none" w:sz="0" w:space="0" w:color="auto"/>
                  </w:divBdr>
                </w:div>
                <w:div w:id="586114668">
                  <w:marLeft w:val="640"/>
                  <w:marRight w:val="0"/>
                  <w:marTop w:val="0"/>
                  <w:marBottom w:val="0"/>
                  <w:divBdr>
                    <w:top w:val="none" w:sz="0" w:space="0" w:color="auto"/>
                    <w:left w:val="none" w:sz="0" w:space="0" w:color="auto"/>
                    <w:bottom w:val="none" w:sz="0" w:space="0" w:color="auto"/>
                    <w:right w:val="none" w:sz="0" w:space="0" w:color="auto"/>
                  </w:divBdr>
                </w:div>
                <w:div w:id="1369142284">
                  <w:marLeft w:val="640"/>
                  <w:marRight w:val="0"/>
                  <w:marTop w:val="0"/>
                  <w:marBottom w:val="0"/>
                  <w:divBdr>
                    <w:top w:val="none" w:sz="0" w:space="0" w:color="auto"/>
                    <w:left w:val="none" w:sz="0" w:space="0" w:color="auto"/>
                    <w:bottom w:val="none" w:sz="0" w:space="0" w:color="auto"/>
                    <w:right w:val="none" w:sz="0" w:space="0" w:color="auto"/>
                  </w:divBdr>
                </w:div>
                <w:div w:id="403377300">
                  <w:marLeft w:val="640"/>
                  <w:marRight w:val="0"/>
                  <w:marTop w:val="0"/>
                  <w:marBottom w:val="0"/>
                  <w:divBdr>
                    <w:top w:val="none" w:sz="0" w:space="0" w:color="auto"/>
                    <w:left w:val="none" w:sz="0" w:space="0" w:color="auto"/>
                    <w:bottom w:val="none" w:sz="0" w:space="0" w:color="auto"/>
                    <w:right w:val="none" w:sz="0" w:space="0" w:color="auto"/>
                  </w:divBdr>
                </w:div>
                <w:div w:id="48505571">
                  <w:marLeft w:val="640"/>
                  <w:marRight w:val="0"/>
                  <w:marTop w:val="0"/>
                  <w:marBottom w:val="0"/>
                  <w:divBdr>
                    <w:top w:val="none" w:sz="0" w:space="0" w:color="auto"/>
                    <w:left w:val="none" w:sz="0" w:space="0" w:color="auto"/>
                    <w:bottom w:val="none" w:sz="0" w:space="0" w:color="auto"/>
                    <w:right w:val="none" w:sz="0" w:space="0" w:color="auto"/>
                  </w:divBdr>
                </w:div>
                <w:div w:id="1834102625">
                  <w:marLeft w:val="640"/>
                  <w:marRight w:val="0"/>
                  <w:marTop w:val="0"/>
                  <w:marBottom w:val="0"/>
                  <w:divBdr>
                    <w:top w:val="none" w:sz="0" w:space="0" w:color="auto"/>
                    <w:left w:val="none" w:sz="0" w:space="0" w:color="auto"/>
                    <w:bottom w:val="none" w:sz="0" w:space="0" w:color="auto"/>
                    <w:right w:val="none" w:sz="0" w:space="0" w:color="auto"/>
                  </w:divBdr>
                </w:div>
                <w:div w:id="1028143655">
                  <w:marLeft w:val="640"/>
                  <w:marRight w:val="0"/>
                  <w:marTop w:val="0"/>
                  <w:marBottom w:val="0"/>
                  <w:divBdr>
                    <w:top w:val="none" w:sz="0" w:space="0" w:color="auto"/>
                    <w:left w:val="none" w:sz="0" w:space="0" w:color="auto"/>
                    <w:bottom w:val="none" w:sz="0" w:space="0" w:color="auto"/>
                    <w:right w:val="none" w:sz="0" w:space="0" w:color="auto"/>
                  </w:divBdr>
                </w:div>
              </w:divsChild>
            </w:div>
            <w:div w:id="1343506010">
              <w:marLeft w:val="0"/>
              <w:marRight w:val="0"/>
              <w:marTop w:val="0"/>
              <w:marBottom w:val="0"/>
              <w:divBdr>
                <w:top w:val="none" w:sz="0" w:space="0" w:color="auto"/>
                <w:left w:val="none" w:sz="0" w:space="0" w:color="auto"/>
                <w:bottom w:val="none" w:sz="0" w:space="0" w:color="auto"/>
                <w:right w:val="none" w:sz="0" w:space="0" w:color="auto"/>
              </w:divBdr>
              <w:divsChild>
                <w:div w:id="216741833">
                  <w:marLeft w:val="640"/>
                  <w:marRight w:val="0"/>
                  <w:marTop w:val="0"/>
                  <w:marBottom w:val="0"/>
                  <w:divBdr>
                    <w:top w:val="none" w:sz="0" w:space="0" w:color="auto"/>
                    <w:left w:val="none" w:sz="0" w:space="0" w:color="auto"/>
                    <w:bottom w:val="none" w:sz="0" w:space="0" w:color="auto"/>
                    <w:right w:val="none" w:sz="0" w:space="0" w:color="auto"/>
                  </w:divBdr>
                </w:div>
                <w:div w:id="1010256304">
                  <w:marLeft w:val="640"/>
                  <w:marRight w:val="0"/>
                  <w:marTop w:val="0"/>
                  <w:marBottom w:val="0"/>
                  <w:divBdr>
                    <w:top w:val="none" w:sz="0" w:space="0" w:color="auto"/>
                    <w:left w:val="none" w:sz="0" w:space="0" w:color="auto"/>
                    <w:bottom w:val="none" w:sz="0" w:space="0" w:color="auto"/>
                    <w:right w:val="none" w:sz="0" w:space="0" w:color="auto"/>
                  </w:divBdr>
                </w:div>
                <w:div w:id="75902720">
                  <w:marLeft w:val="640"/>
                  <w:marRight w:val="0"/>
                  <w:marTop w:val="0"/>
                  <w:marBottom w:val="0"/>
                  <w:divBdr>
                    <w:top w:val="none" w:sz="0" w:space="0" w:color="auto"/>
                    <w:left w:val="none" w:sz="0" w:space="0" w:color="auto"/>
                    <w:bottom w:val="none" w:sz="0" w:space="0" w:color="auto"/>
                    <w:right w:val="none" w:sz="0" w:space="0" w:color="auto"/>
                  </w:divBdr>
                </w:div>
                <w:div w:id="756706811">
                  <w:marLeft w:val="640"/>
                  <w:marRight w:val="0"/>
                  <w:marTop w:val="0"/>
                  <w:marBottom w:val="0"/>
                  <w:divBdr>
                    <w:top w:val="none" w:sz="0" w:space="0" w:color="auto"/>
                    <w:left w:val="none" w:sz="0" w:space="0" w:color="auto"/>
                    <w:bottom w:val="none" w:sz="0" w:space="0" w:color="auto"/>
                    <w:right w:val="none" w:sz="0" w:space="0" w:color="auto"/>
                  </w:divBdr>
                </w:div>
                <w:div w:id="1754162900">
                  <w:marLeft w:val="640"/>
                  <w:marRight w:val="0"/>
                  <w:marTop w:val="0"/>
                  <w:marBottom w:val="0"/>
                  <w:divBdr>
                    <w:top w:val="none" w:sz="0" w:space="0" w:color="auto"/>
                    <w:left w:val="none" w:sz="0" w:space="0" w:color="auto"/>
                    <w:bottom w:val="none" w:sz="0" w:space="0" w:color="auto"/>
                    <w:right w:val="none" w:sz="0" w:space="0" w:color="auto"/>
                  </w:divBdr>
                </w:div>
                <w:div w:id="1822772485">
                  <w:marLeft w:val="640"/>
                  <w:marRight w:val="0"/>
                  <w:marTop w:val="0"/>
                  <w:marBottom w:val="0"/>
                  <w:divBdr>
                    <w:top w:val="none" w:sz="0" w:space="0" w:color="auto"/>
                    <w:left w:val="none" w:sz="0" w:space="0" w:color="auto"/>
                    <w:bottom w:val="none" w:sz="0" w:space="0" w:color="auto"/>
                    <w:right w:val="none" w:sz="0" w:space="0" w:color="auto"/>
                  </w:divBdr>
                </w:div>
                <w:div w:id="1760567065">
                  <w:marLeft w:val="640"/>
                  <w:marRight w:val="0"/>
                  <w:marTop w:val="0"/>
                  <w:marBottom w:val="0"/>
                  <w:divBdr>
                    <w:top w:val="none" w:sz="0" w:space="0" w:color="auto"/>
                    <w:left w:val="none" w:sz="0" w:space="0" w:color="auto"/>
                    <w:bottom w:val="none" w:sz="0" w:space="0" w:color="auto"/>
                    <w:right w:val="none" w:sz="0" w:space="0" w:color="auto"/>
                  </w:divBdr>
                </w:div>
                <w:div w:id="164514032">
                  <w:marLeft w:val="640"/>
                  <w:marRight w:val="0"/>
                  <w:marTop w:val="0"/>
                  <w:marBottom w:val="0"/>
                  <w:divBdr>
                    <w:top w:val="none" w:sz="0" w:space="0" w:color="auto"/>
                    <w:left w:val="none" w:sz="0" w:space="0" w:color="auto"/>
                    <w:bottom w:val="none" w:sz="0" w:space="0" w:color="auto"/>
                    <w:right w:val="none" w:sz="0" w:space="0" w:color="auto"/>
                  </w:divBdr>
                </w:div>
                <w:div w:id="1064254935">
                  <w:marLeft w:val="640"/>
                  <w:marRight w:val="0"/>
                  <w:marTop w:val="0"/>
                  <w:marBottom w:val="0"/>
                  <w:divBdr>
                    <w:top w:val="none" w:sz="0" w:space="0" w:color="auto"/>
                    <w:left w:val="none" w:sz="0" w:space="0" w:color="auto"/>
                    <w:bottom w:val="none" w:sz="0" w:space="0" w:color="auto"/>
                    <w:right w:val="none" w:sz="0" w:space="0" w:color="auto"/>
                  </w:divBdr>
                </w:div>
                <w:div w:id="72894000">
                  <w:marLeft w:val="640"/>
                  <w:marRight w:val="0"/>
                  <w:marTop w:val="0"/>
                  <w:marBottom w:val="0"/>
                  <w:divBdr>
                    <w:top w:val="none" w:sz="0" w:space="0" w:color="auto"/>
                    <w:left w:val="none" w:sz="0" w:space="0" w:color="auto"/>
                    <w:bottom w:val="none" w:sz="0" w:space="0" w:color="auto"/>
                    <w:right w:val="none" w:sz="0" w:space="0" w:color="auto"/>
                  </w:divBdr>
                </w:div>
                <w:div w:id="887448802">
                  <w:marLeft w:val="640"/>
                  <w:marRight w:val="0"/>
                  <w:marTop w:val="0"/>
                  <w:marBottom w:val="0"/>
                  <w:divBdr>
                    <w:top w:val="none" w:sz="0" w:space="0" w:color="auto"/>
                    <w:left w:val="none" w:sz="0" w:space="0" w:color="auto"/>
                    <w:bottom w:val="none" w:sz="0" w:space="0" w:color="auto"/>
                    <w:right w:val="none" w:sz="0" w:space="0" w:color="auto"/>
                  </w:divBdr>
                </w:div>
                <w:div w:id="1493527326">
                  <w:marLeft w:val="640"/>
                  <w:marRight w:val="0"/>
                  <w:marTop w:val="0"/>
                  <w:marBottom w:val="0"/>
                  <w:divBdr>
                    <w:top w:val="none" w:sz="0" w:space="0" w:color="auto"/>
                    <w:left w:val="none" w:sz="0" w:space="0" w:color="auto"/>
                    <w:bottom w:val="none" w:sz="0" w:space="0" w:color="auto"/>
                    <w:right w:val="none" w:sz="0" w:space="0" w:color="auto"/>
                  </w:divBdr>
                </w:div>
                <w:div w:id="2108504305">
                  <w:marLeft w:val="640"/>
                  <w:marRight w:val="0"/>
                  <w:marTop w:val="0"/>
                  <w:marBottom w:val="0"/>
                  <w:divBdr>
                    <w:top w:val="none" w:sz="0" w:space="0" w:color="auto"/>
                    <w:left w:val="none" w:sz="0" w:space="0" w:color="auto"/>
                    <w:bottom w:val="none" w:sz="0" w:space="0" w:color="auto"/>
                    <w:right w:val="none" w:sz="0" w:space="0" w:color="auto"/>
                  </w:divBdr>
                </w:div>
                <w:div w:id="547255883">
                  <w:marLeft w:val="640"/>
                  <w:marRight w:val="0"/>
                  <w:marTop w:val="0"/>
                  <w:marBottom w:val="0"/>
                  <w:divBdr>
                    <w:top w:val="none" w:sz="0" w:space="0" w:color="auto"/>
                    <w:left w:val="none" w:sz="0" w:space="0" w:color="auto"/>
                    <w:bottom w:val="none" w:sz="0" w:space="0" w:color="auto"/>
                    <w:right w:val="none" w:sz="0" w:space="0" w:color="auto"/>
                  </w:divBdr>
                </w:div>
                <w:div w:id="1495994700">
                  <w:marLeft w:val="640"/>
                  <w:marRight w:val="0"/>
                  <w:marTop w:val="0"/>
                  <w:marBottom w:val="0"/>
                  <w:divBdr>
                    <w:top w:val="none" w:sz="0" w:space="0" w:color="auto"/>
                    <w:left w:val="none" w:sz="0" w:space="0" w:color="auto"/>
                    <w:bottom w:val="none" w:sz="0" w:space="0" w:color="auto"/>
                    <w:right w:val="none" w:sz="0" w:space="0" w:color="auto"/>
                  </w:divBdr>
                </w:div>
                <w:div w:id="578247481">
                  <w:marLeft w:val="640"/>
                  <w:marRight w:val="0"/>
                  <w:marTop w:val="0"/>
                  <w:marBottom w:val="0"/>
                  <w:divBdr>
                    <w:top w:val="none" w:sz="0" w:space="0" w:color="auto"/>
                    <w:left w:val="none" w:sz="0" w:space="0" w:color="auto"/>
                    <w:bottom w:val="none" w:sz="0" w:space="0" w:color="auto"/>
                    <w:right w:val="none" w:sz="0" w:space="0" w:color="auto"/>
                  </w:divBdr>
                </w:div>
                <w:div w:id="1025790744">
                  <w:marLeft w:val="640"/>
                  <w:marRight w:val="0"/>
                  <w:marTop w:val="0"/>
                  <w:marBottom w:val="0"/>
                  <w:divBdr>
                    <w:top w:val="none" w:sz="0" w:space="0" w:color="auto"/>
                    <w:left w:val="none" w:sz="0" w:space="0" w:color="auto"/>
                    <w:bottom w:val="none" w:sz="0" w:space="0" w:color="auto"/>
                    <w:right w:val="none" w:sz="0" w:space="0" w:color="auto"/>
                  </w:divBdr>
                </w:div>
                <w:div w:id="1435243243">
                  <w:marLeft w:val="640"/>
                  <w:marRight w:val="0"/>
                  <w:marTop w:val="0"/>
                  <w:marBottom w:val="0"/>
                  <w:divBdr>
                    <w:top w:val="none" w:sz="0" w:space="0" w:color="auto"/>
                    <w:left w:val="none" w:sz="0" w:space="0" w:color="auto"/>
                    <w:bottom w:val="none" w:sz="0" w:space="0" w:color="auto"/>
                    <w:right w:val="none" w:sz="0" w:space="0" w:color="auto"/>
                  </w:divBdr>
                </w:div>
                <w:div w:id="1475565335">
                  <w:marLeft w:val="640"/>
                  <w:marRight w:val="0"/>
                  <w:marTop w:val="0"/>
                  <w:marBottom w:val="0"/>
                  <w:divBdr>
                    <w:top w:val="none" w:sz="0" w:space="0" w:color="auto"/>
                    <w:left w:val="none" w:sz="0" w:space="0" w:color="auto"/>
                    <w:bottom w:val="none" w:sz="0" w:space="0" w:color="auto"/>
                    <w:right w:val="none" w:sz="0" w:space="0" w:color="auto"/>
                  </w:divBdr>
                </w:div>
                <w:div w:id="702824616">
                  <w:marLeft w:val="640"/>
                  <w:marRight w:val="0"/>
                  <w:marTop w:val="0"/>
                  <w:marBottom w:val="0"/>
                  <w:divBdr>
                    <w:top w:val="none" w:sz="0" w:space="0" w:color="auto"/>
                    <w:left w:val="none" w:sz="0" w:space="0" w:color="auto"/>
                    <w:bottom w:val="none" w:sz="0" w:space="0" w:color="auto"/>
                    <w:right w:val="none" w:sz="0" w:space="0" w:color="auto"/>
                  </w:divBdr>
                </w:div>
                <w:div w:id="219171762">
                  <w:marLeft w:val="640"/>
                  <w:marRight w:val="0"/>
                  <w:marTop w:val="0"/>
                  <w:marBottom w:val="0"/>
                  <w:divBdr>
                    <w:top w:val="none" w:sz="0" w:space="0" w:color="auto"/>
                    <w:left w:val="none" w:sz="0" w:space="0" w:color="auto"/>
                    <w:bottom w:val="none" w:sz="0" w:space="0" w:color="auto"/>
                    <w:right w:val="none" w:sz="0" w:space="0" w:color="auto"/>
                  </w:divBdr>
                </w:div>
                <w:div w:id="300304112">
                  <w:marLeft w:val="640"/>
                  <w:marRight w:val="0"/>
                  <w:marTop w:val="0"/>
                  <w:marBottom w:val="0"/>
                  <w:divBdr>
                    <w:top w:val="none" w:sz="0" w:space="0" w:color="auto"/>
                    <w:left w:val="none" w:sz="0" w:space="0" w:color="auto"/>
                    <w:bottom w:val="none" w:sz="0" w:space="0" w:color="auto"/>
                    <w:right w:val="none" w:sz="0" w:space="0" w:color="auto"/>
                  </w:divBdr>
                </w:div>
                <w:div w:id="1915508886">
                  <w:marLeft w:val="640"/>
                  <w:marRight w:val="0"/>
                  <w:marTop w:val="0"/>
                  <w:marBottom w:val="0"/>
                  <w:divBdr>
                    <w:top w:val="none" w:sz="0" w:space="0" w:color="auto"/>
                    <w:left w:val="none" w:sz="0" w:space="0" w:color="auto"/>
                    <w:bottom w:val="none" w:sz="0" w:space="0" w:color="auto"/>
                    <w:right w:val="none" w:sz="0" w:space="0" w:color="auto"/>
                  </w:divBdr>
                </w:div>
                <w:div w:id="142089487">
                  <w:marLeft w:val="640"/>
                  <w:marRight w:val="0"/>
                  <w:marTop w:val="0"/>
                  <w:marBottom w:val="0"/>
                  <w:divBdr>
                    <w:top w:val="none" w:sz="0" w:space="0" w:color="auto"/>
                    <w:left w:val="none" w:sz="0" w:space="0" w:color="auto"/>
                    <w:bottom w:val="none" w:sz="0" w:space="0" w:color="auto"/>
                    <w:right w:val="none" w:sz="0" w:space="0" w:color="auto"/>
                  </w:divBdr>
                </w:div>
                <w:div w:id="1387686455">
                  <w:marLeft w:val="640"/>
                  <w:marRight w:val="0"/>
                  <w:marTop w:val="0"/>
                  <w:marBottom w:val="0"/>
                  <w:divBdr>
                    <w:top w:val="none" w:sz="0" w:space="0" w:color="auto"/>
                    <w:left w:val="none" w:sz="0" w:space="0" w:color="auto"/>
                    <w:bottom w:val="none" w:sz="0" w:space="0" w:color="auto"/>
                    <w:right w:val="none" w:sz="0" w:space="0" w:color="auto"/>
                  </w:divBdr>
                </w:div>
                <w:div w:id="1594244488">
                  <w:marLeft w:val="640"/>
                  <w:marRight w:val="0"/>
                  <w:marTop w:val="0"/>
                  <w:marBottom w:val="0"/>
                  <w:divBdr>
                    <w:top w:val="none" w:sz="0" w:space="0" w:color="auto"/>
                    <w:left w:val="none" w:sz="0" w:space="0" w:color="auto"/>
                    <w:bottom w:val="none" w:sz="0" w:space="0" w:color="auto"/>
                    <w:right w:val="none" w:sz="0" w:space="0" w:color="auto"/>
                  </w:divBdr>
                </w:div>
                <w:div w:id="511068646">
                  <w:marLeft w:val="640"/>
                  <w:marRight w:val="0"/>
                  <w:marTop w:val="0"/>
                  <w:marBottom w:val="0"/>
                  <w:divBdr>
                    <w:top w:val="none" w:sz="0" w:space="0" w:color="auto"/>
                    <w:left w:val="none" w:sz="0" w:space="0" w:color="auto"/>
                    <w:bottom w:val="none" w:sz="0" w:space="0" w:color="auto"/>
                    <w:right w:val="none" w:sz="0" w:space="0" w:color="auto"/>
                  </w:divBdr>
                </w:div>
                <w:div w:id="525754315">
                  <w:marLeft w:val="640"/>
                  <w:marRight w:val="0"/>
                  <w:marTop w:val="0"/>
                  <w:marBottom w:val="0"/>
                  <w:divBdr>
                    <w:top w:val="none" w:sz="0" w:space="0" w:color="auto"/>
                    <w:left w:val="none" w:sz="0" w:space="0" w:color="auto"/>
                    <w:bottom w:val="none" w:sz="0" w:space="0" w:color="auto"/>
                    <w:right w:val="none" w:sz="0" w:space="0" w:color="auto"/>
                  </w:divBdr>
                </w:div>
                <w:div w:id="644355833">
                  <w:marLeft w:val="640"/>
                  <w:marRight w:val="0"/>
                  <w:marTop w:val="0"/>
                  <w:marBottom w:val="0"/>
                  <w:divBdr>
                    <w:top w:val="none" w:sz="0" w:space="0" w:color="auto"/>
                    <w:left w:val="none" w:sz="0" w:space="0" w:color="auto"/>
                    <w:bottom w:val="none" w:sz="0" w:space="0" w:color="auto"/>
                    <w:right w:val="none" w:sz="0" w:space="0" w:color="auto"/>
                  </w:divBdr>
                </w:div>
              </w:divsChild>
            </w:div>
            <w:div w:id="787551330">
              <w:marLeft w:val="0"/>
              <w:marRight w:val="0"/>
              <w:marTop w:val="0"/>
              <w:marBottom w:val="0"/>
              <w:divBdr>
                <w:top w:val="none" w:sz="0" w:space="0" w:color="auto"/>
                <w:left w:val="none" w:sz="0" w:space="0" w:color="auto"/>
                <w:bottom w:val="none" w:sz="0" w:space="0" w:color="auto"/>
                <w:right w:val="none" w:sz="0" w:space="0" w:color="auto"/>
              </w:divBdr>
              <w:divsChild>
                <w:div w:id="995914052">
                  <w:marLeft w:val="640"/>
                  <w:marRight w:val="0"/>
                  <w:marTop w:val="0"/>
                  <w:marBottom w:val="0"/>
                  <w:divBdr>
                    <w:top w:val="none" w:sz="0" w:space="0" w:color="auto"/>
                    <w:left w:val="none" w:sz="0" w:space="0" w:color="auto"/>
                    <w:bottom w:val="none" w:sz="0" w:space="0" w:color="auto"/>
                    <w:right w:val="none" w:sz="0" w:space="0" w:color="auto"/>
                  </w:divBdr>
                </w:div>
                <w:div w:id="1808207400">
                  <w:marLeft w:val="640"/>
                  <w:marRight w:val="0"/>
                  <w:marTop w:val="0"/>
                  <w:marBottom w:val="0"/>
                  <w:divBdr>
                    <w:top w:val="none" w:sz="0" w:space="0" w:color="auto"/>
                    <w:left w:val="none" w:sz="0" w:space="0" w:color="auto"/>
                    <w:bottom w:val="none" w:sz="0" w:space="0" w:color="auto"/>
                    <w:right w:val="none" w:sz="0" w:space="0" w:color="auto"/>
                  </w:divBdr>
                </w:div>
                <w:div w:id="351036133">
                  <w:marLeft w:val="640"/>
                  <w:marRight w:val="0"/>
                  <w:marTop w:val="0"/>
                  <w:marBottom w:val="0"/>
                  <w:divBdr>
                    <w:top w:val="none" w:sz="0" w:space="0" w:color="auto"/>
                    <w:left w:val="none" w:sz="0" w:space="0" w:color="auto"/>
                    <w:bottom w:val="none" w:sz="0" w:space="0" w:color="auto"/>
                    <w:right w:val="none" w:sz="0" w:space="0" w:color="auto"/>
                  </w:divBdr>
                </w:div>
                <w:div w:id="147404716">
                  <w:marLeft w:val="640"/>
                  <w:marRight w:val="0"/>
                  <w:marTop w:val="0"/>
                  <w:marBottom w:val="0"/>
                  <w:divBdr>
                    <w:top w:val="none" w:sz="0" w:space="0" w:color="auto"/>
                    <w:left w:val="none" w:sz="0" w:space="0" w:color="auto"/>
                    <w:bottom w:val="none" w:sz="0" w:space="0" w:color="auto"/>
                    <w:right w:val="none" w:sz="0" w:space="0" w:color="auto"/>
                  </w:divBdr>
                </w:div>
                <w:div w:id="1564026492">
                  <w:marLeft w:val="640"/>
                  <w:marRight w:val="0"/>
                  <w:marTop w:val="0"/>
                  <w:marBottom w:val="0"/>
                  <w:divBdr>
                    <w:top w:val="none" w:sz="0" w:space="0" w:color="auto"/>
                    <w:left w:val="none" w:sz="0" w:space="0" w:color="auto"/>
                    <w:bottom w:val="none" w:sz="0" w:space="0" w:color="auto"/>
                    <w:right w:val="none" w:sz="0" w:space="0" w:color="auto"/>
                  </w:divBdr>
                </w:div>
                <w:div w:id="19866062">
                  <w:marLeft w:val="640"/>
                  <w:marRight w:val="0"/>
                  <w:marTop w:val="0"/>
                  <w:marBottom w:val="0"/>
                  <w:divBdr>
                    <w:top w:val="none" w:sz="0" w:space="0" w:color="auto"/>
                    <w:left w:val="none" w:sz="0" w:space="0" w:color="auto"/>
                    <w:bottom w:val="none" w:sz="0" w:space="0" w:color="auto"/>
                    <w:right w:val="none" w:sz="0" w:space="0" w:color="auto"/>
                  </w:divBdr>
                </w:div>
                <w:div w:id="2120832033">
                  <w:marLeft w:val="640"/>
                  <w:marRight w:val="0"/>
                  <w:marTop w:val="0"/>
                  <w:marBottom w:val="0"/>
                  <w:divBdr>
                    <w:top w:val="none" w:sz="0" w:space="0" w:color="auto"/>
                    <w:left w:val="none" w:sz="0" w:space="0" w:color="auto"/>
                    <w:bottom w:val="none" w:sz="0" w:space="0" w:color="auto"/>
                    <w:right w:val="none" w:sz="0" w:space="0" w:color="auto"/>
                  </w:divBdr>
                </w:div>
                <w:div w:id="394819465">
                  <w:marLeft w:val="640"/>
                  <w:marRight w:val="0"/>
                  <w:marTop w:val="0"/>
                  <w:marBottom w:val="0"/>
                  <w:divBdr>
                    <w:top w:val="none" w:sz="0" w:space="0" w:color="auto"/>
                    <w:left w:val="none" w:sz="0" w:space="0" w:color="auto"/>
                    <w:bottom w:val="none" w:sz="0" w:space="0" w:color="auto"/>
                    <w:right w:val="none" w:sz="0" w:space="0" w:color="auto"/>
                  </w:divBdr>
                </w:div>
                <w:div w:id="1616064101">
                  <w:marLeft w:val="640"/>
                  <w:marRight w:val="0"/>
                  <w:marTop w:val="0"/>
                  <w:marBottom w:val="0"/>
                  <w:divBdr>
                    <w:top w:val="none" w:sz="0" w:space="0" w:color="auto"/>
                    <w:left w:val="none" w:sz="0" w:space="0" w:color="auto"/>
                    <w:bottom w:val="none" w:sz="0" w:space="0" w:color="auto"/>
                    <w:right w:val="none" w:sz="0" w:space="0" w:color="auto"/>
                  </w:divBdr>
                </w:div>
                <w:div w:id="1605307927">
                  <w:marLeft w:val="640"/>
                  <w:marRight w:val="0"/>
                  <w:marTop w:val="0"/>
                  <w:marBottom w:val="0"/>
                  <w:divBdr>
                    <w:top w:val="none" w:sz="0" w:space="0" w:color="auto"/>
                    <w:left w:val="none" w:sz="0" w:space="0" w:color="auto"/>
                    <w:bottom w:val="none" w:sz="0" w:space="0" w:color="auto"/>
                    <w:right w:val="none" w:sz="0" w:space="0" w:color="auto"/>
                  </w:divBdr>
                </w:div>
                <w:div w:id="287318619">
                  <w:marLeft w:val="640"/>
                  <w:marRight w:val="0"/>
                  <w:marTop w:val="0"/>
                  <w:marBottom w:val="0"/>
                  <w:divBdr>
                    <w:top w:val="none" w:sz="0" w:space="0" w:color="auto"/>
                    <w:left w:val="none" w:sz="0" w:space="0" w:color="auto"/>
                    <w:bottom w:val="none" w:sz="0" w:space="0" w:color="auto"/>
                    <w:right w:val="none" w:sz="0" w:space="0" w:color="auto"/>
                  </w:divBdr>
                </w:div>
                <w:div w:id="234248420">
                  <w:marLeft w:val="640"/>
                  <w:marRight w:val="0"/>
                  <w:marTop w:val="0"/>
                  <w:marBottom w:val="0"/>
                  <w:divBdr>
                    <w:top w:val="none" w:sz="0" w:space="0" w:color="auto"/>
                    <w:left w:val="none" w:sz="0" w:space="0" w:color="auto"/>
                    <w:bottom w:val="none" w:sz="0" w:space="0" w:color="auto"/>
                    <w:right w:val="none" w:sz="0" w:space="0" w:color="auto"/>
                  </w:divBdr>
                </w:div>
                <w:div w:id="940182852">
                  <w:marLeft w:val="640"/>
                  <w:marRight w:val="0"/>
                  <w:marTop w:val="0"/>
                  <w:marBottom w:val="0"/>
                  <w:divBdr>
                    <w:top w:val="none" w:sz="0" w:space="0" w:color="auto"/>
                    <w:left w:val="none" w:sz="0" w:space="0" w:color="auto"/>
                    <w:bottom w:val="none" w:sz="0" w:space="0" w:color="auto"/>
                    <w:right w:val="none" w:sz="0" w:space="0" w:color="auto"/>
                  </w:divBdr>
                </w:div>
                <w:div w:id="1844272689">
                  <w:marLeft w:val="640"/>
                  <w:marRight w:val="0"/>
                  <w:marTop w:val="0"/>
                  <w:marBottom w:val="0"/>
                  <w:divBdr>
                    <w:top w:val="none" w:sz="0" w:space="0" w:color="auto"/>
                    <w:left w:val="none" w:sz="0" w:space="0" w:color="auto"/>
                    <w:bottom w:val="none" w:sz="0" w:space="0" w:color="auto"/>
                    <w:right w:val="none" w:sz="0" w:space="0" w:color="auto"/>
                  </w:divBdr>
                </w:div>
                <w:div w:id="412359174">
                  <w:marLeft w:val="640"/>
                  <w:marRight w:val="0"/>
                  <w:marTop w:val="0"/>
                  <w:marBottom w:val="0"/>
                  <w:divBdr>
                    <w:top w:val="none" w:sz="0" w:space="0" w:color="auto"/>
                    <w:left w:val="none" w:sz="0" w:space="0" w:color="auto"/>
                    <w:bottom w:val="none" w:sz="0" w:space="0" w:color="auto"/>
                    <w:right w:val="none" w:sz="0" w:space="0" w:color="auto"/>
                  </w:divBdr>
                </w:div>
                <w:div w:id="1481733090">
                  <w:marLeft w:val="640"/>
                  <w:marRight w:val="0"/>
                  <w:marTop w:val="0"/>
                  <w:marBottom w:val="0"/>
                  <w:divBdr>
                    <w:top w:val="none" w:sz="0" w:space="0" w:color="auto"/>
                    <w:left w:val="none" w:sz="0" w:space="0" w:color="auto"/>
                    <w:bottom w:val="none" w:sz="0" w:space="0" w:color="auto"/>
                    <w:right w:val="none" w:sz="0" w:space="0" w:color="auto"/>
                  </w:divBdr>
                </w:div>
                <w:div w:id="1531797244">
                  <w:marLeft w:val="640"/>
                  <w:marRight w:val="0"/>
                  <w:marTop w:val="0"/>
                  <w:marBottom w:val="0"/>
                  <w:divBdr>
                    <w:top w:val="none" w:sz="0" w:space="0" w:color="auto"/>
                    <w:left w:val="none" w:sz="0" w:space="0" w:color="auto"/>
                    <w:bottom w:val="none" w:sz="0" w:space="0" w:color="auto"/>
                    <w:right w:val="none" w:sz="0" w:space="0" w:color="auto"/>
                  </w:divBdr>
                </w:div>
                <w:div w:id="407188222">
                  <w:marLeft w:val="640"/>
                  <w:marRight w:val="0"/>
                  <w:marTop w:val="0"/>
                  <w:marBottom w:val="0"/>
                  <w:divBdr>
                    <w:top w:val="none" w:sz="0" w:space="0" w:color="auto"/>
                    <w:left w:val="none" w:sz="0" w:space="0" w:color="auto"/>
                    <w:bottom w:val="none" w:sz="0" w:space="0" w:color="auto"/>
                    <w:right w:val="none" w:sz="0" w:space="0" w:color="auto"/>
                  </w:divBdr>
                </w:div>
                <w:div w:id="1255211953">
                  <w:marLeft w:val="640"/>
                  <w:marRight w:val="0"/>
                  <w:marTop w:val="0"/>
                  <w:marBottom w:val="0"/>
                  <w:divBdr>
                    <w:top w:val="none" w:sz="0" w:space="0" w:color="auto"/>
                    <w:left w:val="none" w:sz="0" w:space="0" w:color="auto"/>
                    <w:bottom w:val="none" w:sz="0" w:space="0" w:color="auto"/>
                    <w:right w:val="none" w:sz="0" w:space="0" w:color="auto"/>
                  </w:divBdr>
                </w:div>
                <w:div w:id="651714123">
                  <w:marLeft w:val="640"/>
                  <w:marRight w:val="0"/>
                  <w:marTop w:val="0"/>
                  <w:marBottom w:val="0"/>
                  <w:divBdr>
                    <w:top w:val="none" w:sz="0" w:space="0" w:color="auto"/>
                    <w:left w:val="none" w:sz="0" w:space="0" w:color="auto"/>
                    <w:bottom w:val="none" w:sz="0" w:space="0" w:color="auto"/>
                    <w:right w:val="none" w:sz="0" w:space="0" w:color="auto"/>
                  </w:divBdr>
                </w:div>
                <w:div w:id="373189761">
                  <w:marLeft w:val="640"/>
                  <w:marRight w:val="0"/>
                  <w:marTop w:val="0"/>
                  <w:marBottom w:val="0"/>
                  <w:divBdr>
                    <w:top w:val="none" w:sz="0" w:space="0" w:color="auto"/>
                    <w:left w:val="none" w:sz="0" w:space="0" w:color="auto"/>
                    <w:bottom w:val="none" w:sz="0" w:space="0" w:color="auto"/>
                    <w:right w:val="none" w:sz="0" w:space="0" w:color="auto"/>
                  </w:divBdr>
                </w:div>
                <w:div w:id="1209605564">
                  <w:marLeft w:val="640"/>
                  <w:marRight w:val="0"/>
                  <w:marTop w:val="0"/>
                  <w:marBottom w:val="0"/>
                  <w:divBdr>
                    <w:top w:val="none" w:sz="0" w:space="0" w:color="auto"/>
                    <w:left w:val="none" w:sz="0" w:space="0" w:color="auto"/>
                    <w:bottom w:val="none" w:sz="0" w:space="0" w:color="auto"/>
                    <w:right w:val="none" w:sz="0" w:space="0" w:color="auto"/>
                  </w:divBdr>
                </w:div>
                <w:div w:id="1309631393">
                  <w:marLeft w:val="640"/>
                  <w:marRight w:val="0"/>
                  <w:marTop w:val="0"/>
                  <w:marBottom w:val="0"/>
                  <w:divBdr>
                    <w:top w:val="none" w:sz="0" w:space="0" w:color="auto"/>
                    <w:left w:val="none" w:sz="0" w:space="0" w:color="auto"/>
                    <w:bottom w:val="none" w:sz="0" w:space="0" w:color="auto"/>
                    <w:right w:val="none" w:sz="0" w:space="0" w:color="auto"/>
                  </w:divBdr>
                </w:div>
                <w:div w:id="764763298">
                  <w:marLeft w:val="640"/>
                  <w:marRight w:val="0"/>
                  <w:marTop w:val="0"/>
                  <w:marBottom w:val="0"/>
                  <w:divBdr>
                    <w:top w:val="none" w:sz="0" w:space="0" w:color="auto"/>
                    <w:left w:val="none" w:sz="0" w:space="0" w:color="auto"/>
                    <w:bottom w:val="none" w:sz="0" w:space="0" w:color="auto"/>
                    <w:right w:val="none" w:sz="0" w:space="0" w:color="auto"/>
                  </w:divBdr>
                </w:div>
                <w:div w:id="1214082640">
                  <w:marLeft w:val="640"/>
                  <w:marRight w:val="0"/>
                  <w:marTop w:val="0"/>
                  <w:marBottom w:val="0"/>
                  <w:divBdr>
                    <w:top w:val="none" w:sz="0" w:space="0" w:color="auto"/>
                    <w:left w:val="none" w:sz="0" w:space="0" w:color="auto"/>
                    <w:bottom w:val="none" w:sz="0" w:space="0" w:color="auto"/>
                    <w:right w:val="none" w:sz="0" w:space="0" w:color="auto"/>
                  </w:divBdr>
                </w:div>
                <w:div w:id="251815673">
                  <w:marLeft w:val="640"/>
                  <w:marRight w:val="0"/>
                  <w:marTop w:val="0"/>
                  <w:marBottom w:val="0"/>
                  <w:divBdr>
                    <w:top w:val="none" w:sz="0" w:space="0" w:color="auto"/>
                    <w:left w:val="none" w:sz="0" w:space="0" w:color="auto"/>
                    <w:bottom w:val="none" w:sz="0" w:space="0" w:color="auto"/>
                    <w:right w:val="none" w:sz="0" w:space="0" w:color="auto"/>
                  </w:divBdr>
                </w:div>
                <w:div w:id="10955443">
                  <w:marLeft w:val="640"/>
                  <w:marRight w:val="0"/>
                  <w:marTop w:val="0"/>
                  <w:marBottom w:val="0"/>
                  <w:divBdr>
                    <w:top w:val="none" w:sz="0" w:space="0" w:color="auto"/>
                    <w:left w:val="none" w:sz="0" w:space="0" w:color="auto"/>
                    <w:bottom w:val="none" w:sz="0" w:space="0" w:color="auto"/>
                    <w:right w:val="none" w:sz="0" w:space="0" w:color="auto"/>
                  </w:divBdr>
                </w:div>
                <w:div w:id="477381472">
                  <w:marLeft w:val="640"/>
                  <w:marRight w:val="0"/>
                  <w:marTop w:val="0"/>
                  <w:marBottom w:val="0"/>
                  <w:divBdr>
                    <w:top w:val="none" w:sz="0" w:space="0" w:color="auto"/>
                    <w:left w:val="none" w:sz="0" w:space="0" w:color="auto"/>
                    <w:bottom w:val="none" w:sz="0" w:space="0" w:color="auto"/>
                    <w:right w:val="none" w:sz="0" w:space="0" w:color="auto"/>
                  </w:divBdr>
                </w:div>
                <w:div w:id="1267271738">
                  <w:marLeft w:val="640"/>
                  <w:marRight w:val="0"/>
                  <w:marTop w:val="0"/>
                  <w:marBottom w:val="0"/>
                  <w:divBdr>
                    <w:top w:val="none" w:sz="0" w:space="0" w:color="auto"/>
                    <w:left w:val="none" w:sz="0" w:space="0" w:color="auto"/>
                    <w:bottom w:val="none" w:sz="0" w:space="0" w:color="auto"/>
                    <w:right w:val="none" w:sz="0" w:space="0" w:color="auto"/>
                  </w:divBdr>
                </w:div>
              </w:divsChild>
            </w:div>
            <w:div w:id="436020265">
              <w:marLeft w:val="0"/>
              <w:marRight w:val="0"/>
              <w:marTop w:val="0"/>
              <w:marBottom w:val="0"/>
              <w:divBdr>
                <w:top w:val="none" w:sz="0" w:space="0" w:color="auto"/>
                <w:left w:val="none" w:sz="0" w:space="0" w:color="auto"/>
                <w:bottom w:val="none" w:sz="0" w:space="0" w:color="auto"/>
                <w:right w:val="none" w:sz="0" w:space="0" w:color="auto"/>
              </w:divBdr>
              <w:divsChild>
                <w:div w:id="607003742">
                  <w:marLeft w:val="640"/>
                  <w:marRight w:val="0"/>
                  <w:marTop w:val="0"/>
                  <w:marBottom w:val="0"/>
                  <w:divBdr>
                    <w:top w:val="none" w:sz="0" w:space="0" w:color="auto"/>
                    <w:left w:val="none" w:sz="0" w:space="0" w:color="auto"/>
                    <w:bottom w:val="none" w:sz="0" w:space="0" w:color="auto"/>
                    <w:right w:val="none" w:sz="0" w:space="0" w:color="auto"/>
                  </w:divBdr>
                </w:div>
                <w:div w:id="1053240012">
                  <w:marLeft w:val="640"/>
                  <w:marRight w:val="0"/>
                  <w:marTop w:val="0"/>
                  <w:marBottom w:val="0"/>
                  <w:divBdr>
                    <w:top w:val="none" w:sz="0" w:space="0" w:color="auto"/>
                    <w:left w:val="none" w:sz="0" w:space="0" w:color="auto"/>
                    <w:bottom w:val="none" w:sz="0" w:space="0" w:color="auto"/>
                    <w:right w:val="none" w:sz="0" w:space="0" w:color="auto"/>
                  </w:divBdr>
                </w:div>
                <w:div w:id="1883714856">
                  <w:marLeft w:val="640"/>
                  <w:marRight w:val="0"/>
                  <w:marTop w:val="0"/>
                  <w:marBottom w:val="0"/>
                  <w:divBdr>
                    <w:top w:val="none" w:sz="0" w:space="0" w:color="auto"/>
                    <w:left w:val="none" w:sz="0" w:space="0" w:color="auto"/>
                    <w:bottom w:val="none" w:sz="0" w:space="0" w:color="auto"/>
                    <w:right w:val="none" w:sz="0" w:space="0" w:color="auto"/>
                  </w:divBdr>
                </w:div>
                <w:div w:id="1480921716">
                  <w:marLeft w:val="640"/>
                  <w:marRight w:val="0"/>
                  <w:marTop w:val="0"/>
                  <w:marBottom w:val="0"/>
                  <w:divBdr>
                    <w:top w:val="none" w:sz="0" w:space="0" w:color="auto"/>
                    <w:left w:val="none" w:sz="0" w:space="0" w:color="auto"/>
                    <w:bottom w:val="none" w:sz="0" w:space="0" w:color="auto"/>
                    <w:right w:val="none" w:sz="0" w:space="0" w:color="auto"/>
                  </w:divBdr>
                </w:div>
                <w:div w:id="1841656654">
                  <w:marLeft w:val="640"/>
                  <w:marRight w:val="0"/>
                  <w:marTop w:val="0"/>
                  <w:marBottom w:val="0"/>
                  <w:divBdr>
                    <w:top w:val="none" w:sz="0" w:space="0" w:color="auto"/>
                    <w:left w:val="none" w:sz="0" w:space="0" w:color="auto"/>
                    <w:bottom w:val="none" w:sz="0" w:space="0" w:color="auto"/>
                    <w:right w:val="none" w:sz="0" w:space="0" w:color="auto"/>
                  </w:divBdr>
                </w:div>
                <w:div w:id="498275099">
                  <w:marLeft w:val="640"/>
                  <w:marRight w:val="0"/>
                  <w:marTop w:val="0"/>
                  <w:marBottom w:val="0"/>
                  <w:divBdr>
                    <w:top w:val="none" w:sz="0" w:space="0" w:color="auto"/>
                    <w:left w:val="none" w:sz="0" w:space="0" w:color="auto"/>
                    <w:bottom w:val="none" w:sz="0" w:space="0" w:color="auto"/>
                    <w:right w:val="none" w:sz="0" w:space="0" w:color="auto"/>
                  </w:divBdr>
                </w:div>
                <w:div w:id="148712873">
                  <w:marLeft w:val="640"/>
                  <w:marRight w:val="0"/>
                  <w:marTop w:val="0"/>
                  <w:marBottom w:val="0"/>
                  <w:divBdr>
                    <w:top w:val="none" w:sz="0" w:space="0" w:color="auto"/>
                    <w:left w:val="none" w:sz="0" w:space="0" w:color="auto"/>
                    <w:bottom w:val="none" w:sz="0" w:space="0" w:color="auto"/>
                    <w:right w:val="none" w:sz="0" w:space="0" w:color="auto"/>
                  </w:divBdr>
                </w:div>
                <w:div w:id="1025787967">
                  <w:marLeft w:val="640"/>
                  <w:marRight w:val="0"/>
                  <w:marTop w:val="0"/>
                  <w:marBottom w:val="0"/>
                  <w:divBdr>
                    <w:top w:val="none" w:sz="0" w:space="0" w:color="auto"/>
                    <w:left w:val="none" w:sz="0" w:space="0" w:color="auto"/>
                    <w:bottom w:val="none" w:sz="0" w:space="0" w:color="auto"/>
                    <w:right w:val="none" w:sz="0" w:space="0" w:color="auto"/>
                  </w:divBdr>
                </w:div>
                <w:div w:id="1040935112">
                  <w:marLeft w:val="640"/>
                  <w:marRight w:val="0"/>
                  <w:marTop w:val="0"/>
                  <w:marBottom w:val="0"/>
                  <w:divBdr>
                    <w:top w:val="none" w:sz="0" w:space="0" w:color="auto"/>
                    <w:left w:val="none" w:sz="0" w:space="0" w:color="auto"/>
                    <w:bottom w:val="none" w:sz="0" w:space="0" w:color="auto"/>
                    <w:right w:val="none" w:sz="0" w:space="0" w:color="auto"/>
                  </w:divBdr>
                </w:div>
                <w:div w:id="1905487879">
                  <w:marLeft w:val="640"/>
                  <w:marRight w:val="0"/>
                  <w:marTop w:val="0"/>
                  <w:marBottom w:val="0"/>
                  <w:divBdr>
                    <w:top w:val="none" w:sz="0" w:space="0" w:color="auto"/>
                    <w:left w:val="none" w:sz="0" w:space="0" w:color="auto"/>
                    <w:bottom w:val="none" w:sz="0" w:space="0" w:color="auto"/>
                    <w:right w:val="none" w:sz="0" w:space="0" w:color="auto"/>
                  </w:divBdr>
                </w:div>
                <w:div w:id="1444374595">
                  <w:marLeft w:val="640"/>
                  <w:marRight w:val="0"/>
                  <w:marTop w:val="0"/>
                  <w:marBottom w:val="0"/>
                  <w:divBdr>
                    <w:top w:val="none" w:sz="0" w:space="0" w:color="auto"/>
                    <w:left w:val="none" w:sz="0" w:space="0" w:color="auto"/>
                    <w:bottom w:val="none" w:sz="0" w:space="0" w:color="auto"/>
                    <w:right w:val="none" w:sz="0" w:space="0" w:color="auto"/>
                  </w:divBdr>
                </w:div>
                <w:div w:id="1721398831">
                  <w:marLeft w:val="640"/>
                  <w:marRight w:val="0"/>
                  <w:marTop w:val="0"/>
                  <w:marBottom w:val="0"/>
                  <w:divBdr>
                    <w:top w:val="none" w:sz="0" w:space="0" w:color="auto"/>
                    <w:left w:val="none" w:sz="0" w:space="0" w:color="auto"/>
                    <w:bottom w:val="none" w:sz="0" w:space="0" w:color="auto"/>
                    <w:right w:val="none" w:sz="0" w:space="0" w:color="auto"/>
                  </w:divBdr>
                </w:div>
                <w:div w:id="33697948">
                  <w:marLeft w:val="640"/>
                  <w:marRight w:val="0"/>
                  <w:marTop w:val="0"/>
                  <w:marBottom w:val="0"/>
                  <w:divBdr>
                    <w:top w:val="none" w:sz="0" w:space="0" w:color="auto"/>
                    <w:left w:val="none" w:sz="0" w:space="0" w:color="auto"/>
                    <w:bottom w:val="none" w:sz="0" w:space="0" w:color="auto"/>
                    <w:right w:val="none" w:sz="0" w:space="0" w:color="auto"/>
                  </w:divBdr>
                </w:div>
                <w:div w:id="2006740801">
                  <w:marLeft w:val="640"/>
                  <w:marRight w:val="0"/>
                  <w:marTop w:val="0"/>
                  <w:marBottom w:val="0"/>
                  <w:divBdr>
                    <w:top w:val="none" w:sz="0" w:space="0" w:color="auto"/>
                    <w:left w:val="none" w:sz="0" w:space="0" w:color="auto"/>
                    <w:bottom w:val="none" w:sz="0" w:space="0" w:color="auto"/>
                    <w:right w:val="none" w:sz="0" w:space="0" w:color="auto"/>
                  </w:divBdr>
                </w:div>
                <w:div w:id="1106122629">
                  <w:marLeft w:val="640"/>
                  <w:marRight w:val="0"/>
                  <w:marTop w:val="0"/>
                  <w:marBottom w:val="0"/>
                  <w:divBdr>
                    <w:top w:val="none" w:sz="0" w:space="0" w:color="auto"/>
                    <w:left w:val="none" w:sz="0" w:space="0" w:color="auto"/>
                    <w:bottom w:val="none" w:sz="0" w:space="0" w:color="auto"/>
                    <w:right w:val="none" w:sz="0" w:space="0" w:color="auto"/>
                  </w:divBdr>
                </w:div>
                <w:div w:id="1397439901">
                  <w:marLeft w:val="640"/>
                  <w:marRight w:val="0"/>
                  <w:marTop w:val="0"/>
                  <w:marBottom w:val="0"/>
                  <w:divBdr>
                    <w:top w:val="none" w:sz="0" w:space="0" w:color="auto"/>
                    <w:left w:val="none" w:sz="0" w:space="0" w:color="auto"/>
                    <w:bottom w:val="none" w:sz="0" w:space="0" w:color="auto"/>
                    <w:right w:val="none" w:sz="0" w:space="0" w:color="auto"/>
                  </w:divBdr>
                </w:div>
                <w:div w:id="1105076755">
                  <w:marLeft w:val="640"/>
                  <w:marRight w:val="0"/>
                  <w:marTop w:val="0"/>
                  <w:marBottom w:val="0"/>
                  <w:divBdr>
                    <w:top w:val="none" w:sz="0" w:space="0" w:color="auto"/>
                    <w:left w:val="none" w:sz="0" w:space="0" w:color="auto"/>
                    <w:bottom w:val="none" w:sz="0" w:space="0" w:color="auto"/>
                    <w:right w:val="none" w:sz="0" w:space="0" w:color="auto"/>
                  </w:divBdr>
                </w:div>
                <w:div w:id="1085960124">
                  <w:marLeft w:val="640"/>
                  <w:marRight w:val="0"/>
                  <w:marTop w:val="0"/>
                  <w:marBottom w:val="0"/>
                  <w:divBdr>
                    <w:top w:val="none" w:sz="0" w:space="0" w:color="auto"/>
                    <w:left w:val="none" w:sz="0" w:space="0" w:color="auto"/>
                    <w:bottom w:val="none" w:sz="0" w:space="0" w:color="auto"/>
                    <w:right w:val="none" w:sz="0" w:space="0" w:color="auto"/>
                  </w:divBdr>
                </w:div>
                <w:div w:id="807817458">
                  <w:marLeft w:val="640"/>
                  <w:marRight w:val="0"/>
                  <w:marTop w:val="0"/>
                  <w:marBottom w:val="0"/>
                  <w:divBdr>
                    <w:top w:val="none" w:sz="0" w:space="0" w:color="auto"/>
                    <w:left w:val="none" w:sz="0" w:space="0" w:color="auto"/>
                    <w:bottom w:val="none" w:sz="0" w:space="0" w:color="auto"/>
                    <w:right w:val="none" w:sz="0" w:space="0" w:color="auto"/>
                  </w:divBdr>
                </w:div>
                <w:div w:id="1735618102">
                  <w:marLeft w:val="640"/>
                  <w:marRight w:val="0"/>
                  <w:marTop w:val="0"/>
                  <w:marBottom w:val="0"/>
                  <w:divBdr>
                    <w:top w:val="none" w:sz="0" w:space="0" w:color="auto"/>
                    <w:left w:val="none" w:sz="0" w:space="0" w:color="auto"/>
                    <w:bottom w:val="none" w:sz="0" w:space="0" w:color="auto"/>
                    <w:right w:val="none" w:sz="0" w:space="0" w:color="auto"/>
                  </w:divBdr>
                </w:div>
                <w:div w:id="718357105">
                  <w:marLeft w:val="640"/>
                  <w:marRight w:val="0"/>
                  <w:marTop w:val="0"/>
                  <w:marBottom w:val="0"/>
                  <w:divBdr>
                    <w:top w:val="none" w:sz="0" w:space="0" w:color="auto"/>
                    <w:left w:val="none" w:sz="0" w:space="0" w:color="auto"/>
                    <w:bottom w:val="none" w:sz="0" w:space="0" w:color="auto"/>
                    <w:right w:val="none" w:sz="0" w:space="0" w:color="auto"/>
                  </w:divBdr>
                </w:div>
                <w:div w:id="2096977392">
                  <w:marLeft w:val="640"/>
                  <w:marRight w:val="0"/>
                  <w:marTop w:val="0"/>
                  <w:marBottom w:val="0"/>
                  <w:divBdr>
                    <w:top w:val="none" w:sz="0" w:space="0" w:color="auto"/>
                    <w:left w:val="none" w:sz="0" w:space="0" w:color="auto"/>
                    <w:bottom w:val="none" w:sz="0" w:space="0" w:color="auto"/>
                    <w:right w:val="none" w:sz="0" w:space="0" w:color="auto"/>
                  </w:divBdr>
                </w:div>
                <w:div w:id="1722316011">
                  <w:marLeft w:val="640"/>
                  <w:marRight w:val="0"/>
                  <w:marTop w:val="0"/>
                  <w:marBottom w:val="0"/>
                  <w:divBdr>
                    <w:top w:val="none" w:sz="0" w:space="0" w:color="auto"/>
                    <w:left w:val="none" w:sz="0" w:space="0" w:color="auto"/>
                    <w:bottom w:val="none" w:sz="0" w:space="0" w:color="auto"/>
                    <w:right w:val="none" w:sz="0" w:space="0" w:color="auto"/>
                  </w:divBdr>
                </w:div>
                <w:div w:id="100878044">
                  <w:marLeft w:val="640"/>
                  <w:marRight w:val="0"/>
                  <w:marTop w:val="0"/>
                  <w:marBottom w:val="0"/>
                  <w:divBdr>
                    <w:top w:val="none" w:sz="0" w:space="0" w:color="auto"/>
                    <w:left w:val="none" w:sz="0" w:space="0" w:color="auto"/>
                    <w:bottom w:val="none" w:sz="0" w:space="0" w:color="auto"/>
                    <w:right w:val="none" w:sz="0" w:space="0" w:color="auto"/>
                  </w:divBdr>
                </w:div>
                <w:div w:id="134488788">
                  <w:marLeft w:val="640"/>
                  <w:marRight w:val="0"/>
                  <w:marTop w:val="0"/>
                  <w:marBottom w:val="0"/>
                  <w:divBdr>
                    <w:top w:val="none" w:sz="0" w:space="0" w:color="auto"/>
                    <w:left w:val="none" w:sz="0" w:space="0" w:color="auto"/>
                    <w:bottom w:val="none" w:sz="0" w:space="0" w:color="auto"/>
                    <w:right w:val="none" w:sz="0" w:space="0" w:color="auto"/>
                  </w:divBdr>
                </w:div>
                <w:div w:id="963732898">
                  <w:marLeft w:val="640"/>
                  <w:marRight w:val="0"/>
                  <w:marTop w:val="0"/>
                  <w:marBottom w:val="0"/>
                  <w:divBdr>
                    <w:top w:val="none" w:sz="0" w:space="0" w:color="auto"/>
                    <w:left w:val="none" w:sz="0" w:space="0" w:color="auto"/>
                    <w:bottom w:val="none" w:sz="0" w:space="0" w:color="auto"/>
                    <w:right w:val="none" w:sz="0" w:space="0" w:color="auto"/>
                  </w:divBdr>
                </w:div>
                <w:div w:id="583228214">
                  <w:marLeft w:val="640"/>
                  <w:marRight w:val="0"/>
                  <w:marTop w:val="0"/>
                  <w:marBottom w:val="0"/>
                  <w:divBdr>
                    <w:top w:val="none" w:sz="0" w:space="0" w:color="auto"/>
                    <w:left w:val="none" w:sz="0" w:space="0" w:color="auto"/>
                    <w:bottom w:val="none" w:sz="0" w:space="0" w:color="auto"/>
                    <w:right w:val="none" w:sz="0" w:space="0" w:color="auto"/>
                  </w:divBdr>
                </w:div>
                <w:div w:id="1203320319">
                  <w:marLeft w:val="640"/>
                  <w:marRight w:val="0"/>
                  <w:marTop w:val="0"/>
                  <w:marBottom w:val="0"/>
                  <w:divBdr>
                    <w:top w:val="none" w:sz="0" w:space="0" w:color="auto"/>
                    <w:left w:val="none" w:sz="0" w:space="0" w:color="auto"/>
                    <w:bottom w:val="none" w:sz="0" w:space="0" w:color="auto"/>
                    <w:right w:val="none" w:sz="0" w:space="0" w:color="auto"/>
                  </w:divBdr>
                </w:div>
                <w:div w:id="424301141">
                  <w:marLeft w:val="640"/>
                  <w:marRight w:val="0"/>
                  <w:marTop w:val="0"/>
                  <w:marBottom w:val="0"/>
                  <w:divBdr>
                    <w:top w:val="none" w:sz="0" w:space="0" w:color="auto"/>
                    <w:left w:val="none" w:sz="0" w:space="0" w:color="auto"/>
                    <w:bottom w:val="none" w:sz="0" w:space="0" w:color="auto"/>
                    <w:right w:val="none" w:sz="0" w:space="0" w:color="auto"/>
                  </w:divBdr>
                </w:div>
              </w:divsChild>
            </w:div>
            <w:div w:id="9840990">
              <w:marLeft w:val="0"/>
              <w:marRight w:val="0"/>
              <w:marTop w:val="0"/>
              <w:marBottom w:val="0"/>
              <w:divBdr>
                <w:top w:val="none" w:sz="0" w:space="0" w:color="auto"/>
                <w:left w:val="none" w:sz="0" w:space="0" w:color="auto"/>
                <w:bottom w:val="none" w:sz="0" w:space="0" w:color="auto"/>
                <w:right w:val="none" w:sz="0" w:space="0" w:color="auto"/>
              </w:divBdr>
              <w:divsChild>
                <w:div w:id="1993101120">
                  <w:marLeft w:val="640"/>
                  <w:marRight w:val="0"/>
                  <w:marTop w:val="0"/>
                  <w:marBottom w:val="0"/>
                  <w:divBdr>
                    <w:top w:val="none" w:sz="0" w:space="0" w:color="auto"/>
                    <w:left w:val="none" w:sz="0" w:space="0" w:color="auto"/>
                    <w:bottom w:val="none" w:sz="0" w:space="0" w:color="auto"/>
                    <w:right w:val="none" w:sz="0" w:space="0" w:color="auto"/>
                  </w:divBdr>
                </w:div>
                <w:div w:id="1865055046">
                  <w:marLeft w:val="640"/>
                  <w:marRight w:val="0"/>
                  <w:marTop w:val="0"/>
                  <w:marBottom w:val="0"/>
                  <w:divBdr>
                    <w:top w:val="none" w:sz="0" w:space="0" w:color="auto"/>
                    <w:left w:val="none" w:sz="0" w:space="0" w:color="auto"/>
                    <w:bottom w:val="none" w:sz="0" w:space="0" w:color="auto"/>
                    <w:right w:val="none" w:sz="0" w:space="0" w:color="auto"/>
                  </w:divBdr>
                </w:div>
                <w:div w:id="1203666800">
                  <w:marLeft w:val="640"/>
                  <w:marRight w:val="0"/>
                  <w:marTop w:val="0"/>
                  <w:marBottom w:val="0"/>
                  <w:divBdr>
                    <w:top w:val="none" w:sz="0" w:space="0" w:color="auto"/>
                    <w:left w:val="none" w:sz="0" w:space="0" w:color="auto"/>
                    <w:bottom w:val="none" w:sz="0" w:space="0" w:color="auto"/>
                    <w:right w:val="none" w:sz="0" w:space="0" w:color="auto"/>
                  </w:divBdr>
                </w:div>
                <w:div w:id="444732874">
                  <w:marLeft w:val="640"/>
                  <w:marRight w:val="0"/>
                  <w:marTop w:val="0"/>
                  <w:marBottom w:val="0"/>
                  <w:divBdr>
                    <w:top w:val="none" w:sz="0" w:space="0" w:color="auto"/>
                    <w:left w:val="none" w:sz="0" w:space="0" w:color="auto"/>
                    <w:bottom w:val="none" w:sz="0" w:space="0" w:color="auto"/>
                    <w:right w:val="none" w:sz="0" w:space="0" w:color="auto"/>
                  </w:divBdr>
                </w:div>
                <w:div w:id="2086684715">
                  <w:marLeft w:val="640"/>
                  <w:marRight w:val="0"/>
                  <w:marTop w:val="0"/>
                  <w:marBottom w:val="0"/>
                  <w:divBdr>
                    <w:top w:val="none" w:sz="0" w:space="0" w:color="auto"/>
                    <w:left w:val="none" w:sz="0" w:space="0" w:color="auto"/>
                    <w:bottom w:val="none" w:sz="0" w:space="0" w:color="auto"/>
                    <w:right w:val="none" w:sz="0" w:space="0" w:color="auto"/>
                  </w:divBdr>
                </w:div>
                <w:div w:id="627205019">
                  <w:marLeft w:val="640"/>
                  <w:marRight w:val="0"/>
                  <w:marTop w:val="0"/>
                  <w:marBottom w:val="0"/>
                  <w:divBdr>
                    <w:top w:val="none" w:sz="0" w:space="0" w:color="auto"/>
                    <w:left w:val="none" w:sz="0" w:space="0" w:color="auto"/>
                    <w:bottom w:val="none" w:sz="0" w:space="0" w:color="auto"/>
                    <w:right w:val="none" w:sz="0" w:space="0" w:color="auto"/>
                  </w:divBdr>
                </w:div>
                <w:div w:id="1674256991">
                  <w:marLeft w:val="640"/>
                  <w:marRight w:val="0"/>
                  <w:marTop w:val="0"/>
                  <w:marBottom w:val="0"/>
                  <w:divBdr>
                    <w:top w:val="none" w:sz="0" w:space="0" w:color="auto"/>
                    <w:left w:val="none" w:sz="0" w:space="0" w:color="auto"/>
                    <w:bottom w:val="none" w:sz="0" w:space="0" w:color="auto"/>
                    <w:right w:val="none" w:sz="0" w:space="0" w:color="auto"/>
                  </w:divBdr>
                </w:div>
                <w:div w:id="652224870">
                  <w:marLeft w:val="640"/>
                  <w:marRight w:val="0"/>
                  <w:marTop w:val="0"/>
                  <w:marBottom w:val="0"/>
                  <w:divBdr>
                    <w:top w:val="none" w:sz="0" w:space="0" w:color="auto"/>
                    <w:left w:val="none" w:sz="0" w:space="0" w:color="auto"/>
                    <w:bottom w:val="none" w:sz="0" w:space="0" w:color="auto"/>
                    <w:right w:val="none" w:sz="0" w:space="0" w:color="auto"/>
                  </w:divBdr>
                </w:div>
                <w:div w:id="951547842">
                  <w:marLeft w:val="640"/>
                  <w:marRight w:val="0"/>
                  <w:marTop w:val="0"/>
                  <w:marBottom w:val="0"/>
                  <w:divBdr>
                    <w:top w:val="none" w:sz="0" w:space="0" w:color="auto"/>
                    <w:left w:val="none" w:sz="0" w:space="0" w:color="auto"/>
                    <w:bottom w:val="none" w:sz="0" w:space="0" w:color="auto"/>
                    <w:right w:val="none" w:sz="0" w:space="0" w:color="auto"/>
                  </w:divBdr>
                </w:div>
                <w:div w:id="1946188895">
                  <w:marLeft w:val="640"/>
                  <w:marRight w:val="0"/>
                  <w:marTop w:val="0"/>
                  <w:marBottom w:val="0"/>
                  <w:divBdr>
                    <w:top w:val="none" w:sz="0" w:space="0" w:color="auto"/>
                    <w:left w:val="none" w:sz="0" w:space="0" w:color="auto"/>
                    <w:bottom w:val="none" w:sz="0" w:space="0" w:color="auto"/>
                    <w:right w:val="none" w:sz="0" w:space="0" w:color="auto"/>
                  </w:divBdr>
                </w:div>
                <w:div w:id="73818167">
                  <w:marLeft w:val="640"/>
                  <w:marRight w:val="0"/>
                  <w:marTop w:val="0"/>
                  <w:marBottom w:val="0"/>
                  <w:divBdr>
                    <w:top w:val="none" w:sz="0" w:space="0" w:color="auto"/>
                    <w:left w:val="none" w:sz="0" w:space="0" w:color="auto"/>
                    <w:bottom w:val="none" w:sz="0" w:space="0" w:color="auto"/>
                    <w:right w:val="none" w:sz="0" w:space="0" w:color="auto"/>
                  </w:divBdr>
                </w:div>
                <w:div w:id="816336403">
                  <w:marLeft w:val="640"/>
                  <w:marRight w:val="0"/>
                  <w:marTop w:val="0"/>
                  <w:marBottom w:val="0"/>
                  <w:divBdr>
                    <w:top w:val="none" w:sz="0" w:space="0" w:color="auto"/>
                    <w:left w:val="none" w:sz="0" w:space="0" w:color="auto"/>
                    <w:bottom w:val="none" w:sz="0" w:space="0" w:color="auto"/>
                    <w:right w:val="none" w:sz="0" w:space="0" w:color="auto"/>
                  </w:divBdr>
                </w:div>
                <w:div w:id="1583291855">
                  <w:marLeft w:val="640"/>
                  <w:marRight w:val="0"/>
                  <w:marTop w:val="0"/>
                  <w:marBottom w:val="0"/>
                  <w:divBdr>
                    <w:top w:val="none" w:sz="0" w:space="0" w:color="auto"/>
                    <w:left w:val="none" w:sz="0" w:space="0" w:color="auto"/>
                    <w:bottom w:val="none" w:sz="0" w:space="0" w:color="auto"/>
                    <w:right w:val="none" w:sz="0" w:space="0" w:color="auto"/>
                  </w:divBdr>
                </w:div>
                <w:div w:id="376469872">
                  <w:marLeft w:val="640"/>
                  <w:marRight w:val="0"/>
                  <w:marTop w:val="0"/>
                  <w:marBottom w:val="0"/>
                  <w:divBdr>
                    <w:top w:val="none" w:sz="0" w:space="0" w:color="auto"/>
                    <w:left w:val="none" w:sz="0" w:space="0" w:color="auto"/>
                    <w:bottom w:val="none" w:sz="0" w:space="0" w:color="auto"/>
                    <w:right w:val="none" w:sz="0" w:space="0" w:color="auto"/>
                  </w:divBdr>
                </w:div>
                <w:div w:id="2013219274">
                  <w:marLeft w:val="640"/>
                  <w:marRight w:val="0"/>
                  <w:marTop w:val="0"/>
                  <w:marBottom w:val="0"/>
                  <w:divBdr>
                    <w:top w:val="none" w:sz="0" w:space="0" w:color="auto"/>
                    <w:left w:val="none" w:sz="0" w:space="0" w:color="auto"/>
                    <w:bottom w:val="none" w:sz="0" w:space="0" w:color="auto"/>
                    <w:right w:val="none" w:sz="0" w:space="0" w:color="auto"/>
                  </w:divBdr>
                </w:div>
                <w:div w:id="1749956713">
                  <w:marLeft w:val="640"/>
                  <w:marRight w:val="0"/>
                  <w:marTop w:val="0"/>
                  <w:marBottom w:val="0"/>
                  <w:divBdr>
                    <w:top w:val="none" w:sz="0" w:space="0" w:color="auto"/>
                    <w:left w:val="none" w:sz="0" w:space="0" w:color="auto"/>
                    <w:bottom w:val="none" w:sz="0" w:space="0" w:color="auto"/>
                    <w:right w:val="none" w:sz="0" w:space="0" w:color="auto"/>
                  </w:divBdr>
                </w:div>
                <w:div w:id="1010984088">
                  <w:marLeft w:val="640"/>
                  <w:marRight w:val="0"/>
                  <w:marTop w:val="0"/>
                  <w:marBottom w:val="0"/>
                  <w:divBdr>
                    <w:top w:val="none" w:sz="0" w:space="0" w:color="auto"/>
                    <w:left w:val="none" w:sz="0" w:space="0" w:color="auto"/>
                    <w:bottom w:val="none" w:sz="0" w:space="0" w:color="auto"/>
                    <w:right w:val="none" w:sz="0" w:space="0" w:color="auto"/>
                  </w:divBdr>
                </w:div>
                <w:div w:id="1222063409">
                  <w:marLeft w:val="640"/>
                  <w:marRight w:val="0"/>
                  <w:marTop w:val="0"/>
                  <w:marBottom w:val="0"/>
                  <w:divBdr>
                    <w:top w:val="none" w:sz="0" w:space="0" w:color="auto"/>
                    <w:left w:val="none" w:sz="0" w:space="0" w:color="auto"/>
                    <w:bottom w:val="none" w:sz="0" w:space="0" w:color="auto"/>
                    <w:right w:val="none" w:sz="0" w:space="0" w:color="auto"/>
                  </w:divBdr>
                </w:div>
                <w:div w:id="947129242">
                  <w:marLeft w:val="640"/>
                  <w:marRight w:val="0"/>
                  <w:marTop w:val="0"/>
                  <w:marBottom w:val="0"/>
                  <w:divBdr>
                    <w:top w:val="none" w:sz="0" w:space="0" w:color="auto"/>
                    <w:left w:val="none" w:sz="0" w:space="0" w:color="auto"/>
                    <w:bottom w:val="none" w:sz="0" w:space="0" w:color="auto"/>
                    <w:right w:val="none" w:sz="0" w:space="0" w:color="auto"/>
                  </w:divBdr>
                </w:div>
                <w:div w:id="252010693">
                  <w:marLeft w:val="640"/>
                  <w:marRight w:val="0"/>
                  <w:marTop w:val="0"/>
                  <w:marBottom w:val="0"/>
                  <w:divBdr>
                    <w:top w:val="none" w:sz="0" w:space="0" w:color="auto"/>
                    <w:left w:val="none" w:sz="0" w:space="0" w:color="auto"/>
                    <w:bottom w:val="none" w:sz="0" w:space="0" w:color="auto"/>
                    <w:right w:val="none" w:sz="0" w:space="0" w:color="auto"/>
                  </w:divBdr>
                </w:div>
                <w:div w:id="2096854653">
                  <w:marLeft w:val="640"/>
                  <w:marRight w:val="0"/>
                  <w:marTop w:val="0"/>
                  <w:marBottom w:val="0"/>
                  <w:divBdr>
                    <w:top w:val="none" w:sz="0" w:space="0" w:color="auto"/>
                    <w:left w:val="none" w:sz="0" w:space="0" w:color="auto"/>
                    <w:bottom w:val="none" w:sz="0" w:space="0" w:color="auto"/>
                    <w:right w:val="none" w:sz="0" w:space="0" w:color="auto"/>
                  </w:divBdr>
                </w:div>
                <w:div w:id="882405024">
                  <w:marLeft w:val="640"/>
                  <w:marRight w:val="0"/>
                  <w:marTop w:val="0"/>
                  <w:marBottom w:val="0"/>
                  <w:divBdr>
                    <w:top w:val="none" w:sz="0" w:space="0" w:color="auto"/>
                    <w:left w:val="none" w:sz="0" w:space="0" w:color="auto"/>
                    <w:bottom w:val="none" w:sz="0" w:space="0" w:color="auto"/>
                    <w:right w:val="none" w:sz="0" w:space="0" w:color="auto"/>
                  </w:divBdr>
                </w:div>
                <w:div w:id="582446309">
                  <w:marLeft w:val="640"/>
                  <w:marRight w:val="0"/>
                  <w:marTop w:val="0"/>
                  <w:marBottom w:val="0"/>
                  <w:divBdr>
                    <w:top w:val="none" w:sz="0" w:space="0" w:color="auto"/>
                    <w:left w:val="none" w:sz="0" w:space="0" w:color="auto"/>
                    <w:bottom w:val="none" w:sz="0" w:space="0" w:color="auto"/>
                    <w:right w:val="none" w:sz="0" w:space="0" w:color="auto"/>
                  </w:divBdr>
                </w:div>
                <w:div w:id="597561041">
                  <w:marLeft w:val="640"/>
                  <w:marRight w:val="0"/>
                  <w:marTop w:val="0"/>
                  <w:marBottom w:val="0"/>
                  <w:divBdr>
                    <w:top w:val="none" w:sz="0" w:space="0" w:color="auto"/>
                    <w:left w:val="none" w:sz="0" w:space="0" w:color="auto"/>
                    <w:bottom w:val="none" w:sz="0" w:space="0" w:color="auto"/>
                    <w:right w:val="none" w:sz="0" w:space="0" w:color="auto"/>
                  </w:divBdr>
                </w:div>
                <w:div w:id="1956400514">
                  <w:marLeft w:val="640"/>
                  <w:marRight w:val="0"/>
                  <w:marTop w:val="0"/>
                  <w:marBottom w:val="0"/>
                  <w:divBdr>
                    <w:top w:val="none" w:sz="0" w:space="0" w:color="auto"/>
                    <w:left w:val="none" w:sz="0" w:space="0" w:color="auto"/>
                    <w:bottom w:val="none" w:sz="0" w:space="0" w:color="auto"/>
                    <w:right w:val="none" w:sz="0" w:space="0" w:color="auto"/>
                  </w:divBdr>
                </w:div>
                <w:div w:id="506478091">
                  <w:marLeft w:val="640"/>
                  <w:marRight w:val="0"/>
                  <w:marTop w:val="0"/>
                  <w:marBottom w:val="0"/>
                  <w:divBdr>
                    <w:top w:val="none" w:sz="0" w:space="0" w:color="auto"/>
                    <w:left w:val="none" w:sz="0" w:space="0" w:color="auto"/>
                    <w:bottom w:val="none" w:sz="0" w:space="0" w:color="auto"/>
                    <w:right w:val="none" w:sz="0" w:space="0" w:color="auto"/>
                  </w:divBdr>
                </w:div>
                <w:div w:id="1332761787">
                  <w:marLeft w:val="640"/>
                  <w:marRight w:val="0"/>
                  <w:marTop w:val="0"/>
                  <w:marBottom w:val="0"/>
                  <w:divBdr>
                    <w:top w:val="none" w:sz="0" w:space="0" w:color="auto"/>
                    <w:left w:val="none" w:sz="0" w:space="0" w:color="auto"/>
                    <w:bottom w:val="none" w:sz="0" w:space="0" w:color="auto"/>
                    <w:right w:val="none" w:sz="0" w:space="0" w:color="auto"/>
                  </w:divBdr>
                </w:div>
                <w:div w:id="868762133">
                  <w:marLeft w:val="640"/>
                  <w:marRight w:val="0"/>
                  <w:marTop w:val="0"/>
                  <w:marBottom w:val="0"/>
                  <w:divBdr>
                    <w:top w:val="none" w:sz="0" w:space="0" w:color="auto"/>
                    <w:left w:val="none" w:sz="0" w:space="0" w:color="auto"/>
                    <w:bottom w:val="none" w:sz="0" w:space="0" w:color="auto"/>
                    <w:right w:val="none" w:sz="0" w:space="0" w:color="auto"/>
                  </w:divBdr>
                </w:div>
                <w:div w:id="676272059">
                  <w:marLeft w:val="640"/>
                  <w:marRight w:val="0"/>
                  <w:marTop w:val="0"/>
                  <w:marBottom w:val="0"/>
                  <w:divBdr>
                    <w:top w:val="none" w:sz="0" w:space="0" w:color="auto"/>
                    <w:left w:val="none" w:sz="0" w:space="0" w:color="auto"/>
                    <w:bottom w:val="none" w:sz="0" w:space="0" w:color="auto"/>
                    <w:right w:val="none" w:sz="0" w:space="0" w:color="auto"/>
                  </w:divBdr>
                </w:div>
              </w:divsChild>
            </w:div>
            <w:div w:id="1194616637">
              <w:marLeft w:val="0"/>
              <w:marRight w:val="0"/>
              <w:marTop w:val="0"/>
              <w:marBottom w:val="0"/>
              <w:divBdr>
                <w:top w:val="none" w:sz="0" w:space="0" w:color="auto"/>
                <w:left w:val="none" w:sz="0" w:space="0" w:color="auto"/>
                <w:bottom w:val="none" w:sz="0" w:space="0" w:color="auto"/>
                <w:right w:val="none" w:sz="0" w:space="0" w:color="auto"/>
              </w:divBdr>
              <w:divsChild>
                <w:div w:id="1446660268">
                  <w:marLeft w:val="640"/>
                  <w:marRight w:val="0"/>
                  <w:marTop w:val="0"/>
                  <w:marBottom w:val="0"/>
                  <w:divBdr>
                    <w:top w:val="none" w:sz="0" w:space="0" w:color="auto"/>
                    <w:left w:val="none" w:sz="0" w:space="0" w:color="auto"/>
                    <w:bottom w:val="none" w:sz="0" w:space="0" w:color="auto"/>
                    <w:right w:val="none" w:sz="0" w:space="0" w:color="auto"/>
                  </w:divBdr>
                </w:div>
                <w:div w:id="457455024">
                  <w:marLeft w:val="640"/>
                  <w:marRight w:val="0"/>
                  <w:marTop w:val="0"/>
                  <w:marBottom w:val="0"/>
                  <w:divBdr>
                    <w:top w:val="none" w:sz="0" w:space="0" w:color="auto"/>
                    <w:left w:val="none" w:sz="0" w:space="0" w:color="auto"/>
                    <w:bottom w:val="none" w:sz="0" w:space="0" w:color="auto"/>
                    <w:right w:val="none" w:sz="0" w:space="0" w:color="auto"/>
                  </w:divBdr>
                </w:div>
                <w:div w:id="995689231">
                  <w:marLeft w:val="640"/>
                  <w:marRight w:val="0"/>
                  <w:marTop w:val="0"/>
                  <w:marBottom w:val="0"/>
                  <w:divBdr>
                    <w:top w:val="none" w:sz="0" w:space="0" w:color="auto"/>
                    <w:left w:val="none" w:sz="0" w:space="0" w:color="auto"/>
                    <w:bottom w:val="none" w:sz="0" w:space="0" w:color="auto"/>
                    <w:right w:val="none" w:sz="0" w:space="0" w:color="auto"/>
                  </w:divBdr>
                </w:div>
                <w:div w:id="1737508469">
                  <w:marLeft w:val="640"/>
                  <w:marRight w:val="0"/>
                  <w:marTop w:val="0"/>
                  <w:marBottom w:val="0"/>
                  <w:divBdr>
                    <w:top w:val="none" w:sz="0" w:space="0" w:color="auto"/>
                    <w:left w:val="none" w:sz="0" w:space="0" w:color="auto"/>
                    <w:bottom w:val="none" w:sz="0" w:space="0" w:color="auto"/>
                    <w:right w:val="none" w:sz="0" w:space="0" w:color="auto"/>
                  </w:divBdr>
                </w:div>
                <w:div w:id="253437060">
                  <w:marLeft w:val="640"/>
                  <w:marRight w:val="0"/>
                  <w:marTop w:val="0"/>
                  <w:marBottom w:val="0"/>
                  <w:divBdr>
                    <w:top w:val="none" w:sz="0" w:space="0" w:color="auto"/>
                    <w:left w:val="none" w:sz="0" w:space="0" w:color="auto"/>
                    <w:bottom w:val="none" w:sz="0" w:space="0" w:color="auto"/>
                    <w:right w:val="none" w:sz="0" w:space="0" w:color="auto"/>
                  </w:divBdr>
                </w:div>
                <w:div w:id="2049600343">
                  <w:marLeft w:val="640"/>
                  <w:marRight w:val="0"/>
                  <w:marTop w:val="0"/>
                  <w:marBottom w:val="0"/>
                  <w:divBdr>
                    <w:top w:val="none" w:sz="0" w:space="0" w:color="auto"/>
                    <w:left w:val="none" w:sz="0" w:space="0" w:color="auto"/>
                    <w:bottom w:val="none" w:sz="0" w:space="0" w:color="auto"/>
                    <w:right w:val="none" w:sz="0" w:space="0" w:color="auto"/>
                  </w:divBdr>
                </w:div>
                <w:div w:id="374545465">
                  <w:marLeft w:val="640"/>
                  <w:marRight w:val="0"/>
                  <w:marTop w:val="0"/>
                  <w:marBottom w:val="0"/>
                  <w:divBdr>
                    <w:top w:val="none" w:sz="0" w:space="0" w:color="auto"/>
                    <w:left w:val="none" w:sz="0" w:space="0" w:color="auto"/>
                    <w:bottom w:val="none" w:sz="0" w:space="0" w:color="auto"/>
                    <w:right w:val="none" w:sz="0" w:space="0" w:color="auto"/>
                  </w:divBdr>
                </w:div>
                <w:div w:id="873495301">
                  <w:marLeft w:val="640"/>
                  <w:marRight w:val="0"/>
                  <w:marTop w:val="0"/>
                  <w:marBottom w:val="0"/>
                  <w:divBdr>
                    <w:top w:val="none" w:sz="0" w:space="0" w:color="auto"/>
                    <w:left w:val="none" w:sz="0" w:space="0" w:color="auto"/>
                    <w:bottom w:val="none" w:sz="0" w:space="0" w:color="auto"/>
                    <w:right w:val="none" w:sz="0" w:space="0" w:color="auto"/>
                  </w:divBdr>
                </w:div>
                <w:div w:id="652950444">
                  <w:marLeft w:val="640"/>
                  <w:marRight w:val="0"/>
                  <w:marTop w:val="0"/>
                  <w:marBottom w:val="0"/>
                  <w:divBdr>
                    <w:top w:val="none" w:sz="0" w:space="0" w:color="auto"/>
                    <w:left w:val="none" w:sz="0" w:space="0" w:color="auto"/>
                    <w:bottom w:val="none" w:sz="0" w:space="0" w:color="auto"/>
                    <w:right w:val="none" w:sz="0" w:space="0" w:color="auto"/>
                  </w:divBdr>
                </w:div>
                <w:div w:id="1373457682">
                  <w:marLeft w:val="640"/>
                  <w:marRight w:val="0"/>
                  <w:marTop w:val="0"/>
                  <w:marBottom w:val="0"/>
                  <w:divBdr>
                    <w:top w:val="none" w:sz="0" w:space="0" w:color="auto"/>
                    <w:left w:val="none" w:sz="0" w:space="0" w:color="auto"/>
                    <w:bottom w:val="none" w:sz="0" w:space="0" w:color="auto"/>
                    <w:right w:val="none" w:sz="0" w:space="0" w:color="auto"/>
                  </w:divBdr>
                </w:div>
                <w:div w:id="963388697">
                  <w:marLeft w:val="640"/>
                  <w:marRight w:val="0"/>
                  <w:marTop w:val="0"/>
                  <w:marBottom w:val="0"/>
                  <w:divBdr>
                    <w:top w:val="none" w:sz="0" w:space="0" w:color="auto"/>
                    <w:left w:val="none" w:sz="0" w:space="0" w:color="auto"/>
                    <w:bottom w:val="none" w:sz="0" w:space="0" w:color="auto"/>
                    <w:right w:val="none" w:sz="0" w:space="0" w:color="auto"/>
                  </w:divBdr>
                </w:div>
                <w:div w:id="1013921046">
                  <w:marLeft w:val="640"/>
                  <w:marRight w:val="0"/>
                  <w:marTop w:val="0"/>
                  <w:marBottom w:val="0"/>
                  <w:divBdr>
                    <w:top w:val="none" w:sz="0" w:space="0" w:color="auto"/>
                    <w:left w:val="none" w:sz="0" w:space="0" w:color="auto"/>
                    <w:bottom w:val="none" w:sz="0" w:space="0" w:color="auto"/>
                    <w:right w:val="none" w:sz="0" w:space="0" w:color="auto"/>
                  </w:divBdr>
                </w:div>
                <w:div w:id="473372799">
                  <w:marLeft w:val="640"/>
                  <w:marRight w:val="0"/>
                  <w:marTop w:val="0"/>
                  <w:marBottom w:val="0"/>
                  <w:divBdr>
                    <w:top w:val="none" w:sz="0" w:space="0" w:color="auto"/>
                    <w:left w:val="none" w:sz="0" w:space="0" w:color="auto"/>
                    <w:bottom w:val="none" w:sz="0" w:space="0" w:color="auto"/>
                    <w:right w:val="none" w:sz="0" w:space="0" w:color="auto"/>
                  </w:divBdr>
                </w:div>
                <w:div w:id="1482190194">
                  <w:marLeft w:val="640"/>
                  <w:marRight w:val="0"/>
                  <w:marTop w:val="0"/>
                  <w:marBottom w:val="0"/>
                  <w:divBdr>
                    <w:top w:val="none" w:sz="0" w:space="0" w:color="auto"/>
                    <w:left w:val="none" w:sz="0" w:space="0" w:color="auto"/>
                    <w:bottom w:val="none" w:sz="0" w:space="0" w:color="auto"/>
                    <w:right w:val="none" w:sz="0" w:space="0" w:color="auto"/>
                  </w:divBdr>
                </w:div>
                <w:div w:id="1781870358">
                  <w:marLeft w:val="640"/>
                  <w:marRight w:val="0"/>
                  <w:marTop w:val="0"/>
                  <w:marBottom w:val="0"/>
                  <w:divBdr>
                    <w:top w:val="none" w:sz="0" w:space="0" w:color="auto"/>
                    <w:left w:val="none" w:sz="0" w:space="0" w:color="auto"/>
                    <w:bottom w:val="none" w:sz="0" w:space="0" w:color="auto"/>
                    <w:right w:val="none" w:sz="0" w:space="0" w:color="auto"/>
                  </w:divBdr>
                </w:div>
                <w:div w:id="41827771">
                  <w:marLeft w:val="640"/>
                  <w:marRight w:val="0"/>
                  <w:marTop w:val="0"/>
                  <w:marBottom w:val="0"/>
                  <w:divBdr>
                    <w:top w:val="none" w:sz="0" w:space="0" w:color="auto"/>
                    <w:left w:val="none" w:sz="0" w:space="0" w:color="auto"/>
                    <w:bottom w:val="none" w:sz="0" w:space="0" w:color="auto"/>
                    <w:right w:val="none" w:sz="0" w:space="0" w:color="auto"/>
                  </w:divBdr>
                </w:div>
                <w:div w:id="1305085147">
                  <w:marLeft w:val="640"/>
                  <w:marRight w:val="0"/>
                  <w:marTop w:val="0"/>
                  <w:marBottom w:val="0"/>
                  <w:divBdr>
                    <w:top w:val="none" w:sz="0" w:space="0" w:color="auto"/>
                    <w:left w:val="none" w:sz="0" w:space="0" w:color="auto"/>
                    <w:bottom w:val="none" w:sz="0" w:space="0" w:color="auto"/>
                    <w:right w:val="none" w:sz="0" w:space="0" w:color="auto"/>
                  </w:divBdr>
                </w:div>
                <w:div w:id="1302075481">
                  <w:marLeft w:val="640"/>
                  <w:marRight w:val="0"/>
                  <w:marTop w:val="0"/>
                  <w:marBottom w:val="0"/>
                  <w:divBdr>
                    <w:top w:val="none" w:sz="0" w:space="0" w:color="auto"/>
                    <w:left w:val="none" w:sz="0" w:space="0" w:color="auto"/>
                    <w:bottom w:val="none" w:sz="0" w:space="0" w:color="auto"/>
                    <w:right w:val="none" w:sz="0" w:space="0" w:color="auto"/>
                  </w:divBdr>
                </w:div>
                <w:div w:id="695082716">
                  <w:marLeft w:val="640"/>
                  <w:marRight w:val="0"/>
                  <w:marTop w:val="0"/>
                  <w:marBottom w:val="0"/>
                  <w:divBdr>
                    <w:top w:val="none" w:sz="0" w:space="0" w:color="auto"/>
                    <w:left w:val="none" w:sz="0" w:space="0" w:color="auto"/>
                    <w:bottom w:val="none" w:sz="0" w:space="0" w:color="auto"/>
                    <w:right w:val="none" w:sz="0" w:space="0" w:color="auto"/>
                  </w:divBdr>
                </w:div>
                <w:div w:id="1922135620">
                  <w:marLeft w:val="640"/>
                  <w:marRight w:val="0"/>
                  <w:marTop w:val="0"/>
                  <w:marBottom w:val="0"/>
                  <w:divBdr>
                    <w:top w:val="none" w:sz="0" w:space="0" w:color="auto"/>
                    <w:left w:val="none" w:sz="0" w:space="0" w:color="auto"/>
                    <w:bottom w:val="none" w:sz="0" w:space="0" w:color="auto"/>
                    <w:right w:val="none" w:sz="0" w:space="0" w:color="auto"/>
                  </w:divBdr>
                </w:div>
                <w:div w:id="727149746">
                  <w:marLeft w:val="640"/>
                  <w:marRight w:val="0"/>
                  <w:marTop w:val="0"/>
                  <w:marBottom w:val="0"/>
                  <w:divBdr>
                    <w:top w:val="none" w:sz="0" w:space="0" w:color="auto"/>
                    <w:left w:val="none" w:sz="0" w:space="0" w:color="auto"/>
                    <w:bottom w:val="none" w:sz="0" w:space="0" w:color="auto"/>
                    <w:right w:val="none" w:sz="0" w:space="0" w:color="auto"/>
                  </w:divBdr>
                </w:div>
                <w:div w:id="70472105">
                  <w:marLeft w:val="640"/>
                  <w:marRight w:val="0"/>
                  <w:marTop w:val="0"/>
                  <w:marBottom w:val="0"/>
                  <w:divBdr>
                    <w:top w:val="none" w:sz="0" w:space="0" w:color="auto"/>
                    <w:left w:val="none" w:sz="0" w:space="0" w:color="auto"/>
                    <w:bottom w:val="none" w:sz="0" w:space="0" w:color="auto"/>
                    <w:right w:val="none" w:sz="0" w:space="0" w:color="auto"/>
                  </w:divBdr>
                </w:div>
                <w:div w:id="1766876997">
                  <w:marLeft w:val="640"/>
                  <w:marRight w:val="0"/>
                  <w:marTop w:val="0"/>
                  <w:marBottom w:val="0"/>
                  <w:divBdr>
                    <w:top w:val="none" w:sz="0" w:space="0" w:color="auto"/>
                    <w:left w:val="none" w:sz="0" w:space="0" w:color="auto"/>
                    <w:bottom w:val="none" w:sz="0" w:space="0" w:color="auto"/>
                    <w:right w:val="none" w:sz="0" w:space="0" w:color="auto"/>
                  </w:divBdr>
                </w:div>
                <w:div w:id="1599409569">
                  <w:marLeft w:val="640"/>
                  <w:marRight w:val="0"/>
                  <w:marTop w:val="0"/>
                  <w:marBottom w:val="0"/>
                  <w:divBdr>
                    <w:top w:val="none" w:sz="0" w:space="0" w:color="auto"/>
                    <w:left w:val="none" w:sz="0" w:space="0" w:color="auto"/>
                    <w:bottom w:val="none" w:sz="0" w:space="0" w:color="auto"/>
                    <w:right w:val="none" w:sz="0" w:space="0" w:color="auto"/>
                  </w:divBdr>
                </w:div>
                <w:div w:id="1998607275">
                  <w:marLeft w:val="640"/>
                  <w:marRight w:val="0"/>
                  <w:marTop w:val="0"/>
                  <w:marBottom w:val="0"/>
                  <w:divBdr>
                    <w:top w:val="none" w:sz="0" w:space="0" w:color="auto"/>
                    <w:left w:val="none" w:sz="0" w:space="0" w:color="auto"/>
                    <w:bottom w:val="none" w:sz="0" w:space="0" w:color="auto"/>
                    <w:right w:val="none" w:sz="0" w:space="0" w:color="auto"/>
                  </w:divBdr>
                </w:div>
                <w:div w:id="1569681413">
                  <w:marLeft w:val="640"/>
                  <w:marRight w:val="0"/>
                  <w:marTop w:val="0"/>
                  <w:marBottom w:val="0"/>
                  <w:divBdr>
                    <w:top w:val="none" w:sz="0" w:space="0" w:color="auto"/>
                    <w:left w:val="none" w:sz="0" w:space="0" w:color="auto"/>
                    <w:bottom w:val="none" w:sz="0" w:space="0" w:color="auto"/>
                    <w:right w:val="none" w:sz="0" w:space="0" w:color="auto"/>
                  </w:divBdr>
                </w:div>
                <w:div w:id="447897635">
                  <w:marLeft w:val="640"/>
                  <w:marRight w:val="0"/>
                  <w:marTop w:val="0"/>
                  <w:marBottom w:val="0"/>
                  <w:divBdr>
                    <w:top w:val="none" w:sz="0" w:space="0" w:color="auto"/>
                    <w:left w:val="none" w:sz="0" w:space="0" w:color="auto"/>
                    <w:bottom w:val="none" w:sz="0" w:space="0" w:color="auto"/>
                    <w:right w:val="none" w:sz="0" w:space="0" w:color="auto"/>
                  </w:divBdr>
                </w:div>
                <w:div w:id="1388341281">
                  <w:marLeft w:val="640"/>
                  <w:marRight w:val="0"/>
                  <w:marTop w:val="0"/>
                  <w:marBottom w:val="0"/>
                  <w:divBdr>
                    <w:top w:val="none" w:sz="0" w:space="0" w:color="auto"/>
                    <w:left w:val="none" w:sz="0" w:space="0" w:color="auto"/>
                    <w:bottom w:val="none" w:sz="0" w:space="0" w:color="auto"/>
                    <w:right w:val="none" w:sz="0" w:space="0" w:color="auto"/>
                  </w:divBdr>
                </w:div>
                <w:div w:id="1434786039">
                  <w:marLeft w:val="640"/>
                  <w:marRight w:val="0"/>
                  <w:marTop w:val="0"/>
                  <w:marBottom w:val="0"/>
                  <w:divBdr>
                    <w:top w:val="none" w:sz="0" w:space="0" w:color="auto"/>
                    <w:left w:val="none" w:sz="0" w:space="0" w:color="auto"/>
                    <w:bottom w:val="none" w:sz="0" w:space="0" w:color="auto"/>
                    <w:right w:val="none" w:sz="0" w:space="0" w:color="auto"/>
                  </w:divBdr>
                </w:div>
              </w:divsChild>
            </w:div>
            <w:div w:id="1091193720">
              <w:marLeft w:val="0"/>
              <w:marRight w:val="0"/>
              <w:marTop w:val="0"/>
              <w:marBottom w:val="0"/>
              <w:divBdr>
                <w:top w:val="none" w:sz="0" w:space="0" w:color="auto"/>
                <w:left w:val="none" w:sz="0" w:space="0" w:color="auto"/>
                <w:bottom w:val="none" w:sz="0" w:space="0" w:color="auto"/>
                <w:right w:val="none" w:sz="0" w:space="0" w:color="auto"/>
              </w:divBdr>
              <w:divsChild>
                <w:div w:id="839270141">
                  <w:marLeft w:val="640"/>
                  <w:marRight w:val="0"/>
                  <w:marTop w:val="0"/>
                  <w:marBottom w:val="0"/>
                  <w:divBdr>
                    <w:top w:val="none" w:sz="0" w:space="0" w:color="auto"/>
                    <w:left w:val="none" w:sz="0" w:space="0" w:color="auto"/>
                    <w:bottom w:val="none" w:sz="0" w:space="0" w:color="auto"/>
                    <w:right w:val="none" w:sz="0" w:space="0" w:color="auto"/>
                  </w:divBdr>
                </w:div>
                <w:div w:id="299381686">
                  <w:marLeft w:val="640"/>
                  <w:marRight w:val="0"/>
                  <w:marTop w:val="0"/>
                  <w:marBottom w:val="0"/>
                  <w:divBdr>
                    <w:top w:val="none" w:sz="0" w:space="0" w:color="auto"/>
                    <w:left w:val="none" w:sz="0" w:space="0" w:color="auto"/>
                    <w:bottom w:val="none" w:sz="0" w:space="0" w:color="auto"/>
                    <w:right w:val="none" w:sz="0" w:space="0" w:color="auto"/>
                  </w:divBdr>
                </w:div>
                <w:div w:id="1789817097">
                  <w:marLeft w:val="640"/>
                  <w:marRight w:val="0"/>
                  <w:marTop w:val="0"/>
                  <w:marBottom w:val="0"/>
                  <w:divBdr>
                    <w:top w:val="none" w:sz="0" w:space="0" w:color="auto"/>
                    <w:left w:val="none" w:sz="0" w:space="0" w:color="auto"/>
                    <w:bottom w:val="none" w:sz="0" w:space="0" w:color="auto"/>
                    <w:right w:val="none" w:sz="0" w:space="0" w:color="auto"/>
                  </w:divBdr>
                </w:div>
                <w:div w:id="2094734943">
                  <w:marLeft w:val="640"/>
                  <w:marRight w:val="0"/>
                  <w:marTop w:val="0"/>
                  <w:marBottom w:val="0"/>
                  <w:divBdr>
                    <w:top w:val="none" w:sz="0" w:space="0" w:color="auto"/>
                    <w:left w:val="none" w:sz="0" w:space="0" w:color="auto"/>
                    <w:bottom w:val="none" w:sz="0" w:space="0" w:color="auto"/>
                    <w:right w:val="none" w:sz="0" w:space="0" w:color="auto"/>
                  </w:divBdr>
                </w:div>
                <w:div w:id="696196614">
                  <w:marLeft w:val="640"/>
                  <w:marRight w:val="0"/>
                  <w:marTop w:val="0"/>
                  <w:marBottom w:val="0"/>
                  <w:divBdr>
                    <w:top w:val="none" w:sz="0" w:space="0" w:color="auto"/>
                    <w:left w:val="none" w:sz="0" w:space="0" w:color="auto"/>
                    <w:bottom w:val="none" w:sz="0" w:space="0" w:color="auto"/>
                    <w:right w:val="none" w:sz="0" w:space="0" w:color="auto"/>
                  </w:divBdr>
                </w:div>
                <w:div w:id="1615014726">
                  <w:marLeft w:val="640"/>
                  <w:marRight w:val="0"/>
                  <w:marTop w:val="0"/>
                  <w:marBottom w:val="0"/>
                  <w:divBdr>
                    <w:top w:val="none" w:sz="0" w:space="0" w:color="auto"/>
                    <w:left w:val="none" w:sz="0" w:space="0" w:color="auto"/>
                    <w:bottom w:val="none" w:sz="0" w:space="0" w:color="auto"/>
                    <w:right w:val="none" w:sz="0" w:space="0" w:color="auto"/>
                  </w:divBdr>
                </w:div>
                <w:div w:id="663166459">
                  <w:marLeft w:val="640"/>
                  <w:marRight w:val="0"/>
                  <w:marTop w:val="0"/>
                  <w:marBottom w:val="0"/>
                  <w:divBdr>
                    <w:top w:val="none" w:sz="0" w:space="0" w:color="auto"/>
                    <w:left w:val="none" w:sz="0" w:space="0" w:color="auto"/>
                    <w:bottom w:val="none" w:sz="0" w:space="0" w:color="auto"/>
                    <w:right w:val="none" w:sz="0" w:space="0" w:color="auto"/>
                  </w:divBdr>
                </w:div>
                <w:div w:id="790780966">
                  <w:marLeft w:val="640"/>
                  <w:marRight w:val="0"/>
                  <w:marTop w:val="0"/>
                  <w:marBottom w:val="0"/>
                  <w:divBdr>
                    <w:top w:val="none" w:sz="0" w:space="0" w:color="auto"/>
                    <w:left w:val="none" w:sz="0" w:space="0" w:color="auto"/>
                    <w:bottom w:val="none" w:sz="0" w:space="0" w:color="auto"/>
                    <w:right w:val="none" w:sz="0" w:space="0" w:color="auto"/>
                  </w:divBdr>
                </w:div>
                <w:div w:id="887451375">
                  <w:marLeft w:val="640"/>
                  <w:marRight w:val="0"/>
                  <w:marTop w:val="0"/>
                  <w:marBottom w:val="0"/>
                  <w:divBdr>
                    <w:top w:val="none" w:sz="0" w:space="0" w:color="auto"/>
                    <w:left w:val="none" w:sz="0" w:space="0" w:color="auto"/>
                    <w:bottom w:val="none" w:sz="0" w:space="0" w:color="auto"/>
                    <w:right w:val="none" w:sz="0" w:space="0" w:color="auto"/>
                  </w:divBdr>
                </w:div>
                <w:div w:id="1732926021">
                  <w:marLeft w:val="640"/>
                  <w:marRight w:val="0"/>
                  <w:marTop w:val="0"/>
                  <w:marBottom w:val="0"/>
                  <w:divBdr>
                    <w:top w:val="none" w:sz="0" w:space="0" w:color="auto"/>
                    <w:left w:val="none" w:sz="0" w:space="0" w:color="auto"/>
                    <w:bottom w:val="none" w:sz="0" w:space="0" w:color="auto"/>
                    <w:right w:val="none" w:sz="0" w:space="0" w:color="auto"/>
                  </w:divBdr>
                </w:div>
                <w:div w:id="685790180">
                  <w:marLeft w:val="640"/>
                  <w:marRight w:val="0"/>
                  <w:marTop w:val="0"/>
                  <w:marBottom w:val="0"/>
                  <w:divBdr>
                    <w:top w:val="none" w:sz="0" w:space="0" w:color="auto"/>
                    <w:left w:val="none" w:sz="0" w:space="0" w:color="auto"/>
                    <w:bottom w:val="none" w:sz="0" w:space="0" w:color="auto"/>
                    <w:right w:val="none" w:sz="0" w:space="0" w:color="auto"/>
                  </w:divBdr>
                </w:div>
                <w:div w:id="39521141">
                  <w:marLeft w:val="640"/>
                  <w:marRight w:val="0"/>
                  <w:marTop w:val="0"/>
                  <w:marBottom w:val="0"/>
                  <w:divBdr>
                    <w:top w:val="none" w:sz="0" w:space="0" w:color="auto"/>
                    <w:left w:val="none" w:sz="0" w:space="0" w:color="auto"/>
                    <w:bottom w:val="none" w:sz="0" w:space="0" w:color="auto"/>
                    <w:right w:val="none" w:sz="0" w:space="0" w:color="auto"/>
                  </w:divBdr>
                </w:div>
                <w:div w:id="319163631">
                  <w:marLeft w:val="640"/>
                  <w:marRight w:val="0"/>
                  <w:marTop w:val="0"/>
                  <w:marBottom w:val="0"/>
                  <w:divBdr>
                    <w:top w:val="none" w:sz="0" w:space="0" w:color="auto"/>
                    <w:left w:val="none" w:sz="0" w:space="0" w:color="auto"/>
                    <w:bottom w:val="none" w:sz="0" w:space="0" w:color="auto"/>
                    <w:right w:val="none" w:sz="0" w:space="0" w:color="auto"/>
                  </w:divBdr>
                </w:div>
                <w:div w:id="1034502918">
                  <w:marLeft w:val="640"/>
                  <w:marRight w:val="0"/>
                  <w:marTop w:val="0"/>
                  <w:marBottom w:val="0"/>
                  <w:divBdr>
                    <w:top w:val="none" w:sz="0" w:space="0" w:color="auto"/>
                    <w:left w:val="none" w:sz="0" w:space="0" w:color="auto"/>
                    <w:bottom w:val="none" w:sz="0" w:space="0" w:color="auto"/>
                    <w:right w:val="none" w:sz="0" w:space="0" w:color="auto"/>
                  </w:divBdr>
                </w:div>
                <w:div w:id="1523665249">
                  <w:marLeft w:val="640"/>
                  <w:marRight w:val="0"/>
                  <w:marTop w:val="0"/>
                  <w:marBottom w:val="0"/>
                  <w:divBdr>
                    <w:top w:val="none" w:sz="0" w:space="0" w:color="auto"/>
                    <w:left w:val="none" w:sz="0" w:space="0" w:color="auto"/>
                    <w:bottom w:val="none" w:sz="0" w:space="0" w:color="auto"/>
                    <w:right w:val="none" w:sz="0" w:space="0" w:color="auto"/>
                  </w:divBdr>
                </w:div>
                <w:div w:id="513307891">
                  <w:marLeft w:val="640"/>
                  <w:marRight w:val="0"/>
                  <w:marTop w:val="0"/>
                  <w:marBottom w:val="0"/>
                  <w:divBdr>
                    <w:top w:val="none" w:sz="0" w:space="0" w:color="auto"/>
                    <w:left w:val="none" w:sz="0" w:space="0" w:color="auto"/>
                    <w:bottom w:val="none" w:sz="0" w:space="0" w:color="auto"/>
                    <w:right w:val="none" w:sz="0" w:space="0" w:color="auto"/>
                  </w:divBdr>
                </w:div>
                <w:div w:id="1177843115">
                  <w:marLeft w:val="640"/>
                  <w:marRight w:val="0"/>
                  <w:marTop w:val="0"/>
                  <w:marBottom w:val="0"/>
                  <w:divBdr>
                    <w:top w:val="none" w:sz="0" w:space="0" w:color="auto"/>
                    <w:left w:val="none" w:sz="0" w:space="0" w:color="auto"/>
                    <w:bottom w:val="none" w:sz="0" w:space="0" w:color="auto"/>
                    <w:right w:val="none" w:sz="0" w:space="0" w:color="auto"/>
                  </w:divBdr>
                </w:div>
                <w:div w:id="1436558626">
                  <w:marLeft w:val="640"/>
                  <w:marRight w:val="0"/>
                  <w:marTop w:val="0"/>
                  <w:marBottom w:val="0"/>
                  <w:divBdr>
                    <w:top w:val="none" w:sz="0" w:space="0" w:color="auto"/>
                    <w:left w:val="none" w:sz="0" w:space="0" w:color="auto"/>
                    <w:bottom w:val="none" w:sz="0" w:space="0" w:color="auto"/>
                    <w:right w:val="none" w:sz="0" w:space="0" w:color="auto"/>
                  </w:divBdr>
                </w:div>
                <w:div w:id="314918426">
                  <w:marLeft w:val="640"/>
                  <w:marRight w:val="0"/>
                  <w:marTop w:val="0"/>
                  <w:marBottom w:val="0"/>
                  <w:divBdr>
                    <w:top w:val="none" w:sz="0" w:space="0" w:color="auto"/>
                    <w:left w:val="none" w:sz="0" w:space="0" w:color="auto"/>
                    <w:bottom w:val="none" w:sz="0" w:space="0" w:color="auto"/>
                    <w:right w:val="none" w:sz="0" w:space="0" w:color="auto"/>
                  </w:divBdr>
                </w:div>
                <w:div w:id="1624772154">
                  <w:marLeft w:val="640"/>
                  <w:marRight w:val="0"/>
                  <w:marTop w:val="0"/>
                  <w:marBottom w:val="0"/>
                  <w:divBdr>
                    <w:top w:val="none" w:sz="0" w:space="0" w:color="auto"/>
                    <w:left w:val="none" w:sz="0" w:space="0" w:color="auto"/>
                    <w:bottom w:val="none" w:sz="0" w:space="0" w:color="auto"/>
                    <w:right w:val="none" w:sz="0" w:space="0" w:color="auto"/>
                  </w:divBdr>
                </w:div>
                <w:div w:id="1305231348">
                  <w:marLeft w:val="640"/>
                  <w:marRight w:val="0"/>
                  <w:marTop w:val="0"/>
                  <w:marBottom w:val="0"/>
                  <w:divBdr>
                    <w:top w:val="none" w:sz="0" w:space="0" w:color="auto"/>
                    <w:left w:val="none" w:sz="0" w:space="0" w:color="auto"/>
                    <w:bottom w:val="none" w:sz="0" w:space="0" w:color="auto"/>
                    <w:right w:val="none" w:sz="0" w:space="0" w:color="auto"/>
                  </w:divBdr>
                </w:div>
                <w:div w:id="523831861">
                  <w:marLeft w:val="640"/>
                  <w:marRight w:val="0"/>
                  <w:marTop w:val="0"/>
                  <w:marBottom w:val="0"/>
                  <w:divBdr>
                    <w:top w:val="none" w:sz="0" w:space="0" w:color="auto"/>
                    <w:left w:val="none" w:sz="0" w:space="0" w:color="auto"/>
                    <w:bottom w:val="none" w:sz="0" w:space="0" w:color="auto"/>
                    <w:right w:val="none" w:sz="0" w:space="0" w:color="auto"/>
                  </w:divBdr>
                </w:div>
                <w:div w:id="822358810">
                  <w:marLeft w:val="640"/>
                  <w:marRight w:val="0"/>
                  <w:marTop w:val="0"/>
                  <w:marBottom w:val="0"/>
                  <w:divBdr>
                    <w:top w:val="none" w:sz="0" w:space="0" w:color="auto"/>
                    <w:left w:val="none" w:sz="0" w:space="0" w:color="auto"/>
                    <w:bottom w:val="none" w:sz="0" w:space="0" w:color="auto"/>
                    <w:right w:val="none" w:sz="0" w:space="0" w:color="auto"/>
                  </w:divBdr>
                </w:div>
                <w:div w:id="2058044888">
                  <w:marLeft w:val="640"/>
                  <w:marRight w:val="0"/>
                  <w:marTop w:val="0"/>
                  <w:marBottom w:val="0"/>
                  <w:divBdr>
                    <w:top w:val="none" w:sz="0" w:space="0" w:color="auto"/>
                    <w:left w:val="none" w:sz="0" w:space="0" w:color="auto"/>
                    <w:bottom w:val="none" w:sz="0" w:space="0" w:color="auto"/>
                    <w:right w:val="none" w:sz="0" w:space="0" w:color="auto"/>
                  </w:divBdr>
                </w:div>
                <w:div w:id="245191299">
                  <w:marLeft w:val="640"/>
                  <w:marRight w:val="0"/>
                  <w:marTop w:val="0"/>
                  <w:marBottom w:val="0"/>
                  <w:divBdr>
                    <w:top w:val="none" w:sz="0" w:space="0" w:color="auto"/>
                    <w:left w:val="none" w:sz="0" w:space="0" w:color="auto"/>
                    <w:bottom w:val="none" w:sz="0" w:space="0" w:color="auto"/>
                    <w:right w:val="none" w:sz="0" w:space="0" w:color="auto"/>
                  </w:divBdr>
                </w:div>
                <w:div w:id="163471944">
                  <w:marLeft w:val="640"/>
                  <w:marRight w:val="0"/>
                  <w:marTop w:val="0"/>
                  <w:marBottom w:val="0"/>
                  <w:divBdr>
                    <w:top w:val="none" w:sz="0" w:space="0" w:color="auto"/>
                    <w:left w:val="none" w:sz="0" w:space="0" w:color="auto"/>
                    <w:bottom w:val="none" w:sz="0" w:space="0" w:color="auto"/>
                    <w:right w:val="none" w:sz="0" w:space="0" w:color="auto"/>
                  </w:divBdr>
                </w:div>
                <w:div w:id="2139489459">
                  <w:marLeft w:val="640"/>
                  <w:marRight w:val="0"/>
                  <w:marTop w:val="0"/>
                  <w:marBottom w:val="0"/>
                  <w:divBdr>
                    <w:top w:val="none" w:sz="0" w:space="0" w:color="auto"/>
                    <w:left w:val="none" w:sz="0" w:space="0" w:color="auto"/>
                    <w:bottom w:val="none" w:sz="0" w:space="0" w:color="auto"/>
                    <w:right w:val="none" w:sz="0" w:space="0" w:color="auto"/>
                  </w:divBdr>
                </w:div>
                <w:div w:id="1361738815">
                  <w:marLeft w:val="640"/>
                  <w:marRight w:val="0"/>
                  <w:marTop w:val="0"/>
                  <w:marBottom w:val="0"/>
                  <w:divBdr>
                    <w:top w:val="none" w:sz="0" w:space="0" w:color="auto"/>
                    <w:left w:val="none" w:sz="0" w:space="0" w:color="auto"/>
                    <w:bottom w:val="none" w:sz="0" w:space="0" w:color="auto"/>
                    <w:right w:val="none" w:sz="0" w:space="0" w:color="auto"/>
                  </w:divBdr>
                </w:div>
                <w:div w:id="936210438">
                  <w:marLeft w:val="640"/>
                  <w:marRight w:val="0"/>
                  <w:marTop w:val="0"/>
                  <w:marBottom w:val="0"/>
                  <w:divBdr>
                    <w:top w:val="none" w:sz="0" w:space="0" w:color="auto"/>
                    <w:left w:val="none" w:sz="0" w:space="0" w:color="auto"/>
                    <w:bottom w:val="none" w:sz="0" w:space="0" w:color="auto"/>
                    <w:right w:val="none" w:sz="0" w:space="0" w:color="auto"/>
                  </w:divBdr>
                </w:div>
              </w:divsChild>
            </w:div>
            <w:div w:id="711999710">
              <w:marLeft w:val="0"/>
              <w:marRight w:val="0"/>
              <w:marTop w:val="0"/>
              <w:marBottom w:val="0"/>
              <w:divBdr>
                <w:top w:val="none" w:sz="0" w:space="0" w:color="auto"/>
                <w:left w:val="none" w:sz="0" w:space="0" w:color="auto"/>
                <w:bottom w:val="none" w:sz="0" w:space="0" w:color="auto"/>
                <w:right w:val="none" w:sz="0" w:space="0" w:color="auto"/>
              </w:divBdr>
              <w:divsChild>
                <w:div w:id="1536195068">
                  <w:marLeft w:val="640"/>
                  <w:marRight w:val="0"/>
                  <w:marTop w:val="0"/>
                  <w:marBottom w:val="0"/>
                  <w:divBdr>
                    <w:top w:val="none" w:sz="0" w:space="0" w:color="auto"/>
                    <w:left w:val="none" w:sz="0" w:space="0" w:color="auto"/>
                    <w:bottom w:val="none" w:sz="0" w:space="0" w:color="auto"/>
                    <w:right w:val="none" w:sz="0" w:space="0" w:color="auto"/>
                  </w:divBdr>
                </w:div>
                <w:div w:id="1570965433">
                  <w:marLeft w:val="640"/>
                  <w:marRight w:val="0"/>
                  <w:marTop w:val="0"/>
                  <w:marBottom w:val="0"/>
                  <w:divBdr>
                    <w:top w:val="none" w:sz="0" w:space="0" w:color="auto"/>
                    <w:left w:val="none" w:sz="0" w:space="0" w:color="auto"/>
                    <w:bottom w:val="none" w:sz="0" w:space="0" w:color="auto"/>
                    <w:right w:val="none" w:sz="0" w:space="0" w:color="auto"/>
                  </w:divBdr>
                </w:div>
                <w:div w:id="1344012652">
                  <w:marLeft w:val="640"/>
                  <w:marRight w:val="0"/>
                  <w:marTop w:val="0"/>
                  <w:marBottom w:val="0"/>
                  <w:divBdr>
                    <w:top w:val="none" w:sz="0" w:space="0" w:color="auto"/>
                    <w:left w:val="none" w:sz="0" w:space="0" w:color="auto"/>
                    <w:bottom w:val="none" w:sz="0" w:space="0" w:color="auto"/>
                    <w:right w:val="none" w:sz="0" w:space="0" w:color="auto"/>
                  </w:divBdr>
                </w:div>
                <w:div w:id="510489086">
                  <w:marLeft w:val="640"/>
                  <w:marRight w:val="0"/>
                  <w:marTop w:val="0"/>
                  <w:marBottom w:val="0"/>
                  <w:divBdr>
                    <w:top w:val="none" w:sz="0" w:space="0" w:color="auto"/>
                    <w:left w:val="none" w:sz="0" w:space="0" w:color="auto"/>
                    <w:bottom w:val="none" w:sz="0" w:space="0" w:color="auto"/>
                    <w:right w:val="none" w:sz="0" w:space="0" w:color="auto"/>
                  </w:divBdr>
                </w:div>
                <w:div w:id="986783425">
                  <w:marLeft w:val="640"/>
                  <w:marRight w:val="0"/>
                  <w:marTop w:val="0"/>
                  <w:marBottom w:val="0"/>
                  <w:divBdr>
                    <w:top w:val="none" w:sz="0" w:space="0" w:color="auto"/>
                    <w:left w:val="none" w:sz="0" w:space="0" w:color="auto"/>
                    <w:bottom w:val="none" w:sz="0" w:space="0" w:color="auto"/>
                    <w:right w:val="none" w:sz="0" w:space="0" w:color="auto"/>
                  </w:divBdr>
                </w:div>
                <w:div w:id="1950971239">
                  <w:marLeft w:val="640"/>
                  <w:marRight w:val="0"/>
                  <w:marTop w:val="0"/>
                  <w:marBottom w:val="0"/>
                  <w:divBdr>
                    <w:top w:val="none" w:sz="0" w:space="0" w:color="auto"/>
                    <w:left w:val="none" w:sz="0" w:space="0" w:color="auto"/>
                    <w:bottom w:val="none" w:sz="0" w:space="0" w:color="auto"/>
                    <w:right w:val="none" w:sz="0" w:space="0" w:color="auto"/>
                  </w:divBdr>
                </w:div>
                <w:div w:id="260996694">
                  <w:marLeft w:val="640"/>
                  <w:marRight w:val="0"/>
                  <w:marTop w:val="0"/>
                  <w:marBottom w:val="0"/>
                  <w:divBdr>
                    <w:top w:val="none" w:sz="0" w:space="0" w:color="auto"/>
                    <w:left w:val="none" w:sz="0" w:space="0" w:color="auto"/>
                    <w:bottom w:val="none" w:sz="0" w:space="0" w:color="auto"/>
                    <w:right w:val="none" w:sz="0" w:space="0" w:color="auto"/>
                  </w:divBdr>
                </w:div>
                <w:div w:id="1236403527">
                  <w:marLeft w:val="640"/>
                  <w:marRight w:val="0"/>
                  <w:marTop w:val="0"/>
                  <w:marBottom w:val="0"/>
                  <w:divBdr>
                    <w:top w:val="none" w:sz="0" w:space="0" w:color="auto"/>
                    <w:left w:val="none" w:sz="0" w:space="0" w:color="auto"/>
                    <w:bottom w:val="none" w:sz="0" w:space="0" w:color="auto"/>
                    <w:right w:val="none" w:sz="0" w:space="0" w:color="auto"/>
                  </w:divBdr>
                </w:div>
                <w:div w:id="196043392">
                  <w:marLeft w:val="640"/>
                  <w:marRight w:val="0"/>
                  <w:marTop w:val="0"/>
                  <w:marBottom w:val="0"/>
                  <w:divBdr>
                    <w:top w:val="none" w:sz="0" w:space="0" w:color="auto"/>
                    <w:left w:val="none" w:sz="0" w:space="0" w:color="auto"/>
                    <w:bottom w:val="none" w:sz="0" w:space="0" w:color="auto"/>
                    <w:right w:val="none" w:sz="0" w:space="0" w:color="auto"/>
                  </w:divBdr>
                </w:div>
                <w:div w:id="7681451">
                  <w:marLeft w:val="640"/>
                  <w:marRight w:val="0"/>
                  <w:marTop w:val="0"/>
                  <w:marBottom w:val="0"/>
                  <w:divBdr>
                    <w:top w:val="none" w:sz="0" w:space="0" w:color="auto"/>
                    <w:left w:val="none" w:sz="0" w:space="0" w:color="auto"/>
                    <w:bottom w:val="none" w:sz="0" w:space="0" w:color="auto"/>
                    <w:right w:val="none" w:sz="0" w:space="0" w:color="auto"/>
                  </w:divBdr>
                </w:div>
                <w:div w:id="1959406329">
                  <w:marLeft w:val="640"/>
                  <w:marRight w:val="0"/>
                  <w:marTop w:val="0"/>
                  <w:marBottom w:val="0"/>
                  <w:divBdr>
                    <w:top w:val="none" w:sz="0" w:space="0" w:color="auto"/>
                    <w:left w:val="none" w:sz="0" w:space="0" w:color="auto"/>
                    <w:bottom w:val="none" w:sz="0" w:space="0" w:color="auto"/>
                    <w:right w:val="none" w:sz="0" w:space="0" w:color="auto"/>
                  </w:divBdr>
                </w:div>
                <w:div w:id="879243755">
                  <w:marLeft w:val="640"/>
                  <w:marRight w:val="0"/>
                  <w:marTop w:val="0"/>
                  <w:marBottom w:val="0"/>
                  <w:divBdr>
                    <w:top w:val="none" w:sz="0" w:space="0" w:color="auto"/>
                    <w:left w:val="none" w:sz="0" w:space="0" w:color="auto"/>
                    <w:bottom w:val="none" w:sz="0" w:space="0" w:color="auto"/>
                    <w:right w:val="none" w:sz="0" w:space="0" w:color="auto"/>
                  </w:divBdr>
                </w:div>
                <w:div w:id="653609906">
                  <w:marLeft w:val="640"/>
                  <w:marRight w:val="0"/>
                  <w:marTop w:val="0"/>
                  <w:marBottom w:val="0"/>
                  <w:divBdr>
                    <w:top w:val="none" w:sz="0" w:space="0" w:color="auto"/>
                    <w:left w:val="none" w:sz="0" w:space="0" w:color="auto"/>
                    <w:bottom w:val="none" w:sz="0" w:space="0" w:color="auto"/>
                    <w:right w:val="none" w:sz="0" w:space="0" w:color="auto"/>
                  </w:divBdr>
                </w:div>
                <w:div w:id="83378844">
                  <w:marLeft w:val="640"/>
                  <w:marRight w:val="0"/>
                  <w:marTop w:val="0"/>
                  <w:marBottom w:val="0"/>
                  <w:divBdr>
                    <w:top w:val="none" w:sz="0" w:space="0" w:color="auto"/>
                    <w:left w:val="none" w:sz="0" w:space="0" w:color="auto"/>
                    <w:bottom w:val="none" w:sz="0" w:space="0" w:color="auto"/>
                    <w:right w:val="none" w:sz="0" w:space="0" w:color="auto"/>
                  </w:divBdr>
                </w:div>
                <w:div w:id="2108187322">
                  <w:marLeft w:val="640"/>
                  <w:marRight w:val="0"/>
                  <w:marTop w:val="0"/>
                  <w:marBottom w:val="0"/>
                  <w:divBdr>
                    <w:top w:val="none" w:sz="0" w:space="0" w:color="auto"/>
                    <w:left w:val="none" w:sz="0" w:space="0" w:color="auto"/>
                    <w:bottom w:val="none" w:sz="0" w:space="0" w:color="auto"/>
                    <w:right w:val="none" w:sz="0" w:space="0" w:color="auto"/>
                  </w:divBdr>
                </w:div>
                <w:div w:id="431436529">
                  <w:marLeft w:val="640"/>
                  <w:marRight w:val="0"/>
                  <w:marTop w:val="0"/>
                  <w:marBottom w:val="0"/>
                  <w:divBdr>
                    <w:top w:val="none" w:sz="0" w:space="0" w:color="auto"/>
                    <w:left w:val="none" w:sz="0" w:space="0" w:color="auto"/>
                    <w:bottom w:val="none" w:sz="0" w:space="0" w:color="auto"/>
                    <w:right w:val="none" w:sz="0" w:space="0" w:color="auto"/>
                  </w:divBdr>
                </w:div>
                <w:div w:id="1594167855">
                  <w:marLeft w:val="640"/>
                  <w:marRight w:val="0"/>
                  <w:marTop w:val="0"/>
                  <w:marBottom w:val="0"/>
                  <w:divBdr>
                    <w:top w:val="none" w:sz="0" w:space="0" w:color="auto"/>
                    <w:left w:val="none" w:sz="0" w:space="0" w:color="auto"/>
                    <w:bottom w:val="none" w:sz="0" w:space="0" w:color="auto"/>
                    <w:right w:val="none" w:sz="0" w:space="0" w:color="auto"/>
                  </w:divBdr>
                </w:div>
                <w:div w:id="644436496">
                  <w:marLeft w:val="640"/>
                  <w:marRight w:val="0"/>
                  <w:marTop w:val="0"/>
                  <w:marBottom w:val="0"/>
                  <w:divBdr>
                    <w:top w:val="none" w:sz="0" w:space="0" w:color="auto"/>
                    <w:left w:val="none" w:sz="0" w:space="0" w:color="auto"/>
                    <w:bottom w:val="none" w:sz="0" w:space="0" w:color="auto"/>
                    <w:right w:val="none" w:sz="0" w:space="0" w:color="auto"/>
                  </w:divBdr>
                </w:div>
                <w:div w:id="1027289424">
                  <w:marLeft w:val="640"/>
                  <w:marRight w:val="0"/>
                  <w:marTop w:val="0"/>
                  <w:marBottom w:val="0"/>
                  <w:divBdr>
                    <w:top w:val="none" w:sz="0" w:space="0" w:color="auto"/>
                    <w:left w:val="none" w:sz="0" w:space="0" w:color="auto"/>
                    <w:bottom w:val="none" w:sz="0" w:space="0" w:color="auto"/>
                    <w:right w:val="none" w:sz="0" w:space="0" w:color="auto"/>
                  </w:divBdr>
                </w:div>
                <w:div w:id="1441801585">
                  <w:marLeft w:val="640"/>
                  <w:marRight w:val="0"/>
                  <w:marTop w:val="0"/>
                  <w:marBottom w:val="0"/>
                  <w:divBdr>
                    <w:top w:val="none" w:sz="0" w:space="0" w:color="auto"/>
                    <w:left w:val="none" w:sz="0" w:space="0" w:color="auto"/>
                    <w:bottom w:val="none" w:sz="0" w:space="0" w:color="auto"/>
                    <w:right w:val="none" w:sz="0" w:space="0" w:color="auto"/>
                  </w:divBdr>
                </w:div>
                <w:div w:id="1966152363">
                  <w:marLeft w:val="640"/>
                  <w:marRight w:val="0"/>
                  <w:marTop w:val="0"/>
                  <w:marBottom w:val="0"/>
                  <w:divBdr>
                    <w:top w:val="none" w:sz="0" w:space="0" w:color="auto"/>
                    <w:left w:val="none" w:sz="0" w:space="0" w:color="auto"/>
                    <w:bottom w:val="none" w:sz="0" w:space="0" w:color="auto"/>
                    <w:right w:val="none" w:sz="0" w:space="0" w:color="auto"/>
                  </w:divBdr>
                </w:div>
                <w:div w:id="788354420">
                  <w:marLeft w:val="640"/>
                  <w:marRight w:val="0"/>
                  <w:marTop w:val="0"/>
                  <w:marBottom w:val="0"/>
                  <w:divBdr>
                    <w:top w:val="none" w:sz="0" w:space="0" w:color="auto"/>
                    <w:left w:val="none" w:sz="0" w:space="0" w:color="auto"/>
                    <w:bottom w:val="none" w:sz="0" w:space="0" w:color="auto"/>
                    <w:right w:val="none" w:sz="0" w:space="0" w:color="auto"/>
                  </w:divBdr>
                </w:div>
                <w:div w:id="1794595045">
                  <w:marLeft w:val="640"/>
                  <w:marRight w:val="0"/>
                  <w:marTop w:val="0"/>
                  <w:marBottom w:val="0"/>
                  <w:divBdr>
                    <w:top w:val="none" w:sz="0" w:space="0" w:color="auto"/>
                    <w:left w:val="none" w:sz="0" w:space="0" w:color="auto"/>
                    <w:bottom w:val="none" w:sz="0" w:space="0" w:color="auto"/>
                    <w:right w:val="none" w:sz="0" w:space="0" w:color="auto"/>
                  </w:divBdr>
                </w:div>
                <w:div w:id="1896425287">
                  <w:marLeft w:val="640"/>
                  <w:marRight w:val="0"/>
                  <w:marTop w:val="0"/>
                  <w:marBottom w:val="0"/>
                  <w:divBdr>
                    <w:top w:val="none" w:sz="0" w:space="0" w:color="auto"/>
                    <w:left w:val="none" w:sz="0" w:space="0" w:color="auto"/>
                    <w:bottom w:val="none" w:sz="0" w:space="0" w:color="auto"/>
                    <w:right w:val="none" w:sz="0" w:space="0" w:color="auto"/>
                  </w:divBdr>
                </w:div>
                <w:div w:id="1949773300">
                  <w:marLeft w:val="640"/>
                  <w:marRight w:val="0"/>
                  <w:marTop w:val="0"/>
                  <w:marBottom w:val="0"/>
                  <w:divBdr>
                    <w:top w:val="none" w:sz="0" w:space="0" w:color="auto"/>
                    <w:left w:val="none" w:sz="0" w:space="0" w:color="auto"/>
                    <w:bottom w:val="none" w:sz="0" w:space="0" w:color="auto"/>
                    <w:right w:val="none" w:sz="0" w:space="0" w:color="auto"/>
                  </w:divBdr>
                </w:div>
                <w:div w:id="1836338331">
                  <w:marLeft w:val="640"/>
                  <w:marRight w:val="0"/>
                  <w:marTop w:val="0"/>
                  <w:marBottom w:val="0"/>
                  <w:divBdr>
                    <w:top w:val="none" w:sz="0" w:space="0" w:color="auto"/>
                    <w:left w:val="none" w:sz="0" w:space="0" w:color="auto"/>
                    <w:bottom w:val="none" w:sz="0" w:space="0" w:color="auto"/>
                    <w:right w:val="none" w:sz="0" w:space="0" w:color="auto"/>
                  </w:divBdr>
                </w:div>
                <w:div w:id="1973166206">
                  <w:marLeft w:val="640"/>
                  <w:marRight w:val="0"/>
                  <w:marTop w:val="0"/>
                  <w:marBottom w:val="0"/>
                  <w:divBdr>
                    <w:top w:val="none" w:sz="0" w:space="0" w:color="auto"/>
                    <w:left w:val="none" w:sz="0" w:space="0" w:color="auto"/>
                    <w:bottom w:val="none" w:sz="0" w:space="0" w:color="auto"/>
                    <w:right w:val="none" w:sz="0" w:space="0" w:color="auto"/>
                  </w:divBdr>
                </w:div>
                <w:div w:id="239484901">
                  <w:marLeft w:val="640"/>
                  <w:marRight w:val="0"/>
                  <w:marTop w:val="0"/>
                  <w:marBottom w:val="0"/>
                  <w:divBdr>
                    <w:top w:val="none" w:sz="0" w:space="0" w:color="auto"/>
                    <w:left w:val="none" w:sz="0" w:space="0" w:color="auto"/>
                    <w:bottom w:val="none" w:sz="0" w:space="0" w:color="auto"/>
                    <w:right w:val="none" w:sz="0" w:space="0" w:color="auto"/>
                  </w:divBdr>
                </w:div>
                <w:div w:id="1433628741">
                  <w:marLeft w:val="640"/>
                  <w:marRight w:val="0"/>
                  <w:marTop w:val="0"/>
                  <w:marBottom w:val="0"/>
                  <w:divBdr>
                    <w:top w:val="none" w:sz="0" w:space="0" w:color="auto"/>
                    <w:left w:val="none" w:sz="0" w:space="0" w:color="auto"/>
                    <w:bottom w:val="none" w:sz="0" w:space="0" w:color="auto"/>
                    <w:right w:val="none" w:sz="0" w:space="0" w:color="auto"/>
                  </w:divBdr>
                </w:div>
              </w:divsChild>
            </w:div>
            <w:div w:id="1388260621">
              <w:marLeft w:val="0"/>
              <w:marRight w:val="0"/>
              <w:marTop w:val="0"/>
              <w:marBottom w:val="0"/>
              <w:divBdr>
                <w:top w:val="none" w:sz="0" w:space="0" w:color="auto"/>
                <w:left w:val="none" w:sz="0" w:space="0" w:color="auto"/>
                <w:bottom w:val="none" w:sz="0" w:space="0" w:color="auto"/>
                <w:right w:val="none" w:sz="0" w:space="0" w:color="auto"/>
              </w:divBdr>
              <w:divsChild>
                <w:div w:id="575745904">
                  <w:marLeft w:val="640"/>
                  <w:marRight w:val="0"/>
                  <w:marTop w:val="0"/>
                  <w:marBottom w:val="0"/>
                  <w:divBdr>
                    <w:top w:val="none" w:sz="0" w:space="0" w:color="auto"/>
                    <w:left w:val="none" w:sz="0" w:space="0" w:color="auto"/>
                    <w:bottom w:val="none" w:sz="0" w:space="0" w:color="auto"/>
                    <w:right w:val="none" w:sz="0" w:space="0" w:color="auto"/>
                  </w:divBdr>
                </w:div>
                <w:div w:id="36898284">
                  <w:marLeft w:val="640"/>
                  <w:marRight w:val="0"/>
                  <w:marTop w:val="0"/>
                  <w:marBottom w:val="0"/>
                  <w:divBdr>
                    <w:top w:val="none" w:sz="0" w:space="0" w:color="auto"/>
                    <w:left w:val="none" w:sz="0" w:space="0" w:color="auto"/>
                    <w:bottom w:val="none" w:sz="0" w:space="0" w:color="auto"/>
                    <w:right w:val="none" w:sz="0" w:space="0" w:color="auto"/>
                  </w:divBdr>
                </w:div>
                <w:div w:id="1068771626">
                  <w:marLeft w:val="640"/>
                  <w:marRight w:val="0"/>
                  <w:marTop w:val="0"/>
                  <w:marBottom w:val="0"/>
                  <w:divBdr>
                    <w:top w:val="none" w:sz="0" w:space="0" w:color="auto"/>
                    <w:left w:val="none" w:sz="0" w:space="0" w:color="auto"/>
                    <w:bottom w:val="none" w:sz="0" w:space="0" w:color="auto"/>
                    <w:right w:val="none" w:sz="0" w:space="0" w:color="auto"/>
                  </w:divBdr>
                </w:div>
                <w:div w:id="1108699554">
                  <w:marLeft w:val="640"/>
                  <w:marRight w:val="0"/>
                  <w:marTop w:val="0"/>
                  <w:marBottom w:val="0"/>
                  <w:divBdr>
                    <w:top w:val="none" w:sz="0" w:space="0" w:color="auto"/>
                    <w:left w:val="none" w:sz="0" w:space="0" w:color="auto"/>
                    <w:bottom w:val="none" w:sz="0" w:space="0" w:color="auto"/>
                    <w:right w:val="none" w:sz="0" w:space="0" w:color="auto"/>
                  </w:divBdr>
                </w:div>
                <w:div w:id="229273144">
                  <w:marLeft w:val="640"/>
                  <w:marRight w:val="0"/>
                  <w:marTop w:val="0"/>
                  <w:marBottom w:val="0"/>
                  <w:divBdr>
                    <w:top w:val="none" w:sz="0" w:space="0" w:color="auto"/>
                    <w:left w:val="none" w:sz="0" w:space="0" w:color="auto"/>
                    <w:bottom w:val="none" w:sz="0" w:space="0" w:color="auto"/>
                    <w:right w:val="none" w:sz="0" w:space="0" w:color="auto"/>
                  </w:divBdr>
                </w:div>
                <w:div w:id="2022124788">
                  <w:marLeft w:val="640"/>
                  <w:marRight w:val="0"/>
                  <w:marTop w:val="0"/>
                  <w:marBottom w:val="0"/>
                  <w:divBdr>
                    <w:top w:val="none" w:sz="0" w:space="0" w:color="auto"/>
                    <w:left w:val="none" w:sz="0" w:space="0" w:color="auto"/>
                    <w:bottom w:val="none" w:sz="0" w:space="0" w:color="auto"/>
                    <w:right w:val="none" w:sz="0" w:space="0" w:color="auto"/>
                  </w:divBdr>
                </w:div>
                <w:div w:id="608970683">
                  <w:marLeft w:val="640"/>
                  <w:marRight w:val="0"/>
                  <w:marTop w:val="0"/>
                  <w:marBottom w:val="0"/>
                  <w:divBdr>
                    <w:top w:val="none" w:sz="0" w:space="0" w:color="auto"/>
                    <w:left w:val="none" w:sz="0" w:space="0" w:color="auto"/>
                    <w:bottom w:val="none" w:sz="0" w:space="0" w:color="auto"/>
                    <w:right w:val="none" w:sz="0" w:space="0" w:color="auto"/>
                  </w:divBdr>
                </w:div>
                <w:div w:id="988288822">
                  <w:marLeft w:val="640"/>
                  <w:marRight w:val="0"/>
                  <w:marTop w:val="0"/>
                  <w:marBottom w:val="0"/>
                  <w:divBdr>
                    <w:top w:val="none" w:sz="0" w:space="0" w:color="auto"/>
                    <w:left w:val="none" w:sz="0" w:space="0" w:color="auto"/>
                    <w:bottom w:val="none" w:sz="0" w:space="0" w:color="auto"/>
                    <w:right w:val="none" w:sz="0" w:space="0" w:color="auto"/>
                  </w:divBdr>
                </w:div>
                <w:div w:id="42797541">
                  <w:marLeft w:val="640"/>
                  <w:marRight w:val="0"/>
                  <w:marTop w:val="0"/>
                  <w:marBottom w:val="0"/>
                  <w:divBdr>
                    <w:top w:val="none" w:sz="0" w:space="0" w:color="auto"/>
                    <w:left w:val="none" w:sz="0" w:space="0" w:color="auto"/>
                    <w:bottom w:val="none" w:sz="0" w:space="0" w:color="auto"/>
                    <w:right w:val="none" w:sz="0" w:space="0" w:color="auto"/>
                  </w:divBdr>
                </w:div>
                <w:div w:id="448209623">
                  <w:marLeft w:val="640"/>
                  <w:marRight w:val="0"/>
                  <w:marTop w:val="0"/>
                  <w:marBottom w:val="0"/>
                  <w:divBdr>
                    <w:top w:val="none" w:sz="0" w:space="0" w:color="auto"/>
                    <w:left w:val="none" w:sz="0" w:space="0" w:color="auto"/>
                    <w:bottom w:val="none" w:sz="0" w:space="0" w:color="auto"/>
                    <w:right w:val="none" w:sz="0" w:space="0" w:color="auto"/>
                  </w:divBdr>
                </w:div>
                <w:div w:id="699161111">
                  <w:marLeft w:val="640"/>
                  <w:marRight w:val="0"/>
                  <w:marTop w:val="0"/>
                  <w:marBottom w:val="0"/>
                  <w:divBdr>
                    <w:top w:val="none" w:sz="0" w:space="0" w:color="auto"/>
                    <w:left w:val="none" w:sz="0" w:space="0" w:color="auto"/>
                    <w:bottom w:val="none" w:sz="0" w:space="0" w:color="auto"/>
                    <w:right w:val="none" w:sz="0" w:space="0" w:color="auto"/>
                  </w:divBdr>
                </w:div>
                <w:div w:id="1310477245">
                  <w:marLeft w:val="640"/>
                  <w:marRight w:val="0"/>
                  <w:marTop w:val="0"/>
                  <w:marBottom w:val="0"/>
                  <w:divBdr>
                    <w:top w:val="none" w:sz="0" w:space="0" w:color="auto"/>
                    <w:left w:val="none" w:sz="0" w:space="0" w:color="auto"/>
                    <w:bottom w:val="none" w:sz="0" w:space="0" w:color="auto"/>
                    <w:right w:val="none" w:sz="0" w:space="0" w:color="auto"/>
                  </w:divBdr>
                </w:div>
                <w:div w:id="1043749947">
                  <w:marLeft w:val="640"/>
                  <w:marRight w:val="0"/>
                  <w:marTop w:val="0"/>
                  <w:marBottom w:val="0"/>
                  <w:divBdr>
                    <w:top w:val="none" w:sz="0" w:space="0" w:color="auto"/>
                    <w:left w:val="none" w:sz="0" w:space="0" w:color="auto"/>
                    <w:bottom w:val="none" w:sz="0" w:space="0" w:color="auto"/>
                    <w:right w:val="none" w:sz="0" w:space="0" w:color="auto"/>
                  </w:divBdr>
                </w:div>
                <w:div w:id="1458914411">
                  <w:marLeft w:val="640"/>
                  <w:marRight w:val="0"/>
                  <w:marTop w:val="0"/>
                  <w:marBottom w:val="0"/>
                  <w:divBdr>
                    <w:top w:val="none" w:sz="0" w:space="0" w:color="auto"/>
                    <w:left w:val="none" w:sz="0" w:space="0" w:color="auto"/>
                    <w:bottom w:val="none" w:sz="0" w:space="0" w:color="auto"/>
                    <w:right w:val="none" w:sz="0" w:space="0" w:color="auto"/>
                  </w:divBdr>
                </w:div>
                <w:div w:id="1635939193">
                  <w:marLeft w:val="640"/>
                  <w:marRight w:val="0"/>
                  <w:marTop w:val="0"/>
                  <w:marBottom w:val="0"/>
                  <w:divBdr>
                    <w:top w:val="none" w:sz="0" w:space="0" w:color="auto"/>
                    <w:left w:val="none" w:sz="0" w:space="0" w:color="auto"/>
                    <w:bottom w:val="none" w:sz="0" w:space="0" w:color="auto"/>
                    <w:right w:val="none" w:sz="0" w:space="0" w:color="auto"/>
                  </w:divBdr>
                </w:div>
                <w:div w:id="274335138">
                  <w:marLeft w:val="640"/>
                  <w:marRight w:val="0"/>
                  <w:marTop w:val="0"/>
                  <w:marBottom w:val="0"/>
                  <w:divBdr>
                    <w:top w:val="none" w:sz="0" w:space="0" w:color="auto"/>
                    <w:left w:val="none" w:sz="0" w:space="0" w:color="auto"/>
                    <w:bottom w:val="none" w:sz="0" w:space="0" w:color="auto"/>
                    <w:right w:val="none" w:sz="0" w:space="0" w:color="auto"/>
                  </w:divBdr>
                </w:div>
                <w:div w:id="611592960">
                  <w:marLeft w:val="640"/>
                  <w:marRight w:val="0"/>
                  <w:marTop w:val="0"/>
                  <w:marBottom w:val="0"/>
                  <w:divBdr>
                    <w:top w:val="none" w:sz="0" w:space="0" w:color="auto"/>
                    <w:left w:val="none" w:sz="0" w:space="0" w:color="auto"/>
                    <w:bottom w:val="none" w:sz="0" w:space="0" w:color="auto"/>
                    <w:right w:val="none" w:sz="0" w:space="0" w:color="auto"/>
                  </w:divBdr>
                </w:div>
                <w:div w:id="673648398">
                  <w:marLeft w:val="640"/>
                  <w:marRight w:val="0"/>
                  <w:marTop w:val="0"/>
                  <w:marBottom w:val="0"/>
                  <w:divBdr>
                    <w:top w:val="none" w:sz="0" w:space="0" w:color="auto"/>
                    <w:left w:val="none" w:sz="0" w:space="0" w:color="auto"/>
                    <w:bottom w:val="none" w:sz="0" w:space="0" w:color="auto"/>
                    <w:right w:val="none" w:sz="0" w:space="0" w:color="auto"/>
                  </w:divBdr>
                </w:div>
                <w:div w:id="403062903">
                  <w:marLeft w:val="640"/>
                  <w:marRight w:val="0"/>
                  <w:marTop w:val="0"/>
                  <w:marBottom w:val="0"/>
                  <w:divBdr>
                    <w:top w:val="none" w:sz="0" w:space="0" w:color="auto"/>
                    <w:left w:val="none" w:sz="0" w:space="0" w:color="auto"/>
                    <w:bottom w:val="none" w:sz="0" w:space="0" w:color="auto"/>
                    <w:right w:val="none" w:sz="0" w:space="0" w:color="auto"/>
                  </w:divBdr>
                </w:div>
                <w:div w:id="995495125">
                  <w:marLeft w:val="640"/>
                  <w:marRight w:val="0"/>
                  <w:marTop w:val="0"/>
                  <w:marBottom w:val="0"/>
                  <w:divBdr>
                    <w:top w:val="none" w:sz="0" w:space="0" w:color="auto"/>
                    <w:left w:val="none" w:sz="0" w:space="0" w:color="auto"/>
                    <w:bottom w:val="none" w:sz="0" w:space="0" w:color="auto"/>
                    <w:right w:val="none" w:sz="0" w:space="0" w:color="auto"/>
                  </w:divBdr>
                </w:div>
                <w:div w:id="1330981139">
                  <w:marLeft w:val="640"/>
                  <w:marRight w:val="0"/>
                  <w:marTop w:val="0"/>
                  <w:marBottom w:val="0"/>
                  <w:divBdr>
                    <w:top w:val="none" w:sz="0" w:space="0" w:color="auto"/>
                    <w:left w:val="none" w:sz="0" w:space="0" w:color="auto"/>
                    <w:bottom w:val="none" w:sz="0" w:space="0" w:color="auto"/>
                    <w:right w:val="none" w:sz="0" w:space="0" w:color="auto"/>
                  </w:divBdr>
                </w:div>
                <w:div w:id="1667826530">
                  <w:marLeft w:val="640"/>
                  <w:marRight w:val="0"/>
                  <w:marTop w:val="0"/>
                  <w:marBottom w:val="0"/>
                  <w:divBdr>
                    <w:top w:val="none" w:sz="0" w:space="0" w:color="auto"/>
                    <w:left w:val="none" w:sz="0" w:space="0" w:color="auto"/>
                    <w:bottom w:val="none" w:sz="0" w:space="0" w:color="auto"/>
                    <w:right w:val="none" w:sz="0" w:space="0" w:color="auto"/>
                  </w:divBdr>
                </w:div>
                <w:div w:id="1062673153">
                  <w:marLeft w:val="640"/>
                  <w:marRight w:val="0"/>
                  <w:marTop w:val="0"/>
                  <w:marBottom w:val="0"/>
                  <w:divBdr>
                    <w:top w:val="none" w:sz="0" w:space="0" w:color="auto"/>
                    <w:left w:val="none" w:sz="0" w:space="0" w:color="auto"/>
                    <w:bottom w:val="none" w:sz="0" w:space="0" w:color="auto"/>
                    <w:right w:val="none" w:sz="0" w:space="0" w:color="auto"/>
                  </w:divBdr>
                </w:div>
                <w:div w:id="281964513">
                  <w:marLeft w:val="640"/>
                  <w:marRight w:val="0"/>
                  <w:marTop w:val="0"/>
                  <w:marBottom w:val="0"/>
                  <w:divBdr>
                    <w:top w:val="none" w:sz="0" w:space="0" w:color="auto"/>
                    <w:left w:val="none" w:sz="0" w:space="0" w:color="auto"/>
                    <w:bottom w:val="none" w:sz="0" w:space="0" w:color="auto"/>
                    <w:right w:val="none" w:sz="0" w:space="0" w:color="auto"/>
                  </w:divBdr>
                </w:div>
                <w:div w:id="749162130">
                  <w:marLeft w:val="640"/>
                  <w:marRight w:val="0"/>
                  <w:marTop w:val="0"/>
                  <w:marBottom w:val="0"/>
                  <w:divBdr>
                    <w:top w:val="none" w:sz="0" w:space="0" w:color="auto"/>
                    <w:left w:val="none" w:sz="0" w:space="0" w:color="auto"/>
                    <w:bottom w:val="none" w:sz="0" w:space="0" w:color="auto"/>
                    <w:right w:val="none" w:sz="0" w:space="0" w:color="auto"/>
                  </w:divBdr>
                </w:div>
                <w:div w:id="1677609233">
                  <w:marLeft w:val="640"/>
                  <w:marRight w:val="0"/>
                  <w:marTop w:val="0"/>
                  <w:marBottom w:val="0"/>
                  <w:divBdr>
                    <w:top w:val="none" w:sz="0" w:space="0" w:color="auto"/>
                    <w:left w:val="none" w:sz="0" w:space="0" w:color="auto"/>
                    <w:bottom w:val="none" w:sz="0" w:space="0" w:color="auto"/>
                    <w:right w:val="none" w:sz="0" w:space="0" w:color="auto"/>
                  </w:divBdr>
                </w:div>
                <w:div w:id="586426016">
                  <w:marLeft w:val="640"/>
                  <w:marRight w:val="0"/>
                  <w:marTop w:val="0"/>
                  <w:marBottom w:val="0"/>
                  <w:divBdr>
                    <w:top w:val="none" w:sz="0" w:space="0" w:color="auto"/>
                    <w:left w:val="none" w:sz="0" w:space="0" w:color="auto"/>
                    <w:bottom w:val="none" w:sz="0" w:space="0" w:color="auto"/>
                    <w:right w:val="none" w:sz="0" w:space="0" w:color="auto"/>
                  </w:divBdr>
                </w:div>
                <w:div w:id="1354309819">
                  <w:marLeft w:val="640"/>
                  <w:marRight w:val="0"/>
                  <w:marTop w:val="0"/>
                  <w:marBottom w:val="0"/>
                  <w:divBdr>
                    <w:top w:val="none" w:sz="0" w:space="0" w:color="auto"/>
                    <w:left w:val="none" w:sz="0" w:space="0" w:color="auto"/>
                    <w:bottom w:val="none" w:sz="0" w:space="0" w:color="auto"/>
                    <w:right w:val="none" w:sz="0" w:space="0" w:color="auto"/>
                  </w:divBdr>
                </w:div>
                <w:div w:id="1166822961">
                  <w:marLeft w:val="640"/>
                  <w:marRight w:val="0"/>
                  <w:marTop w:val="0"/>
                  <w:marBottom w:val="0"/>
                  <w:divBdr>
                    <w:top w:val="none" w:sz="0" w:space="0" w:color="auto"/>
                    <w:left w:val="none" w:sz="0" w:space="0" w:color="auto"/>
                    <w:bottom w:val="none" w:sz="0" w:space="0" w:color="auto"/>
                    <w:right w:val="none" w:sz="0" w:space="0" w:color="auto"/>
                  </w:divBdr>
                </w:div>
              </w:divsChild>
            </w:div>
            <w:div w:id="1200170660">
              <w:marLeft w:val="0"/>
              <w:marRight w:val="0"/>
              <w:marTop w:val="0"/>
              <w:marBottom w:val="0"/>
              <w:divBdr>
                <w:top w:val="none" w:sz="0" w:space="0" w:color="auto"/>
                <w:left w:val="none" w:sz="0" w:space="0" w:color="auto"/>
                <w:bottom w:val="none" w:sz="0" w:space="0" w:color="auto"/>
                <w:right w:val="none" w:sz="0" w:space="0" w:color="auto"/>
              </w:divBdr>
              <w:divsChild>
                <w:div w:id="1799907251">
                  <w:marLeft w:val="640"/>
                  <w:marRight w:val="0"/>
                  <w:marTop w:val="0"/>
                  <w:marBottom w:val="0"/>
                  <w:divBdr>
                    <w:top w:val="none" w:sz="0" w:space="0" w:color="auto"/>
                    <w:left w:val="none" w:sz="0" w:space="0" w:color="auto"/>
                    <w:bottom w:val="none" w:sz="0" w:space="0" w:color="auto"/>
                    <w:right w:val="none" w:sz="0" w:space="0" w:color="auto"/>
                  </w:divBdr>
                </w:div>
                <w:div w:id="1868105286">
                  <w:marLeft w:val="640"/>
                  <w:marRight w:val="0"/>
                  <w:marTop w:val="0"/>
                  <w:marBottom w:val="0"/>
                  <w:divBdr>
                    <w:top w:val="none" w:sz="0" w:space="0" w:color="auto"/>
                    <w:left w:val="none" w:sz="0" w:space="0" w:color="auto"/>
                    <w:bottom w:val="none" w:sz="0" w:space="0" w:color="auto"/>
                    <w:right w:val="none" w:sz="0" w:space="0" w:color="auto"/>
                  </w:divBdr>
                </w:div>
                <w:div w:id="1021005556">
                  <w:marLeft w:val="640"/>
                  <w:marRight w:val="0"/>
                  <w:marTop w:val="0"/>
                  <w:marBottom w:val="0"/>
                  <w:divBdr>
                    <w:top w:val="none" w:sz="0" w:space="0" w:color="auto"/>
                    <w:left w:val="none" w:sz="0" w:space="0" w:color="auto"/>
                    <w:bottom w:val="none" w:sz="0" w:space="0" w:color="auto"/>
                    <w:right w:val="none" w:sz="0" w:space="0" w:color="auto"/>
                  </w:divBdr>
                </w:div>
                <w:div w:id="2704461">
                  <w:marLeft w:val="640"/>
                  <w:marRight w:val="0"/>
                  <w:marTop w:val="0"/>
                  <w:marBottom w:val="0"/>
                  <w:divBdr>
                    <w:top w:val="none" w:sz="0" w:space="0" w:color="auto"/>
                    <w:left w:val="none" w:sz="0" w:space="0" w:color="auto"/>
                    <w:bottom w:val="none" w:sz="0" w:space="0" w:color="auto"/>
                    <w:right w:val="none" w:sz="0" w:space="0" w:color="auto"/>
                  </w:divBdr>
                </w:div>
                <w:div w:id="1658923165">
                  <w:marLeft w:val="640"/>
                  <w:marRight w:val="0"/>
                  <w:marTop w:val="0"/>
                  <w:marBottom w:val="0"/>
                  <w:divBdr>
                    <w:top w:val="none" w:sz="0" w:space="0" w:color="auto"/>
                    <w:left w:val="none" w:sz="0" w:space="0" w:color="auto"/>
                    <w:bottom w:val="none" w:sz="0" w:space="0" w:color="auto"/>
                    <w:right w:val="none" w:sz="0" w:space="0" w:color="auto"/>
                  </w:divBdr>
                </w:div>
                <w:div w:id="893545183">
                  <w:marLeft w:val="640"/>
                  <w:marRight w:val="0"/>
                  <w:marTop w:val="0"/>
                  <w:marBottom w:val="0"/>
                  <w:divBdr>
                    <w:top w:val="none" w:sz="0" w:space="0" w:color="auto"/>
                    <w:left w:val="none" w:sz="0" w:space="0" w:color="auto"/>
                    <w:bottom w:val="none" w:sz="0" w:space="0" w:color="auto"/>
                    <w:right w:val="none" w:sz="0" w:space="0" w:color="auto"/>
                  </w:divBdr>
                </w:div>
                <w:div w:id="192377808">
                  <w:marLeft w:val="640"/>
                  <w:marRight w:val="0"/>
                  <w:marTop w:val="0"/>
                  <w:marBottom w:val="0"/>
                  <w:divBdr>
                    <w:top w:val="none" w:sz="0" w:space="0" w:color="auto"/>
                    <w:left w:val="none" w:sz="0" w:space="0" w:color="auto"/>
                    <w:bottom w:val="none" w:sz="0" w:space="0" w:color="auto"/>
                    <w:right w:val="none" w:sz="0" w:space="0" w:color="auto"/>
                  </w:divBdr>
                </w:div>
                <w:div w:id="593512271">
                  <w:marLeft w:val="640"/>
                  <w:marRight w:val="0"/>
                  <w:marTop w:val="0"/>
                  <w:marBottom w:val="0"/>
                  <w:divBdr>
                    <w:top w:val="none" w:sz="0" w:space="0" w:color="auto"/>
                    <w:left w:val="none" w:sz="0" w:space="0" w:color="auto"/>
                    <w:bottom w:val="none" w:sz="0" w:space="0" w:color="auto"/>
                    <w:right w:val="none" w:sz="0" w:space="0" w:color="auto"/>
                  </w:divBdr>
                </w:div>
                <w:div w:id="949357296">
                  <w:marLeft w:val="640"/>
                  <w:marRight w:val="0"/>
                  <w:marTop w:val="0"/>
                  <w:marBottom w:val="0"/>
                  <w:divBdr>
                    <w:top w:val="none" w:sz="0" w:space="0" w:color="auto"/>
                    <w:left w:val="none" w:sz="0" w:space="0" w:color="auto"/>
                    <w:bottom w:val="none" w:sz="0" w:space="0" w:color="auto"/>
                    <w:right w:val="none" w:sz="0" w:space="0" w:color="auto"/>
                  </w:divBdr>
                </w:div>
                <w:div w:id="442923273">
                  <w:marLeft w:val="640"/>
                  <w:marRight w:val="0"/>
                  <w:marTop w:val="0"/>
                  <w:marBottom w:val="0"/>
                  <w:divBdr>
                    <w:top w:val="none" w:sz="0" w:space="0" w:color="auto"/>
                    <w:left w:val="none" w:sz="0" w:space="0" w:color="auto"/>
                    <w:bottom w:val="none" w:sz="0" w:space="0" w:color="auto"/>
                    <w:right w:val="none" w:sz="0" w:space="0" w:color="auto"/>
                  </w:divBdr>
                </w:div>
                <w:div w:id="2008509774">
                  <w:marLeft w:val="640"/>
                  <w:marRight w:val="0"/>
                  <w:marTop w:val="0"/>
                  <w:marBottom w:val="0"/>
                  <w:divBdr>
                    <w:top w:val="none" w:sz="0" w:space="0" w:color="auto"/>
                    <w:left w:val="none" w:sz="0" w:space="0" w:color="auto"/>
                    <w:bottom w:val="none" w:sz="0" w:space="0" w:color="auto"/>
                    <w:right w:val="none" w:sz="0" w:space="0" w:color="auto"/>
                  </w:divBdr>
                </w:div>
                <w:div w:id="1697851225">
                  <w:marLeft w:val="640"/>
                  <w:marRight w:val="0"/>
                  <w:marTop w:val="0"/>
                  <w:marBottom w:val="0"/>
                  <w:divBdr>
                    <w:top w:val="none" w:sz="0" w:space="0" w:color="auto"/>
                    <w:left w:val="none" w:sz="0" w:space="0" w:color="auto"/>
                    <w:bottom w:val="none" w:sz="0" w:space="0" w:color="auto"/>
                    <w:right w:val="none" w:sz="0" w:space="0" w:color="auto"/>
                  </w:divBdr>
                </w:div>
                <w:div w:id="567572336">
                  <w:marLeft w:val="640"/>
                  <w:marRight w:val="0"/>
                  <w:marTop w:val="0"/>
                  <w:marBottom w:val="0"/>
                  <w:divBdr>
                    <w:top w:val="none" w:sz="0" w:space="0" w:color="auto"/>
                    <w:left w:val="none" w:sz="0" w:space="0" w:color="auto"/>
                    <w:bottom w:val="none" w:sz="0" w:space="0" w:color="auto"/>
                    <w:right w:val="none" w:sz="0" w:space="0" w:color="auto"/>
                  </w:divBdr>
                </w:div>
                <w:div w:id="846405328">
                  <w:marLeft w:val="640"/>
                  <w:marRight w:val="0"/>
                  <w:marTop w:val="0"/>
                  <w:marBottom w:val="0"/>
                  <w:divBdr>
                    <w:top w:val="none" w:sz="0" w:space="0" w:color="auto"/>
                    <w:left w:val="none" w:sz="0" w:space="0" w:color="auto"/>
                    <w:bottom w:val="none" w:sz="0" w:space="0" w:color="auto"/>
                    <w:right w:val="none" w:sz="0" w:space="0" w:color="auto"/>
                  </w:divBdr>
                </w:div>
                <w:div w:id="598149546">
                  <w:marLeft w:val="640"/>
                  <w:marRight w:val="0"/>
                  <w:marTop w:val="0"/>
                  <w:marBottom w:val="0"/>
                  <w:divBdr>
                    <w:top w:val="none" w:sz="0" w:space="0" w:color="auto"/>
                    <w:left w:val="none" w:sz="0" w:space="0" w:color="auto"/>
                    <w:bottom w:val="none" w:sz="0" w:space="0" w:color="auto"/>
                    <w:right w:val="none" w:sz="0" w:space="0" w:color="auto"/>
                  </w:divBdr>
                </w:div>
                <w:div w:id="1165045888">
                  <w:marLeft w:val="640"/>
                  <w:marRight w:val="0"/>
                  <w:marTop w:val="0"/>
                  <w:marBottom w:val="0"/>
                  <w:divBdr>
                    <w:top w:val="none" w:sz="0" w:space="0" w:color="auto"/>
                    <w:left w:val="none" w:sz="0" w:space="0" w:color="auto"/>
                    <w:bottom w:val="none" w:sz="0" w:space="0" w:color="auto"/>
                    <w:right w:val="none" w:sz="0" w:space="0" w:color="auto"/>
                  </w:divBdr>
                </w:div>
              </w:divsChild>
            </w:div>
            <w:div w:id="182479156">
              <w:marLeft w:val="0"/>
              <w:marRight w:val="0"/>
              <w:marTop w:val="0"/>
              <w:marBottom w:val="0"/>
              <w:divBdr>
                <w:top w:val="none" w:sz="0" w:space="0" w:color="auto"/>
                <w:left w:val="none" w:sz="0" w:space="0" w:color="auto"/>
                <w:bottom w:val="none" w:sz="0" w:space="0" w:color="auto"/>
                <w:right w:val="none" w:sz="0" w:space="0" w:color="auto"/>
              </w:divBdr>
              <w:divsChild>
                <w:div w:id="1420559488">
                  <w:marLeft w:val="640"/>
                  <w:marRight w:val="0"/>
                  <w:marTop w:val="0"/>
                  <w:marBottom w:val="0"/>
                  <w:divBdr>
                    <w:top w:val="none" w:sz="0" w:space="0" w:color="auto"/>
                    <w:left w:val="none" w:sz="0" w:space="0" w:color="auto"/>
                    <w:bottom w:val="none" w:sz="0" w:space="0" w:color="auto"/>
                    <w:right w:val="none" w:sz="0" w:space="0" w:color="auto"/>
                  </w:divBdr>
                </w:div>
                <w:div w:id="644315061">
                  <w:marLeft w:val="640"/>
                  <w:marRight w:val="0"/>
                  <w:marTop w:val="0"/>
                  <w:marBottom w:val="0"/>
                  <w:divBdr>
                    <w:top w:val="none" w:sz="0" w:space="0" w:color="auto"/>
                    <w:left w:val="none" w:sz="0" w:space="0" w:color="auto"/>
                    <w:bottom w:val="none" w:sz="0" w:space="0" w:color="auto"/>
                    <w:right w:val="none" w:sz="0" w:space="0" w:color="auto"/>
                  </w:divBdr>
                </w:div>
                <w:div w:id="283076784">
                  <w:marLeft w:val="640"/>
                  <w:marRight w:val="0"/>
                  <w:marTop w:val="0"/>
                  <w:marBottom w:val="0"/>
                  <w:divBdr>
                    <w:top w:val="none" w:sz="0" w:space="0" w:color="auto"/>
                    <w:left w:val="none" w:sz="0" w:space="0" w:color="auto"/>
                    <w:bottom w:val="none" w:sz="0" w:space="0" w:color="auto"/>
                    <w:right w:val="none" w:sz="0" w:space="0" w:color="auto"/>
                  </w:divBdr>
                </w:div>
                <w:div w:id="1351446779">
                  <w:marLeft w:val="640"/>
                  <w:marRight w:val="0"/>
                  <w:marTop w:val="0"/>
                  <w:marBottom w:val="0"/>
                  <w:divBdr>
                    <w:top w:val="none" w:sz="0" w:space="0" w:color="auto"/>
                    <w:left w:val="none" w:sz="0" w:space="0" w:color="auto"/>
                    <w:bottom w:val="none" w:sz="0" w:space="0" w:color="auto"/>
                    <w:right w:val="none" w:sz="0" w:space="0" w:color="auto"/>
                  </w:divBdr>
                </w:div>
                <w:div w:id="2025790702">
                  <w:marLeft w:val="640"/>
                  <w:marRight w:val="0"/>
                  <w:marTop w:val="0"/>
                  <w:marBottom w:val="0"/>
                  <w:divBdr>
                    <w:top w:val="none" w:sz="0" w:space="0" w:color="auto"/>
                    <w:left w:val="none" w:sz="0" w:space="0" w:color="auto"/>
                    <w:bottom w:val="none" w:sz="0" w:space="0" w:color="auto"/>
                    <w:right w:val="none" w:sz="0" w:space="0" w:color="auto"/>
                  </w:divBdr>
                </w:div>
                <w:div w:id="1488784373">
                  <w:marLeft w:val="640"/>
                  <w:marRight w:val="0"/>
                  <w:marTop w:val="0"/>
                  <w:marBottom w:val="0"/>
                  <w:divBdr>
                    <w:top w:val="none" w:sz="0" w:space="0" w:color="auto"/>
                    <w:left w:val="none" w:sz="0" w:space="0" w:color="auto"/>
                    <w:bottom w:val="none" w:sz="0" w:space="0" w:color="auto"/>
                    <w:right w:val="none" w:sz="0" w:space="0" w:color="auto"/>
                  </w:divBdr>
                </w:div>
                <w:div w:id="1137454822">
                  <w:marLeft w:val="640"/>
                  <w:marRight w:val="0"/>
                  <w:marTop w:val="0"/>
                  <w:marBottom w:val="0"/>
                  <w:divBdr>
                    <w:top w:val="none" w:sz="0" w:space="0" w:color="auto"/>
                    <w:left w:val="none" w:sz="0" w:space="0" w:color="auto"/>
                    <w:bottom w:val="none" w:sz="0" w:space="0" w:color="auto"/>
                    <w:right w:val="none" w:sz="0" w:space="0" w:color="auto"/>
                  </w:divBdr>
                </w:div>
                <w:div w:id="1197549075">
                  <w:marLeft w:val="640"/>
                  <w:marRight w:val="0"/>
                  <w:marTop w:val="0"/>
                  <w:marBottom w:val="0"/>
                  <w:divBdr>
                    <w:top w:val="none" w:sz="0" w:space="0" w:color="auto"/>
                    <w:left w:val="none" w:sz="0" w:space="0" w:color="auto"/>
                    <w:bottom w:val="none" w:sz="0" w:space="0" w:color="auto"/>
                    <w:right w:val="none" w:sz="0" w:space="0" w:color="auto"/>
                  </w:divBdr>
                </w:div>
                <w:div w:id="1177617865">
                  <w:marLeft w:val="640"/>
                  <w:marRight w:val="0"/>
                  <w:marTop w:val="0"/>
                  <w:marBottom w:val="0"/>
                  <w:divBdr>
                    <w:top w:val="none" w:sz="0" w:space="0" w:color="auto"/>
                    <w:left w:val="none" w:sz="0" w:space="0" w:color="auto"/>
                    <w:bottom w:val="none" w:sz="0" w:space="0" w:color="auto"/>
                    <w:right w:val="none" w:sz="0" w:space="0" w:color="auto"/>
                  </w:divBdr>
                </w:div>
                <w:div w:id="183327829">
                  <w:marLeft w:val="640"/>
                  <w:marRight w:val="0"/>
                  <w:marTop w:val="0"/>
                  <w:marBottom w:val="0"/>
                  <w:divBdr>
                    <w:top w:val="none" w:sz="0" w:space="0" w:color="auto"/>
                    <w:left w:val="none" w:sz="0" w:space="0" w:color="auto"/>
                    <w:bottom w:val="none" w:sz="0" w:space="0" w:color="auto"/>
                    <w:right w:val="none" w:sz="0" w:space="0" w:color="auto"/>
                  </w:divBdr>
                </w:div>
                <w:div w:id="979845501">
                  <w:marLeft w:val="640"/>
                  <w:marRight w:val="0"/>
                  <w:marTop w:val="0"/>
                  <w:marBottom w:val="0"/>
                  <w:divBdr>
                    <w:top w:val="none" w:sz="0" w:space="0" w:color="auto"/>
                    <w:left w:val="none" w:sz="0" w:space="0" w:color="auto"/>
                    <w:bottom w:val="none" w:sz="0" w:space="0" w:color="auto"/>
                    <w:right w:val="none" w:sz="0" w:space="0" w:color="auto"/>
                  </w:divBdr>
                </w:div>
                <w:div w:id="1872646469">
                  <w:marLeft w:val="640"/>
                  <w:marRight w:val="0"/>
                  <w:marTop w:val="0"/>
                  <w:marBottom w:val="0"/>
                  <w:divBdr>
                    <w:top w:val="none" w:sz="0" w:space="0" w:color="auto"/>
                    <w:left w:val="none" w:sz="0" w:space="0" w:color="auto"/>
                    <w:bottom w:val="none" w:sz="0" w:space="0" w:color="auto"/>
                    <w:right w:val="none" w:sz="0" w:space="0" w:color="auto"/>
                  </w:divBdr>
                </w:div>
                <w:div w:id="1963074031">
                  <w:marLeft w:val="640"/>
                  <w:marRight w:val="0"/>
                  <w:marTop w:val="0"/>
                  <w:marBottom w:val="0"/>
                  <w:divBdr>
                    <w:top w:val="none" w:sz="0" w:space="0" w:color="auto"/>
                    <w:left w:val="none" w:sz="0" w:space="0" w:color="auto"/>
                    <w:bottom w:val="none" w:sz="0" w:space="0" w:color="auto"/>
                    <w:right w:val="none" w:sz="0" w:space="0" w:color="auto"/>
                  </w:divBdr>
                </w:div>
                <w:div w:id="1800411214">
                  <w:marLeft w:val="640"/>
                  <w:marRight w:val="0"/>
                  <w:marTop w:val="0"/>
                  <w:marBottom w:val="0"/>
                  <w:divBdr>
                    <w:top w:val="none" w:sz="0" w:space="0" w:color="auto"/>
                    <w:left w:val="none" w:sz="0" w:space="0" w:color="auto"/>
                    <w:bottom w:val="none" w:sz="0" w:space="0" w:color="auto"/>
                    <w:right w:val="none" w:sz="0" w:space="0" w:color="auto"/>
                  </w:divBdr>
                </w:div>
                <w:div w:id="120224842">
                  <w:marLeft w:val="640"/>
                  <w:marRight w:val="0"/>
                  <w:marTop w:val="0"/>
                  <w:marBottom w:val="0"/>
                  <w:divBdr>
                    <w:top w:val="none" w:sz="0" w:space="0" w:color="auto"/>
                    <w:left w:val="none" w:sz="0" w:space="0" w:color="auto"/>
                    <w:bottom w:val="none" w:sz="0" w:space="0" w:color="auto"/>
                    <w:right w:val="none" w:sz="0" w:space="0" w:color="auto"/>
                  </w:divBdr>
                </w:div>
                <w:div w:id="1413159778">
                  <w:marLeft w:val="640"/>
                  <w:marRight w:val="0"/>
                  <w:marTop w:val="0"/>
                  <w:marBottom w:val="0"/>
                  <w:divBdr>
                    <w:top w:val="none" w:sz="0" w:space="0" w:color="auto"/>
                    <w:left w:val="none" w:sz="0" w:space="0" w:color="auto"/>
                    <w:bottom w:val="none" w:sz="0" w:space="0" w:color="auto"/>
                    <w:right w:val="none" w:sz="0" w:space="0" w:color="auto"/>
                  </w:divBdr>
                </w:div>
                <w:div w:id="2076976928">
                  <w:marLeft w:val="640"/>
                  <w:marRight w:val="0"/>
                  <w:marTop w:val="0"/>
                  <w:marBottom w:val="0"/>
                  <w:divBdr>
                    <w:top w:val="none" w:sz="0" w:space="0" w:color="auto"/>
                    <w:left w:val="none" w:sz="0" w:space="0" w:color="auto"/>
                    <w:bottom w:val="none" w:sz="0" w:space="0" w:color="auto"/>
                    <w:right w:val="none" w:sz="0" w:space="0" w:color="auto"/>
                  </w:divBdr>
                </w:div>
                <w:div w:id="2056155427">
                  <w:marLeft w:val="640"/>
                  <w:marRight w:val="0"/>
                  <w:marTop w:val="0"/>
                  <w:marBottom w:val="0"/>
                  <w:divBdr>
                    <w:top w:val="none" w:sz="0" w:space="0" w:color="auto"/>
                    <w:left w:val="none" w:sz="0" w:space="0" w:color="auto"/>
                    <w:bottom w:val="none" w:sz="0" w:space="0" w:color="auto"/>
                    <w:right w:val="none" w:sz="0" w:space="0" w:color="auto"/>
                  </w:divBdr>
                </w:div>
                <w:div w:id="1760902531">
                  <w:marLeft w:val="640"/>
                  <w:marRight w:val="0"/>
                  <w:marTop w:val="0"/>
                  <w:marBottom w:val="0"/>
                  <w:divBdr>
                    <w:top w:val="none" w:sz="0" w:space="0" w:color="auto"/>
                    <w:left w:val="none" w:sz="0" w:space="0" w:color="auto"/>
                    <w:bottom w:val="none" w:sz="0" w:space="0" w:color="auto"/>
                    <w:right w:val="none" w:sz="0" w:space="0" w:color="auto"/>
                  </w:divBdr>
                </w:div>
                <w:div w:id="1856113572">
                  <w:marLeft w:val="640"/>
                  <w:marRight w:val="0"/>
                  <w:marTop w:val="0"/>
                  <w:marBottom w:val="0"/>
                  <w:divBdr>
                    <w:top w:val="none" w:sz="0" w:space="0" w:color="auto"/>
                    <w:left w:val="none" w:sz="0" w:space="0" w:color="auto"/>
                    <w:bottom w:val="none" w:sz="0" w:space="0" w:color="auto"/>
                    <w:right w:val="none" w:sz="0" w:space="0" w:color="auto"/>
                  </w:divBdr>
                </w:div>
                <w:div w:id="552430174">
                  <w:marLeft w:val="640"/>
                  <w:marRight w:val="0"/>
                  <w:marTop w:val="0"/>
                  <w:marBottom w:val="0"/>
                  <w:divBdr>
                    <w:top w:val="none" w:sz="0" w:space="0" w:color="auto"/>
                    <w:left w:val="none" w:sz="0" w:space="0" w:color="auto"/>
                    <w:bottom w:val="none" w:sz="0" w:space="0" w:color="auto"/>
                    <w:right w:val="none" w:sz="0" w:space="0" w:color="auto"/>
                  </w:divBdr>
                </w:div>
                <w:div w:id="765737595">
                  <w:marLeft w:val="640"/>
                  <w:marRight w:val="0"/>
                  <w:marTop w:val="0"/>
                  <w:marBottom w:val="0"/>
                  <w:divBdr>
                    <w:top w:val="none" w:sz="0" w:space="0" w:color="auto"/>
                    <w:left w:val="none" w:sz="0" w:space="0" w:color="auto"/>
                    <w:bottom w:val="none" w:sz="0" w:space="0" w:color="auto"/>
                    <w:right w:val="none" w:sz="0" w:space="0" w:color="auto"/>
                  </w:divBdr>
                </w:div>
                <w:div w:id="733234969">
                  <w:marLeft w:val="640"/>
                  <w:marRight w:val="0"/>
                  <w:marTop w:val="0"/>
                  <w:marBottom w:val="0"/>
                  <w:divBdr>
                    <w:top w:val="none" w:sz="0" w:space="0" w:color="auto"/>
                    <w:left w:val="none" w:sz="0" w:space="0" w:color="auto"/>
                    <w:bottom w:val="none" w:sz="0" w:space="0" w:color="auto"/>
                    <w:right w:val="none" w:sz="0" w:space="0" w:color="auto"/>
                  </w:divBdr>
                </w:div>
                <w:div w:id="371806035">
                  <w:marLeft w:val="640"/>
                  <w:marRight w:val="0"/>
                  <w:marTop w:val="0"/>
                  <w:marBottom w:val="0"/>
                  <w:divBdr>
                    <w:top w:val="none" w:sz="0" w:space="0" w:color="auto"/>
                    <w:left w:val="none" w:sz="0" w:space="0" w:color="auto"/>
                    <w:bottom w:val="none" w:sz="0" w:space="0" w:color="auto"/>
                    <w:right w:val="none" w:sz="0" w:space="0" w:color="auto"/>
                  </w:divBdr>
                </w:div>
                <w:div w:id="1089304716">
                  <w:marLeft w:val="640"/>
                  <w:marRight w:val="0"/>
                  <w:marTop w:val="0"/>
                  <w:marBottom w:val="0"/>
                  <w:divBdr>
                    <w:top w:val="none" w:sz="0" w:space="0" w:color="auto"/>
                    <w:left w:val="none" w:sz="0" w:space="0" w:color="auto"/>
                    <w:bottom w:val="none" w:sz="0" w:space="0" w:color="auto"/>
                    <w:right w:val="none" w:sz="0" w:space="0" w:color="auto"/>
                  </w:divBdr>
                </w:div>
                <w:div w:id="1221594995">
                  <w:marLeft w:val="640"/>
                  <w:marRight w:val="0"/>
                  <w:marTop w:val="0"/>
                  <w:marBottom w:val="0"/>
                  <w:divBdr>
                    <w:top w:val="none" w:sz="0" w:space="0" w:color="auto"/>
                    <w:left w:val="none" w:sz="0" w:space="0" w:color="auto"/>
                    <w:bottom w:val="none" w:sz="0" w:space="0" w:color="auto"/>
                    <w:right w:val="none" w:sz="0" w:space="0" w:color="auto"/>
                  </w:divBdr>
                </w:div>
                <w:div w:id="727726674">
                  <w:marLeft w:val="640"/>
                  <w:marRight w:val="0"/>
                  <w:marTop w:val="0"/>
                  <w:marBottom w:val="0"/>
                  <w:divBdr>
                    <w:top w:val="none" w:sz="0" w:space="0" w:color="auto"/>
                    <w:left w:val="none" w:sz="0" w:space="0" w:color="auto"/>
                    <w:bottom w:val="none" w:sz="0" w:space="0" w:color="auto"/>
                    <w:right w:val="none" w:sz="0" w:space="0" w:color="auto"/>
                  </w:divBdr>
                </w:div>
                <w:div w:id="23212584">
                  <w:marLeft w:val="640"/>
                  <w:marRight w:val="0"/>
                  <w:marTop w:val="0"/>
                  <w:marBottom w:val="0"/>
                  <w:divBdr>
                    <w:top w:val="none" w:sz="0" w:space="0" w:color="auto"/>
                    <w:left w:val="none" w:sz="0" w:space="0" w:color="auto"/>
                    <w:bottom w:val="none" w:sz="0" w:space="0" w:color="auto"/>
                    <w:right w:val="none" w:sz="0" w:space="0" w:color="auto"/>
                  </w:divBdr>
                </w:div>
                <w:div w:id="84675326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96229">
      <w:bodyDiv w:val="1"/>
      <w:marLeft w:val="0"/>
      <w:marRight w:val="0"/>
      <w:marTop w:val="0"/>
      <w:marBottom w:val="0"/>
      <w:divBdr>
        <w:top w:val="none" w:sz="0" w:space="0" w:color="auto"/>
        <w:left w:val="none" w:sz="0" w:space="0" w:color="auto"/>
        <w:bottom w:val="none" w:sz="0" w:space="0" w:color="auto"/>
        <w:right w:val="none" w:sz="0" w:space="0" w:color="auto"/>
      </w:divBdr>
    </w:div>
    <w:div w:id="682169885">
      <w:bodyDiv w:val="1"/>
      <w:marLeft w:val="0"/>
      <w:marRight w:val="0"/>
      <w:marTop w:val="0"/>
      <w:marBottom w:val="0"/>
      <w:divBdr>
        <w:top w:val="none" w:sz="0" w:space="0" w:color="auto"/>
        <w:left w:val="none" w:sz="0" w:space="0" w:color="auto"/>
        <w:bottom w:val="none" w:sz="0" w:space="0" w:color="auto"/>
        <w:right w:val="none" w:sz="0" w:space="0" w:color="auto"/>
      </w:divBdr>
    </w:div>
    <w:div w:id="682439524">
      <w:bodyDiv w:val="1"/>
      <w:marLeft w:val="0"/>
      <w:marRight w:val="0"/>
      <w:marTop w:val="0"/>
      <w:marBottom w:val="0"/>
      <w:divBdr>
        <w:top w:val="none" w:sz="0" w:space="0" w:color="auto"/>
        <w:left w:val="none" w:sz="0" w:space="0" w:color="auto"/>
        <w:bottom w:val="none" w:sz="0" w:space="0" w:color="auto"/>
        <w:right w:val="none" w:sz="0" w:space="0" w:color="auto"/>
      </w:divBdr>
    </w:div>
    <w:div w:id="682897562">
      <w:bodyDiv w:val="1"/>
      <w:marLeft w:val="0"/>
      <w:marRight w:val="0"/>
      <w:marTop w:val="0"/>
      <w:marBottom w:val="0"/>
      <w:divBdr>
        <w:top w:val="none" w:sz="0" w:space="0" w:color="auto"/>
        <w:left w:val="none" w:sz="0" w:space="0" w:color="auto"/>
        <w:bottom w:val="none" w:sz="0" w:space="0" w:color="auto"/>
        <w:right w:val="none" w:sz="0" w:space="0" w:color="auto"/>
      </w:divBdr>
    </w:div>
    <w:div w:id="683091578">
      <w:bodyDiv w:val="1"/>
      <w:marLeft w:val="0"/>
      <w:marRight w:val="0"/>
      <w:marTop w:val="0"/>
      <w:marBottom w:val="0"/>
      <w:divBdr>
        <w:top w:val="none" w:sz="0" w:space="0" w:color="auto"/>
        <w:left w:val="none" w:sz="0" w:space="0" w:color="auto"/>
        <w:bottom w:val="none" w:sz="0" w:space="0" w:color="auto"/>
        <w:right w:val="none" w:sz="0" w:space="0" w:color="auto"/>
      </w:divBdr>
    </w:div>
    <w:div w:id="684525468">
      <w:bodyDiv w:val="1"/>
      <w:marLeft w:val="0"/>
      <w:marRight w:val="0"/>
      <w:marTop w:val="0"/>
      <w:marBottom w:val="0"/>
      <w:divBdr>
        <w:top w:val="none" w:sz="0" w:space="0" w:color="auto"/>
        <w:left w:val="none" w:sz="0" w:space="0" w:color="auto"/>
        <w:bottom w:val="none" w:sz="0" w:space="0" w:color="auto"/>
        <w:right w:val="none" w:sz="0" w:space="0" w:color="auto"/>
      </w:divBdr>
    </w:div>
    <w:div w:id="684866304">
      <w:bodyDiv w:val="1"/>
      <w:marLeft w:val="0"/>
      <w:marRight w:val="0"/>
      <w:marTop w:val="0"/>
      <w:marBottom w:val="0"/>
      <w:divBdr>
        <w:top w:val="none" w:sz="0" w:space="0" w:color="auto"/>
        <w:left w:val="none" w:sz="0" w:space="0" w:color="auto"/>
        <w:bottom w:val="none" w:sz="0" w:space="0" w:color="auto"/>
        <w:right w:val="none" w:sz="0" w:space="0" w:color="auto"/>
      </w:divBdr>
    </w:div>
    <w:div w:id="691147320">
      <w:bodyDiv w:val="1"/>
      <w:marLeft w:val="0"/>
      <w:marRight w:val="0"/>
      <w:marTop w:val="0"/>
      <w:marBottom w:val="0"/>
      <w:divBdr>
        <w:top w:val="none" w:sz="0" w:space="0" w:color="auto"/>
        <w:left w:val="none" w:sz="0" w:space="0" w:color="auto"/>
        <w:bottom w:val="none" w:sz="0" w:space="0" w:color="auto"/>
        <w:right w:val="none" w:sz="0" w:space="0" w:color="auto"/>
      </w:divBdr>
    </w:div>
    <w:div w:id="691222595">
      <w:bodyDiv w:val="1"/>
      <w:marLeft w:val="0"/>
      <w:marRight w:val="0"/>
      <w:marTop w:val="0"/>
      <w:marBottom w:val="0"/>
      <w:divBdr>
        <w:top w:val="none" w:sz="0" w:space="0" w:color="auto"/>
        <w:left w:val="none" w:sz="0" w:space="0" w:color="auto"/>
        <w:bottom w:val="none" w:sz="0" w:space="0" w:color="auto"/>
        <w:right w:val="none" w:sz="0" w:space="0" w:color="auto"/>
      </w:divBdr>
      <w:divsChild>
        <w:div w:id="1317302380">
          <w:marLeft w:val="640"/>
          <w:marRight w:val="0"/>
          <w:marTop w:val="0"/>
          <w:marBottom w:val="0"/>
          <w:divBdr>
            <w:top w:val="none" w:sz="0" w:space="0" w:color="auto"/>
            <w:left w:val="none" w:sz="0" w:space="0" w:color="auto"/>
            <w:bottom w:val="none" w:sz="0" w:space="0" w:color="auto"/>
            <w:right w:val="none" w:sz="0" w:space="0" w:color="auto"/>
          </w:divBdr>
        </w:div>
        <w:div w:id="2137139611">
          <w:marLeft w:val="640"/>
          <w:marRight w:val="0"/>
          <w:marTop w:val="0"/>
          <w:marBottom w:val="0"/>
          <w:divBdr>
            <w:top w:val="none" w:sz="0" w:space="0" w:color="auto"/>
            <w:left w:val="none" w:sz="0" w:space="0" w:color="auto"/>
            <w:bottom w:val="none" w:sz="0" w:space="0" w:color="auto"/>
            <w:right w:val="none" w:sz="0" w:space="0" w:color="auto"/>
          </w:divBdr>
        </w:div>
        <w:div w:id="652174320">
          <w:marLeft w:val="640"/>
          <w:marRight w:val="0"/>
          <w:marTop w:val="0"/>
          <w:marBottom w:val="0"/>
          <w:divBdr>
            <w:top w:val="none" w:sz="0" w:space="0" w:color="auto"/>
            <w:left w:val="none" w:sz="0" w:space="0" w:color="auto"/>
            <w:bottom w:val="none" w:sz="0" w:space="0" w:color="auto"/>
            <w:right w:val="none" w:sz="0" w:space="0" w:color="auto"/>
          </w:divBdr>
        </w:div>
        <w:div w:id="83697334">
          <w:marLeft w:val="640"/>
          <w:marRight w:val="0"/>
          <w:marTop w:val="0"/>
          <w:marBottom w:val="0"/>
          <w:divBdr>
            <w:top w:val="none" w:sz="0" w:space="0" w:color="auto"/>
            <w:left w:val="none" w:sz="0" w:space="0" w:color="auto"/>
            <w:bottom w:val="none" w:sz="0" w:space="0" w:color="auto"/>
            <w:right w:val="none" w:sz="0" w:space="0" w:color="auto"/>
          </w:divBdr>
        </w:div>
        <w:div w:id="902715307">
          <w:marLeft w:val="640"/>
          <w:marRight w:val="0"/>
          <w:marTop w:val="0"/>
          <w:marBottom w:val="0"/>
          <w:divBdr>
            <w:top w:val="none" w:sz="0" w:space="0" w:color="auto"/>
            <w:left w:val="none" w:sz="0" w:space="0" w:color="auto"/>
            <w:bottom w:val="none" w:sz="0" w:space="0" w:color="auto"/>
            <w:right w:val="none" w:sz="0" w:space="0" w:color="auto"/>
          </w:divBdr>
        </w:div>
        <w:div w:id="1360199919">
          <w:marLeft w:val="640"/>
          <w:marRight w:val="0"/>
          <w:marTop w:val="0"/>
          <w:marBottom w:val="0"/>
          <w:divBdr>
            <w:top w:val="none" w:sz="0" w:space="0" w:color="auto"/>
            <w:left w:val="none" w:sz="0" w:space="0" w:color="auto"/>
            <w:bottom w:val="none" w:sz="0" w:space="0" w:color="auto"/>
            <w:right w:val="none" w:sz="0" w:space="0" w:color="auto"/>
          </w:divBdr>
        </w:div>
        <w:div w:id="1711951889">
          <w:marLeft w:val="640"/>
          <w:marRight w:val="0"/>
          <w:marTop w:val="0"/>
          <w:marBottom w:val="0"/>
          <w:divBdr>
            <w:top w:val="none" w:sz="0" w:space="0" w:color="auto"/>
            <w:left w:val="none" w:sz="0" w:space="0" w:color="auto"/>
            <w:bottom w:val="none" w:sz="0" w:space="0" w:color="auto"/>
            <w:right w:val="none" w:sz="0" w:space="0" w:color="auto"/>
          </w:divBdr>
        </w:div>
        <w:div w:id="1234121556">
          <w:marLeft w:val="640"/>
          <w:marRight w:val="0"/>
          <w:marTop w:val="0"/>
          <w:marBottom w:val="0"/>
          <w:divBdr>
            <w:top w:val="none" w:sz="0" w:space="0" w:color="auto"/>
            <w:left w:val="none" w:sz="0" w:space="0" w:color="auto"/>
            <w:bottom w:val="none" w:sz="0" w:space="0" w:color="auto"/>
            <w:right w:val="none" w:sz="0" w:space="0" w:color="auto"/>
          </w:divBdr>
        </w:div>
        <w:div w:id="603074566">
          <w:marLeft w:val="640"/>
          <w:marRight w:val="0"/>
          <w:marTop w:val="0"/>
          <w:marBottom w:val="0"/>
          <w:divBdr>
            <w:top w:val="none" w:sz="0" w:space="0" w:color="auto"/>
            <w:left w:val="none" w:sz="0" w:space="0" w:color="auto"/>
            <w:bottom w:val="none" w:sz="0" w:space="0" w:color="auto"/>
            <w:right w:val="none" w:sz="0" w:space="0" w:color="auto"/>
          </w:divBdr>
        </w:div>
        <w:div w:id="2121487016">
          <w:marLeft w:val="640"/>
          <w:marRight w:val="0"/>
          <w:marTop w:val="0"/>
          <w:marBottom w:val="0"/>
          <w:divBdr>
            <w:top w:val="none" w:sz="0" w:space="0" w:color="auto"/>
            <w:left w:val="none" w:sz="0" w:space="0" w:color="auto"/>
            <w:bottom w:val="none" w:sz="0" w:space="0" w:color="auto"/>
            <w:right w:val="none" w:sz="0" w:space="0" w:color="auto"/>
          </w:divBdr>
        </w:div>
        <w:div w:id="655958034">
          <w:marLeft w:val="640"/>
          <w:marRight w:val="0"/>
          <w:marTop w:val="0"/>
          <w:marBottom w:val="0"/>
          <w:divBdr>
            <w:top w:val="none" w:sz="0" w:space="0" w:color="auto"/>
            <w:left w:val="none" w:sz="0" w:space="0" w:color="auto"/>
            <w:bottom w:val="none" w:sz="0" w:space="0" w:color="auto"/>
            <w:right w:val="none" w:sz="0" w:space="0" w:color="auto"/>
          </w:divBdr>
        </w:div>
        <w:div w:id="1385636416">
          <w:marLeft w:val="640"/>
          <w:marRight w:val="0"/>
          <w:marTop w:val="0"/>
          <w:marBottom w:val="0"/>
          <w:divBdr>
            <w:top w:val="none" w:sz="0" w:space="0" w:color="auto"/>
            <w:left w:val="none" w:sz="0" w:space="0" w:color="auto"/>
            <w:bottom w:val="none" w:sz="0" w:space="0" w:color="auto"/>
            <w:right w:val="none" w:sz="0" w:space="0" w:color="auto"/>
          </w:divBdr>
        </w:div>
        <w:div w:id="153113673">
          <w:marLeft w:val="640"/>
          <w:marRight w:val="0"/>
          <w:marTop w:val="0"/>
          <w:marBottom w:val="0"/>
          <w:divBdr>
            <w:top w:val="none" w:sz="0" w:space="0" w:color="auto"/>
            <w:left w:val="none" w:sz="0" w:space="0" w:color="auto"/>
            <w:bottom w:val="none" w:sz="0" w:space="0" w:color="auto"/>
            <w:right w:val="none" w:sz="0" w:space="0" w:color="auto"/>
          </w:divBdr>
        </w:div>
        <w:div w:id="434981425">
          <w:marLeft w:val="640"/>
          <w:marRight w:val="0"/>
          <w:marTop w:val="0"/>
          <w:marBottom w:val="0"/>
          <w:divBdr>
            <w:top w:val="none" w:sz="0" w:space="0" w:color="auto"/>
            <w:left w:val="none" w:sz="0" w:space="0" w:color="auto"/>
            <w:bottom w:val="none" w:sz="0" w:space="0" w:color="auto"/>
            <w:right w:val="none" w:sz="0" w:space="0" w:color="auto"/>
          </w:divBdr>
        </w:div>
        <w:div w:id="1428386240">
          <w:marLeft w:val="640"/>
          <w:marRight w:val="0"/>
          <w:marTop w:val="0"/>
          <w:marBottom w:val="0"/>
          <w:divBdr>
            <w:top w:val="none" w:sz="0" w:space="0" w:color="auto"/>
            <w:left w:val="none" w:sz="0" w:space="0" w:color="auto"/>
            <w:bottom w:val="none" w:sz="0" w:space="0" w:color="auto"/>
            <w:right w:val="none" w:sz="0" w:space="0" w:color="auto"/>
          </w:divBdr>
        </w:div>
        <w:div w:id="1772236740">
          <w:marLeft w:val="640"/>
          <w:marRight w:val="0"/>
          <w:marTop w:val="0"/>
          <w:marBottom w:val="0"/>
          <w:divBdr>
            <w:top w:val="none" w:sz="0" w:space="0" w:color="auto"/>
            <w:left w:val="none" w:sz="0" w:space="0" w:color="auto"/>
            <w:bottom w:val="none" w:sz="0" w:space="0" w:color="auto"/>
            <w:right w:val="none" w:sz="0" w:space="0" w:color="auto"/>
          </w:divBdr>
        </w:div>
        <w:div w:id="165554591">
          <w:marLeft w:val="640"/>
          <w:marRight w:val="0"/>
          <w:marTop w:val="0"/>
          <w:marBottom w:val="0"/>
          <w:divBdr>
            <w:top w:val="none" w:sz="0" w:space="0" w:color="auto"/>
            <w:left w:val="none" w:sz="0" w:space="0" w:color="auto"/>
            <w:bottom w:val="none" w:sz="0" w:space="0" w:color="auto"/>
            <w:right w:val="none" w:sz="0" w:space="0" w:color="auto"/>
          </w:divBdr>
        </w:div>
        <w:div w:id="1055003716">
          <w:marLeft w:val="640"/>
          <w:marRight w:val="0"/>
          <w:marTop w:val="0"/>
          <w:marBottom w:val="0"/>
          <w:divBdr>
            <w:top w:val="none" w:sz="0" w:space="0" w:color="auto"/>
            <w:left w:val="none" w:sz="0" w:space="0" w:color="auto"/>
            <w:bottom w:val="none" w:sz="0" w:space="0" w:color="auto"/>
            <w:right w:val="none" w:sz="0" w:space="0" w:color="auto"/>
          </w:divBdr>
        </w:div>
        <w:div w:id="213390153">
          <w:marLeft w:val="640"/>
          <w:marRight w:val="0"/>
          <w:marTop w:val="0"/>
          <w:marBottom w:val="0"/>
          <w:divBdr>
            <w:top w:val="none" w:sz="0" w:space="0" w:color="auto"/>
            <w:left w:val="none" w:sz="0" w:space="0" w:color="auto"/>
            <w:bottom w:val="none" w:sz="0" w:space="0" w:color="auto"/>
            <w:right w:val="none" w:sz="0" w:space="0" w:color="auto"/>
          </w:divBdr>
        </w:div>
        <w:div w:id="1544831744">
          <w:marLeft w:val="640"/>
          <w:marRight w:val="0"/>
          <w:marTop w:val="0"/>
          <w:marBottom w:val="0"/>
          <w:divBdr>
            <w:top w:val="none" w:sz="0" w:space="0" w:color="auto"/>
            <w:left w:val="none" w:sz="0" w:space="0" w:color="auto"/>
            <w:bottom w:val="none" w:sz="0" w:space="0" w:color="auto"/>
            <w:right w:val="none" w:sz="0" w:space="0" w:color="auto"/>
          </w:divBdr>
        </w:div>
        <w:div w:id="1938321877">
          <w:marLeft w:val="640"/>
          <w:marRight w:val="0"/>
          <w:marTop w:val="0"/>
          <w:marBottom w:val="0"/>
          <w:divBdr>
            <w:top w:val="none" w:sz="0" w:space="0" w:color="auto"/>
            <w:left w:val="none" w:sz="0" w:space="0" w:color="auto"/>
            <w:bottom w:val="none" w:sz="0" w:space="0" w:color="auto"/>
            <w:right w:val="none" w:sz="0" w:space="0" w:color="auto"/>
          </w:divBdr>
        </w:div>
        <w:div w:id="325474422">
          <w:marLeft w:val="640"/>
          <w:marRight w:val="0"/>
          <w:marTop w:val="0"/>
          <w:marBottom w:val="0"/>
          <w:divBdr>
            <w:top w:val="none" w:sz="0" w:space="0" w:color="auto"/>
            <w:left w:val="none" w:sz="0" w:space="0" w:color="auto"/>
            <w:bottom w:val="none" w:sz="0" w:space="0" w:color="auto"/>
            <w:right w:val="none" w:sz="0" w:space="0" w:color="auto"/>
          </w:divBdr>
        </w:div>
        <w:div w:id="1151096967">
          <w:marLeft w:val="640"/>
          <w:marRight w:val="0"/>
          <w:marTop w:val="0"/>
          <w:marBottom w:val="0"/>
          <w:divBdr>
            <w:top w:val="none" w:sz="0" w:space="0" w:color="auto"/>
            <w:left w:val="none" w:sz="0" w:space="0" w:color="auto"/>
            <w:bottom w:val="none" w:sz="0" w:space="0" w:color="auto"/>
            <w:right w:val="none" w:sz="0" w:space="0" w:color="auto"/>
          </w:divBdr>
        </w:div>
        <w:div w:id="1272325140">
          <w:marLeft w:val="640"/>
          <w:marRight w:val="0"/>
          <w:marTop w:val="0"/>
          <w:marBottom w:val="0"/>
          <w:divBdr>
            <w:top w:val="none" w:sz="0" w:space="0" w:color="auto"/>
            <w:left w:val="none" w:sz="0" w:space="0" w:color="auto"/>
            <w:bottom w:val="none" w:sz="0" w:space="0" w:color="auto"/>
            <w:right w:val="none" w:sz="0" w:space="0" w:color="auto"/>
          </w:divBdr>
        </w:div>
        <w:div w:id="668145184">
          <w:marLeft w:val="640"/>
          <w:marRight w:val="0"/>
          <w:marTop w:val="0"/>
          <w:marBottom w:val="0"/>
          <w:divBdr>
            <w:top w:val="none" w:sz="0" w:space="0" w:color="auto"/>
            <w:left w:val="none" w:sz="0" w:space="0" w:color="auto"/>
            <w:bottom w:val="none" w:sz="0" w:space="0" w:color="auto"/>
            <w:right w:val="none" w:sz="0" w:space="0" w:color="auto"/>
          </w:divBdr>
        </w:div>
        <w:div w:id="1604418018">
          <w:marLeft w:val="640"/>
          <w:marRight w:val="0"/>
          <w:marTop w:val="0"/>
          <w:marBottom w:val="0"/>
          <w:divBdr>
            <w:top w:val="none" w:sz="0" w:space="0" w:color="auto"/>
            <w:left w:val="none" w:sz="0" w:space="0" w:color="auto"/>
            <w:bottom w:val="none" w:sz="0" w:space="0" w:color="auto"/>
            <w:right w:val="none" w:sz="0" w:space="0" w:color="auto"/>
          </w:divBdr>
        </w:div>
        <w:div w:id="57048681">
          <w:marLeft w:val="640"/>
          <w:marRight w:val="0"/>
          <w:marTop w:val="0"/>
          <w:marBottom w:val="0"/>
          <w:divBdr>
            <w:top w:val="none" w:sz="0" w:space="0" w:color="auto"/>
            <w:left w:val="none" w:sz="0" w:space="0" w:color="auto"/>
            <w:bottom w:val="none" w:sz="0" w:space="0" w:color="auto"/>
            <w:right w:val="none" w:sz="0" w:space="0" w:color="auto"/>
          </w:divBdr>
        </w:div>
        <w:div w:id="586768092">
          <w:marLeft w:val="640"/>
          <w:marRight w:val="0"/>
          <w:marTop w:val="0"/>
          <w:marBottom w:val="0"/>
          <w:divBdr>
            <w:top w:val="none" w:sz="0" w:space="0" w:color="auto"/>
            <w:left w:val="none" w:sz="0" w:space="0" w:color="auto"/>
            <w:bottom w:val="none" w:sz="0" w:space="0" w:color="auto"/>
            <w:right w:val="none" w:sz="0" w:space="0" w:color="auto"/>
          </w:divBdr>
        </w:div>
        <w:div w:id="859783032">
          <w:marLeft w:val="640"/>
          <w:marRight w:val="0"/>
          <w:marTop w:val="0"/>
          <w:marBottom w:val="0"/>
          <w:divBdr>
            <w:top w:val="none" w:sz="0" w:space="0" w:color="auto"/>
            <w:left w:val="none" w:sz="0" w:space="0" w:color="auto"/>
            <w:bottom w:val="none" w:sz="0" w:space="0" w:color="auto"/>
            <w:right w:val="none" w:sz="0" w:space="0" w:color="auto"/>
          </w:divBdr>
        </w:div>
        <w:div w:id="1746999872">
          <w:marLeft w:val="640"/>
          <w:marRight w:val="0"/>
          <w:marTop w:val="0"/>
          <w:marBottom w:val="0"/>
          <w:divBdr>
            <w:top w:val="none" w:sz="0" w:space="0" w:color="auto"/>
            <w:left w:val="none" w:sz="0" w:space="0" w:color="auto"/>
            <w:bottom w:val="none" w:sz="0" w:space="0" w:color="auto"/>
            <w:right w:val="none" w:sz="0" w:space="0" w:color="auto"/>
          </w:divBdr>
        </w:div>
        <w:div w:id="118032564">
          <w:marLeft w:val="640"/>
          <w:marRight w:val="0"/>
          <w:marTop w:val="0"/>
          <w:marBottom w:val="0"/>
          <w:divBdr>
            <w:top w:val="none" w:sz="0" w:space="0" w:color="auto"/>
            <w:left w:val="none" w:sz="0" w:space="0" w:color="auto"/>
            <w:bottom w:val="none" w:sz="0" w:space="0" w:color="auto"/>
            <w:right w:val="none" w:sz="0" w:space="0" w:color="auto"/>
          </w:divBdr>
        </w:div>
        <w:div w:id="1748377198">
          <w:marLeft w:val="640"/>
          <w:marRight w:val="0"/>
          <w:marTop w:val="0"/>
          <w:marBottom w:val="0"/>
          <w:divBdr>
            <w:top w:val="none" w:sz="0" w:space="0" w:color="auto"/>
            <w:left w:val="none" w:sz="0" w:space="0" w:color="auto"/>
            <w:bottom w:val="none" w:sz="0" w:space="0" w:color="auto"/>
            <w:right w:val="none" w:sz="0" w:space="0" w:color="auto"/>
          </w:divBdr>
        </w:div>
        <w:div w:id="1974170630">
          <w:marLeft w:val="640"/>
          <w:marRight w:val="0"/>
          <w:marTop w:val="0"/>
          <w:marBottom w:val="0"/>
          <w:divBdr>
            <w:top w:val="none" w:sz="0" w:space="0" w:color="auto"/>
            <w:left w:val="none" w:sz="0" w:space="0" w:color="auto"/>
            <w:bottom w:val="none" w:sz="0" w:space="0" w:color="auto"/>
            <w:right w:val="none" w:sz="0" w:space="0" w:color="auto"/>
          </w:divBdr>
        </w:div>
        <w:div w:id="1008291465">
          <w:marLeft w:val="640"/>
          <w:marRight w:val="0"/>
          <w:marTop w:val="0"/>
          <w:marBottom w:val="0"/>
          <w:divBdr>
            <w:top w:val="none" w:sz="0" w:space="0" w:color="auto"/>
            <w:left w:val="none" w:sz="0" w:space="0" w:color="auto"/>
            <w:bottom w:val="none" w:sz="0" w:space="0" w:color="auto"/>
            <w:right w:val="none" w:sz="0" w:space="0" w:color="auto"/>
          </w:divBdr>
        </w:div>
        <w:div w:id="2071266163">
          <w:marLeft w:val="640"/>
          <w:marRight w:val="0"/>
          <w:marTop w:val="0"/>
          <w:marBottom w:val="0"/>
          <w:divBdr>
            <w:top w:val="none" w:sz="0" w:space="0" w:color="auto"/>
            <w:left w:val="none" w:sz="0" w:space="0" w:color="auto"/>
            <w:bottom w:val="none" w:sz="0" w:space="0" w:color="auto"/>
            <w:right w:val="none" w:sz="0" w:space="0" w:color="auto"/>
          </w:divBdr>
        </w:div>
        <w:div w:id="1676032658">
          <w:marLeft w:val="640"/>
          <w:marRight w:val="0"/>
          <w:marTop w:val="0"/>
          <w:marBottom w:val="0"/>
          <w:divBdr>
            <w:top w:val="none" w:sz="0" w:space="0" w:color="auto"/>
            <w:left w:val="none" w:sz="0" w:space="0" w:color="auto"/>
            <w:bottom w:val="none" w:sz="0" w:space="0" w:color="auto"/>
            <w:right w:val="none" w:sz="0" w:space="0" w:color="auto"/>
          </w:divBdr>
        </w:div>
        <w:div w:id="165563902">
          <w:marLeft w:val="640"/>
          <w:marRight w:val="0"/>
          <w:marTop w:val="0"/>
          <w:marBottom w:val="0"/>
          <w:divBdr>
            <w:top w:val="none" w:sz="0" w:space="0" w:color="auto"/>
            <w:left w:val="none" w:sz="0" w:space="0" w:color="auto"/>
            <w:bottom w:val="none" w:sz="0" w:space="0" w:color="auto"/>
            <w:right w:val="none" w:sz="0" w:space="0" w:color="auto"/>
          </w:divBdr>
        </w:div>
        <w:div w:id="806317940">
          <w:marLeft w:val="640"/>
          <w:marRight w:val="0"/>
          <w:marTop w:val="0"/>
          <w:marBottom w:val="0"/>
          <w:divBdr>
            <w:top w:val="none" w:sz="0" w:space="0" w:color="auto"/>
            <w:left w:val="none" w:sz="0" w:space="0" w:color="auto"/>
            <w:bottom w:val="none" w:sz="0" w:space="0" w:color="auto"/>
            <w:right w:val="none" w:sz="0" w:space="0" w:color="auto"/>
          </w:divBdr>
        </w:div>
        <w:div w:id="1705977454">
          <w:marLeft w:val="640"/>
          <w:marRight w:val="0"/>
          <w:marTop w:val="0"/>
          <w:marBottom w:val="0"/>
          <w:divBdr>
            <w:top w:val="none" w:sz="0" w:space="0" w:color="auto"/>
            <w:left w:val="none" w:sz="0" w:space="0" w:color="auto"/>
            <w:bottom w:val="none" w:sz="0" w:space="0" w:color="auto"/>
            <w:right w:val="none" w:sz="0" w:space="0" w:color="auto"/>
          </w:divBdr>
        </w:div>
        <w:div w:id="1669557762">
          <w:marLeft w:val="640"/>
          <w:marRight w:val="0"/>
          <w:marTop w:val="0"/>
          <w:marBottom w:val="0"/>
          <w:divBdr>
            <w:top w:val="none" w:sz="0" w:space="0" w:color="auto"/>
            <w:left w:val="none" w:sz="0" w:space="0" w:color="auto"/>
            <w:bottom w:val="none" w:sz="0" w:space="0" w:color="auto"/>
            <w:right w:val="none" w:sz="0" w:space="0" w:color="auto"/>
          </w:divBdr>
        </w:div>
        <w:div w:id="1666008065">
          <w:marLeft w:val="640"/>
          <w:marRight w:val="0"/>
          <w:marTop w:val="0"/>
          <w:marBottom w:val="0"/>
          <w:divBdr>
            <w:top w:val="none" w:sz="0" w:space="0" w:color="auto"/>
            <w:left w:val="none" w:sz="0" w:space="0" w:color="auto"/>
            <w:bottom w:val="none" w:sz="0" w:space="0" w:color="auto"/>
            <w:right w:val="none" w:sz="0" w:space="0" w:color="auto"/>
          </w:divBdr>
        </w:div>
        <w:div w:id="68427089">
          <w:marLeft w:val="640"/>
          <w:marRight w:val="0"/>
          <w:marTop w:val="0"/>
          <w:marBottom w:val="0"/>
          <w:divBdr>
            <w:top w:val="none" w:sz="0" w:space="0" w:color="auto"/>
            <w:left w:val="none" w:sz="0" w:space="0" w:color="auto"/>
            <w:bottom w:val="none" w:sz="0" w:space="0" w:color="auto"/>
            <w:right w:val="none" w:sz="0" w:space="0" w:color="auto"/>
          </w:divBdr>
        </w:div>
        <w:div w:id="1312756060">
          <w:marLeft w:val="640"/>
          <w:marRight w:val="0"/>
          <w:marTop w:val="0"/>
          <w:marBottom w:val="0"/>
          <w:divBdr>
            <w:top w:val="none" w:sz="0" w:space="0" w:color="auto"/>
            <w:left w:val="none" w:sz="0" w:space="0" w:color="auto"/>
            <w:bottom w:val="none" w:sz="0" w:space="0" w:color="auto"/>
            <w:right w:val="none" w:sz="0" w:space="0" w:color="auto"/>
          </w:divBdr>
        </w:div>
        <w:div w:id="102893899">
          <w:marLeft w:val="640"/>
          <w:marRight w:val="0"/>
          <w:marTop w:val="0"/>
          <w:marBottom w:val="0"/>
          <w:divBdr>
            <w:top w:val="none" w:sz="0" w:space="0" w:color="auto"/>
            <w:left w:val="none" w:sz="0" w:space="0" w:color="auto"/>
            <w:bottom w:val="none" w:sz="0" w:space="0" w:color="auto"/>
            <w:right w:val="none" w:sz="0" w:space="0" w:color="auto"/>
          </w:divBdr>
        </w:div>
        <w:div w:id="174617442">
          <w:marLeft w:val="640"/>
          <w:marRight w:val="0"/>
          <w:marTop w:val="0"/>
          <w:marBottom w:val="0"/>
          <w:divBdr>
            <w:top w:val="none" w:sz="0" w:space="0" w:color="auto"/>
            <w:left w:val="none" w:sz="0" w:space="0" w:color="auto"/>
            <w:bottom w:val="none" w:sz="0" w:space="0" w:color="auto"/>
            <w:right w:val="none" w:sz="0" w:space="0" w:color="auto"/>
          </w:divBdr>
        </w:div>
        <w:div w:id="255409981">
          <w:marLeft w:val="640"/>
          <w:marRight w:val="0"/>
          <w:marTop w:val="0"/>
          <w:marBottom w:val="0"/>
          <w:divBdr>
            <w:top w:val="none" w:sz="0" w:space="0" w:color="auto"/>
            <w:left w:val="none" w:sz="0" w:space="0" w:color="auto"/>
            <w:bottom w:val="none" w:sz="0" w:space="0" w:color="auto"/>
            <w:right w:val="none" w:sz="0" w:space="0" w:color="auto"/>
          </w:divBdr>
        </w:div>
        <w:div w:id="623006333">
          <w:marLeft w:val="640"/>
          <w:marRight w:val="0"/>
          <w:marTop w:val="0"/>
          <w:marBottom w:val="0"/>
          <w:divBdr>
            <w:top w:val="none" w:sz="0" w:space="0" w:color="auto"/>
            <w:left w:val="none" w:sz="0" w:space="0" w:color="auto"/>
            <w:bottom w:val="none" w:sz="0" w:space="0" w:color="auto"/>
            <w:right w:val="none" w:sz="0" w:space="0" w:color="auto"/>
          </w:divBdr>
        </w:div>
        <w:div w:id="943532648">
          <w:marLeft w:val="640"/>
          <w:marRight w:val="0"/>
          <w:marTop w:val="0"/>
          <w:marBottom w:val="0"/>
          <w:divBdr>
            <w:top w:val="none" w:sz="0" w:space="0" w:color="auto"/>
            <w:left w:val="none" w:sz="0" w:space="0" w:color="auto"/>
            <w:bottom w:val="none" w:sz="0" w:space="0" w:color="auto"/>
            <w:right w:val="none" w:sz="0" w:space="0" w:color="auto"/>
          </w:divBdr>
        </w:div>
        <w:div w:id="1598826018">
          <w:marLeft w:val="640"/>
          <w:marRight w:val="0"/>
          <w:marTop w:val="0"/>
          <w:marBottom w:val="0"/>
          <w:divBdr>
            <w:top w:val="none" w:sz="0" w:space="0" w:color="auto"/>
            <w:left w:val="none" w:sz="0" w:space="0" w:color="auto"/>
            <w:bottom w:val="none" w:sz="0" w:space="0" w:color="auto"/>
            <w:right w:val="none" w:sz="0" w:space="0" w:color="auto"/>
          </w:divBdr>
        </w:div>
        <w:div w:id="1720200969">
          <w:marLeft w:val="640"/>
          <w:marRight w:val="0"/>
          <w:marTop w:val="0"/>
          <w:marBottom w:val="0"/>
          <w:divBdr>
            <w:top w:val="none" w:sz="0" w:space="0" w:color="auto"/>
            <w:left w:val="none" w:sz="0" w:space="0" w:color="auto"/>
            <w:bottom w:val="none" w:sz="0" w:space="0" w:color="auto"/>
            <w:right w:val="none" w:sz="0" w:space="0" w:color="auto"/>
          </w:divBdr>
        </w:div>
        <w:div w:id="1925265126">
          <w:marLeft w:val="640"/>
          <w:marRight w:val="0"/>
          <w:marTop w:val="0"/>
          <w:marBottom w:val="0"/>
          <w:divBdr>
            <w:top w:val="none" w:sz="0" w:space="0" w:color="auto"/>
            <w:left w:val="none" w:sz="0" w:space="0" w:color="auto"/>
            <w:bottom w:val="none" w:sz="0" w:space="0" w:color="auto"/>
            <w:right w:val="none" w:sz="0" w:space="0" w:color="auto"/>
          </w:divBdr>
        </w:div>
        <w:div w:id="793476276">
          <w:marLeft w:val="640"/>
          <w:marRight w:val="0"/>
          <w:marTop w:val="0"/>
          <w:marBottom w:val="0"/>
          <w:divBdr>
            <w:top w:val="none" w:sz="0" w:space="0" w:color="auto"/>
            <w:left w:val="none" w:sz="0" w:space="0" w:color="auto"/>
            <w:bottom w:val="none" w:sz="0" w:space="0" w:color="auto"/>
            <w:right w:val="none" w:sz="0" w:space="0" w:color="auto"/>
          </w:divBdr>
        </w:div>
        <w:div w:id="875121873">
          <w:marLeft w:val="640"/>
          <w:marRight w:val="0"/>
          <w:marTop w:val="0"/>
          <w:marBottom w:val="0"/>
          <w:divBdr>
            <w:top w:val="none" w:sz="0" w:space="0" w:color="auto"/>
            <w:left w:val="none" w:sz="0" w:space="0" w:color="auto"/>
            <w:bottom w:val="none" w:sz="0" w:space="0" w:color="auto"/>
            <w:right w:val="none" w:sz="0" w:space="0" w:color="auto"/>
          </w:divBdr>
        </w:div>
        <w:div w:id="440149893">
          <w:marLeft w:val="640"/>
          <w:marRight w:val="0"/>
          <w:marTop w:val="0"/>
          <w:marBottom w:val="0"/>
          <w:divBdr>
            <w:top w:val="none" w:sz="0" w:space="0" w:color="auto"/>
            <w:left w:val="none" w:sz="0" w:space="0" w:color="auto"/>
            <w:bottom w:val="none" w:sz="0" w:space="0" w:color="auto"/>
            <w:right w:val="none" w:sz="0" w:space="0" w:color="auto"/>
          </w:divBdr>
        </w:div>
        <w:div w:id="557203391">
          <w:marLeft w:val="640"/>
          <w:marRight w:val="0"/>
          <w:marTop w:val="0"/>
          <w:marBottom w:val="0"/>
          <w:divBdr>
            <w:top w:val="none" w:sz="0" w:space="0" w:color="auto"/>
            <w:left w:val="none" w:sz="0" w:space="0" w:color="auto"/>
            <w:bottom w:val="none" w:sz="0" w:space="0" w:color="auto"/>
            <w:right w:val="none" w:sz="0" w:space="0" w:color="auto"/>
          </w:divBdr>
        </w:div>
        <w:div w:id="201406537">
          <w:marLeft w:val="640"/>
          <w:marRight w:val="0"/>
          <w:marTop w:val="0"/>
          <w:marBottom w:val="0"/>
          <w:divBdr>
            <w:top w:val="none" w:sz="0" w:space="0" w:color="auto"/>
            <w:left w:val="none" w:sz="0" w:space="0" w:color="auto"/>
            <w:bottom w:val="none" w:sz="0" w:space="0" w:color="auto"/>
            <w:right w:val="none" w:sz="0" w:space="0" w:color="auto"/>
          </w:divBdr>
        </w:div>
        <w:div w:id="1442650580">
          <w:marLeft w:val="640"/>
          <w:marRight w:val="0"/>
          <w:marTop w:val="0"/>
          <w:marBottom w:val="0"/>
          <w:divBdr>
            <w:top w:val="none" w:sz="0" w:space="0" w:color="auto"/>
            <w:left w:val="none" w:sz="0" w:space="0" w:color="auto"/>
            <w:bottom w:val="none" w:sz="0" w:space="0" w:color="auto"/>
            <w:right w:val="none" w:sz="0" w:space="0" w:color="auto"/>
          </w:divBdr>
        </w:div>
        <w:div w:id="1603680191">
          <w:marLeft w:val="640"/>
          <w:marRight w:val="0"/>
          <w:marTop w:val="0"/>
          <w:marBottom w:val="0"/>
          <w:divBdr>
            <w:top w:val="none" w:sz="0" w:space="0" w:color="auto"/>
            <w:left w:val="none" w:sz="0" w:space="0" w:color="auto"/>
            <w:bottom w:val="none" w:sz="0" w:space="0" w:color="auto"/>
            <w:right w:val="none" w:sz="0" w:space="0" w:color="auto"/>
          </w:divBdr>
        </w:div>
        <w:div w:id="949434657">
          <w:marLeft w:val="640"/>
          <w:marRight w:val="0"/>
          <w:marTop w:val="0"/>
          <w:marBottom w:val="0"/>
          <w:divBdr>
            <w:top w:val="none" w:sz="0" w:space="0" w:color="auto"/>
            <w:left w:val="none" w:sz="0" w:space="0" w:color="auto"/>
            <w:bottom w:val="none" w:sz="0" w:space="0" w:color="auto"/>
            <w:right w:val="none" w:sz="0" w:space="0" w:color="auto"/>
          </w:divBdr>
        </w:div>
        <w:div w:id="1387801548">
          <w:marLeft w:val="640"/>
          <w:marRight w:val="0"/>
          <w:marTop w:val="0"/>
          <w:marBottom w:val="0"/>
          <w:divBdr>
            <w:top w:val="none" w:sz="0" w:space="0" w:color="auto"/>
            <w:left w:val="none" w:sz="0" w:space="0" w:color="auto"/>
            <w:bottom w:val="none" w:sz="0" w:space="0" w:color="auto"/>
            <w:right w:val="none" w:sz="0" w:space="0" w:color="auto"/>
          </w:divBdr>
        </w:div>
        <w:div w:id="893389333">
          <w:marLeft w:val="640"/>
          <w:marRight w:val="0"/>
          <w:marTop w:val="0"/>
          <w:marBottom w:val="0"/>
          <w:divBdr>
            <w:top w:val="none" w:sz="0" w:space="0" w:color="auto"/>
            <w:left w:val="none" w:sz="0" w:space="0" w:color="auto"/>
            <w:bottom w:val="none" w:sz="0" w:space="0" w:color="auto"/>
            <w:right w:val="none" w:sz="0" w:space="0" w:color="auto"/>
          </w:divBdr>
        </w:div>
        <w:div w:id="1285841314">
          <w:marLeft w:val="640"/>
          <w:marRight w:val="0"/>
          <w:marTop w:val="0"/>
          <w:marBottom w:val="0"/>
          <w:divBdr>
            <w:top w:val="none" w:sz="0" w:space="0" w:color="auto"/>
            <w:left w:val="none" w:sz="0" w:space="0" w:color="auto"/>
            <w:bottom w:val="none" w:sz="0" w:space="0" w:color="auto"/>
            <w:right w:val="none" w:sz="0" w:space="0" w:color="auto"/>
          </w:divBdr>
        </w:div>
      </w:divsChild>
    </w:div>
    <w:div w:id="694114279">
      <w:bodyDiv w:val="1"/>
      <w:marLeft w:val="0"/>
      <w:marRight w:val="0"/>
      <w:marTop w:val="0"/>
      <w:marBottom w:val="0"/>
      <w:divBdr>
        <w:top w:val="none" w:sz="0" w:space="0" w:color="auto"/>
        <w:left w:val="none" w:sz="0" w:space="0" w:color="auto"/>
        <w:bottom w:val="none" w:sz="0" w:space="0" w:color="auto"/>
        <w:right w:val="none" w:sz="0" w:space="0" w:color="auto"/>
      </w:divBdr>
    </w:div>
    <w:div w:id="697968443">
      <w:bodyDiv w:val="1"/>
      <w:marLeft w:val="0"/>
      <w:marRight w:val="0"/>
      <w:marTop w:val="0"/>
      <w:marBottom w:val="0"/>
      <w:divBdr>
        <w:top w:val="none" w:sz="0" w:space="0" w:color="auto"/>
        <w:left w:val="none" w:sz="0" w:space="0" w:color="auto"/>
        <w:bottom w:val="none" w:sz="0" w:space="0" w:color="auto"/>
        <w:right w:val="none" w:sz="0" w:space="0" w:color="auto"/>
      </w:divBdr>
    </w:div>
    <w:div w:id="698094055">
      <w:bodyDiv w:val="1"/>
      <w:marLeft w:val="0"/>
      <w:marRight w:val="0"/>
      <w:marTop w:val="0"/>
      <w:marBottom w:val="0"/>
      <w:divBdr>
        <w:top w:val="none" w:sz="0" w:space="0" w:color="auto"/>
        <w:left w:val="none" w:sz="0" w:space="0" w:color="auto"/>
        <w:bottom w:val="none" w:sz="0" w:space="0" w:color="auto"/>
        <w:right w:val="none" w:sz="0" w:space="0" w:color="auto"/>
      </w:divBdr>
    </w:div>
    <w:div w:id="698629130">
      <w:bodyDiv w:val="1"/>
      <w:marLeft w:val="0"/>
      <w:marRight w:val="0"/>
      <w:marTop w:val="0"/>
      <w:marBottom w:val="0"/>
      <w:divBdr>
        <w:top w:val="none" w:sz="0" w:space="0" w:color="auto"/>
        <w:left w:val="none" w:sz="0" w:space="0" w:color="auto"/>
        <w:bottom w:val="none" w:sz="0" w:space="0" w:color="auto"/>
        <w:right w:val="none" w:sz="0" w:space="0" w:color="auto"/>
      </w:divBdr>
    </w:div>
    <w:div w:id="698698814">
      <w:bodyDiv w:val="1"/>
      <w:marLeft w:val="0"/>
      <w:marRight w:val="0"/>
      <w:marTop w:val="0"/>
      <w:marBottom w:val="0"/>
      <w:divBdr>
        <w:top w:val="none" w:sz="0" w:space="0" w:color="auto"/>
        <w:left w:val="none" w:sz="0" w:space="0" w:color="auto"/>
        <w:bottom w:val="none" w:sz="0" w:space="0" w:color="auto"/>
        <w:right w:val="none" w:sz="0" w:space="0" w:color="auto"/>
      </w:divBdr>
    </w:div>
    <w:div w:id="701125643">
      <w:bodyDiv w:val="1"/>
      <w:marLeft w:val="0"/>
      <w:marRight w:val="0"/>
      <w:marTop w:val="0"/>
      <w:marBottom w:val="0"/>
      <w:divBdr>
        <w:top w:val="none" w:sz="0" w:space="0" w:color="auto"/>
        <w:left w:val="none" w:sz="0" w:space="0" w:color="auto"/>
        <w:bottom w:val="none" w:sz="0" w:space="0" w:color="auto"/>
        <w:right w:val="none" w:sz="0" w:space="0" w:color="auto"/>
      </w:divBdr>
    </w:div>
    <w:div w:id="703752157">
      <w:bodyDiv w:val="1"/>
      <w:marLeft w:val="0"/>
      <w:marRight w:val="0"/>
      <w:marTop w:val="0"/>
      <w:marBottom w:val="0"/>
      <w:divBdr>
        <w:top w:val="none" w:sz="0" w:space="0" w:color="auto"/>
        <w:left w:val="none" w:sz="0" w:space="0" w:color="auto"/>
        <w:bottom w:val="none" w:sz="0" w:space="0" w:color="auto"/>
        <w:right w:val="none" w:sz="0" w:space="0" w:color="auto"/>
      </w:divBdr>
    </w:div>
    <w:div w:id="704645438">
      <w:bodyDiv w:val="1"/>
      <w:marLeft w:val="0"/>
      <w:marRight w:val="0"/>
      <w:marTop w:val="0"/>
      <w:marBottom w:val="0"/>
      <w:divBdr>
        <w:top w:val="none" w:sz="0" w:space="0" w:color="auto"/>
        <w:left w:val="none" w:sz="0" w:space="0" w:color="auto"/>
        <w:bottom w:val="none" w:sz="0" w:space="0" w:color="auto"/>
        <w:right w:val="none" w:sz="0" w:space="0" w:color="auto"/>
      </w:divBdr>
    </w:div>
    <w:div w:id="705448405">
      <w:bodyDiv w:val="1"/>
      <w:marLeft w:val="0"/>
      <w:marRight w:val="0"/>
      <w:marTop w:val="0"/>
      <w:marBottom w:val="0"/>
      <w:divBdr>
        <w:top w:val="none" w:sz="0" w:space="0" w:color="auto"/>
        <w:left w:val="none" w:sz="0" w:space="0" w:color="auto"/>
        <w:bottom w:val="none" w:sz="0" w:space="0" w:color="auto"/>
        <w:right w:val="none" w:sz="0" w:space="0" w:color="auto"/>
      </w:divBdr>
    </w:div>
    <w:div w:id="707921426">
      <w:bodyDiv w:val="1"/>
      <w:marLeft w:val="0"/>
      <w:marRight w:val="0"/>
      <w:marTop w:val="0"/>
      <w:marBottom w:val="0"/>
      <w:divBdr>
        <w:top w:val="none" w:sz="0" w:space="0" w:color="auto"/>
        <w:left w:val="none" w:sz="0" w:space="0" w:color="auto"/>
        <w:bottom w:val="none" w:sz="0" w:space="0" w:color="auto"/>
        <w:right w:val="none" w:sz="0" w:space="0" w:color="auto"/>
      </w:divBdr>
    </w:div>
    <w:div w:id="714307056">
      <w:bodyDiv w:val="1"/>
      <w:marLeft w:val="0"/>
      <w:marRight w:val="0"/>
      <w:marTop w:val="0"/>
      <w:marBottom w:val="0"/>
      <w:divBdr>
        <w:top w:val="none" w:sz="0" w:space="0" w:color="auto"/>
        <w:left w:val="none" w:sz="0" w:space="0" w:color="auto"/>
        <w:bottom w:val="none" w:sz="0" w:space="0" w:color="auto"/>
        <w:right w:val="none" w:sz="0" w:space="0" w:color="auto"/>
      </w:divBdr>
    </w:div>
    <w:div w:id="714352218">
      <w:bodyDiv w:val="1"/>
      <w:marLeft w:val="0"/>
      <w:marRight w:val="0"/>
      <w:marTop w:val="0"/>
      <w:marBottom w:val="0"/>
      <w:divBdr>
        <w:top w:val="none" w:sz="0" w:space="0" w:color="auto"/>
        <w:left w:val="none" w:sz="0" w:space="0" w:color="auto"/>
        <w:bottom w:val="none" w:sz="0" w:space="0" w:color="auto"/>
        <w:right w:val="none" w:sz="0" w:space="0" w:color="auto"/>
      </w:divBdr>
    </w:div>
    <w:div w:id="715275902">
      <w:bodyDiv w:val="1"/>
      <w:marLeft w:val="0"/>
      <w:marRight w:val="0"/>
      <w:marTop w:val="0"/>
      <w:marBottom w:val="0"/>
      <w:divBdr>
        <w:top w:val="none" w:sz="0" w:space="0" w:color="auto"/>
        <w:left w:val="none" w:sz="0" w:space="0" w:color="auto"/>
        <w:bottom w:val="none" w:sz="0" w:space="0" w:color="auto"/>
        <w:right w:val="none" w:sz="0" w:space="0" w:color="auto"/>
      </w:divBdr>
    </w:div>
    <w:div w:id="718433891">
      <w:bodyDiv w:val="1"/>
      <w:marLeft w:val="0"/>
      <w:marRight w:val="0"/>
      <w:marTop w:val="0"/>
      <w:marBottom w:val="0"/>
      <w:divBdr>
        <w:top w:val="none" w:sz="0" w:space="0" w:color="auto"/>
        <w:left w:val="none" w:sz="0" w:space="0" w:color="auto"/>
        <w:bottom w:val="none" w:sz="0" w:space="0" w:color="auto"/>
        <w:right w:val="none" w:sz="0" w:space="0" w:color="auto"/>
      </w:divBdr>
    </w:div>
    <w:div w:id="718670453">
      <w:bodyDiv w:val="1"/>
      <w:marLeft w:val="0"/>
      <w:marRight w:val="0"/>
      <w:marTop w:val="0"/>
      <w:marBottom w:val="0"/>
      <w:divBdr>
        <w:top w:val="none" w:sz="0" w:space="0" w:color="auto"/>
        <w:left w:val="none" w:sz="0" w:space="0" w:color="auto"/>
        <w:bottom w:val="none" w:sz="0" w:space="0" w:color="auto"/>
        <w:right w:val="none" w:sz="0" w:space="0" w:color="auto"/>
      </w:divBdr>
    </w:div>
    <w:div w:id="718940656">
      <w:bodyDiv w:val="1"/>
      <w:marLeft w:val="0"/>
      <w:marRight w:val="0"/>
      <w:marTop w:val="0"/>
      <w:marBottom w:val="0"/>
      <w:divBdr>
        <w:top w:val="none" w:sz="0" w:space="0" w:color="auto"/>
        <w:left w:val="none" w:sz="0" w:space="0" w:color="auto"/>
        <w:bottom w:val="none" w:sz="0" w:space="0" w:color="auto"/>
        <w:right w:val="none" w:sz="0" w:space="0" w:color="auto"/>
      </w:divBdr>
      <w:divsChild>
        <w:div w:id="67315151">
          <w:marLeft w:val="640"/>
          <w:marRight w:val="0"/>
          <w:marTop w:val="0"/>
          <w:marBottom w:val="0"/>
          <w:divBdr>
            <w:top w:val="none" w:sz="0" w:space="0" w:color="auto"/>
            <w:left w:val="none" w:sz="0" w:space="0" w:color="auto"/>
            <w:bottom w:val="none" w:sz="0" w:space="0" w:color="auto"/>
            <w:right w:val="none" w:sz="0" w:space="0" w:color="auto"/>
          </w:divBdr>
        </w:div>
        <w:div w:id="190651058">
          <w:marLeft w:val="640"/>
          <w:marRight w:val="0"/>
          <w:marTop w:val="0"/>
          <w:marBottom w:val="0"/>
          <w:divBdr>
            <w:top w:val="none" w:sz="0" w:space="0" w:color="auto"/>
            <w:left w:val="none" w:sz="0" w:space="0" w:color="auto"/>
            <w:bottom w:val="none" w:sz="0" w:space="0" w:color="auto"/>
            <w:right w:val="none" w:sz="0" w:space="0" w:color="auto"/>
          </w:divBdr>
        </w:div>
        <w:div w:id="761879588">
          <w:marLeft w:val="640"/>
          <w:marRight w:val="0"/>
          <w:marTop w:val="0"/>
          <w:marBottom w:val="0"/>
          <w:divBdr>
            <w:top w:val="none" w:sz="0" w:space="0" w:color="auto"/>
            <w:left w:val="none" w:sz="0" w:space="0" w:color="auto"/>
            <w:bottom w:val="none" w:sz="0" w:space="0" w:color="auto"/>
            <w:right w:val="none" w:sz="0" w:space="0" w:color="auto"/>
          </w:divBdr>
        </w:div>
        <w:div w:id="1827549602">
          <w:marLeft w:val="640"/>
          <w:marRight w:val="0"/>
          <w:marTop w:val="0"/>
          <w:marBottom w:val="0"/>
          <w:divBdr>
            <w:top w:val="none" w:sz="0" w:space="0" w:color="auto"/>
            <w:left w:val="none" w:sz="0" w:space="0" w:color="auto"/>
            <w:bottom w:val="none" w:sz="0" w:space="0" w:color="auto"/>
            <w:right w:val="none" w:sz="0" w:space="0" w:color="auto"/>
          </w:divBdr>
        </w:div>
        <w:div w:id="702444003">
          <w:marLeft w:val="640"/>
          <w:marRight w:val="0"/>
          <w:marTop w:val="0"/>
          <w:marBottom w:val="0"/>
          <w:divBdr>
            <w:top w:val="none" w:sz="0" w:space="0" w:color="auto"/>
            <w:left w:val="none" w:sz="0" w:space="0" w:color="auto"/>
            <w:bottom w:val="none" w:sz="0" w:space="0" w:color="auto"/>
            <w:right w:val="none" w:sz="0" w:space="0" w:color="auto"/>
          </w:divBdr>
        </w:div>
        <w:div w:id="996347944">
          <w:marLeft w:val="640"/>
          <w:marRight w:val="0"/>
          <w:marTop w:val="0"/>
          <w:marBottom w:val="0"/>
          <w:divBdr>
            <w:top w:val="none" w:sz="0" w:space="0" w:color="auto"/>
            <w:left w:val="none" w:sz="0" w:space="0" w:color="auto"/>
            <w:bottom w:val="none" w:sz="0" w:space="0" w:color="auto"/>
            <w:right w:val="none" w:sz="0" w:space="0" w:color="auto"/>
          </w:divBdr>
        </w:div>
        <w:div w:id="1342196623">
          <w:marLeft w:val="640"/>
          <w:marRight w:val="0"/>
          <w:marTop w:val="0"/>
          <w:marBottom w:val="0"/>
          <w:divBdr>
            <w:top w:val="none" w:sz="0" w:space="0" w:color="auto"/>
            <w:left w:val="none" w:sz="0" w:space="0" w:color="auto"/>
            <w:bottom w:val="none" w:sz="0" w:space="0" w:color="auto"/>
            <w:right w:val="none" w:sz="0" w:space="0" w:color="auto"/>
          </w:divBdr>
        </w:div>
        <w:div w:id="1573850041">
          <w:marLeft w:val="640"/>
          <w:marRight w:val="0"/>
          <w:marTop w:val="0"/>
          <w:marBottom w:val="0"/>
          <w:divBdr>
            <w:top w:val="none" w:sz="0" w:space="0" w:color="auto"/>
            <w:left w:val="none" w:sz="0" w:space="0" w:color="auto"/>
            <w:bottom w:val="none" w:sz="0" w:space="0" w:color="auto"/>
            <w:right w:val="none" w:sz="0" w:space="0" w:color="auto"/>
          </w:divBdr>
        </w:div>
        <w:div w:id="1046106943">
          <w:marLeft w:val="640"/>
          <w:marRight w:val="0"/>
          <w:marTop w:val="0"/>
          <w:marBottom w:val="0"/>
          <w:divBdr>
            <w:top w:val="none" w:sz="0" w:space="0" w:color="auto"/>
            <w:left w:val="none" w:sz="0" w:space="0" w:color="auto"/>
            <w:bottom w:val="none" w:sz="0" w:space="0" w:color="auto"/>
            <w:right w:val="none" w:sz="0" w:space="0" w:color="auto"/>
          </w:divBdr>
        </w:div>
        <w:div w:id="923951936">
          <w:marLeft w:val="640"/>
          <w:marRight w:val="0"/>
          <w:marTop w:val="0"/>
          <w:marBottom w:val="0"/>
          <w:divBdr>
            <w:top w:val="none" w:sz="0" w:space="0" w:color="auto"/>
            <w:left w:val="none" w:sz="0" w:space="0" w:color="auto"/>
            <w:bottom w:val="none" w:sz="0" w:space="0" w:color="auto"/>
            <w:right w:val="none" w:sz="0" w:space="0" w:color="auto"/>
          </w:divBdr>
        </w:div>
        <w:div w:id="973026426">
          <w:marLeft w:val="640"/>
          <w:marRight w:val="0"/>
          <w:marTop w:val="0"/>
          <w:marBottom w:val="0"/>
          <w:divBdr>
            <w:top w:val="none" w:sz="0" w:space="0" w:color="auto"/>
            <w:left w:val="none" w:sz="0" w:space="0" w:color="auto"/>
            <w:bottom w:val="none" w:sz="0" w:space="0" w:color="auto"/>
            <w:right w:val="none" w:sz="0" w:space="0" w:color="auto"/>
          </w:divBdr>
        </w:div>
        <w:div w:id="890926090">
          <w:marLeft w:val="640"/>
          <w:marRight w:val="0"/>
          <w:marTop w:val="0"/>
          <w:marBottom w:val="0"/>
          <w:divBdr>
            <w:top w:val="none" w:sz="0" w:space="0" w:color="auto"/>
            <w:left w:val="none" w:sz="0" w:space="0" w:color="auto"/>
            <w:bottom w:val="none" w:sz="0" w:space="0" w:color="auto"/>
            <w:right w:val="none" w:sz="0" w:space="0" w:color="auto"/>
          </w:divBdr>
        </w:div>
        <w:div w:id="1337342043">
          <w:marLeft w:val="640"/>
          <w:marRight w:val="0"/>
          <w:marTop w:val="0"/>
          <w:marBottom w:val="0"/>
          <w:divBdr>
            <w:top w:val="none" w:sz="0" w:space="0" w:color="auto"/>
            <w:left w:val="none" w:sz="0" w:space="0" w:color="auto"/>
            <w:bottom w:val="none" w:sz="0" w:space="0" w:color="auto"/>
            <w:right w:val="none" w:sz="0" w:space="0" w:color="auto"/>
          </w:divBdr>
        </w:div>
        <w:div w:id="207574848">
          <w:marLeft w:val="640"/>
          <w:marRight w:val="0"/>
          <w:marTop w:val="0"/>
          <w:marBottom w:val="0"/>
          <w:divBdr>
            <w:top w:val="none" w:sz="0" w:space="0" w:color="auto"/>
            <w:left w:val="none" w:sz="0" w:space="0" w:color="auto"/>
            <w:bottom w:val="none" w:sz="0" w:space="0" w:color="auto"/>
            <w:right w:val="none" w:sz="0" w:space="0" w:color="auto"/>
          </w:divBdr>
        </w:div>
        <w:div w:id="1321692585">
          <w:marLeft w:val="640"/>
          <w:marRight w:val="0"/>
          <w:marTop w:val="0"/>
          <w:marBottom w:val="0"/>
          <w:divBdr>
            <w:top w:val="none" w:sz="0" w:space="0" w:color="auto"/>
            <w:left w:val="none" w:sz="0" w:space="0" w:color="auto"/>
            <w:bottom w:val="none" w:sz="0" w:space="0" w:color="auto"/>
            <w:right w:val="none" w:sz="0" w:space="0" w:color="auto"/>
          </w:divBdr>
        </w:div>
        <w:div w:id="226456699">
          <w:marLeft w:val="640"/>
          <w:marRight w:val="0"/>
          <w:marTop w:val="0"/>
          <w:marBottom w:val="0"/>
          <w:divBdr>
            <w:top w:val="none" w:sz="0" w:space="0" w:color="auto"/>
            <w:left w:val="none" w:sz="0" w:space="0" w:color="auto"/>
            <w:bottom w:val="none" w:sz="0" w:space="0" w:color="auto"/>
            <w:right w:val="none" w:sz="0" w:space="0" w:color="auto"/>
          </w:divBdr>
        </w:div>
        <w:div w:id="1139689626">
          <w:marLeft w:val="640"/>
          <w:marRight w:val="0"/>
          <w:marTop w:val="0"/>
          <w:marBottom w:val="0"/>
          <w:divBdr>
            <w:top w:val="none" w:sz="0" w:space="0" w:color="auto"/>
            <w:left w:val="none" w:sz="0" w:space="0" w:color="auto"/>
            <w:bottom w:val="none" w:sz="0" w:space="0" w:color="auto"/>
            <w:right w:val="none" w:sz="0" w:space="0" w:color="auto"/>
          </w:divBdr>
        </w:div>
        <w:div w:id="1233927621">
          <w:marLeft w:val="640"/>
          <w:marRight w:val="0"/>
          <w:marTop w:val="0"/>
          <w:marBottom w:val="0"/>
          <w:divBdr>
            <w:top w:val="none" w:sz="0" w:space="0" w:color="auto"/>
            <w:left w:val="none" w:sz="0" w:space="0" w:color="auto"/>
            <w:bottom w:val="none" w:sz="0" w:space="0" w:color="auto"/>
            <w:right w:val="none" w:sz="0" w:space="0" w:color="auto"/>
          </w:divBdr>
        </w:div>
        <w:div w:id="1409691623">
          <w:marLeft w:val="640"/>
          <w:marRight w:val="0"/>
          <w:marTop w:val="0"/>
          <w:marBottom w:val="0"/>
          <w:divBdr>
            <w:top w:val="none" w:sz="0" w:space="0" w:color="auto"/>
            <w:left w:val="none" w:sz="0" w:space="0" w:color="auto"/>
            <w:bottom w:val="none" w:sz="0" w:space="0" w:color="auto"/>
            <w:right w:val="none" w:sz="0" w:space="0" w:color="auto"/>
          </w:divBdr>
        </w:div>
        <w:div w:id="1285117682">
          <w:marLeft w:val="640"/>
          <w:marRight w:val="0"/>
          <w:marTop w:val="0"/>
          <w:marBottom w:val="0"/>
          <w:divBdr>
            <w:top w:val="none" w:sz="0" w:space="0" w:color="auto"/>
            <w:left w:val="none" w:sz="0" w:space="0" w:color="auto"/>
            <w:bottom w:val="none" w:sz="0" w:space="0" w:color="auto"/>
            <w:right w:val="none" w:sz="0" w:space="0" w:color="auto"/>
          </w:divBdr>
        </w:div>
        <w:div w:id="864948487">
          <w:marLeft w:val="640"/>
          <w:marRight w:val="0"/>
          <w:marTop w:val="0"/>
          <w:marBottom w:val="0"/>
          <w:divBdr>
            <w:top w:val="none" w:sz="0" w:space="0" w:color="auto"/>
            <w:left w:val="none" w:sz="0" w:space="0" w:color="auto"/>
            <w:bottom w:val="none" w:sz="0" w:space="0" w:color="auto"/>
            <w:right w:val="none" w:sz="0" w:space="0" w:color="auto"/>
          </w:divBdr>
        </w:div>
        <w:div w:id="958951810">
          <w:marLeft w:val="640"/>
          <w:marRight w:val="0"/>
          <w:marTop w:val="0"/>
          <w:marBottom w:val="0"/>
          <w:divBdr>
            <w:top w:val="none" w:sz="0" w:space="0" w:color="auto"/>
            <w:left w:val="none" w:sz="0" w:space="0" w:color="auto"/>
            <w:bottom w:val="none" w:sz="0" w:space="0" w:color="auto"/>
            <w:right w:val="none" w:sz="0" w:space="0" w:color="auto"/>
          </w:divBdr>
        </w:div>
        <w:div w:id="628903118">
          <w:marLeft w:val="640"/>
          <w:marRight w:val="0"/>
          <w:marTop w:val="0"/>
          <w:marBottom w:val="0"/>
          <w:divBdr>
            <w:top w:val="none" w:sz="0" w:space="0" w:color="auto"/>
            <w:left w:val="none" w:sz="0" w:space="0" w:color="auto"/>
            <w:bottom w:val="none" w:sz="0" w:space="0" w:color="auto"/>
            <w:right w:val="none" w:sz="0" w:space="0" w:color="auto"/>
          </w:divBdr>
        </w:div>
        <w:div w:id="260451288">
          <w:marLeft w:val="640"/>
          <w:marRight w:val="0"/>
          <w:marTop w:val="0"/>
          <w:marBottom w:val="0"/>
          <w:divBdr>
            <w:top w:val="none" w:sz="0" w:space="0" w:color="auto"/>
            <w:left w:val="none" w:sz="0" w:space="0" w:color="auto"/>
            <w:bottom w:val="none" w:sz="0" w:space="0" w:color="auto"/>
            <w:right w:val="none" w:sz="0" w:space="0" w:color="auto"/>
          </w:divBdr>
        </w:div>
        <w:div w:id="394747291">
          <w:marLeft w:val="640"/>
          <w:marRight w:val="0"/>
          <w:marTop w:val="0"/>
          <w:marBottom w:val="0"/>
          <w:divBdr>
            <w:top w:val="none" w:sz="0" w:space="0" w:color="auto"/>
            <w:left w:val="none" w:sz="0" w:space="0" w:color="auto"/>
            <w:bottom w:val="none" w:sz="0" w:space="0" w:color="auto"/>
            <w:right w:val="none" w:sz="0" w:space="0" w:color="auto"/>
          </w:divBdr>
        </w:div>
        <w:div w:id="437263528">
          <w:marLeft w:val="640"/>
          <w:marRight w:val="0"/>
          <w:marTop w:val="0"/>
          <w:marBottom w:val="0"/>
          <w:divBdr>
            <w:top w:val="none" w:sz="0" w:space="0" w:color="auto"/>
            <w:left w:val="none" w:sz="0" w:space="0" w:color="auto"/>
            <w:bottom w:val="none" w:sz="0" w:space="0" w:color="auto"/>
            <w:right w:val="none" w:sz="0" w:space="0" w:color="auto"/>
          </w:divBdr>
        </w:div>
        <w:div w:id="1916889558">
          <w:marLeft w:val="640"/>
          <w:marRight w:val="0"/>
          <w:marTop w:val="0"/>
          <w:marBottom w:val="0"/>
          <w:divBdr>
            <w:top w:val="none" w:sz="0" w:space="0" w:color="auto"/>
            <w:left w:val="none" w:sz="0" w:space="0" w:color="auto"/>
            <w:bottom w:val="none" w:sz="0" w:space="0" w:color="auto"/>
            <w:right w:val="none" w:sz="0" w:space="0" w:color="auto"/>
          </w:divBdr>
        </w:div>
        <w:div w:id="1366634766">
          <w:marLeft w:val="640"/>
          <w:marRight w:val="0"/>
          <w:marTop w:val="0"/>
          <w:marBottom w:val="0"/>
          <w:divBdr>
            <w:top w:val="none" w:sz="0" w:space="0" w:color="auto"/>
            <w:left w:val="none" w:sz="0" w:space="0" w:color="auto"/>
            <w:bottom w:val="none" w:sz="0" w:space="0" w:color="auto"/>
            <w:right w:val="none" w:sz="0" w:space="0" w:color="auto"/>
          </w:divBdr>
        </w:div>
        <w:div w:id="1900245629">
          <w:marLeft w:val="640"/>
          <w:marRight w:val="0"/>
          <w:marTop w:val="0"/>
          <w:marBottom w:val="0"/>
          <w:divBdr>
            <w:top w:val="none" w:sz="0" w:space="0" w:color="auto"/>
            <w:left w:val="none" w:sz="0" w:space="0" w:color="auto"/>
            <w:bottom w:val="none" w:sz="0" w:space="0" w:color="auto"/>
            <w:right w:val="none" w:sz="0" w:space="0" w:color="auto"/>
          </w:divBdr>
        </w:div>
        <w:div w:id="1032538356">
          <w:marLeft w:val="640"/>
          <w:marRight w:val="0"/>
          <w:marTop w:val="0"/>
          <w:marBottom w:val="0"/>
          <w:divBdr>
            <w:top w:val="none" w:sz="0" w:space="0" w:color="auto"/>
            <w:left w:val="none" w:sz="0" w:space="0" w:color="auto"/>
            <w:bottom w:val="none" w:sz="0" w:space="0" w:color="auto"/>
            <w:right w:val="none" w:sz="0" w:space="0" w:color="auto"/>
          </w:divBdr>
        </w:div>
        <w:div w:id="1567380028">
          <w:marLeft w:val="640"/>
          <w:marRight w:val="0"/>
          <w:marTop w:val="0"/>
          <w:marBottom w:val="0"/>
          <w:divBdr>
            <w:top w:val="none" w:sz="0" w:space="0" w:color="auto"/>
            <w:left w:val="none" w:sz="0" w:space="0" w:color="auto"/>
            <w:bottom w:val="none" w:sz="0" w:space="0" w:color="auto"/>
            <w:right w:val="none" w:sz="0" w:space="0" w:color="auto"/>
          </w:divBdr>
        </w:div>
        <w:div w:id="1627078613">
          <w:marLeft w:val="640"/>
          <w:marRight w:val="0"/>
          <w:marTop w:val="0"/>
          <w:marBottom w:val="0"/>
          <w:divBdr>
            <w:top w:val="none" w:sz="0" w:space="0" w:color="auto"/>
            <w:left w:val="none" w:sz="0" w:space="0" w:color="auto"/>
            <w:bottom w:val="none" w:sz="0" w:space="0" w:color="auto"/>
            <w:right w:val="none" w:sz="0" w:space="0" w:color="auto"/>
          </w:divBdr>
        </w:div>
        <w:div w:id="1918127451">
          <w:marLeft w:val="640"/>
          <w:marRight w:val="0"/>
          <w:marTop w:val="0"/>
          <w:marBottom w:val="0"/>
          <w:divBdr>
            <w:top w:val="none" w:sz="0" w:space="0" w:color="auto"/>
            <w:left w:val="none" w:sz="0" w:space="0" w:color="auto"/>
            <w:bottom w:val="none" w:sz="0" w:space="0" w:color="auto"/>
            <w:right w:val="none" w:sz="0" w:space="0" w:color="auto"/>
          </w:divBdr>
        </w:div>
      </w:divsChild>
    </w:div>
    <w:div w:id="719323787">
      <w:bodyDiv w:val="1"/>
      <w:marLeft w:val="0"/>
      <w:marRight w:val="0"/>
      <w:marTop w:val="0"/>
      <w:marBottom w:val="0"/>
      <w:divBdr>
        <w:top w:val="none" w:sz="0" w:space="0" w:color="auto"/>
        <w:left w:val="none" w:sz="0" w:space="0" w:color="auto"/>
        <w:bottom w:val="none" w:sz="0" w:space="0" w:color="auto"/>
        <w:right w:val="none" w:sz="0" w:space="0" w:color="auto"/>
      </w:divBdr>
    </w:div>
    <w:div w:id="719325315">
      <w:bodyDiv w:val="1"/>
      <w:marLeft w:val="0"/>
      <w:marRight w:val="0"/>
      <w:marTop w:val="0"/>
      <w:marBottom w:val="0"/>
      <w:divBdr>
        <w:top w:val="none" w:sz="0" w:space="0" w:color="auto"/>
        <w:left w:val="none" w:sz="0" w:space="0" w:color="auto"/>
        <w:bottom w:val="none" w:sz="0" w:space="0" w:color="auto"/>
        <w:right w:val="none" w:sz="0" w:space="0" w:color="auto"/>
      </w:divBdr>
    </w:div>
    <w:div w:id="720831628">
      <w:bodyDiv w:val="1"/>
      <w:marLeft w:val="0"/>
      <w:marRight w:val="0"/>
      <w:marTop w:val="0"/>
      <w:marBottom w:val="0"/>
      <w:divBdr>
        <w:top w:val="none" w:sz="0" w:space="0" w:color="auto"/>
        <w:left w:val="none" w:sz="0" w:space="0" w:color="auto"/>
        <w:bottom w:val="none" w:sz="0" w:space="0" w:color="auto"/>
        <w:right w:val="none" w:sz="0" w:space="0" w:color="auto"/>
      </w:divBdr>
    </w:div>
    <w:div w:id="721172157">
      <w:bodyDiv w:val="1"/>
      <w:marLeft w:val="0"/>
      <w:marRight w:val="0"/>
      <w:marTop w:val="0"/>
      <w:marBottom w:val="0"/>
      <w:divBdr>
        <w:top w:val="none" w:sz="0" w:space="0" w:color="auto"/>
        <w:left w:val="none" w:sz="0" w:space="0" w:color="auto"/>
        <w:bottom w:val="none" w:sz="0" w:space="0" w:color="auto"/>
        <w:right w:val="none" w:sz="0" w:space="0" w:color="auto"/>
      </w:divBdr>
    </w:div>
    <w:div w:id="721633365">
      <w:bodyDiv w:val="1"/>
      <w:marLeft w:val="0"/>
      <w:marRight w:val="0"/>
      <w:marTop w:val="0"/>
      <w:marBottom w:val="0"/>
      <w:divBdr>
        <w:top w:val="none" w:sz="0" w:space="0" w:color="auto"/>
        <w:left w:val="none" w:sz="0" w:space="0" w:color="auto"/>
        <w:bottom w:val="none" w:sz="0" w:space="0" w:color="auto"/>
        <w:right w:val="none" w:sz="0" w:space="0" w:color="auto"/>
      </w:divBdr>
    </w:div>
    <w:div w:id="721759257">
      <w:bodyDiv w:val="1"/>
      <w:marLeft w:val="0"/>
      <w:marRight w:val="0"/>
      <w:marTop w:val="0"/>
      <w:marBottom w:val="0"/>
      <w:divBdr>
        <w:top w:val="none" w:sz="0" w:space="0" w:color="auto"/>
        <w:left w:val="none" w:sz="0" w:space="0" w:color="auto"/>
        <w:bottom w:val="none" w:sz="0" w:space="0" w:color="auto"/>
        <w:right w:val="none" w:sz="0" w:space="0" w:color="auto"/>
      </w:divBdr>
      <w:divsChild>
        <w:div w:id="1081826747">
          <w:marLeft w:val="640"/>
          <w:marRight w:val="0"/>
          <w:marTop w:val="0"/>
          <w:marBottom w:val="0"/>
          <w:divBdr>
            <w:top w:val="none" w:sz="0" w:space="0" w:color="auto"/>
            <w:left w:val="none" w:sz="0" w:space="0" w:color="auto"/>
            <w:bottom w:val="none" w:sz="0" w:space="0" w:color="auto"/>
            <w:right w:val="none" w:sz="0" w:space="0" w:color="auto"/>
          </w:divBdr>
        </w:div>
        <w:div w:id="53050555">
          <w:marLeft w:val="640"/>
          <w:marRight w:val="0"/>
          <w:marTop w:val="0"/>
          <w:marBottom w:val="0"/>
          <w:divBdr>
            <w:top w:val="none" w:sz="0" w:space="0" w:color="auto"/>
            <w:left w:val="none" w:sz="0" w:space="0" w:color="auto"/>
            <w:bottom w:val="none" w:sz="0" w:space="0" w:color="auto"/>
            <w:right w:val="none" w:sz="0" w:space="0" w:color="auto"/>
          </w:divBdr>
        </w:div>
        <w:div w:id="1316493787">
          <w:marLeft w:val="640"/>
          <w:marRight w:val="0"/>
          <w:marTop w:val="0"/>
          <w:marBottom w:val="0"/>
          <w:divBdr>
            <w:top w:val="none" w:sz="0" w:space="0" w:color="auto"/>
            <w:left w:val="none" w:sz="0" w:space="0" w:color="auto"/>
            <w:bottom w:val="none" w:sz="0" w:space="0" w:color="auto"/>
            <w:right w:val="none" w:sz="0" w:space="0" w:color="auto"/>
          </w:divBdr>
        </w:div>
        <w:div w:id="147211979">
          <w:marLeft w:val="640"/>
          <w:marRight w:val="0"/>
          <w:marTop w:val="0"/>
          <w:marBottom w:val="0"/>
          <w:divBdr>
            <w:top w:val="none" w:sz="0" w:space="0" w:color="auto"/>
            <w:left w:val="none" w:sz="0" w:space="0" w:color="auto"/>
            <w:bottom w:val="none" w:sz="0" w:space="0" w:color="auto"/>
            <w:right w:val="none" w:sz="0" w:space="0" w:color="auto"/>
          </w:divBdr>
        </w:div>
        <w:div w:id="1760712215">
          <w:marLeft w:val="640"/>
          <w:marRight w:val="0"/>
          <w:marTop w:val="0"/>
          <w:marBottom w:val="0"/>
          <w:divBdr>
            <w:top w:val="none" w:sz="0" w:space="0" w:color="auto"/>
            <w:left w:val="none" w:sz="0" w:space="0" w:color="auto"/>
            <w:bottom w:val="none" w:sz="0" w:space="0" w:color="auto"/>
            <w:right w:val="none" w:sz="0" w:space="0" w:color="auto"/>
          </w:divBdr>
        </w:div>
        <w:div w:id="1610963125">
          <w:marLeft w:val="640"/>
          <w:marRight w:val="0"/>
          <w:marTop w:val="0"/>
          <w:marBottom w:val="0"/>
          <w:divBdr>
            <w:top w:val="none" w:sz="0" w:space="0" w:color="auto"/>
            <w:left w:val="none" w:sz="0" w:space="0" w:color="auto"/>
            <w:bottom w:val="none" w:sz="0" w:space="0" w:color="auto"/>
            <w:right w:val="none" w:sz="0" w:space="0" w:color="auto"/>
          </w:divBdr>
        </w:div>
        <w:div w:id="1056978210">
          <w:marLeft w:val="640"/>
          <w:marRight w:val="0"/>
          <w:marTop w:val="0"/>
          <w:marBottom w:val="0"/>
          <w:divBdr>
            <w:top w:val="none" w:sz="0" w:space="0" w:color="auto"/>
            <w:left w:val="none" w:sz="0" w:space="0" w:color="auto"/>
            <w:bottom w:val="none" w:sz="0" w:space="0" w:color="auto"/>
            <w:right w:val="none" w:sz="0" w:space="0" w:color="auto"/>
          </w:divBdr>
        </w:div>
        <w:div w:id="1600408621">
          <w:marLeft w:val="640"/>
          <w:marRight w:val="0"/>
          <w:marTop w:val="0"/>
          <w:marBottom w:val="0"/>
          <w:divBdr>
            <w:top w:val="none" w:sz="0" w:space="0" w:color="auto"/>
            <w:left w:val="none" w:sz="0" w:space="0" w:color="auto"/>
            <w:bottom w:val="none" w:sz="0" w:space="0" w:color="auto"/>
            <w:right w:val="none" w:sz="0" w:space="0" w:color="auto"/>
          </w:divBdr>
        </w:div>
        <w:div w:id="2050833814">
          <w:marLeft w:val="640"/>
          <w:marRight w:val="0"/>
          <w:marTop w:val="0"/>
          <w:marBottom w:val="0"/>
          <w:divBdr>
            <w:top w:val="none" w:sz="0" w:space="0" w:color="auto"/>
            <w:left w:val="none" w:sz="0" w:space="0" w:color="auto"/>
            <w:bottom w:val="none" w:sz="0" w:space="0" w:color="auto"/>
            <w:right w:val="none" w:sz="0" w:space="0" w:color="auto"/>
          </w:divBdr>
        </w:div>
        <w:div w:id="716704430">
          <w:marLeft w:val="640"/>
          <w:marRight w:val="0"/>
          <w:marTop w:val="0"/>
          <w:marBottom w:val="0"/>
          <w:divBdr>
            <w:top w:val="none" w:sz="0" w:space="0" w:color="auto"/>
            <w:left w:val="none" w:sz="0" w:space="0" w:color="auto"/>
            <w:bottom w:val="none" w:sz="0" w:space="0" w:color="auto"/>
            <w:right w:val="none" w:sz="0" w:space="0" w:color="auto"/>
          </w:divBdr>
        </w:div>
        <w:div w:id="1239711643">
          <w:marLeft w:val="640"/>
          <w:marRight w:val="0"/>
          <w:marTop w:val="0"/>
          <w:marBottom w:val="0"/>
          <w:divBdr>
            <w:top w:val="none" w:sz="0" w:space="0" w:color="auto"/>
            <w:left w:val="none" w:sz="0" w:space="0" w:color="auto"/>
            <w:bottom w:val="none" w:sz="0" w:space="0" w:color="auto"/>
            <w:right w:val="none" w:sz="0" w:space="0" w:color="auto"/>
          </w:divBdr>
        </w:div>
        <w:div w:id="2076509027">
          <w:marLeft w:val="640"/>
          <w:marRight w:val="0"/>
          <w:marTop w:val="0"/>
          <w:marBottom w:val="0"/>
          <w:divBdr>
            <w:top w:val="none" w:sz="0" w:space="0" w:color="auto"/>
            <w:left w:val="none" w:sz="0" w:space="0" w:color="auto"/>
            <w:bottom w:val="none" w:sz="0" w:space="0" w:color="auto"/>
            <w:right w:val="none" w:sz="0" w:space="0" w:color="auto"/>
          </w:divBdr>
        </w:div>
        <w:div w:id="128062417">
          <w:marLeft w:val="640"/>
          <w:marRight w:val="0"/>
          <w:marTop w:val="0"/>
          <w:marBottom w:val="0"/>
          <w:divBdr>
            <w:top w:val="none" w:sz="0" w:space="0" w:color="auto"/>
            <w:left w:val="none" w:sz="0" w:space="0" w:color="auto"/>
            <w:bottom w:val="none" w:sz="0" w:space="0" w:color="auto"/>
            <w:right w:val="none" w:sz="0" w:space="0" w:color="auto"/>
          </w:divBdr>
        </w:div>
        <w:div w:id="1093284368">
          <w:marLeft w:val="640"/>
          <w:marRight w:val="0"/>
          <w:marTop w:val="0"/>
          <w:marBottom w:val="0"/>
          <w:divBdr>
            <w:top w:val="none" w:sz="0" w:space="0" w:color="auto"/>
            <w:left w:val="none" w:sz="0" w:space="0" w:color="auto"/>
            <w:bottom w:val="none" w:sz="0" w:space="0" w:color="auto"/>
            <w:right w:val="none" w:sz="0" w:space="0" w:color="auto"/>
          </w:divBdr>
        </w:div>
        <w:div w:id="817455723">
          <w:marLeft w:val="640"/>
          <w:marRight w:val="0"/>
          <w:marTop w:val="0"/>
          <w:marBottom w:val="0"/>
          <w:divBdr>
            <w:top w:val="none" w:sz="0" w:space="0" w:color="auto"/>
            <w:left w:val="none" w:sz="0" w:space="0" w:color="auto"/>
            <w:bottom w:val="none" w:sz="0" w:space="0" w:color="auto"/>
            <w:right w:val="none" w:sz="0" w:space="0" w:color="auto"/>
          </w:divBdr>
        </w:div>
        <w:div w:id="1208032802">
          <w:marLeft w:val="640"/>
          <w:marRight w:val="0"/>
          <w:marTop w:val="0"/>
          <w:marBottom w:val="0"/>
          <w:divBdr>
            <w:top w:val="none" w:sz="0" w:space="0" w:color="auto"/>
            <w:left w:val="none" w:sz="0" w:space="0" w:color="auto"/>
            <w:bottom w:val="none" w:sz="0" w:space="0" w:color="auto"/>
            <w:right w:val="none" w:sz="0" w:space="0" w:color="auto"/>
          </w:divBdr>
        </w:div>
        <w:div w:id="553005058">
          <w:marLeft w:val="640"/>
          <w:marRight w:val="0"/>
          <w:marTop w:val="0"/>
          <w:marBottom w:val="0"/>
          <w:divBdr>
            <w:top w:val="none" w:sz="0" w:space="0" w:color="auto"/>
            <w:left w:val="none" w:sz="0" w:space="0" w:color="auto"/>
            <w:bottom w:val="none" w:sz="0" w:space="0" w:color="auto"/>
            <w:right w:val="none" w:sz="0" w:space="0" w:color="auto"/>
          </w:divBdr>
        </w:div>
        <w:div w:id="1633899810">
          <w:marLeft w:val="640"/>
          <w:marRight w:val="0"/>
          <w:marTop w:val="0"/>
          <w:marBottom w:val="0"/>
          <w:divBdr>
            <w:top w:val="none" w:sz="0" w:space="0" w:color="auto"/>
            <w:left w:val="none" w:sz="0" w:space="0" w:color="auto"/>
            <w:bottom w:val="none" w:sz="0" w:space="0" w:color="auto"/>
            <w:right w:val="none" w:sz="0" w:space="0" w:color="auto"/>
          </w:divBdr>
        </w:div>
        <w:div w:id="441657232">
          <w:marLeft w:val="640"/>
          <w:marRight w:val="0"/>
          <w:marTop w:val="0"/>
          <w:marBottom w:val="0"/>
          <w:divBdr>
            <w:top w:val="none" w:sz="0" w:space="0" w:color="auto"/>
            <w:left w:val="none" w:sz="0" w:space="0" w:color="auto"/>
            <w:bottom w:val="none" w:sz="0" w:space="0" w:color="auto"/>
            <w:right w:val="none" w:sz="0" w:space="0" w:color="auto"/>
          </w:divBdr>
        </w:div>
        <w:div w:id="1579172207">
          <w:marLeft w:val="640"/>
          <w:marRight w:val="0"/>
          <w:marTop w:val="0"/>
          <w:marBottom w:val="0"/>
          <w:divBdr>
            <w:top w:val="none" w:sz="0" w:space="0" w:color="auto"/>
            <w:left w:val="none" w:sz="0" w:space="0" w:color="auto"/>
            <w:bottom w:val="none" w:sz="0" w:space="0" w:color="auto"/>
            <w:right w:val="none" w:sz="0" w:space="0" w:color="auto"/>
          </w:divBdr>
        </w:div>
        <w:div w:id="1423407967">
          <w:marLeft w:val="640"/>
          <w:marRight w:val="0"/>
          <w:marTop w:val="0"/>
          <w:marBottom w:val="0"/>
          <w:divBdr>
            <w:top w:val="none" w:sz="0" w:space="0" w:color="auto"/>
            <w:left w:val="none" w:sz="0" w:space="0" w:color="auto"/>
            <w:bottom w:val="none" w:sz="0" w:space="0" w:color="auto"/>
            <w:right w:val="none" w:sz="0" w:space="0" w:color="auto"/>
          </w:divBdr>
        </w:div>
        <w:div w:id="250937672">
          <w:marLeft w:val="640"/>
          <w:marRight w:val="0"/>
          <w:marTop w:val="0"/>
          <w:marBottom w:val="0"/>
          <w:divBdr>
            <w:top w:val="none" w:sz="0" w:space="0" w:color="auto"/>
            <w:left w:val="none" w:sz="0" w:space="0" w:color="auto"/>
            <w:bottom w:val="none" w:sz="0" w:space="0" w:color="auto"/>
            <w:right w:val="none" w:sz="0" w:space="0" w:color="auto"/>
          </w:divBdr>
        </w:div>
        <w:div w:id="830366275">
          <w:marLeft w:val="640"/>
          <w:marRight w:val="0"/>
          <w:marTop w:val="0"/>
          <w:marBottom w:val="0"/>
          <w:divBdr>
            <w:top w:val="none" w:sz="0" w:space="0" w:color="auto"/>
            <w:left w:val="none" w:sz="0" w:space="0" w:color="auto"/>
            <w:bottom w:val="none" w:sz="0" w:space="0" w:color="auto"/>
            <w:right w:val="none" w:sz="0" w:space="0" w:color="auto"/>
          </w:divBdr>
        </w:div>
        <w:div w:id="1335232003">
          <w:marLeft w:val="640"/>
          <w:marRight w:val="0"/>
          <w:marTop w:val="0"/>
          <w:marBottom w:val="0"/>
          <w:divBdr>
            <w:top w:val="none" w:sz="0" w:space="0" w:color="auto"/>
            <w:left w:val="none" w:sz="0" w:space="0" w:color="auto"/>
            <w:bottom w:val="none" w:sz="0" w:space="0" w:color="auto"/>
            <w:right w:val="none" w:sz="0" w:space="0" w:color="auto"/>
          </w:divBdr>
        </w:div>
        <w:div w:id="563756055">
          <w:marLeft w:val="640"/>
          <w:marRight w:val="0"/>
          <w:marTop w:val="0"/>
          <w:marBottom w:val="0"/>
          <w:divBdr>
            <w:top w:val="none" w:sz="0" w:space="0" w:color="auto"/>
            <w:left w:val="none" w:sz="0" w:space="0" w:color="auto"/>
            <w:bottom w:val="none" w:sz="0" w:space="0" w:color="auto"/>
            <w:right w:val="none" w:sz="0" w:space="0" w:color="auto"/>
          </w:divBdr>
        </w:div>
        <w:div w:id="1693610247">
          <w:marLeft w:val="640"/>
          <w:marRight w:val="0"/>
          <w:marTop w:val="0"/>
          <w:marBottom w:val="0"/>
          <w:divBdr>
            <w:top w:val="none" w:sz="0" w:space="0" w:color="auto"/>
            <w:left w:val="none" w:sz="0" w:space="0" w:color="auto"/>
            <w:bottom w:val="none" w:sz="0" w:space="0" w:color="auto"/>
            <w:right w:val="none" w:sz="0" w:space="0" w:color="auto"/>
          </w:divBdr>
        </w:div>
        <w:div w:id="869797932">
          <w:marLeft w:val="640"/>
          <w:marRight w:val="0"/>
          <w:marTop w:val="0"/>
          <w:marBottom w:val="0"/>
          <w:divBdr>
            <w:top w:val="none" w:sz="0" w:space="0" w:color="auto"/>
            <w:left w:val="none" w:sz="0" w:space="0" w:color="auto"/>
            <w:bottom w:val="none" w:sz="0" w:space="0" w:color="auto"/>
            <w:right w:val="none" w:sz="0" w:space="0" w:color="auto"/>
          </w:divBdr>
        </w:div>
        <w:div w:id="2069650472">
          <w:marLeft w:val="640"/>
          <w:marRight w:val="0"/>
          <w:marTop w:val="0"/>
          <w:marBottom w:val="0"/>
          <w:divBdr>
            <w:top w:val="none" w:sz="0" w:space="0" w:color="auto"/>
            <w:left w:val="none" w:sz="0" w:space="0" w:color="auto"/>
            <w:bottom w:val="none" w:sz="0" w:space="0" w:color="auto"/>
            <w:right w:val="none" w:sz="0" w:space="0" w:color="auto"/>
          </w:divBdr>
        </w:div>
        <w:div w:id="446627926">
          <w:marLeft w:val="640"/>
          <w:marRight w:val="0"/>
          <w:marTop w:val="0"/>
          <w:marBottom w:val="0"/>
          <w:divBdr>
            <w:top w:val="none" w:sz="0" w:space="0" w:color="auto"/>
            <w:left w:val="none" w:sz="0" w:space="0" w:color="auto"/>
            <w:bottom w:val="none" w:sz="0" w:space="0" w:color="auto"/>
            <w:right w:val="none" w:sz="0" w:space="0" w:color="auto"/>
          </w:divBdr>
        </w:div>
        <w:div w:id="1625768038">
          <w:marLeft w:val="640"/>
          <w:marRight w:val="0"/>
          <w:marTop w:val="0"/>
          <w:marBottom w:val="0"/>
          <w:divBdr>
            <w:top w:val="none" w:sz="0" w:space="0" w:color="auto"/>
            <w:left w:val="none" w:sz="0" w:space="0" w:color="auto"/>
            <w:bottom w:val="none" w:sz="0" w:space="0" w:color="auto"/>
            <w:right w:val="none" w:sz="0" w:space="0" w:color="auto"/>
          </w:divBdr>
        </w:div>
        <w:div w:id="752239570">
          <w:marLeft w:val="640"/>
          <w:marRight w:val="0"/>
          <w:marTop w:val="0"/>
          <w:marBottom w:val="0"/>
          <w:divBdr>
            <w:top w:val="none" w:sz="0" w:space="0" w:color="auto"/>
            <w:left w:val="none" w:sz="0" w:space="0" w:color="auto"/>
            <w:bottom w:val="none" w:sz="0" w:space="0" w:color="auto"/>
            <w:right w:val="none" w:sz="0" w:space="0" w:color="auto"/>
          </w:divBdr>
        </w:div>
        <w:div w:id="1492721964">
          <w:marLeft w:val="640"/>
          <w:marRight w:val="0"/>
          <w:marTop w:val="0"/>
          <w:marBottom w:val="0"/>
          <w:divBdr>
            <w:top w:val="none" w:sz="0" w:space="0" w:color="auto"/>
            <w:left w:val="none" w:sz="0" w:space="0" w:color="auto"/>
            <w:bottom w:val="none" w:sz="0" w:space="0" w:color="auto"/>
            <w:right w:val="none" w:sz="0" w:space="0" w:color="auto"/>
          </w:divBdr>
        </w:div>
        <w:div w:id="879052626">
          <w:marLeft w:val="640"/>
          <w:marRight w:val="0"/>
          <w:marTop w:val="0"/>
          <w:marBottom w:val="0"/>
          <w:divBdr>
            <w:top w:val="none" w:sz="0" w:space="0" w:color="auto"/>
            <w:left w:val="none" w:sz="0" w:space="0" w:color="auto"/>
            <w:bottom w:val="none" w:sz="0" w:space="0" w:color="auto"/>
            <w:right w:val="none" w:sz="0" w:space="0" w:color="auto"/>
          </w:divBdr>
        </w:div>
        <w:div w:id="777792734">
          <w:marLeft w:val="640"/>
          <w:marRight w:val="0"/>
          <w:marTop w:val="0"/>
          <w:marBottom w:val="0"/>
          <w:divBdr>
            <w:top w:val="none" w:sz="0" w:space="0" w:color="auto"/>
            <w:left w:val="none" w:sz="0" w:space="0" w:color="auto"/>
            <w:bottom w:val="none" w:sz="0" w:space="0" w:color="auto"/>
            <w:right w:val="none" w:sz="0" w:space="0" w:color="auto"/>
          </w:divBdr>
        </w:div>
        <w:div w:id="1498157654">
          <w:marLeft w:val="640"/>
          <w:marRight w:val="0"/>
          <w:marTop w:val="0"/>
          <w:marBottom w:val="0"/>
          <w:divBdr>
            <w:top w:val="none" w:sz="0" w:space="0" w:color="auto"/>
            <w:left w:val="none" w:sz="0" w:space="0" w:color="auto"/>
            <w:bottom w:val="none" w:sz="0" w:space="0" w:color="auto"/>
            <w:right w:val="none" w:sz="0" w:space="0" w:color="auto"/>
          </w:divBdr>
        </w:div>
        <w:div w:id="158542057">
          <w:marLeft w:val="640"/>
          <w:marRight w:val="0"/>
          <w:marTop w:val="0"/>
          <w:marBottom w:val="0"/>
          <w:divBdr>
            <w:top w:val="none" w:sz="0" w:space="0" w:color="auto"/>
            <w:left w:val="none" w:sz="0" w:space="0" w:color="auto"/>
            <w:bottom w:val="none" w:sz="0" w:space="0" w:color="auto"/>
            <w:right w:val="none" w:sz="0" w:space="0" w:color="auto"/>
          </w:divBdr>
        </w:div>
        <w:div w:id="2138906762">
          <w:marLeft w:val="640"/>
          <w:marRight w:val="0"/>
          <w:marTop w:val="0"/>
          <w:marBottom w:val="0"/>
          <w:divBdr>
            <w:top w:val="none" w:sz="0" w:space="0" w:color="auto"/>
            <w:left w:val="none" w:sz="0" w:space="0" w:color="auto"/>
            <w:bottom w:val="none" w:sz="0" w:space="0" w:color="auto"/>
            <w:right w:val="none" w:sz="0" w:space="0" w:color="auto"/>
          </w:divBdr>
        </w:div>
        <w:div w:id="1474834519">
          <w:marLeft w:val="640"/>
          <w:marRight w:val="0"/>
          <w:marTop w:val="0"/>
          <w:marBottom w:val="0"/>
          <w:divBdr>
            <w:top w:val="none" w:sz="0" w:space="0" w:color="auto"/>
            <w:left w:val="none" w:sz="0" w:space="0" w:color="auto"/>
            <w:bottom w:val="none" w:sz="0" w:space="0" w:color="auto"/>
            <w:right w:val="none" w:sz="0" w:space="0" w:color="auto"/>
          </w:divBdr>
        </w:div>
        <w:div w:id="514005872">
          <w:marLeft w:val="640"/>
          <w:marRight w:val="0"/>
          <w:marTop w:val="0"/>
          <w:marBottom w:val="0"/>
          <w:divBdr>
            <w:top w:val="none" w:sz="0" w:space="0" w:color="auto"/>
            <w:left w:val="none" w:sz="0" w:space="0" w:color="auto"/>
            <w:bottom w:val="none" w:sz="0" w:space="0" w:color="auto"/>
            <w:right w:val="none" w:sz="0" w:space="0" w:color="auto"/>
          </w:divBdr>
        </w:div>
        <w:div w:id="473180326">
          <w:marLeft w:val="640"/>
          <w:marRight w:val="0"/>
          <w:marTop w:val="0"/>
          <w:marBottom w:val="0"/>
          <w:divBdr>
            <w:top w:val="none" w:sz="0" w:space="0" w:color="auto"/>
            <w:left w:val="none" w:sz="0" w:space="0" w:color="auto"/>
            <w:bottom w:val="none" w:sz="0" w:space="0" w:color="auto"/>
            <w:right w:val="none" w:sz="0" w:space="0" w:color="auto"/>
          </w:divBdr>
        </w:div>
        <w:div w:id="1790707726">
          <w:marLeft w:val="640"/>
          <w:marRight w:val="0"/>
          <w:marTop w:val="0"/>
          <w:marBottom w:val="0"/>
          <w:divBdr>
            <w:top w:val="none" w:sz="0" w:space="0" w:color="auto"/>
            <w:left w:val="none" w:sz="0" w:space="0" w:color="auto"/>
            <w:bottom w:val="none" w:sz="0" w:space="0" w:color="auto"/>
            <w:right w:val="none" w:sz="0" w:space="0" w:color="auto"/>
          </w:divBdr>
        </w:div>
        <w:div w:id="465633394">
          <w:marLeft w:val="640"/>
          <w:marRight w:val="0"/>
          <w:marTop w:val="0"/>
          <w:marBottom w:val="0"/>
          <w:divBdr>
            <w:top w:val="none" w:sz="0" w:space="0" w:color="auto"/>
            <w:left w:val="none" w:sz="0" w:space="0" w:color="auto"/>
            <w:bottom w:val="none" w:sz="0" w:space="0" w:color="auto"/>
            <w:right w:val="none" w:sz="0" w:space="0" w:color="auto"/>
          </w:divBdr>
        </w:div>
      </w:divsChild>
    </w:div>
    <w:div w:id="726295264">
      <w:bodyDiv w:val="1"/>
      <w:marLeft w:val="0"/>
      <w:marRight w:val="0"/>
      <w:marTop w:val="0"/>
      <w:marBottom w:val="0"/>
      <w:divBdr>
        <w:top w:val="none" w:sz="0" w:space="0" w:color="auto"/>
        <w:left w:val="none" w:sz="0" w:space="0" w:color="auto"/>
        <w:bottom w:val="none" w:sz="0" w:space="0" w:color="auto"/>
        <w:right w:val="none" w:sz="0" w:space="0" w:color="auto"/>
      </w:divBdr>
    </w:div>
    <w:div w:id="727191137">
      <w:bodyDiv w:val="1"/>
      <w:marLeft w:val="0"/>
      <w:marRight w:val="0"/>
      <w:marTop w:val="0"/>
      <w:marBottom w:val="0"/>
      <w:divBdr>
        <w:top w:val="none" w:sz="0" w:space="0" w:color="auto"/>
        <w:left w:val="none" w:sz="0" w:space="0" w:color="auto"/>
        <w:bottom w:val="none" w:sz="0" w:space="0" w:color="auto"/>
        <w:right w:val="none" w:sz="0" w:space="0" w:color="auto"/>
      </w:divBdr>
      <w:divsChild>
        <w:div w:id="234127281">
          <w:marLeft w:val="640"/>
          <w:marRight w:val="0"/>
          <w:marTop w:val="0"/>
          <w:marBottom w:val="0"/>
          <w:divBdr>
            <w:top w:val="none" w:sz="0" w:space="0" w:color="auto"/>
            <w:left w:val="none" w:sz="0" w:space="0" w:color="auto"/>
            <w:bottom w:val="none" w:sz="0" w:space="0" w:color="auto"/>
            <w:right w:val="none" w:sz="0" w:space="0" w:color="auto"/>
          </w:divBdr>
        </w:div>
        <w:div w:id="1738046261">
          <w:marLeft w:val="640"/>
          <w:marRight w:val="0"/>
          <w:marTop w:val="0"/>
          <w:marBottom w:val="0"/>
          <w:divBdr>
            <w:top w:val="none" w:sz="0" w:space="0" w:color="auto"/>
            <w:left w:val="none" w:sz="0" w:space="0" w:color="auto"/>
            <w:bottom w:val="none" w:sz="0" w:space="0" w:color="auto"/>
            <w:right w:val="none" w:sz="0" w:space="0" w:color="auto"/>
          </w:divBdr>
        </w:div>
        <w:div w:id="1311132549">
          <w:marLeft w:val="640"/>
          <w:marRight w:val="0"/>
          <w:marTop w:val="0"/>
          <w:marBottom w:val="0"/>
          <w:divBdr>
            <w:top w:val="none" w:sz="0" w:space="0" w:color="auto"/>
            <w:left w:val="none" w:sz="0" w:space="0" w:color="auto"/>
            <w:bottom w:val="none" w:sz="0" w:space="0" w:color="auto"/>
            <w:right w:val="none" w:sz="0" w:space="0" w:color="auto"/>
          </w:divBdr>
        </w:div>
        <w:div w:id="1347634962">
          <w:marLeft w:val="640"/>
          <w:marRight w:val="0"/>
          <w:marTop w:val="0"/>
          <w:marBottom w:val="0"/>
          <w:divBdr>
            <w:top w:val="none" w:sz="0" w:space="0" w:color="auto"/>
            <w:left w:val="none" w:sz="0" w:space="0" w:color="auto"/>
            <w:bottom w:val="none" w:sz="0" w:space="0" w:color="auto"/>
            <w:right w:val="none" w:sz="0" w:space="0" w:color="auto"/>
          </w:divBdr>
        </w:div>
        <w:div w:id="355741867">
          <w:marLeft w:val="640"/>
          <w:marRight w:val="0"/>
          <w:marTop w:val="0"/>
          <w:marBottom w:val="0"/>
          <w:divBdr>
            <w:top w:val="none" w:sz="0" w:space="0" w:color="auto"/>
            <w:left w:val="none" w:sz="0" w:space="0" w:color="auto"/>
            <w:bottom w:val="none" w:sz="0" w:space="0" w:color="auto"/>
            <w:right w:val="none" w:sz="0" w:space="0" w:color="auto"/>
          </w:divBdr>
        </w:div>
        <w:div w:id="755513373">
          <w:marLeft w:val="640"/>
          <w:marRight w:val="0"/>
          <w:marTop w:val="0"/>
          <w:marBottom w:val="0"/>
          <w:divBdr>
            <w:top w:val="none" w:sz="0" w:space="0" w:color="auto"/>
            <w:left w:val="none" w:sz="0" w:space="0" w:color="auto"/>
            <w:bottom w:val="none" w:sz="0" w:space="0" w:color="auto"/>
            <w:right w:val="none" w:sz="0" w:space="0" w:color="auto"/>
          </w:divBdr>
        </w:div>
        <w:div w:id="1198737235">
          <w:marLeft w:val="640"/>
          <w:marRight w:val="0"/>
          <w:marTop w:val="0"/>
          <w:marBottom w:val="0"/>
          <w:divBdr>
            <w:top w:val="none" w:sz="0" w:space="0" w:color="auto"/>
            <w:left w:val="none" w:sz="0" w:space="0" w:color="auto"/>
            <w:bottom w:val="none" w:sz="0" w:space="0" w:color="auto"/>
            <w:right w:val="none" w:sz="0" w:space="0" w:color="auto"/>
          </w:divBdr>
        </w:div>
        <w:div w:id="1529830854">
          <w:marLeft w:val="640"/>
          <w:marRight w:val="0"/>
          <w:marTop w:val="0"/>
          <w:marBottom w:val="0"/>
          <w:divBdr>
            <w:top w:val="none" w:sz="0" w:space="0" w:color="auto"/>
            <w:left w:val="none" w:sz="0" w:space="0" w:color="auto"/>
            <w:bottom w:val="none" w:sz="0" w:space="0" w:color="auto"/>
            <w:right w:val="none" w:sz="0" w:space="0" w:color="auto"/>
          </w:divBdr>
        </w:div>
        <w:div w:id="438645575">
          <w:marLeft w:val="640"/>
          <w:marRight w:val="0"/>
          <w:marTop w:val="0"/>
          <w:marBottom w:val="0"/>
          <w:divBdr>
            <w:top w:val="none" w:sz="0" w:space="0" w:color="auto"/>
            <w:left w:val="none" w:sz="0" w:space="0" w:color="auto"/>
            <w:bottom w:val="none" w:sz="0" w:space="0" w:color="auto"/>
            <w:right w:val="none" w:sz="0" w:space="0" w:color="auto"/>
          </w:divBdr>
        </w:div>
        <w:div w:id="1328093948">
          <w:marLeft w:val="640"/>
          <w:marRight w:val="0"/>
          <w:marTop w:val="0"/>
          <w:marBottom w:val="0"/>
          <w:divBdr>
            <w:top w:val="none" w:sz="0" w:space="0" w:color="auto"/>
            <w:left w:val="none" w:sz="0" w:space="0" w:color="auto"/>
            <w:bottom w:val="none" w:sz="0" w:space="0" w:color="auto"/>
            <w:right w:val="none" w:sz="0" w:space="0" w:color="auto"/>
          </w:divBdr>
        </w:div>
        <w:div w:id="1312056067">
          <w:marLeft w:val="640"/>
          <w:marRight w:val="0"/>
          <w:marTop w:val="0"/>
          <w:marBottom w:val="0"/>
          <w:divBdr>
            <w:top w:val="none" w:sz="0" w:space="0" w:color="auto"/>
            <w:left w:val="none" w:sz="0" w:space="0" w:color="auto"/>
            <w:bottom w:val="none" w:sz="0" w:space="0" w:color="auto"/>
            <w:right w:val="none" w:sz="0" w:space="0" w:color="auto"/>
          </w:divBdr>
        </w:div>
        <w:div w:id="256906421">
          <w:marLeft w:val="640"/>
          <w:marRight w:val="0"/>
          <w:marTop w:val="0"/>
          <w:marBottom w:val="0"/>
          <w:divBdr>
            <w:top w:val="none" w:sz="0" w:space="0" w:color="auto"/>
            <w:left w:val="none" w:sz="0" w:space="0" w:color="auto"/>
            <w:bottom w:val="none" w:sz="0" w:space="0" w:color="auto"/>
            <w:right w:val="none" w:sz="0" w:space="0" w:color="auto"/>
          </w:divBdr>
        </w:div>
        <w:div w:id="2007972686">
          <w:marLeft w:val="640"/>
          <w:marRight w:val="0"/>
          <w:marTop w:val="0"/>
          <w:marBottom w:val="0"/>
          <w:divBdr>
            <w:top w:val="none" w:sz="0" w:space="0" w:color="auto"/>
            <w:left w:val="none" w:sz="0" w:space="0" w:color="auto"/>
            <w:bottom w:val="none" w:sz="0" w:space="0" w:color="auto"/>
            <w:right w:val="none" w:sz="0" w:space="0" w:color="auto"/>
          </w:divBdr>
        </w:div>
        <w:div w:id="987393000">
          <w:marLeft w:val="640"/>
          <w:marRight w:val="0"/>
          <w:marTop w:val="0"/>
          <w:marBottom w:val="0"/>
          <w:divBdr>
            <w:top w:val="none" w:sz="0" w:space="0" w:color="auto"/>
            <w:left w:val="none" w:sz="0" w:space="0" w:color="auto"/>
            <w:bottom w:val="none" w:sz="0" w:space="0" w:color="auto"/>
            <w:right w:val="none" w:sz="0" w:space="0" w:color="auto"/>
          </w:divBdr>
        </w:div>
        <w:div w:id="1582985733">
          <w:marLeft w:val="640"/>
          <w:marRight w:val="0"/>
          <w:marTop w:val="0"/>
          <w:marBottom w:val="0"/>
          <w:divBdr>
            <w:top w:val="none" w:sz="0" w:space="0" w:color="auto"/>
            <w:left w:val="none" w:sz="0" w:space="0" w:color="auto"/>
            <w:bottom w:val="none" w:sz="0" w:space="0" w:color="auto"/>
            <w:right w:val="none" w:sz="0" w:space="0" w:color="auto"/>
          </w:divBdr>
        </w:div>
        <w:div w:id="1494952253">
          <w:marLeft w:val="640"/>
          <w:marRight w:val="0"/>
          <w:marTop w:val="0"/>
          <w:marBottom w:val="0"/>
          <w:divBdr>
            <w:top w:val="none" w:sz="0" w:space="0" w:color="auto"/>
            <w:left w:val="none" w:sz="0" w:space="0" w:color="auto"/>
            <w:bottom w:val="none" w:sz="0" w:space="0" w:color="auto"/>
            <w:right w:val="none" w:sz="0" w:space="0" w:color="auto"/>
          </w:divBdr>
        </w:div>
        <w:div w:id="327253091">
          <w:marLeft w:val="640"/>
          <w:marRight w:val="0"/>
          <w:marTop w:val="0"/>
          <w:marBottom w:val="0"/>
          <w:divBdr>
            <w:top w:val="none" w:sz="0" w:space="0" w:color="auto"/>
            <w:left w:val="none" w:sz="0" w:space="0" w:color="auto"/>
            <w:bottom w:val="none" w:sz="0" w:space="0" w:color="auto"/>
            <w:right w:val="none" w:sz="0" w:space="0" w:color="auto"/>
          </w:divBdr>
        </w:div>
        <w:div w:id="36123471">
          <w:marLeft w:val="640"/>
          <w:marRight w:val="0"/>
          <w:marTop w:val="0"/>
          <w:marBottom w:val="0"/>
          <w:divBdr>
            <w:top w:val="none" w:sz="0" w:space="0" w:color="auto"/>
            <w:left w:val="none" w:sz="0" w:space="0" w:color="auto"/>
            <w:bottom w:val="none" w:sz="0" w:space="0" w:color="auto"/>
            <w:right w:val="none" w:sz="0" w:space="0" w:color="auto"/>
          </w:divBdr>
        </w:div>
        <w:div w:id="1723365674">
          <w:marLeft w:val="640"/>
          <w:marRight w:val="0"/>
          <w:marTop w:val="0"/>
          <w:marBottom w:val="0"/>
          <w:divBdr>
            <w:top w:val="none" w:sz="0" w:space="0" w:color="auto"/>
            <w:left w:val="none" w:sz="0" w:space="0" w:color="auto"/>
            <w:bottom w:val="none" w:sz="0" w:space="0" w:color="auto"/>
            <w:right w:val="none" w:sz="0" w:space="0" w:color="auto"/>
          </w:divBdr>
        </w:div>
        <w:div w:id="2024475146">
          <w:marLeft w:val="640"/>
          <w:marRight w:val="0"/>
          <w:marTop w:val="0"/>
          <w:marBottom w:val="0"/>
          <w:divBdr>
            <w:top w:val="none" w:sz="0" w:space="0" w:color="auto"/>
            <w:left w:val="none" w:sz="0" w:space="0" w:color="auto"/>
            <w:bottom w:val="none" w:sz="0" w:space="0" w:color="auto"/>
            <w:right w:val="none" w:sz="0" w:space="0" w:color="auto"/>
          </w:divBdr>
        </w:div>
        <w:div w:id="1059134728">
          <w:marLeft w:val="640"/>
          <w:marRight w:val="0"/>
          <w:marTop w:val="0"/>
          <w:marBottom w:val="0"/>
          <w:divBdr>
            <w:top w:val="none" w:sz="0" w:space="0" w:color="auto"/>
            <w:left w:val="none" w:sz="0" w:space="0" w:color="auto"/>
            <w:bottom w:val="none" w:sz="0" w:space="0" w:color="auto"/>
            <w:right w:val="none" w:sz="0" w:space="0" w:color="auto"/>
          </w:divBdr>
        </w:div>
        <w:div w:id="1211459974">
          <w:marLeft w:val="640"/>
          <w:marRight w:val="0"/>
          <w:marTop w:val="0"/>
          <w:marBottom w:val="0"/>
          <w:divBdr>
            <w:top w:val="none" w:sz="0" w:space="0" w:color="auto"/>
            <w:left w:val="none" w:sz="0" w:space="0" w:color="auto"/>
            <w:bottom w:val="none" w:sz="0" w:space="0" w:color="auto"/>
            <w:right w:val="none" w:sz="0" w:space="0" w:color="auto"/>
          </w:divBdr>
        </w:div>
        <w:div w:id="1310088384">
          <w:marLeft w:val="640"/>
          <w:marRight w:val="0"/>
          <w:marTop w:val="0"/>
          <w:marBottom w:val="0"/>
          <w:divBdr>
            <w:top w:val="none" w:sz="0" w:space="0" w:color="auto"/>
            <w:left w:val="none" w:sz="0" w:space="0" w:color="auto"/>
            <w:bottom w:val="none" w:sz="0" w:space="0" w:color="auto"/>
            <w:right w:val="none" w:sz="0" w:space="0" w:color="auto"/>
          </w:divBdr>
        </w:div>
        <w:div w:id="1355616201">
          <w:marLeft w:val="640"/>
          <w:marRight w:val="0"/>
          <w:marTop w:val="0"/>
          <w:marBottom w:val="0"/>
          <w:divBdr>
            <w:top w:val="none" w:sz="0" w:space="0" w:color="auto"/>
            <w:left w:val="none" w:sz="0" w:space="0" w:color="auto"/>
            <w:bottom w:val="none" w:sz="0" w:space="0" w:color="auto"/>
            <w:right w:val="none" w:sz="0" w:space="0" w:color="auto"/>
          </w:divBdr>
        </w:div>
        <w:div w:id="725450128">
          <w:marLeft w:val="640"/>
          <w:marRight w:val="0"/>
          <w:marTop w:val="0"/>
          <w:marBottom w:val="0"/>
          <w:divBdr>
            <w:top w:val="none" w:sz="0" w:space="0" w:color="auto"/>
            <w:left w:val="none" w:sz="0" w:space="0" w:color="auto"/>
            <w:bottom w:val="none" w:sz="0" w:space="0" w:color="auto"/>
            <w:right w:val="none" w:sz="0" w:space="0" w:color="auto"/>
          </w:divBdr>
        </w:div>
        <w:div w:id="533690599">
          <w:marLeft w:val="640"/>
          <w:marRight w:val="0"/>
          <w:marTop w:val="0"/>
          <w:marBottom w:val="0"/>
          <w:divBdr>
            <w:top w:val="none" w:sz="0" w:space="0" w:color="auto"/>
            <w:left w:val="none" w:sz="0" w:space="0" w:color="auto"/>
            <w:bottom w:val="none" w:sz="0" w:space="0" w:color="auto"/>
            <w:right w:val="none" w:sz="0" w:space="0" w:color="auto"/>
          </w:divBdr>
        </w:div>
        <w:div w:id="1449736375">
          <w:marLeft w:val="640"/>
          <w:marRight w:val="0"/>
          <w:marTop w:val="0"/>
          <w:marBottom w:val="0"/>
          <w:divBdr>
            <w:top w:val="none" w:sz="0" w:space="0" w:color="auto"/>
            <w:left w:val="none" w:sz="0" w:space="0" w:color="auto"/>
            <w:bottom w:val="none" w:sz="0" w:space="0" w:color="auto"/>
            <w:right w:val="none" w:sz="0" w:space="0" w:color="auto"/>
          </w:divBdr>
        </w:div>
        <w:div w:id="1653100566">
          <w:marLeft w:val="640"/>
          <w:marRight w:val="0"/>
          <w:marTop w:val="0"/>
          <w:marBottom w:val="0"/>
          <w:divBdr>
            <w:top w:val="none" w:sz="0" w:space="0" w:color="auto"/>
            <w:left w:val="none" w:sz="0" w:space="0" w:color="auto"/>
            <w:bottom w:val="none" w:sz="0" w:space="0" w:color="auto"/>
            <w:right w:val="none" w:sz="0" w:space="0" w:color="auto"/>
          </w:divBdr>
        </w:div>
        <w:div w:id="223412516">
          <w:marLeft w:val="640"/>
          <w:marRight w:val="0"/>
          <w:marTop w:val="0"/>
          <w:marBottom w:val="0"/>
          <w:divBdr>
            <w:top w:val="none" w:sz="0" w:space="0" w:color="auto"/>
            <w:left w:val="none" w:sz="0" w:space="0" w:color="auto"/>
            <w:bottom w:val="none" w:sz="0" w:space="0" w:color="auto"/>
            <w:right w:val="none" w:sz="0" w:space="0" w:color="auto"/>
          </w:divBdr>
        </w:div>
        <w:div w:id="1194155387">
          <w:marLeft w:val="640"/>
          <w:marRight w:val="0"/>
          <w:marTop w:val="0"/>
          <w:marBottom w:val="0"/>
          <w:divBdr>
            <w:top w:val="none" w:sz="0" w:space="0" w:color="auto"/>
            <w:left w:val="none" w:sz="0" w:space="0" w:color="auto"/>
            <w:bottom w:val="none" w:sz="0" w:space="0" w:color="auto"/>
            <w:right w:val="none" w:sz="0" w:space="0" w:color="auto"/>
          </w:divBdr>
        </w:div>
        <w:div w:id="1235774861">
          <w:marLeft w:val="640"/>
          <w:marRight w:val="0"/>
          <w:marTop w:val="0"/>
          <w:marBottom w:val="0"/>
          <w:divBdr>
            <w:top w:val="none" w:sz="0" w:space="0" w:color="auto"/>
            <w:left w:val="none" w:sz="0" w:space="0" w:color="auto"/>
            <w:bottom w:val="none" w:sz="0" w:space="0" w:color="auto"/>
            <w:right w:val="none" w:sz="0" w:space="0" w:color="auto"/>
          </w:divBdr>
        </w:div>
        <w:div w:id="1826504772">
          <w:marLeft w:val="640"/>
          <w:marRight w:val="0"/>
          <w:marTop w:val="0"/>
          <w:marBottom w:val="0"/>
          <w:divBdr>
            <w:top w:val="none" w:sz="0" w:space="0" w:color="auto"/>
            <w:left w:val="none" w:sz="0" w:space="0" w:color="auto"/>
            <w:bottom w:val="none" w:sz="0" w:space="0" w:color="auto"/>
            <w:right w:val="none" w:sz="0" w:space="0" w:color="auto"/>
          </w:divBdr>
        </w:div>
        <w:div w:id="169099759">
          <w:marLeft w:val="640"/>
          <w:marRight w:val="0"/>
          <w:marTop w:val="0"/>
          <w:marBottom w:val="0"/>
          <w:divBdr>
            <w:top w:val="none" w:sz="0" w:space="0" w:color="auto"/>
            <w:left w:val="none" w:sz="0" w:space="0" w:color="auto"/>
            <w:bottom w:val="none" w:sz="0" w:space="0" w:color="auto"/>
            <w:right w:val="none" w:sz="0" w:space="0" w:color="auto"/>
          </w:divBdr>
        </w:div>
        <w:div w:id="27995764">
          <w:marLeft w:val="640"/>
          <w:marRight w:val="0"/>
          <w:marTop w:val="0"/>
          <w:marBottom w:val="0"/>
          <w:divBdr>
            <w:top w:val="none" w:sz="0" w:space="0" w:color="auto"/>
            <w:left w:val="none" w:sz="0" w:space="0" w:color="auto"/>
            <w:bottom w:val="none" w:sz="0" w:space="0" w:color="auto"/>
            <w:right w:val="none" w:sz="0" w:space="0" w:color="auto"/>
          </w:divBdr>
        </w:div>
        <w:div w:id="744112762">
          <w:marLeft w:val="640"/>
          <w:marRight w:val="0"/>
          <w:marTop w:val="0"/>
          <w:marBottom w:val="0"/>
          <w:divBdr>
            <w:top w:val="none" w:sz="0" w:space="0" w:color="auto"/>
            <w:left w:val="none" w:sz="0" w:space="0" w:color="auto"/>
            <w:bottom w:val="none" w:sz="0" w:space="0" w:color="auto"/>
            <w:right w:val="none" w:sz="0" w:space="0" w:color="auto"/>
          </w:divBdr>
        </w:div>
        <w:div w:id="1771126059">
          <w:marLeft w:val="640"/>
          <w:marRight w:val="0"/>
          <w:marTop w:val="0"/>
          <w:marBottom w:val="0"/>
          <w:divBdr>
            <w:top w:val="none" w:sz="0" w:space="0" w:color="auto"/>
            <w:left w:val="none" w:sz="0" w:space="0" w:color="auto"/>
            <w:bottom w:val="none" w:sz="0" w:space="0" w:color="auto"/>
            <w:right w:val="none" w:sz="0" w:space="0" w:color="auto"/>
          </w:divBdr>
        </w:div>
        <w:div w:id="1184395951">
          <w:marLeft w:val="640"/>
          <w:marRight w:val="0"/>
          <w:marTop w:val="0"/>
          <w:marBottom w:val="0"/>
          <w:divBdr>
            <w:top w:val="none" w:sz="0" w:space="0" w:color="auto"/>
            <w:left w:val="none" w:sz="0" w:space="0" w:color="auto"/>
            <w:bottom w:val="none" w:sz="0" w:space="0" w:color="auto"/>
            <w:right w:val="none" w:sz="0" w:space="0" w:color="auto"/>
          </w:divBdr>
        </w:div>
        <w:div w:id="1165055507">
          <w:marLeft w:val="640"/>
          <w:marRight w:val="0"/>
          <w:marTop w:val="0"/>
          <w:marBottom w:val="0"/>
          <w:divBdr>
            <w:top w:val="none" w:sz="0" w:space="0" w:color="auto"/>
            <w:left w:val="none" w:sz="0" w:space="0" w:color="auto"/>
            <w:bottom w:val="none" w:sz="0" w:space="0" w:color="auto"/>
            <w:right w:val="none" w:sz="0" w:space="0" w:color="auto"/>
          </w:divBdr>
        </w:div>
        <w:div w:id="820511112">
          <w:marLeft w:val="640"/>
          <w:marRight w:val="0"/>
          <w:marTop w:val="0"/>
          <w:marBottom w:val="0"/>
          <w:divBdr>
            <w:top w:val="none" w:sz="0" w:space="0" w:color="auto"/>
            <w:left w:val="none" w:sz="0" w:space="0" w:color="auto"/>
            <w:bottom w:val="none" w:sz="0" w:space="0" w:color="auto"/>
            <w:right w:val="none" w:sz="0" w:space="0" w:color="auto"/>
          </w:divBdr>
        </w:div>
        <w:div w:id="1208688128">
          <w:marLeft w:val="640"/>
          <w:marRight w:val="0"/>
          <w:marTop w:val="0"/>
          <w:marBottom w:val="0"/>
          <w:divBdr>
            <w:top w:val="none" w:sz="0" w:space="0" w:color="auto"/>
            <w:left w:val="none" w:sz="0" w:space="0" w:color="auto"/>
            <w:bottom w:val="none" w:sz="0" w:space="0" w:color="auto"/>
            <w:right w:val="none" w:sz="0" w:space="0" w:color="auto"/>
          </w:divBdr>
        </w:div>
        <w:div w:id="77214348">
          <w:marLeft w:val="640"/>
          <w:marRight w:val="0"/>
          <w:marTop w:val="0"/>
          <w:marBottom w:val="0"/>
          <w:divBdr>
            <w:top w:val="none" w:sz="0" w:space="0" w:color="auto"/>
            <w:left w:val="none" w:sz="0" w:space="0" w:color="auto"/>
            <w:bottom w:val="none" w:sz="0" w:space="0" w:color="auto"/>
            <w:right w:val="none" w:sz="0" w:space="0" w:color="auto"/>
          </w:divBdr>
        </w:div>
        <w:div w:id="1061561568">
          <w:marLeft w:val="640"/>
          <w:marRight w:val="0"/>
          <w:marTop w:val="0"/>
          <w:marBottom w:val="0"/>
          <w:divBdr>
            <w:top w:val="none" w:sz="0" w:space="0" w:color="auto"/>
            <w:left w:val="none" w:sz="0" w:space="0" w:color="auto"/>
            <w:bottom w:val="none" w:sz="0" w:space="0" w:color="auto"/>
            <w:right w:val="none" w:sz="0" w:space="0" w:color="auto"/>
          </w:divBdr>
        </w:div>
        <w:div w:id="976450542">
          <w:marLeft w:val="640"/>
          <w:marRight w:val="0"/>
          <w:marTop w:val="0"/>
          <w:marBottom w:val="0"/>
          <w:divBdr>
            <w:top w:val="none" w:sz="0" w:space="0" w:color="auto"/>
            <w:left w:val="none" w:sz="0" w:space="0" w:color="auto"/>
            <w:bottom w:val="none" w:sz="0" w:space="0" w:color="auto"/>
            <w:right w:val="none" w:sz="0" w:space="0" w:color="auto"/>
          </w:divBdr>
        </w:div>
      </w:divsChild>
    </w:div>
    <w:div w:id="727649393">
      <w:bodyDiv w:val="1"/>
      <w:marLeft w:val="0"/>
      <w:marRight w:val="0"/>
      <w:marTop w:val="0"/>
      <w:marBottom w:val="0"/>
      <w:divBdr>
        <w:top w:val="none" w:sz="0" w:space="0" w:color="auto"/>
        <w:left w:val="none" w:sz="0" w:space="0" w:color="auto"/>
        <w:bottom w:val="none" w:sz="0" w:space="0" w:color="auto"/>
        <w:right w:val="none" w:sz="0" w:space="0" w:color="auto"/>
      </w:divBdr>
    </w:div>
    <w:div w:id="733309849">
      <w:bodyDiv w:val="1"/>
      <w:marLeft w:val="0"/>
      <w:marRight w:val="0"/>
      <w:marTop w:val="0"/>
      <w:marBottom w:val="0"/>
      <w:divBdr>
        <w:top w:val="none" w:sz="0" w:space="0" w:color="auto"/>
        <w:left w:val="none" w:sz="0" w:space="0" w:color="auto"/>
        <w:bottom w:val="none" w:sz="0" w:space="0" w:color="auto"/>
        <w:right w:val="none" w:sz="0" w:space="0" w:color="auto"/>
      </w:divBdr>
    </w:div>
    <w:div w:id="737557027">
      <w:bodyDiv w:val="1"/>
      <w:marLeft w:val="0"/>
      <w:marRight w:val="0"/>
      <w:marTop w:val="0"/>
      <w:marBottom w:val="0"/>
      <w:divBdr>
        <w:top w:val="none" w:sz="0" w:space="0" w:color="auto"/>
        <w:left w:val="none" w:sz="0" w:space="0" w:color="auto"/>
        <w:bottom w:val="none" w:sz="0" w:space="0" w:color="auto"/>
        <w:right w:val="none" w:sz="0" w:space="0" w:color="auto"/>
      </w:divBdr>
    </w:div>
    <w:div w:id="738360052">
      <w:bodyDiv w:val="1"/>
      <w:marLeft w:val="0"/>
      <w:marRight w:val="0"/>
      <w:marTop w:val="0"/>
      <w:marBottom w:val="0"/>
      <w:divBdr>
        <w:top w:val="none" w:sz="0" w:space="0" w:color="auto"/>
        <w:left w:val="none" w:sz="0" w:space="0" w:color="auto"/>
        <w:bottom w:val="none" w:sz="0" w:space="0" w:color="auto"/>
        <w:right w:val="none" w:sz="0" w:space="0" w:color="auto"/>
      </w:divBdr>
    </w:div>
    <w:div w:id="738557001">
      <w:bodyDiv w:val="1"/>
      <w:marLeft w:val="0"/>
      <w:marRight w:val="0"/>
      <w:marTop w:val="0"/>
      <w:marBottom w:val="0"/>
      <w:divBdr>
        <w:top w:val="none" w:sz="0" w:space="0" w:color="auto"/>
        <w:left w:val="none" w:sz="0" w:space="0" w:color="auto"/>
        <w:bottom w:val="none" w:sz="0" w:space="0" w:color="auto"/>
        <w:right w:val="none" w:sz="0" w:space="0" w:color="auto"/>
      </w:divBdr>
    </w:div>
    <w:div w:id="739061746">
      <w:bodyDiv w:val="1"/>
      <w:marLeft w:val="0"/>
      <w:marRight w:val="0"/>
      <w:marTop w:val="0"/>
      <w:marBottom w:val="0"/>
      <w:divBdr>
        <w:top w:val="none" w:sz="0" w:space="0" w:color="auto"/>
        <w:left w:val="none" w:sz="0" w:space="0" w:color="auto"/>
        <w:bottom w:val="none" w:sz="0" w:space="0" w:color="auto"/>
        <w:right w:val="none" w:sz="0" w:space="0" w:color="auto"/>
      </w:divBdr>
    </w:div>
    <w:div w:id="739710837">
      <w:bodyDiv w:val="1"/>
      <w:marLeft w:val="0"/>
      <w:marRight w:val="0"/>
      <w:marTop w:val="0"/>
      <w:marBottom w:val="0"/>
      <w:divBdr>
        <w:top w:val="none" w:sz="0" w:space="0" w:color="auto"/>
        <w:left w:val="none" w:sz="0" w:space="0" w:color="auto"/>
        <w:bottom w:val="none" w:sz="0" w:space="0" w:color="auto"/>
        <w:right w:val="none" w:sz="0" w:space="0" w:color="auto"/>
      </w:divBdr>
    </w:div>
    <w:div w:id="740055472">
      <w:bodyDiv w:val="1"/>
      <w:marLeft w:val="0"/>
      <w:marRight w:val="0"/>
      <w:marTop w:val="0"/>
      <w:marBottom w:val="0"/>
      <w:divBdr>
        <w:top w:val="none" w:sz="0" w:space="0" w:color="auto"/>
        <w:left w:val="none" w:sz="0" w:space="0" w:color="auto"/>
        <w:bottom w:val="none" w:sz="0" w:space="0" w:color="auto"/>
        <w:right w:val="none" w:sz="0" w:space="0" w:color="auto"/>
      </w:divBdr>
    </w:div>
    <w:div w:id="742069921">
      <w:bodyDiv w:val="1"/>
      <w:marLeft w:val="0"/>
      <w:marRight w:val="0"/>
      <w:marTop w:val="0"/>
      <w:marBottom w:val="0"/>
      <w:divBdr>
        <w:top w:val="none" w:sz="0" w:space="0" w:color="auto"/>
        <w:left w:val="none" w:sz="0" w:space="0" w:color="auto"/>
        <w:bottom w:val="none" w:sz="0" w:space="0" w:color="auto"/>
        <w:right w:val="none" w:sz="0" w:space="0" w:color="auto"/>
      </w:divBdr>
    </w:div>
    <w:div w:id="750544679">
      <w:bodyDiv w:val="1"/>
      <w:marLeft w:val="0"/>
      <w:marRight w:val="0"/>
      <w:marTop w:val="0"/>
      <w:marBottom w:val="0"/>
      <w:divBdr>
        <w:top w:val="none" w:sz="0" w:space="0" w:color="auto"/>
        <w:left w:val="none" w:sz="0" w:space="0" w:color="auto"/>
        <w:bottom w:val="none" w:sz="0" w:space="0" w:color="auto"/>
        <w:right w:val="none" w:sz="0" w:space="0" w:color="auto"/>
      </w:divBdr>
    </w:div>
    <w:div w:id="750930934">
      <w:bodyDiv w:val="1"/>
      <w:marLeft w:val="0"/>
      <w:marRight w:val="0"/>
      <w:marTop w:val="0"/>
      <w:marBottom w:val="0"/>
      <w:divBdr>
        <w:top w:val="none" w:sz="0" w:space="0" w:color="auto"/>
        <w:left w:val="none" w:sz="0" w:space="0" w:color="auto"/>
        <w:bottom w:val="none" w:sz="0" w:space="0" w:color="auto"/>
        <w:right w:val="none" w:sz="0" w:space="0" w:color="auto"/>
      </w:divBdr>
    </w:div>
    <w:div w:id="751122183">
      <w:bodyDiv w:val="1"/>
      <w:marLeft w:val="0"/>
      <w:marRight w:val="0"/>
      <w:marTop w:val="0"/>
      <w:marBottom w:val="0"/>
      <w:divBdr>
        <w:top w:val="none" w:sz="0" w:space="0" w:color="auto"/>
        <w:left w:val="none" w:sz="0" w:space="0" w:color="auto"/>
        <w:bottom w:val="none" w:sz="0" w:space="0" w:color="auto"/>
        <w:right w:val="none" w:sz="0" w:space="0" w:color="auto"/>
      </w:divBdr>
    </w:div>
    <w:div w:id="752044151">
      <w:bodyDiv w:val="1"/>
      <w:marLeft w:val="0"/>
      <w:marRight w:val="0"/>
      <w:marTop w:val="0"/>
      <w:marBottom w:val="0"/>
      <w:divBdr>
        <w:top w:val="none" w:sz="0" w:space="0" w:color="auto"/>
        <w:left w:val="none" w:sz="0" w:space="0" w:color="auto"/>
        <w:bottom w:val="none" w:sz="0" w:space="0" w:color="auto"/>
        <w:right w:val="none" w:sz="0" w:space="0" w:color="auto"/>
      </w:divBdr>
    </w:div>
    <w:div w:id="754283929">
      <w:bodyDiv w:val="1"/>
      <w:marLeft w:val="0"/>
      <w:marRight w:val="0"/>
      <w:marTop w:val="0"/>
      <w:marBottom w:val="0"/>
      <w:divBdr>
        <w:top w:val="none" w:sz="0" w:space="0" w:color="auto"/>
        <w:left w:val="none" w:sz="0" w:space="0" w:color="auto"/>
        <w:bottom w:val="none" w:sz="0" w:space="0" w:color="auto"/>
        <w:right w:val="none" w:sz="0" w:space="0" w:color="auto"/>
      </w:divBdr>
    </w:div>
    <w:div w:id="754715920">
      <w:bodyDiv w:val="1"/>
      <w:marLeft w:val="0"/>
      <w:marRight w:val="0"/>
      <w:marTop w:val="0"/>
      <w:marBottom w:val="0"/>
      <w:divBdr>
        <w:top w:val="none" w:sz="0" w:space="0" w:color="auto"/>
        <w:left w:val="none" w:sz="0" w:space="0" w:color="auto"/>
        <w:bottom w:val="none" w:sz="0" w:space="0" w:color="auto"/>
        <w:right w:val="none" w:sz="0" w:space="0" w:color="auto"/>
      </w:divBdr>
    </w:div>
    <w:div w:id="755517902">
      <w:bodyDiv w:val="1"/>
      <w:marLeft w:val="0"/>
      <w:marRight w:val="0"/>
      <w:marTop w:val="0"/>
      <w:marBottom w:val="0"/>
      <w:divBdr>
        <w:top w:val="none" w:sz="0" w:space="0" w:color="auto"/>
        <w:left w:val="none" w:sz="0" w:space="0" w:color="auto"/>
        <w:bottom w:val="none" w:sz="0" w:space="0" w:color="auto"/>
        <w:right w:val="none" w:sz="0" w:space="0" w:color="auto"/>
      </w:divBdr>
    </w:div>
    <w:div w:id="757212960">
      <w:bodyDiv w:val="1"/>
      <w:marLeft w:val="0"/>
      <w:marRight w:val="0"/>
      <w:marTop w:val="0"/>
      <w:marBottom w:val="0"/>
      <w:divBdr>
        <w:top w:val="none" w:sz="0" w:space="0" w:color="auto"/>
        <w:left w:val="none" w:sz="0" w:space="0" w:color="auto"/>
        <w:bottom w:val="none" w:sz="0" w:space="0" w:color="auto"/>
        <w:right w:val="none" w:sz="0" w:space="0" w:color="auto"/>
      </w:divBdr>
    </w:div>
    <w:div w:id="757942188">
      <w:bodyDiv w:val="1"/>
      <w:marLeft w:val="0"/>
      <w:marRight w:val="0"/>
      <w:marTop w:val="0"/>
      <w:marBottom w:val="0"/>
      <w:divBdr>
        <w:top w:val="none" w:sz="0" w:space="0" w:color="auto"/>
        <w:left w:val="none" w:sz="0" w:space="0" w:color="auto"/>
        <w:bottom w:val="none" w:sz="0" w:space="0" w:color="auto"/>
        <w:right w:val="none" w:sz="0" w:space="0" w:color="auto"/>
      </w:divBdr>
    </w:div>
    <w:div w:id="759566925">
      <w:bodyDiv w:val="1"/>
      <w:marLeft w:val="0"/>
      <w:marRight w:val="0"/>
      <w:marTop w:val="0"/>
      <w:marBottom w:val="0"/>
      <w:divBdr>
        <w:top w:val="none" w:sz="0" w:space="0" w:color="auto"/>
        <w:left w:val="none" w:sz="0" w:space="0" w:color="auto"/>
        <w:bottom w:val="none" w:sz="0" w:space="0" w:color="auto"/>
        <w:right w:val="none" w:sz="0" w:space="0" w:color="auto"/>
      </w:divBdr>
    </w:div>
    <w:div w:id="761146183">
      <w:bodyDiv w:val="1"/>
      <w:marLeft w:val="0"/>
      <w:marRight w:val="0"/>
      <w:marTop w:val="0"/>
      <w:marBottom w:val="0"/>
      <w:divBdr>
        <w:top w:val="none" w:sz="0" w:space="0" w:color="auto"/>
        <w:left w:val="none" w:sz="0" w:space="0" w:color="auto"/>
        <w:bottom w:val="none" w:sz="0" w:space="0" w:color="auto"/>
        <w:right w:val="none" w:sz="0" w:space="0" w:color="auto"/>
      </w:divBdr>
    </w:div>
    <w:div w:id="761414358">
      <w:bodyDiv w:val="1"/>
      <w:marLeft w:val="0"/>
      <w:marRight w:val="0"/>
      <w:marTop w:val="0"/>
      <w:marBottom w:val="0"/>
      <w:divBdr>
        <w:top w:val="none" w:sz="0" w:space="0" w:color="auto"/>
        <w:left w:val="none" w:sz="0" w:space="0" w:color="auto"/>
        <w:bottom w:val="none" w:sz="0" w:space="0" w:color="auto"/>
        <w:right w:val="none" w:sz="0" w:space="0" w:color="auto"/>
      </w:divBdr>
    </w:div>
    <w:div w:id="763115765">
      <w:bodyDiv w:val="1"/>
      <w:marLeft w:val="0"/>
      <w:marRight w:val="0"/>
      <w:marTop w:val="0"/>
      <w:marBottom w:val="0"/>
      <w:divBdr>
        <w:top w:val="none" w:sz="0" w:space="0" w:color="auto"/>
        <w:left w:val="none" w:sz="0" w:space="0" w:color="auto"/>
        <w:bottom w:val="none" w:sz="0" w:space="0" w:color="auto"/>
        <w:right w:val="none" w:sz="0" w:space="0" w:color="auto"/>
      </w:divBdr>
    </w:div>
    <w:div w:id="764499210">
      <w:bodyDiv w:val="1"/>
      <w:marLeft w:val="0"/>
      <w:marRight w:val="0"/>
      <w:marTop w:val="0"/>
      <w:marBottom w:val="0"/>
      <w:divBdr>
        <w:top w:val="none" w:sz="0" w:space="0" w:color="auto"/>
        <w:left w:val="none" w:sz="0" w:space="0" w:color="auto"/>
        <w:bottom w:val="none" w:sz="0" w:space="0" w:color="auto"/>
        <w:right w:val="none" w:sz="0" w:space="0" w:color="auto"/>
      </w:divBdr>
    </w:div>
    <w:div w:id="770131160">
      <w:bodyDiv w:val="1"/>
      <w:marLeft w:val="0"/>
      <w:marRight w:val="0"/>
      <w:marTop w:val="0"/>
      <w:marBottom w:val="0"/>
      <w:divBdr>
        <w:top w:val="none" w:sz="0" w:space="0" w:color="auto"/>
        <w:left w:val="none" w:sz="0" w:space="0" w:color="auto"/>
        <w:bottom w:val="none" w:sz="0" w:space="0" w:color="auto"/>
        <w:right w:val="none" w:sz="0" w:space="0" w:color="auto"/>
      </w:divBdr>
    </w:div>
    <w:div w:id="770590422">
      <w:bodyDiv w:val="1"/>
      <w:marLeft w:val="0"/>
      <w:marRight w:val="0"/>
      <w:marTop w:val="0"/>
      <w:marBottom w:val="0"/>
      <w:divBdr>
        <w:top w:val="none" w:sz="0" w:space="0" w:color="auto"/>
        <w:left w:val="none" w:sz="0" w:space="0" w:color="auto"/>
        <w:bottom w:val="none" w:sz="0" w:space="0" w:color="auto"/>
        <w:right w:val="none" w:sz="0" w:space="0" w:color="auto"/>
      </w:divBdr>
    </w:div>
    <w:div w:id="779373087">
      <w:bodyDiv w:val="1"/>
      <w:marLeft w:val="0"/>
      <w:marRight w:val="0"/>
      <w:marTop w:val="0"/>
      <w:marBottom w:val="0"/>
      <w:divBdr>
        <w:top w:val="none" w:sz="0" w:space="0" w:color="auto"/>
        <w:left w:val="none" w:sz="0" w:space="0" w:color="auto"/>
        <w:bottom w:val="none" w:sz="0" w:space="0" w:color="auto"/>
        <w:right w:val="none" w:sz="0" w:space="0" w:color="auto"/>
      </w:divBdr>
    </w:div>
    <w:div w:id="781261956">
      <w:bodyDiv w:val="1"/>
      <w:marLeft w:val="0"/>
      <w:marRight w:val="0"/>
      <w:marTop w:val="0"/>
      <w:marBottom w:val="0"/>
      <w:divBdr>
        <w:top w:val="none" w:sz="0" w:space="0" w:color="auto"/>
        <w:left w:val="none" w:sz="0" w:space="0" w:color="auto"/>
        <w:bottom w:val="none" w:sz="0" w:space="0" w:color="auto"/>
        <w:right w:val="none" w:sz="0" w:space="0" w:color="auto"/>
      </w:divBdr>
    </w:div>
    <w:div w:id="782578850">
      <w:bodyDiv w:val="1"/>
      <w:marLeft w:val="0"/>
      <w:marRight w:val="0"/>
      <w:marTop w:val="0"/>
      <w:marBottom w:val="0"/>
      <w:divBdr>
        <w:top w:val="none" w:sz="0" w:space="0" w:color="auto"/>
        <w:left w:val="none" w:sz="0" w:space="0" w:color="auto"/>
        <w:bottom w:val="none" w:sz="0" w:space="0" w:color="auto"/>
        <w:right w:val="none" w:sz="0" w:space="0" w:color="auto"/>
      </w:divBdr>
    </w:div>
    <w:div w:id="782654792">
      <w:bodyDiv w:val="1"/>
      <w:marLeft w:val="0"/>
      <w:marRight w:val="0"/>
      <w:marTop w:val="0"/>
      <w:marBottom w:val="0"/>
      <w:divBdr>
        <w:top w:val="none" w:sz="0" w:space="0" w:color="auto"/>
        <w:left w:val="none" w:sz="0" w:space="0" w:color="auto"/>
        <w:bottom w:val="none" w:sz="0" w:space="0" w:color="auto"/>
        <w:right w:val="none" w:sz="0" w:space="0" w:color="auto"/>
      </w:divBdr>
    </w:div>
    <w:div w:id="782958873">
      <w:bodyDiv w:val="1"/>
      <w:marLeft w:val="0"/>
      <w:marRight w:val="0"/>
      <w:marTop w:val="0"/>
      <w:marBottom w:val="0"/>
      <w:divBdr>
        <w:top w:val="none" w:sz="0" w:space="0" w:color="auto"/>
        <w:left w:val="none" w:sz="0" w:space="0" w:color="auto"/>
        <w:bottom w:val="none" w:sz="0" w:space="0" w:color="auto"/>
        <w:right w:val="none" w:sz="0" w:space="0" w:color="auto"/>
      </w:divBdr>
    </w:div>
    <w:div w:id="785121768">
      <w:bodyDiv w:val="1"/>
      <w:marLeft w:val="0"/>
      <w:marRight w:val="0"/>
      <w:marTop w:val="0"/>
      <w:marBottom w:val="0"/>
      <w:divBdr>
        <w:top w:val="none" w:sz="0" w:space="0" w:color="auto"/>
        <w:left w:val="none" w:sz="0" w:space="0" w:color="auto"/>
        <w:bottom w:val="none" w:sz="0" w:space="0" w:color="auto"/>
        <w:right w:val="none" w:sz="0" w:space="0" w:color="auto"/>
      </w:divBdr>
    </w:div>
    <w:div w:id="786195203">
      <w:bodyDiv w:val="1"/>
      <w:marLeft w:val="0"/>
      <w:marRight w:val="0"/>
      <w:marTop w:val="0"/>
      <w:marBottom w:val="0"/>
      <w:divBdr>
        <w:top w:val="none" w:sz="0" w:space="0" w:color="auto"/>
        <w:left w:val="none" w:sz="0" w:space="0" w:color="auto"/>
        <w:bottom w:val="none" w:sz="0" w:space="0" w:color="auto"/>
        <w:right w:val="none" w:sz="0" w:space="0" w:color="auto"/>
      </w:divBdr>
    </w:div>
    <w:div w:id="787816924">
      <w:bodyDiv w:val="1"/>
      <w:marLeft w:val="0"/>
      <w:marRight w:val="0"/>
      <w:marTop w:val="0"/>
      <w:marBottom w:val="0"/>
      <w:divBdr>
        <w:top w:val="none" w:sz="0" w:space="0" w:color="auto"/>
        <w:left w:val="none" w:sz="0" w:space="0" w:color="auto"/>
        <w:bottom w:val="none" w:sz="0" w:space="0" w:color="auto"/>
        <w:right w:val="none" w:sz="0" w:space="0" w:color="auto"/>
      </w:divBdr>
    </w:div>
    <w:div w:id="787941580">
      <w:bodyDiv w:val="1"/>
      <w:marLeft w:val="0"/>
      <w:marRight w:val="0"/>
      <w:marTop w:val="0"/>
      <w:marBottom w:val="0"/>
      <w:divBdr>
        <w:top w:val="none" w:sz="0" w:space="0" w:color="auto"/>
        <w:left w:val="none" w:sz="0" w:space="0" w:color="auto"/>
        <w:bottom w:val="none" w:sz="0" w:space="0" w:color="auto"/>
        <w:right w:val="none" w:sz="0" w:space="0" w:color="auto"/>
      </w:divBdr>
    </w:div>
    <w:div w:id="788939974">
      <w:bodyDiv w:val="1"/>
      <w:marLeft w:val="0"/>
      <w:marRight w:val="0"/>
      <w:marTop w:val="0"/>
      <w:marBottom w:val="0"/>
      <w:divBdr>
        <w:top w:val="none" w:sz="0" w:space="0" w:color="auto"/>
        <w:left w:val="none" w:sz="0" w:space="0" w:color="auto"/>
        <w:bottom w:val="none" w:sz="0" w:space="0" w:color="auto"/>
        <w:right w:val="none" w:sz="0" w:space="0" w:color="auto"/>
      </w:divBdr>
    </w:div>
    <w:div w:id="790513238">
      <w:bodyDiv w:val="1"/>
      <w:marLeft w:val="0"/>
      <w:marRight w:val="0"/>
      <w:marTop w:val="0"/>
      <w:marBottom w:val="0"/>
      <w:divBdr>
        <w:top w:val="none" w:sz="0" w:space="0" w:color="auto"/>
        <w:left w:val="none" w:sz="0" w:space="0" w:color="auto"/>
        <w:bottom w:val="none" w:sz="0" w:space="0" w:color="auto"/>
        <w:right w:val="none" w:sz="0" w:space="0" w:color="auto"/>
      </w:divBdr>
    </w:div>
    <w:div w:id="791366240">
      <w:bodyDiv w:val="1"/>
      <w:marLeft w:val="0"/>
      <w:marRight w:val="0"/>
      <w:marTop w:val="0"/>
      <w:marBottom w:val="0"/>
      <w:divBdr>
        <w:top w:val="none" w:sz="0" w:space="0" w:color="auto"/>
        <w:left w:val="none" w:sz="0" w:space="0" w:color="auto"/>
        <w:bottom w:val="none" w:sz="0" w:space="0" w:color="auto"/>
        <w:right w:val="none" w:sz="0" w:space="0" w:color="auto"/>
      </w:divBdr>
    </w:div>
    <w:div w:id="791436574">
      <w:bodyDiv w:val="1"/>
      <w:marLeft w:val="0"/>
      <w:marRight w:val="0"/>
      <w:marTop w:val="0"/>
      <w:marBottom w:val="0"/>
      <w:divBdr>
        <w:top w:val="none" w:sz="0" w:space="0" w:color="auto"/>
        <w:left w:val="none" w:sz="0" w:space="0" w:color="auto"/>
        <w:bottom w:val="none" w:sz="0" w:space="0" w:color="auto"/>
        <w:right w:val="none" w:sz="0" w:space="0" w:color="auto"/>
      </w:divBdr>
    </w:div>
    <w:div w:id="791554952">
      <w:bodyDiv w:val="1"/>
      <w:marLeft w:val="0"/>
      <w:marRight w:val="0"/>
      <w:marTop w:val="0"/>
      <w:marBottom w:val="0"/>
      <w:divBdr>
        <w:top w:val="none" w:sz="0" w:space="0" w:color="auto"/>
        <w:left w:val="none" w:sz="0" w:space="0" w:color="auto"/>
        <w:bottom w:val="none" w:sz="0" w:space="0" w:color="auto"/>
        <w:right w:val="none" w:sz="0" w:space="0" w:color="auto"/>
      </w:divBdr>
    </w:div>
    <w:div w:id="793017291">
      <w:bodyDiv w:val="1"/>
      <w:marLeft w:val="0"/>
      <w:marRight w:val="0"/>
      <w:marTop w:val="0"/>
      <w:marBottom w:val="0"/>
      <w:divBdr>
        <w:top w:val="none" w:sz="0" w:space="0" w:color="auto"/>
        <w:left w:val="none" w:sz="0" w:space="0" w:color="auto"/>
        <w:bottom w:val="none" w:sz="0" w:space="0" w:color="auto"/>
        <w:right w:val="none" w:sz="0" w:space="0" w:color="auto"/>
      </w:divBdr>
    </w:div>
    <w:div w:id="793207597">
      <w:bodyDiv w:val="1"/>
      <w:marLeft w:val="0"/>
      <w:marRight w:val="0"/>
      <w:marTop w:val="0"/>
      <w:marBottom w:val="0"/>
      <w:divBdr>
        <w:top w:val="none" w:sz="0" w:space="0" w:color="auto"/>
        <w:left w:val="none" w:sz="0" w:space="0" w:color="auto"/>
        <w:bottom w:val="none" w:sz="0" w:space="0" w:color="auto"/>
        <w:right w:val="none" w:sz="0" w:space="0" w:color="auto"/>
      </w:divBdr>
    </w:div>
    <w:div w:id="793450837">
      <w:bodyDiv w:val="1"/>
      <w:marLeft w:val="0"/>
      <w:marRight w:val="0"/>
      <w:marTop w:val="0"/>
      <w:marBottom w:val="0"/>
      <w:divBdr>
        <w:top w:val="none" w:sz="0" w:space="0" w:color="auto"/>
        <w:left w:val="none" w:sz="0" w:space="0" w:color="auto"/>
        <w:bottom w:val="none" w:sz="0" w:space="0" w:color="auto"/>
        <w:right w:val="none" w:sz="0" w:space="0" w:color="auto"/>
      </w:divBdr>
    </w:div>
    <w:div w:id="794449506">
      <w:bodyDiv w:val="1"/>
      <w:marLeft w:val="0"/>
      <w:marRight w:val="0"/>
      <w:marTop w:val="0"/>
      <w:marBottom w:val="0"/>
      <w:divBdr>
        <w:top w:val="none" w:sz="0" w:space="0" w:color="auto"/>
        <w:left w:val="none" w:sz="0" w:space="0" w:color="auto"/>
        <w:bottom w:val="none" w:sz="0" w:space="0" w:color="auto"/>
        <w:right w:val="none" w:sz="0" w:space="0" w:color="auto"/>
      </w:divBdr>
    </w:div>
    <w:div w:id="795609733">
      <w:bodyDiv w:val="1"/>
      <w:marLeft w:val="0"/>
      <w:marRight w:val="0"/>
      <w:marTop w:val="0"/>
      <w:marBottom w:val="0"/>
      <w:divBdr>
        <w:top w:val="none" w:sz="0" w:space="0" w:color="auto"/>
        <w:left w:val="none" w:sz="0" w:space="0" w:color="auto"/>
        <w:bottom w:val="none" w:sz="0" w:space="0" w:color="auto"/>
        <w:right w:val="none" w:sz="0" w:space="0" w:color="auto"/>
      </w:divBdr>
    </w:div>
    <w:div w:id="796487796">
      <w:bodyDiv w:val="1"/>
      <w:marLeft w:val="0"/>
      <w:marRight w:val="0"/>
      <w:marTop w:val="0"/>
      <w:marBottom w:val="0"/>
      <w:divBdr>
        <w:top w:val="none" w:sz="0" w:space="0" w:color="auto"/>
        <w:left w:val="none" w:sz="0" w:space="0" w:color="auto"/>
        <w:bottom w:val="none" w:sz="0" w:space="0" w:color="auto"/>
        <w:right w:val="none" w:sz="0" w:space="0" w:color="auto"/>
      </w:divBdr>
    </w:div>
    <w:div w:id="796685067">
      <w:bodyDiv w:val="1"/>
      <w:marLeft w:val="0"/>
      <w:marRight w:val="0"/>
      <w:marTop w:val="0"/>
      <w:marBottom w:val="0"/>
      <w:divBdr>
        <w:top w:val="none" w:sz="0" w:space="0" w:color="auto"/>
        <w:left w:val="none" w:sz="0" w:space="0" w:color="auto"/>
        <w:bottom w:val="none" w:sz="0" w:space="0" w:color="auto"/>
        <w:right w:val="none" w:sz="0" w:space="0" w:color="auto"/>
      </w:divBdr>
    </w:div>
    <w:div w:id="797065252">
      <w:bodyDiv w:val="1"/>
      <w:marLeft w:val="0"/>
      <w:marRight w:val="0"/>
      <w:marTop w:val="0"/>
      <w:marBottom w:val="0"/>
      <w:divBdr>
        <w:top w:val="none" w:sz="0" w:space="0" w:color="auto"/>
        <w:left w:val="none" w:sz="0" w:space="0" w:color="auto"/>
        <w:bottom w:val="none" w:sz="0" w:space="0" w:color="auto"/>
        <w:right w:val="none" w:sz="0" w:space="0" w:color="auto"/>
      </w:divBdr>
      <w:divsChild>
        <w:div w:id="1029599754">
          <w:marLeft w:val="640"/>
          <w:marRight w:val="0"/>
          <w:marTop w:val="0"/>
          <w:marBottom w:val="0"/>
          <w:divBdr>
            <w:top w:val="none" w:sz="0" w:space="0" w:color="auto"/>
            <w:left w:val="none" w:sz="0" w:space="0" w:color="auto"/>
            <w:bottom w:val="none" w:sz="0" w:space="0" w:color="auto"/>
            <w:right w:val="none" w:sz="0" w:space="0" w:color="auto"/>
          </w:divBdr>
        </w:div>
        <w:div w:id="579759445">
          <w:marLeft w:val="640"/>
          <w:marRight w:val="0"/>
          <w:marTop w:val="0"/>
          <w:marBottom w:val="0"/>
          <w:divBdr>
            <w:top w:val="none" w:sz="0" w:space="0" w:color="auto"/>
            <w:left w:val="none" w:sz="0" w:space="0" w:color="auto"/>
            <w:bottom w:val="none" w:sz="0" w:space="0" w:color="auto"/>
            <w:right w:val="none" w:sz="0" w:space="0" w:color="auto"/>
          </w:divBdr>
        </w:div>
        <w:div w:id="1965890108">
          <w:marLeft w:val="640"/>
          <w:marRight w:val="0"/>
          <w:marTop w:val="0"/>
          <w:marBottom w:val="0"/>
          <w:divBdr>
            <w:top w:val="none" w:sz="0" w:space="0" w:color="auto"/>
            <w:left w:val="none" w:sz="0" w:space="0" w:color="auto"/>
            <w:bottom w:val="none" w:sz="0" w:space="0" w:color="auto"/>
            <w:right w:val="none" w:sz="0" w:space="0" w:color="auto"/>
          </w:divBdr>
        </w:div>
        <w:div w:id="2142460398">
          <w:marLeft w:val="640"/>
          <w:marRight w:val="0"/>
          <w:marTop w:val="0"/>
          <w:marBottom w:val="0"/>
          <w:divBdr>
            <w:top w:val="none" w:sz="0" w:space="0" w:color="auto"/>
            <w:left w:val="none" w:sz="0" w:space="0" w:color="auto"/>
            <w:bottom w:val="none" w:sz="0" w:space="0" w:color="auto"/>
            <w:right w:val="none" w:sz="0" w:space="0" w:color="auto"/>
          </w:divBdr>
        </w:div>
        <w:div w:id="332756508">
          <w:marLeft w:val="640"/>
          <w:marRight w:val="0"/>
          <w:marTop w:val="0"/>
          <w:marBottom w:val="0"/>
          <w:divBdr>
            <w:top w:val="none" w:sz="0" w:space="0" w:color="auto"/>
            <w:left w:val="none" w:sz="0" w:space="0" w:color="auto"/>
            <w:bottom w:val="none" w:sz="0" w:space="0" w:color="auto"/>
            <w:right w:val="none" w:sz="0" w:space="0" w:color="auto"/>
          </w:divBdr>
        </w:div>
        <w:div w:id="1159076621">
          <w:marLeft w:val="640"/>
          <w:marRight w:val="0"/>
          <w:marTop w:val="0"/>
          <w:marBottom w:val="0"/>
          <w:divBdr>
            <w:top w:val="none" w:sz="0" w:space="0" w:color="auto"/>
            <w:left w:val="none" w:sz="0" w:space="0" w:color="auto"/>
            <w:bottom w:val="none" w:sz="0" w:space="0" w:color="auto"/>
            <w:right w:val="none" w:sz="0" w:space="0" w:color="auto"/>
          </w:divBdr>
        </w:div>
        <w:div w:id="1539127234">
          <w:marLeft w:val="640"/>
          <w:marRight w:val="0"/>
          <w:marTop w:val="0"/>
          <w:marBottom w:val="0"/>
          <w:divBdr>
            <w:top w:val="none" w:sz="0" w:space="0" w:color="auto"/>
            <w:left w:val="none" w:sz="0" w:space="0" w:color="auto"/>
            <w:bottom w:val="none" w:sz="0" w:space="0" w:color="auto"/>
            <w:right w:val="none" w:sz="0" w:space="0" w:color="auto"/>
          </w:divBdr>
        </w:div>
        <w:div w:id="821508228">
          <w:marLeft w:val="640"/>
          <w:marRight w:val="0"/>
          <w:marTop w:val="0"/>
          <w:marBottom w:val="0"/>
          <w:divBdr>
            <w:top w:val="none" w:sz="0" w:space="0" w:color="auto"/>
            <w:left w:val="none" w:sz="0" w:space="0" w:color="auto"/>
            <w:bottom w:val="none" w:sz="0" w:space="0" w:color="auto"/>
            <w:right w:val="none" w:sz="0" w:space="0" w:color="auto"/>
          </w:divBdr>
        </w:div>
        <w:div w:id="1125201527">
          <w:marLeft w:val="640"/>
          <w:marRight w:val="0"/>
          <w:marTop w:val="0"/>
          <w:marBottom w:val="0"/>
          <w:divBdr>
            <w:top w:val="none" w:sz="0" w:space="0" w:color="auto"/>
            <w:left w:val="none" w:sz="0" w:space="0" w:color="auto"/>
            <w:bottom w:val="none" w:sz="0" w:space="0" w:color="auto"/>
            <w:right w:val="none" w:sz="0" w:space="0" w:color="auto"/>
          </w:divBdr>
        </w:div>
        <w:div w:id="241724256">
          <w:marLeft w:val="640"/>
          <w:marRight w:val="0"/>
          <w:marTop w:val="0"/>
          <w:marBottom w:val="0"/>
          <w:divBdr>
            <w:top w:val="none" w:sz="0" w:space="0" w:color="auto"/>
            <w:left w:val="none" w:sz="0" w:space="0" w:color="auto"/>
            <w:bottom w:val="none" w:sz="0" w:space="0" w:color="auto"/>
            <w:right w:val="none" w:sz="0" w:space="0" w:color="auto"/>
          </w:divBdr>
        </w:div>
        <w:div w:id="1470129781">
          <w:marLeft w:val="640"/>
          <w:marRight w:val="0"/>
          <w:marTop w:val="0"/>
          <w:marBottom w:val="0"/>
          <w:divBdr>
            <w:top w:val="none" w:sz="0" w:space="0" w:color="auto"/>
            <w:left w:val="none" w:sz="0" w:space="0" w:color="auto"/>
            <w:bottom w:val="none" w:sz="0" w:space="0" w:color="auto"/>
            <w:right w:val="none" w:sz="0" w:space="0" w:color="auto"/>
          </w:divBdr>
        </w:div>
        <w:div w:id="973828540">
          <w:marLeft w:val="640"/>
          <w:marRight w:val="0"/>
          <w:marTop w:val="0"/>
          <w:marBottom w:val="0"/>
          <w:divBdr>
            <w:top w:val="none" w:sz="0" w:space="0" w:color="auto"/>
            <w:left w:val="none" w:sz="0" w:space="0" w:color="auto"/>
            <w:bottom w:val="none" w:sz="0" w:space="0" w:color="auto"/>
            <w:right w:val="none" w:sz="0" w:space="0" w:color="auto"/>
          </w:divBdr>
        </w:div>
        <w:div w:id="1588422305">
          <w:marLeft w:val="640"/>
          <w:marRight w:val="0"/>
          <w:marTop w:val="0"/>
          <w:marBottom w:val="0"/>
          <w:divBdr>
            <w:top w:val="none" w:sz="0" w:space="0" w:color="auto"/>
            <w:left w:val="none" w:sz="0" w:space="0" w:color="auto"/>
            <w:bottom w:val="none" w:sz="0" w:space="0" w:color="auto"/>
            <w:right w:val="none" w:sz="0" w:space="0" w:color="auto"/>
          </w:divBdr>
        </w:div>
        <w:div w:id="1171943458">
          <w:marLeft w:val="640"/>
          <w:marRight w:val="0"/>
          <w:marTop w:val="0"/>
          <w:marBottom w:val="0"/>
          <w:divBdr>
            <w:top w:val="none" w:sz="0" w:space="0" w:color="auto"/>
            <w:left w:val="none" w:sz="0" w:space="0" w:color="auto"/>
            <w:bottom w:val="none" w:sz="0" w:space="0" w:color="auto"/>
            <w:right w:val="none" w:sz="0" w:space="0" w:color="auto"/>
          </w:divBdr>
        </w:div>
        <w:div w:id="1640458361">
          <w:marLeft w:val="640"/>
          <w:marRight w:val="0"/>
          <w:marTop w:val="0"/>
          <w:marBottom w:val="0"/>
          <w:divBdr>
            <w:top w:val="none" w:sz="0" w:space="0" w:color="auto"/>
            <w:left w:val="none" w:sz="0" w:space="0" w:color="auto"/>
            <w:bottom w:val="none" w:sz="0" w:space="0" w:color="auto"/>
            <w:right w:val="none" w:sz="0" w:space="0" w:color="auto"/>
          </w:divBdr>
        </w:div>
        <w:div w:id="538780770">
          <w:marLeft w:val="640"/>
          <w:marRight w:val="0"/>
          <w:marTop w:val="0"/>
          <w:marBottom w:val="0"/>
          <w:divBdr>
            <w:top w:val="none" w:sz="0" w:space="0" w:color="auto"/>
            <w:left w:val="none" w:sz="0" w:space="0" w:color="auto"/>
            <w:bottom w:val="none" w:sz="0" w:space="0" w:color="auto"/>
            <w:right w:val="none" w:sz="0" w:space="0" w:color="auto"/>
          </w:divBdr>
        </w:div>
        <w:div w:id="1459716089">
          <w:marLeft w:val="640"/>
          <w:marRight w:val="0"/>
          <w:marTop w:val="0"/>
          <w:marBottom w:val="0"/>
          <w:divBdr>
            <w:top w:val="none" w:sz="0" w:space="0" w:color="auto"/>
            <w:left w:val="none" w:sz="0" w:space="0" w:color="auto"/>
            <w:bottom w:val="none" w:sz="0" w:space="0" w:color="auto"/>
            <w:right w:val="none" w:sz="0" w:space="0" w:color="auto"/>
          </w:divBdr>
        </w:div>
        <w:div w:id="814104633">
          <w:marLeft w:val="640"/>
          <w:marRight w:val="0"/>
          <w:marTop w:val="0"/>
          <w:marBottom w:val="0"/>
          <w:divBdr>
            <w:top w:val="none" w:sz="0" w:space="0" w:color="auto"/>
            <w:left w:val="none" w:sz="0" w:space="0" w:color="auto"/>
            <w:bottom w:val="none" w:sz="0" w:space="0" w:color="auto"/>
            <w:right w:val="none" w:sz="0" w:space="0" w:color="auto"/>
          </w:divBdr>
        </w:div>
        <w:div w:id="1906256835">
          <w:marLeft w:val="640"/>
          <w:marRight w:val="0"/>
          <w:marTop w:val="0"/>
          <w:marBottom w:val="0"/>
          <w:divBdr>
            <w:top w:val="none" w:sz="0" w:space="0" w:color="auto"/>
            <w:left w:val="none" w:sz="0" w:space="0" w:color="auto"/>
            <w:bottom w:val="none" w:sz="0" w:space="0" w:color="auto"/>
            <w:right w:val="none" w:sz="0" w:space="0" w:color="auto"/>
          </w:divBdr>
        </w:div>
        <w:div w:id="2077315197">
          <w:marLeft w:val="640"/>
          <w:marRight w:val="0"/>
          <w:marTop w:val="0"/>
          <w:marBottom w:val="0"/>
          <w:divBdr>
            <w:top w:val="none" w:sz="0" w:space="0" w:color="auto"/>
            <w:left w:val="none" w:sz="0" w:space="0" w:color="auto"/>
            <w:bottom w:val="none" w:sz="0" w:space="0" w:color="auto"/>
            <w:right w:val="none" w:sz="0" w:space="0" w:color="auto"/>
          </w:divBdr>
        </w:div>
        <w:div w:id="2105690112">
          <w:marLeft w:val="640"/>
          <w:marRight w:val="0"/>
          <w:marTop w:val="0"/>
          <w:marBottom w:val="0"/>
          <w:divBdr>
            <w:top w:val="none" w:sz="0" w:space="0" w:color="auto"/>
            <w:left w:val="none" w:sz="0" w:space="0" w:color="auto"/>
            <w:bottom w:val="none" w:sz="0" w:space="0" w:color="auto"/>
            <w:right w:val="none" w:sz="0" w:space="0" w:color="auto"/>
          </w:divBdr>
        </w:div>
        <w:div w:id="1104694701">
          <w:marLeft w:val="640"/>
          <w:marRight w:val="0"/>
          <w:marTop w:val="0"/>
          <w:marBottom w:val="0"/>
          <w:divBdr>
            <w:top w:val="none" w:sz="0" w:space="0" w:color="auto"/>
            <w:left w:val="none" w:sz="0" w:space="0" w:color="auto"/>
            <w:bottom w:val="none" w:sz="0" w:space="0" w:color="auto"/>
            <w:right w:val="none" w:sz="0" w:space="0" w:color="auto"/>
          </w:divBdr>
        </w:div>
        <w:div w:id="2139257925">
          <w:marLeft w:val="640"/>
          <w:marRight w:val="0"/>
          <w:marTop w:val="0"/>
          <w:marBottom w:val="0"/>
          <w:divBdr>
            <w:top w:val="none" w:sz="0" w:space="0" w:color="auto"/>
            <w:left w:val="none" w:sz="0" w:space="0" w:color="auto"/>
            <w:bottom w:val="none" w:sz="0" w:space="0" w:color="auto"/>
            <w:right w:val="none" w:sz="0" w:space="0" w:color="auto"/>
          </w:divBdr>
        </w:div>
        <w:div w:id="163513601">
          <w:marLeft w:val="640"/>
          <w:marRight w:val="0"/>
          <w:marTop w:val="0"/>
          <w:marBottom w:val="0"/>
          <w:divBdr>
            <w:top w:val="none" w:sz="0" w:space="0" w:color="auto"/>
            <w:left w:val="none" w:sz="0" w:space="0" w:color="auto"/>
            <w:bottom w:val="none" w:sz="0" w:space="0" w:color="auto"/>
            <w:right w:val="none" w:sz="0" w:space="0" w:color="auto"/>
          </w:divBdr>
        </w:div>
        <w:div w:id="1860924714">
          <w:marLeft w:val="640"/>
          <w:marRight w:val="0"/>
          <w:marTop w:val="0"/>
          <w:marBottom w:val="0"/>
          <w:divBdr>
            <w:top w:val="none" w:sz="0" w:space="0" w:color="auto"/>
            <w:left w:val="none" w:sz="0" w:space="0" w:color="auto"/>
            <w:bottom w:val="none" w:sz="0" w:space="0" w:color="auto"/>
            <w:right w:val="none" w:sz="0" w:space="0" w:color="auto"/>
          </w:divBdr>
        </w:div>
        <w:div w:id="129060142">
          <w:marLeft w:val="640"/>
          <w:marRight w:val="0"/>
          <w:marTop w:val="0"/>
          <w:marBottom w:val="0"/>
          <w:divBdr>
            <w:top w:val="none" w:sz="0" w:space="0" w:color="auto"/>
            <w:left w:val="none" w:sz="0" w:space="0" w:color="auto"/>
            <w:bottom w:val="none" w:sz="0" w:space="0" w:color="auto"/>
            <w:right w:val="none" w:sz="0" w:space="0" w:color="auto"/>
          </w:divBdr>
        </w:div>
        <w:div w:id="126289131">
          <w:marLeft w:val="640"/>
          <w:marRight w:val="0"/>
          <w:marTop w:val="0"/>
          <w:marBottom w:val="0"/>
          <w:divBdr>
            <w:top w:val="none" w:sz="0" w:space="0" w:color="auto"/>
            <w:left w:val="none" w:sz="0" w:space="0" w:color="auto"/>
            <w:bottom w:val="none" w:sz="0" w:space="0" w:color="auto"/>
            <w:right w:val="none" w:sz="0" w:space="0" w:color="auto"/>
          </w:divBdr>
        </w:div>
        <w:div w:id="932937083">
          <w:marLeft w:val="640"/>
          <w:marRight w:val="0"/>
          <w:marTop w:val="0"/>
          <w:marBottom w:val="0"/>
          <w:divBdr>
            <w:top w:val="none" w:sz="0" w:space="0" w:color="auto"/>
            <w:left w:val="none" w:sz="0" w:space="0" w:color="auto"/>
            <w:bottom w:val="none" w:sz="0" w:space="0" w:color="auto"/>
            <w:right w:val="none" w:sz="0" w:space="0" w:color="auto"/>
          </w:divBdr>
        </w:div>
        <w:div w:id="361787384">
          <w:marLeft w:val="640"/>
          <w:marRight w:val="0"/>
          <w:marTop w:val="0"/>
          <w:marBottom w:val="0"/>
          <w:divBdr>
            <w:top w:val="none" w:sz="0" w:space="0" w:color="auto"/>
            <w:left w:val="none" w:sz="0" w:space="0" w:color="auto"/>
            <w:bottom w:val="none" w:sz="0" w:space="0" w:color="auto"/>
            <w:right w:val="none" w:sz="0" w:space="0" w:color="auto"/>
          </w:divBdr>
        </w:div>
        <w:div w:id="785779610">
          <w:marLeft w:val="640"/>
          <w:marRight w:val="0"/>
          <w:marTop w:val="0"/>
          <w:marBottom w:val="0"/>
          <w:divBdr>
            <w:top w:val="none" w:sz="0" w:space="0" w:color="auto"/>
            <w:left w:val="none" w:sz="0" w:space="0" w:color="auto"/>
            <w:bottom w:val="none" w:sz="0" w:space="0" w:color="auto"/>
            <w:right w:val="none" w:sz="0" w:space="0" w:color="auto"/>
          </w:divBdr>
        </w:div>
        <w:div w:id="511456827">
          <w:marLeft w:val="640"/>
          <w:marRight w:val="0"/>
          <w:marTop w:val="0"/>
          <w:marBottom w:val="0"/>
          <w:divBdr>
            <w:top w:val="none" w:sz="0" w:space="0" w:color="auto"/>
            <w:left w:val="none" w:sz="0" w:space="0" w:color="auto"/>
            <w:bottom w:val="none" w:sz="0" w:space="0" w:color="auto"/>
            <w:right w:val="none" w:sz="0" w:space="0" w:color="auto"/>
          </w:divBdr>
        </w:div>
        <w:div w:id="96103083">
          <w:marLeft w:val="640"/>
          <w:marRight w:val="0"/>
          <w:marTop w:val="0"/>
          <w:marBottom w:val="0"/>
          <w:divBdr>
            <w:top w:val="none" w:sz="0" w:space="0" w:color="auto"/>
            <w:left w:val="none" w:sz="0" w:space="0" w:color="auto"/>
            <w:bottom w:val="none" w:sz="0" w:space="0" w:color="auto"/>
            <w:right w:val="none" w:sz="0" w:space="0" w:color="auto"/>
          </w:divBdr>
        </w:div>
        <w:div w:id="1014767587">
          <w:marLeft w:val="640"/>
          <w:marRight w:val="0"/>
          <w:marTop w:val="0"/>
          <w:marBottom w:val="0"/>
          <w:divBdr>
            <w:top w:val="none" w:sz="0" w:space="0" w:color="auto"/>
            <w:left w:val="none" w:sz="0" w:space="0" w:color="auto"/>
            <w:bottom w:val="none" w:sz="0" w:space="0" w:color="auto"/>
            <w:right w:val="none" w:sz="0" w:space="0" w:color="auto"/>
          </w:divBdr>
        </w:div>
        <w:div w:id="1590237219">
          <w:marLeft w:val="640"/>
          <w:marRight w:val="0"/>
          <w:marTop w:val="0"/>
          <w:marBottom w:val="0"/>
          <w:divBdr>
            <w:top w:val="none" w:sz="0" w:space="0" w:color="auto"/>
            <w:left w:val="none" w:sz="0" w:space="0" w:color="auto"/>
            <w:bottom w:val="none" w:sz="0" w:space="0" w:color="auto"/>
            <w:right w:val="none" w:sz="0" w:space="0" w:color="auto"/>
          </w:divBdr>
        </w:div>
        <w:div w:id="1989168059">
          <w:marLeft w:val="640"/>
          <w:marRight w:val="0"/>
          <w:marTop w:val="0"/>
          <w:marBottom w:val="0"/>
          <w:divBdr>
            <w:top w:val="none" w:sz="0" w:space="0" w:color="auto"/>
            <w:left w:val="none" w:sz="0" w:space="0" w:color="auto"/>
            <w:bottom w:val="none" w:sz="0" w:space="0" w:color="auto"/>
            <w:right w:val="none" w:sz="0" w:space="0" w:color="auto"/>
          </w:divBdr>
        </w:div>
        <w:div w:id="1779719242">
          <w:marLeft w:val="640"/>
          <w:marRight w:val="0"/>
          <w:marTop w:val="0"/>
          <w:marBottom w:val="0"/>
          <w:divBdr>
            <w:top w:val="none" w:sz="0" w:space="0" w:color="auto"/>
            <w:left w:val="none" w:sz="0" w:space="0" w:color="auto"/>
            <w:bottom w:val="none" w:sz="0" w:space="0" w:color="auto"/>
            <w:right w:val="none" w:sz="0" w:space="0" w:color="auto"/>
          </w:divBdr>
        </w:div>
        <w:div w:id="510414983">
          <w:marLeft w:val="640"/>
          <w:marRight w:val="0"/>
          <w:marTop w:val="0"/>
          <w:marBottom w:val="0"/>
          <w:divBdr>
            <w:top w:val="none" w:sz="0" w:space="0" w:color="auto"/>
            <w:left w:val="none" w:sz="0" w:space="0" w:color="auto"/>
            <w:bottom w:val="none" w:sz="0" w:space="0" w:color="auto"/>
            <w:right w:val="none" w:sz="0" w:space="0" w:color="auto"/>
          </w:divBdr>
        </w:div>
        <w:div w:id="1978485927">
          <w:marLeft w:val="640"/>
          <w:marRight w:val="0"/>
          <w:marTop w:val="0"/>
          <w:marBottom w:val="0"/>
          <w:divBdr>
            <w:top w:val="none" w:sz="0" w:space="0" w:color="auto"/>
            <w:left w:val="none" w:sz="0" w:space="0" w:color="auto"/>
            <w:bottom w:val="none" w:sz="0" w:space="0" w:color="auto"/>
            <w:right w:val="none" w:sz="0" w:space="0" w:color="auto"/>
          </w:divBdr>
        </w:div>
        <w:div w:id="972099549">
          <w:marLeft w:val="640"/>
          <w:marRight w:val="0"/>
          <w:marTop w:val="0"/>
          <w:marBottom w:val="0"/>
          <w:divBdr>
            <w:top w:val="none" w:sz="0" w:space="0" w:color="auto"/>
            <w:left w:val="none" w:sz="0" w:space="0" w:color="auto"/>
            <w:bottom w:val="none" w:sz="0" w:space="0" w:color="auto"/>
            <w:right w:val="none" w:sz="0" w:space="0" w:color="auto"/>
          </w:divBdr>
        </w:div>
        <w:div w:id="492141590">
          <w:marLeft w:val="640"/>
          <w:marRight w:val="0"/>
          <w:marTop w:val="0"/>
          <w:marBottom w:val="0"/>
          <w:divBdr>
            <w:top w:val="none" w:sz="0" w:space="0" w:color="auto"/>
            <w:left w:val="none" w:sz="0" w:space="0" w:color="auto"/>
            <w:bottom w:val="none" w:sz="0" w:space="0" w:color="auto"/>
            <w:right w:val="none" w:sz="0" w:space="0" w:color="auto"/>
          </w:divBdr>
        </w:div>
        <w:div w:id="2051756614">
          <w:marLeft w:val="640"/>
          <w:marRight w:val="0"/>
          <w:marTop w:val="0"/>
          <w:marBottom w:val="0"/>
          <w:divBdr>
            <w:top w:val="none" w:sz="0" w:space="0" w:color="auto"/>
            <w:left w:val="none" w:sz="0" w:space="0" w:color="auto"/>
            <w:bottom w:val="none" w:sz="0" w:space="0" w:color="auto"/>
            <w:right w:val="none" w:sz="0" w:space="0" w:color="auto"/>
          </w:divBdr>
        </w:div>
        <w:div w:id="1888493160">
          <w:marLeft w:val="640"/>
          <w:marRight w:val="0"/>
          <w:marTop w:val="0"/>
          <w:marBottom w:val="0"/>
          <w:divBdr>
            <w:top w:val="none" w:sz="0" w:space="0" w:color="auto"/>
            <w:left w:val="none" w:sz="0" w:space="0" w:color="auto"/>
            <w:bottom w:val="none" w:sz="0" w:space="0" w:color="auto"/>
            <w:right w:val="none" w:sz="0" w:space="0" w:color="auto"/>
          </w:divBdr>
        </w:div>
        <w:div w:id="102111982">
          <w:marLeft w:val="640"/>
          <w:marRight w:val="0"/>
          <w:marTop w:val="0"/>
          <w:marBottom w:val="0"/>
          <w:divBdr>
            <w:top w:val="none" w:sz="0" w:space="0" w:color="auto"/>
            <w:left w:val="none" w:sz="0" w:space="0" w:color="auto"/>
            <w:bottom w:val="none" w:sz="0" w:space="0" w:color="auto"/>
            <w:right w:val="none" w:sz="0" w:space="0" w:color="auto"/>
          </w:divBdr>
        </w:div>
        <w:div w:id="1053507588">
          <w:marLeft w:val="640"/>
          <w:marRight w:val="0"/>
          <w:marTop w:val="0"/>
          <w:marBottom w:val="0"/>
          <w:divBdr>
            <w:top w:val="none" w:sz="0" w:space="0" w:color="auto"/>
            <w:left w:val="none" w:sz="0" w:space="0" w:color="auto"/>
            <w:bottom w:val="none" w:sz="0" w:space="0" w:color="auto"/>
            <w:right w:val="none" w:sz="0" w:space="0" w:color="auto"/>
          </w:divBdr>
        </w:div>
        <w:div w:id="2248395">
          <w:marLeft w:val="640"/>
          <w:marRight w:val="0"/>
          <w:marTop w:val="0"/>
          <w:marBottom w:val="0"/>
          <w:divBdr>
            <w:top w:val="none" w:sz="0" w:space="0" w:color="auto"/>
            <w:left w:val="none" w:sz="0" w:space="0" w:color="auto"/>
            <w:bottom w:val="none" w:sz="0" w:space="0" w:color="auto"/>
            <w:right w:val="none" w:sz="0" w:space="0" w:color="auto"/>
          </w:divBdr>
        </w:div>
        <w:div w:id="1616329301">
          <w:marLeft w:val="640"/>
          <w:marRight w:val="0"/>
          <w:marTop w:val="0"/>
          <w:marBottom w:val="0"/>
          <w:divBdr>
            <w:top w:val="none" w:sz="0" w:space="0" w:color="auto"/>
            <w:left w:val="none" w:sz="0" w:space="0" w:color="auto"/>
            <w:bottom w:val="none" w:sz="0" w:space="0" w:color="auto"/>
            <w:right w:val="none" w:sz="0" w:space="0" w:color="auto"/>
          </w:divBdr>
        </w:div>
        <w:div w:id="1472401806">
          <w:marLeft w:val="640"/>
          <w:marRight w:val="0"/>
          <w:marTop w:val="0"/>
          <w:marBottom w:val="0"/>
          <w:divBdr>
            <w:top w:val="none" w:sz="0" w:space="0" w:color="auto"/>
            <w:left w:val="none" w:sz="0" w:space="0" w:color="auto"/>
            <w:bottom w:val="none" w:sz="0" w:space="0" w:color="auto"/>
            <w:right w:val="none" w:sz="0" w:space="0" w:color="auto"/>
          </w:divBdr>
        </w:div>
        <w:div w:id="1867600653">
          <w:marLeft w:val="640"/>
          <w:marRight w:val="0"/>
          <w:marTop w:val="0"/>
          <w:marBottom w:val="0"/>
          <w:divBdr>
            <w:top w:val="none" w:sz="0" w:space="0" w:color="auto"/>
            <w:left w:val="none" w:sz="0" w:space="0" w:color="auto"/>
            <w:bottom w:val="none" w:sz="0" w:space="0" w:color="auto"/>
            <w:right w:val="none" w:sz="0" w:space="0" w:color="auto"/>
          </w:divBdr>
        </w:div>
        <w:div w:id="755321112">
          <w:marLeft w:val="640"/>
          <w:marRight w:val="0"/>
          <w:marTop w:val="0"/>
          <w:marBottom w:val="0"/>
          <w:divBdr>
            <w:top w:val="none" w:sz="0" w:space="0" w:color="auto"/>
            <w:left w:val="none" w:sz="0" w:space="0" w:color="auto"/>
            <w:bottom w:val="none" w:sz="0" w:space="0" w:color="auto"/>
            <w:right w:val="none" w:sz="0" w:space="0" w:color="auto"/>
          </w:divBdr>
        </w:div>
      </w:divsChild>
    </w:div>
    <w:div w:id="798454816">
      <w:bodyDiv w:val="1"/>
      <w:marLeft w:val="0"/>
      <w:marRight w:val="0"/>
      <w:marTop w:val="0"/>
      <w:marBottom w:val="0"/>
      <w:divBdr>
        <w:top w:val="none" w:sz="0" w:space="0" w:color="auto"/>
        <w:left w:val="none" w:sz="0" w:space="0" w:color="auto"/>
        <w:bottom w:val="none" w:sz="0" w:space="0" w:color="auto"/>
        <w:right w:val="none" w:sz="0" w:space="0" w:color="auto"/>
      </w:divBdr>
    </w:div>
    <w:div w:id="798497475">
      <w:bodyDiv w:val="1"/>
      <w:marLeft w:val="0"/>
      <w:marRight w:val="0"/>
      <w:marTop w:val="0"/>
      <w:marBottom w:val="0"/>
      <w:divBdr>
        <w:top w:val="none" w:sz="0" w:space="0" w:color="auto"/>
        <w:left w:val="none" w:sz="0" w:space="0" w:color="auto"/>
        <w:bottom w:val="none" w:sz="0" w:space="0" w:color="auto"/>
        <w:right w:val="none" w:sz="0" w:space="0" w:color="auto"/>
      </w:divBdr>
    </w:div>
    <w:div w:id="798576535">
      <w:bodyDiv w:val="1"/>
      <w:marLeft w:val="0"/>
      <w:marRight w:val="0"/>
      <w:marTop w:val="0"/>
      <w:marBottom w:val="0"/>
      <w:divBdr>
        <w:top w:val="none" w:sz="0" w:space="0" w:color="auto"/>
        <w:left w:val="none" w:sz="0" w:space="0" w:color="auto"/>
        <w:bottom w:val="none" w:sz="0" w:space="0" w:color="auto"/>
        <w:right w:val="none" w:sz="0" w:space="0" w:color="auto"/>
      </w:divBdr>
    </w:div>
    <w:div w:id="798843686">
      <w:bodyDiv w:val="1"/>
      <w:marLeft w:val="0"/>
      <w:marRight w:val="0"/>
      <w:marTop w:val="0"/>
      <w:marBottom w:val="0"/>
      <w:divBdr>
        <w:top w:val="none" w:sz="0" w:space="0" w:color="auto"/>
        <w:left w:val="none" w:sz="0" w:space="0" w:color="auto"/>
        <w:bottom w:val="none" w:sz="0" w:space="0" w:color="auto"/>
        <w:right w:val="none" w:sz="0" w:space="0" w:color="auto"/>
      </w:divBdr>
    </w:div>
    <w:div w:id="802381508">
      <w:bodyDiv w:val="1"/>
      <w:marLeft w:val="0"/>
      <w:marRight w:val="0"/>
      <w:marTop w:val="0"/>
      <w:marBottom w:val="0"/>
      <w:divBdr>
        <w:top w:val="none" w:sz="0" w:space="0" w:color="auto"/>
        <w:left w:val="none" w:sz="0" w:space="0" w:color="auto"/>
        <w:bottom w:val="none" w:sz="0" w:space="0" w:color="auto"/>
        <w:right w:val="none" w:sz="0" w:space="0" w:color="auto"/>
      </w:divBdr>
    </w:div>
    <w:div w:id="803158724">
      <w:bodyDiv w:val="1"/>
      <w:marLeft w:val="0"/>
      <w:marRight w:val="0"/>
      <w:marTop w:val="0"/>
      <w:marBottom w:val="0"/>
      <w:divBdr>
        <w:top w:val="none" w:sz="0" w:space="0" w:color="auto"/>
        <w:left w:val="none" w:sz="0" w:space="0" w:color="auto"/>
        <w:bottom w:val="none" w:sz="0" w:space="0" w:color="auto"/>
        <w:right w:val="none" w:sz="0" w:space="0" w:color="auto"/>
      </w:divBdr>
    </w:div>
    <w:div w:id="805665159">
      <w:bodyDiv w:val="1"/>
      <w:marLeft w:val="0"/>
      <w:marRight w:val="0"/>
      <w:marTop w:val="0"/>
      <w:marBottom w:val="0"/>
      <w:divBdr>
        <w:top w:val="none" w:sz="0" w:space="0" w:color="auto"/>
        <w:left w:val="none" w:sz="0" w:space="0" w:color="auto"/>
        <w:bottom w:val="none" w:sz="0" w:space="0" w:color="auto"/>
        <w:right w:val="none" w:sz="0" w:space="0" w:color="auto"/>
      </w:divBdr>
    </w:div>
    <w:div w:id="809706605">
      <w:bodyDiv w:val="1"/>
      <w:marLeft w:val="0"/>
      <w:marRight w:val="0"/>
      <w:marTop w:val="0"/>
      <w:marBottom w:val="0"/>
      <w:divBdr>
        <w:top w:val="none" w:sz="0" w:space="0" w:color="auto"/>
        <w:left w:val="none" w:sz="0" w:space="0" w:color="auto"/>
        <w:bottom w:val="none" w:sz="0" w:space="0" w:color="auto"/>
        <w:right w:val="none" w:sz="0" w:space="0" w:color="auto"/>
      </w:divBdr>
    </w:div>
    <w:div w:id="810943274">
      <w:bodyDiv w:val="1"/>
      <w:marLeft w:val="0"/>
      <w:marRight w:val="0"/>
      <w:marTop w:val="0"/>
      <w:marBottom w:val="0"/>
      <w:divBdr>
        <w:top w:val="none" w:sz="0" w:space="0" w:color="auto"/>
        <w:left w:val="none" w:sz="0" w:space="0" w:color="auto"/>
        <w:bottom w:val="none" w:sz="0" w:space="0" w:color="auto"/>
        <w:right w:val="none" w:sz="0" w:space="0" w:color="auto"/>
      </w:divBdr>
    </w:div>
    <w:div w:id="814031034">
      <w:bodyDiv w:val="1"/>
      <w:marLeft w:val="0"/>
      <w:marRight w:val="0"/>
      <w:marTop w:val="0"/>
      <w:marBottom w:val="0"/>
      <w:divBdr>
        <w:top w:val="none" w:sz="0" w:space="0" w:color="auto"/>
        <w:left w:val="none" w:sz="0" w:space="0" w:color="auto"/>
        <w:bottom w:val="none" w:sz="0" w:space="0" w:color="auto"/>
        <w:right w:val="none" w:sz="0" w:space="0" w:color="auto"/>
      </w:divBdr>
    </w:div>
    <w:div w:id="814682058">
      <w:bodyDiv w:val="1"/>
      <w:marLeft w:val="0"/>
      <w:marRight w:val="0"/>
      <w:marTop w:val="0"/>
      <w:marBottom w:val="0"/>
      <w:divBdr>
        <w:top w:val="none" w:sz="0" w:space="0" w:color="auto"/>
        <w:left w:val="none" w:sz="0" w:space="0" w:color="auto"/>
        <w:bottom w:val="none" w:sz="0" w:space="0" w:color="auto"/>
        <w:right w:val="none" w:sz="0" w:space="0" w:color="auto"/>
      </w:divBdr>
    </w:div>
    <w:div w:id="814877509">
      <w:bodyDiv w:val="1"/>
      <w:marLeft w:val="0"/>
      <w:marRight w:val="0"/>
      <w:marTop w:val="0"/>
      <w:marBottom w:val="0"/>
      <w:divBdr>
        <w:top w:val="none" w:sz="0" w:space="0" w:color="auto"/>
        <w:left w:val="none" w:sz="0" w:space="0" w:color="auto"/>
        <w:bottom w:val="none" w:sz="0" w:space="0" w:color="auto"/>
        <w:right w:val="none" w:sz="0" w:space="0" w:color="auto"/>
      </w:divBdr>
    </w:div>
    <w:div w:id="814954517">
      <w:bodyDiv w:val="1"/>
      <w:marLeft w:val="0"/>
      <w:marRight w:val="0"/>
      <w:marTop w:val="0"/>
      <w:marBottom w:val="0"/>
      <w:divBdr>
        <w:top w:val="none" w:sz="0" w:space="0" w:color="auto"/>
        <w:left w:val="none" w:sz="0" w:space="0" w:color="auto"/>
        <w:bottom w:val="none" w:sz="0" w:space="0" w:color="auto"/>
        <w:right w:val="none" w:sz="0" w:space="0" w:color="auto"/>
      </w:divBdr>
    </w:div>
    <w:div w:id="816264811">
      <w:bodyDiv w:val="1"/>
      <w:marLeft w:val="0"/>
      <w:marRight w:val="0"/>
      <w:marTop w:val="0"/>
      <w:marBottom w:val="0"/>
      <w:divBdr>
        <w:top w:val="none" w:sz="0" w:space="0" w:color="auto"/>
        <w:left w:val="none" w:sz="0" w:space="0" w:color="auto"/>
        <w:bottom w:val="none" w:sz="0" w:space="0" w:color="auto"/>
        <w:right w:val="none" w:sz="0" w:space="0" w:color="auto"/>
      </w:divBdr>
    </w:div>
    <w:div w:id="816334842">
      <w:bodyDiv w:val="1"/>
      <w:marLeft w:val="0"/>
      <w:marRight w:val="0"/>
      <w:marTop w:val="0"/>
      <w:marBottom w:val="0"/>
      <w:divBdr>
        <w:top w:val="none" w:sz="0" w:space="0" w:color="auto"/>
        <w:left w:val="none" w:sz="0" w:space="0" w:color="auto"/>
        <w:bottom w:val="none" w:sz="0" w:space="0" w:color="auto"/>
        <w:right w:val="none" w:sz="0" w:space="0" w:color="auto"/>
      </w:divBdr>
    </w:div>
    <w:div w:id="816872354">
      <w:bodyDiv w:val="1"/>
      <w:marLeft w:val="0"/>
      <w:marRight w:val="0"/>
      <w:marTop w:val="0"/>
      <w:marBottom w:val="0"/>
      <w:divBdr>
        <w:top w:val="none" w:sz="0" w:space="0" w:color="auto"/>
        <w:left w:val="none" w:sz="0" w:space="0" w:color="auto"/>
        <w:bottom w:val="none" w:sz="0" w:space="0" w:color="auto"/>
        <w:right w:val="none" w:sz="0" w:space="0" w:color="auto"/>
      </w:divBdr>
    </w:div>
    <w:div w:id="817262634">
      <w:bodyDiv w:val="1"/>
      <w:marLeft w:val="0"/>
      <w:marRight w:val="0"/>
      <w:marTop w:val="0"/>
      <w:marBottom w:val="0"/>
      <w:divBdr>
        <w:top w:val="none" w:sz="0" w:space="0" w:color="auto"/>
        <w:left w:val="none" w:sz="0" w:space="0" w:color="auto"/>
        <w:bottom w:val="none" w:sz="0" w:space="0" w:color="auto"/>
        <w:right w:val="none" w:sz="0" w:space="0" w:color="auto"/>
      </w:divBdr>
    </w:div>
    <w:div w:id="821777967">
      <w:bodyDiv w:val="1"/>
      <w:marLeft w:val="0"/>
      <w:marRight w:val="0"/>
      <w:marTop w:val="0"/>
      <w:marBottom w:val="0"/>
      <w:divBdr>
        <w:top w:val="none" w:sz="0" w:space="0" w:color="auto"/>
        <w:left w:val="none" w:sz="0" w:space="0" w:color="auto"/>
        <w:bottom w:val="none" w:sz="0" w:space="0" w:color="auto"/>
        <w:right w:val="none" w:sz="0" w:space="0" w:color="auto"/>
      </w:divBdr>
    </w:div>
    <w:div w:id="822157759">
      <w:bodyDiv w:val="1"/>
      <w:marLeft w:val="0"/>
      <w:marRight w:val="0"/>
      <w:marTop w:val="0"/>
      <w:marBottom w:val="0"/>
      <w:divBdr>
        <w:top w:val="none" w:sz="0" w:space="0" w:color="auto"/>
        <w:left w:val="none" w:sz="0" w:space="0" w:color="auto"/>
        <w:bottom w:val="none" w:sz="0" w:space="0" w:color="auto"/>
        <w:right w:val="none" w:sz="0" w:space="0" w:color="auto"/>
      </w:divBdr>
    </w:div>
    <w:div w:id="823663351">
      <w:bodyDiv w:val="1"/>
      <w:marLeft w:val="0"/>
      <w:marRight w:val="0"/>
      <w:marTop w:val="0"/>
      <w:marBottom w:val="0"/>
      <w:divBdr>
        <w:top w:val="none" w:sz="0" w:space="0" w:color="auto"/>
        <w:left w:val="none" w:sz="0" w:space="0" w:color="auto"/>
        <w:bottom w:val="none" w:sz="0" w:space="0" w:color="auto"/>
        <w:right w:val="none" w:sz="0" w:space="0" w:color="auto"/>
      </w:divBdr>
    </w:div>
    <w:div w:id="823663454">
      <w:bodyDiv w:val="1"/>
      <w:marLeft w:val="0"/>
      <w:marRight w:val="0"/>
      <w:marTop w:val="0"/>
      <w:marBottom w:val="0"/>
      <w:divBdr>
        <w:top w:val="none" w:sz="0" w:space="0" w:color="auto"/>
        <w:left w:val="none" w:sz="0" w:space="0" w:color="auto"/>
        <w:bottom w:val="none" w:sz="0" w:space="0" w:color="auto"/>
        <w:right w:val="none" w:sz="0" w:space="0" w:color="auto"/>
      </w:divBdr>
    </w:div>
    <w:div w:id="824474660">
      <w:bodyDiv w:val="1"/>
      <w:marLeft w:val="0"/>
      <w:marRight w:val="0"/>
      <w:marTop w:val="0"/>
      <w:marBottom w:val="0"/>
      <w:divBdr>
        <w:top w:val="none" w:sz="0" w:space="0" w:color="auto"/>
        <w:left w:val="none" w:sz="0" w:space="0" w:color="auto"/>
        <w:bottom w:val="none" w:sz="0" w:space="0" w:color="auto"/>
        <w:right w:val="none" w:sz="0" w:space="0" w:color="auto"/>
      </w:divBdr>
    </w:div>
    <w:div w:id="824737257">
      <w:bodyDiv w:val="1"/>
      <w:marLeft w:val="0"/>
      <w:marRight w:val="0"/>
      <w:marTop w:val="0"/>
      <w:marBottom w:val="0"/>
      <w:divBdr>
        <w:top w:val="none" w:sz="0" w:space="0" w:color="auto"/>
        <w:left w:val="none" w:sz="0" w:space="0" w:color="auto"/>
        <w:bottom w:val="none" w:sz="0" w:space="0" w:color="auto"/>
        <w:right w:val="none" w:sz="0" w:space="0" w:color="auto"/>
      </w:divBdr>
    </w:div>
    <w:div w:id="824933341">
      <w:bodyDiv w:val="1"/>
      <w:marLeft w:val="0"/>
      <w:marRight w:val="0"/>
      <w:marTop w:val="0"/>
      <w:marBottom w:val="0"/>
      <w:divBdr>
        <w:top w:val="none" w:sz="0" w:space="0" w:color="auto"/>
        <w:left w:val="none" w:sz="0" w:space="0" w:color="auto"/>
        <w:bottom w:val="none" w:sz="0" w:space="0" w:color="auto"/>
        <w:right w:val="none" w:sz="0" w:space="0" w:color="auto"/>
      </w:divBdr>
      <w:divsChild>
        <w:div w:id="865563136">
          <w:marLeft w:val="640"/>
          <w:marRight w:val="0"/>
          <w:marTop w:val="0"/>
          <w:marBottom w:val="0"/>
          <w:divBdr>
            <w:top w:val="none" w:sz="0" w:space="0" w:color="auto"/>
            <w:left w:val="none" w:sz="0" w:space="0" w:color="auto"/>
            <w:bottom w:val="none" w:sz="0" w:space="0" w:color="auto"/>
            <w:right w:val="none" w:sz="0" w:space="0" w:color="auto"/>
          </w:divBdr>
        </w:div>
        <w:div w:id="442263284">
          <w:marLeft w:val="640"/>
          <w:marRight w:val="0"/>
          <w:marTop w:val="0"/>
          <w:marBottom w:val="0"/>
          <w:divBdr>
            <w:top w:val="none" w:sz="0" w:space="0" w:color="auto"/>
            <w:left w:val="none" w:sz="0" w:space="0" w:color="auto"/>
            <w:bottom w:val="none" w:sz="0" w:space="0" w:color="auto"/>
            <w:right w:val="none" w:sz="0" w:space="0" w:color="auto"/>
          </w:divBdr>
        </w:div>
        <w:div w:id="1011175978">
          <w:marLeft w:val="640"/>
          <w:marRight w:val="0"/>
          <w:marTop w:val="0"/>
          <w:marBottom w:val="0"/>
          <w:divBdr>
            <w:top w:val="none" w:sz="0" w:space="0" w:color="auto"/>
            <w:left w:val="none" w:sz="0" w:space="0" w:color="auto"/>
            <w:bottom w:val="none" w:sz="0" w:space="0" w:color="auto"/>
            <w:right w:val="none" w:sz="0" w:space="0" w:color="auto"/>
          </w:divBdr>
        </w:div>
        <w:div w:id="925654485">
          <w:marLeft w:val="640"/>
          <w:marRight w:val="0"/>
          <w:marTop w:val="0"/>
          <w:marBottom w:val="0"/>
          <w:divBdr>
            <w:top w:val="none" w:sz="0" w:space="0" w:color="auto"/>
            <w:left w:val="none" w:sz="0" w:space="0" w:color="auto"/>
            <w:bottom w:val="none" w:sz="0" w:space="0" w:color="auto"/>
            <w:right w:val="none" w:sz="0" w:space="0" w:color="auto"/>
          </w:divBdr>
        </w:div>
        <w:div w:id="1502237463">
          <w:marLeft w:val="640"/>
          <w:marRight w:val="0"/>
          <w:marTop w:val="0"/>
          <w:marBottom w:val="0"/>
          <w:divBdr>
            <w:top w:val="none" w:sz="0" w:space="0" w:color="auto"/>
            <w:left w:val="none" w:sz="0" w:space="0" w:color="auto"/>
            <w:bottom w:val="none" w:sz="0" w:space="0" w:color="auto"/>
            <w:right w:val="none" w:sz="0" w:space="0" w:color="auto"/>
          </w:divBdr>
        </w:div>
        <w:div w:id="1189178610">
          <w:marLeft w:val="640"/>
          <w:marRight w:val="0"/>
          <w:marTop w:val="0"/>
          <w:marBottom w:val="0"/>
          <w:divBdr>
            <w:top w:val="none" w:sz="0" w:space="0" w:color="auto"/>
            <w:left w:val="none" w:sz="0" w:space="0" w:color="auto"/>
            <w:bottom w:val="none" w:sz="0" w:space="0" w:color="auto"/>
            <w:right w:val="none" w:sz="0" w:space="0" w:color="auto"/>
          </w:divBdr>
        </w:div>
        <w:div w:id="625738426">
          <w:marLeft w:val="640"/>
          <w:marRight w:val="0"/>
          <w:marTop w:val="0"/>
          <w:marBottom w:val="0"/>
          <w:divBdr>
            <w:top w:val="none" w:sz="0" w:space="0" w:color="auto"/>
            <w:left w:val="none" w:sz="0" w:space="0" w:color="auto"/>
            <w:bottom w:val="none" w:sz="0" w:space="0" w:color="auto"/>
            <w:right w:val="none" w:sz="0" w:space="0" w:color="auto"/>
          </w:divBdr>
        </w:div>
        <w:div w:id="318466624">
          <w:marLeft w:val="640"/>
          <w:marRight w:val="0"/>
          <w:marTop w:val="0"/>
          <w:marBottom w:val="0"/>
          <w:divBdr>
            <w:top w:val="none" w:sz="0" w:space="0" w:color="auto"/>
            <w:left w:val="none" w:sz="0" w:space="0" w:color="auto"/>
            <w:bottom w:val="none" w:sz="0" w:space="0" w:color="auto"/>
            <w:right w:val="none" w:sz="0" w:space="0" w:color="auto"/>
          </w:divBdr>
        </w:div>
        <w:div w:id="1012099640">
          <w:marLeft w:val="640"/>
          <w:marRight w:val="0"/>
          <w:marTop w:val="0"/>
          <w:marBottom w:val="0"/>
          <w:divBdr>
            <w:top w:val="none" w:sz="0" w:space="0" w:color="auto"/>
            <w:left w:val="none" w:sz="0" w:space="0" w:color="auto"/>
            <w:bottom w:val="none" w:sz="0" w:space="0" w:color="auto"/>
            <w:right w:val="none" w:sz="0" w:space="0" w:color="auto"/>
          </w:divBdr>
        </w:div>
        <w:div w:id="63916497">
          <w:marLeft w:val="640"/>
          <w:marRight w:val="0"/>
          <w:marTop w:val="0"/>
          <w:marBottom w:val="0"/>
          <w:divBdr>
            <w:top w:val="none" w:sz="0" w:space="0" w:color="auto"/>
            <w:left w:val="none" w:sz="0" w:space="0" w:color="auto"/>
            <w:bottom w:val="none" w:sz="0" w:space="0" w:color="auto"/>
            <w:right w:val="none" w:sz="0" w:space="0" w:color="auto"/>
          </w:divBdr>
        </w:div>
        <w:div w:id="2145418679">
          <w:marLeft w:val="640"/>
          <w:marRight w:val="0"/>
          <w:marTop w:val="0"/>
          <w:marBottom w:val="0"/>
          <w:divBdr>
            <w:top w:val="none" w:sz="0" w:space="0" w:color="auto"/>
            <w:left w:val="none" w:sz="0" w:space="0" w:color="auto"/>
            <w:bottom w:val="none" w:sz="0" w:space="0" w:color="auto"/>
            <w:right w:val="none" w:sz="0" w:space="0" w:color="auto"/>
          </w:divBdr>
        </w:div>
        <w:div w:id="22945522">
          <w:marLeft w:val="640"/>
          <w:marRight w:val="0"/>
          <w:marTop w:val="0"/>
          <w:marBottom w:val="0"/>
          <w:divBdr>
            <w:top w:val="none" w:sz="0" w:space="0" w:color="auto"/>
            <w:left w:val="none" w:sz="0" w:space="0" w:color="auto"/>
            <w:bottom w:val="none" w:sz="0" w:space="0" w:color="auto"/>
            <w:right w:val="none" w:sz="0" w:space="0" w:color="auto"/>
          </w:divBdr>
        </w:div>
        <w:div w:id="719398360">
          <w:marLeft w:val="640"/>
          <w:marRight w:val="0"/>
          <w:marTop w:val="0"/>
          <w:marBottom w:val="0"/>
          <w:divBdr>
            <w:top w:val="none" w:sz="0" w:space="0" w:color="auto"/>
            <w:left w:val="none" w:sz="0" w:space="0" w:color="auto"/>
            <w:bottom w:val="none" w:sz="0" w:space="0" w:color="auto"/>
            <w:right w:val="none" w:sz="0" w:space="0" w:color="auto"/>
          </w:divBdr>
        </w:div>
        <w:div w:id="1601838851">
          <w:marLeft w:val="640"/>
          <w:marRight w:val="0"/>
          <w:marTop w:val="0"/>
          <w:marBottom w:val="0"/>
          <w:divBdr>
            <w:top w:val="none" w:sz="0" w:space="0" w:color="auto"/>
            <w:left w:val="none" w:sz="0" w:space="0" w:color="auto"/>
            <w:bottom w:val="none" w:sz="0" w:space="0" w:color="auto"/>
            <w:right w:val="none" w:sz="0" w:space="0" w:color="auto"/>
          </w:divBdr>
        </w:div>
        <w:div w:id="1291013803">
          <w:marLeft w:val="640"/>
          <w:marRight w:val="0"/>
          <w:marTop w:val="0"/>
          <w:marBottom w:val="0"/>
          <w:divBdr>
            <w:top w:val="none" w:sz="0" w:space="0" w:color="auto"/>
            <w:left w:val="none" w:sz="0" w:space="0" w:color="auto"/>
            <w:bottom w:val="none" w:sz="0" w:space="0" w:color="auto"/>
            <w:right w:val="none" w:sz="0" w:space="0" w:color="auto"/>
          </w:divBdr>
        </w:div>
        <w:div w:id="89206006">
          <w:marLeft w:val="640"/>
          <w:marRight w:val="0"/>
          <w:marTop w:val="0"/>
          <w:marBottom w:val="0"/>
          <w:divBdr>
            <w:top w:val="none" w:sz="0" w:space="0" w:color="auto"/>
            <w:left w:val="none" w:sz="0" w:space="0" w:color="auto"/>
            <w:bottom w:val="none" w:sz="0" w:space="0" w:color="auto"/>
            <w:right w:val="none" w:sz="0" w:space="0" w:color="auto"/>
          </w:divBdr>
        </w:div>
        <w:div w:id="1668096939">
          <w:marLeft w:val="640"/>
          <w:marRight w:val="0"/>
          <w:marTop w:val="0"/>
          <w:marBottom w:val="0"/>
          <w:divBdr>
            <w:top w:val="none" w:sz="0" w:space="0" w:color="auto"/>
            <w:left w:val="none" w:sz="0" w:space="0" w:color="auto"/>
            <w:bottom w:val="none" w:sz="0" w:space="0" w:color="auto"/>
            <w:right w:val="none" w:sz="0" w:space="0" w:color="auto"/>
          </w:divBdr>
        </w:div>
        <w:div w:id="1669091714">
          <w:marLeft w:val="640"/>
          <w:marRight w:val="0"/>
          <w:marTop w:val="0"/>
          <w:marBottom w:val="0"/>
          <w:divBdr>
            <w:top w:val="none" w:sz="0" w:space="0" w:color="auto"/>
            <w:left w:val="none" w:sz="0" w:space="0" w:color="auto"/>
            <w:bottom w:val="none" w:sz="0" w:space="0" w:color="auto"/>
            <w:right w:val="none" w:sz="0" w:space="0" w:color="auto"/>
          </w:divBdr>
        </w:div>
        <w:div w:id="2087991968">
          <w:marLeft w:val="640"/>
          <w:marRight w:val="0"/>
          <w:marTop w:val="0"/>
          <w:marBottom w:val="0"/>
          <w:divBdr>
            <w:top w:val="none" w:sz="0" w:space="0" w:color="auto"/>
            <w:left w:val="none" w:sz="0" w:space="0" w:color="auto"/>
            <w:bottom w:val="none" w:sz="0" w:space="0" w:color="auto"/>
            <w:right w:val="none" w:sz="0" w:space="0" w:color="auto"/>
          </w:divBdr>
        </w:div>
        <w:div w:id="546335188">
          <w:marLeft w:val="640"/>
          <w:marRight w:val="0"/>
          <w:marTop w:val="0"/>
          <w:marBottom w:val="0"/>
          <w:divBdr>
            <w:top w:val="none" w:sz="0" w:space="0" w:color="auto"/>
            <w:left w:val="none" w:sz="0" w:space="0" w:color="auto"/>
            <w:bottom w:val="none" w:sz="0" w:space="0" w:color="auto"/>
            <w:right w:val="none" w:sz="0" w:space="0" w:color="auto"/>
          </w:divBdr>
        </w:div>
        <w:div w:id="266623676">
          <w:marLeft w:val="640"/>
          <w:marRight w:val="0"/>
          <w:marTop w:val="0"/>
          <w:marBottom w:val="0"/>
          <w:divBdr>
            <w:top w:val="none" w:sz="0" w:space="0" w:color="auto"/>
            <w:left w:val="none" w:sz="0" w:space="0" w:color="auto"/>
            <w:bottom w:val="none" w:sz="0" w:space="0" w:color="auto"/>
            <w:right w:val="none" w:sz="0" w:space="0" w:color="auto"/>
          </w:divBdr>
        </w:div>
        <w:div w:id="1943536884">
          <w:marLeft w:val="640"/>
          <w:marRight w:val="0"/>
          <w:marTop w:val="0"/>
          <w:marBottom w:val="0"/>
          <w:divBdr>
            <w:top w:val="none" w:sz="0" w:space="0" w:color="auto"/>
            <w:left w:val="none" w:sz="0" w:space="0" w:color="auto"/>
            <w:bottom w:val="none" w:sz="0" w:space="0" w:color="auto"/>
            <w:right w:val="none" w:sz="0" w:space="0" w:color="auto"/>
          </w:divBdr>
        </w:div>
        <w:div w:id="345980243">
          <w:marLeft w:val="640"/>
          <w:marRight w:val="0"/>
          <w:marTop w:val="0"/>
          <w:marBottom w:val="0"/>
          <w:divBdr>
            <w:top w:val="none" w:sz="0" w:space="0" w:color="auto"/>
            <w:left w:val="none" w:sz="0" w:space="0" w:color="auto"/>
            <w:bottom w:val="none" w:sz="0" w:space="0" w:color="auto"/>
            <w:right w:val="none" w:sz="0" w:space="0" w:color="auto"/>
          </w:divBdr>
        </w:div>
        <w:div w:id="625241331">
          <w:marLeft w:val="640"/>
          <w:marRight w:val="0"/>
          <w:marTop w:val="0"/>
          <w:marBottom w:val="0"/>
          <w:divBdr>
            <w:top w:val="none" w:sz="0" w:space="0" w:color="auto"/>
            <w:left w:val="none" w:sz="0" w:space="0" w:color="auto"/>
            <w:bottom w:val="none" w:sz="0" w:space="0" w:color="auto"/>
            <w:right w:val="none" w:sz="0" w:space="0" w:color="auto"/>
          </w:divBdr>
        </w:div>
        <w:div w:id="1353799276">
          <w:marLeft w:val="640"/>
          <w:marRight w:val="0"/>
          <w:marTop w:val="0"/>
          <w:marBottom w:val="0"/>
          <w:divBdr>
            <w:top w:val="none" w:sz="0" w:space="0" w:color="auto"/>
            <w:left w:val="none" w:sz="0" w:space="0" w:color="auto"/>
            <w:bottom w:val="none" w:sz="0" w:space="0" w:color="auto"/>
            <w:right w:val="none" w:sz="0" w:space="0" w:color="auto"/>
          </w:divBdr>
        </w:div>
        <w:div w:id="207035609">
          <w:marLeft w:val="640"/>
          <w:marRight w:val="0"/>
          <w:marTop w:val="0"/>
          <w:marBottom w:val="0"/>
          <w:divBdr>
            <w:top w:val="none" w:sz="0" w:space="0" w:color="auto"/>
            <w:left w:val="none" w:sz="0" w:space="0" w:color="auto"/>
            <w:bottom w:val="none" w:sz="0" w:space="0" w:color="auto"/>
            <w:right w:val="none" w:sz="0" w:space="0" w:color="auto"/>
          </w:divBdr>
        </w:div>
        <w:div w:id="878203409">
          <w:marLeft w:val="640"/>
          <w:marRight w:val="0"/>
          <w:marTop w:val="0"/>
          <w:marBottom w:val="0"/>
          <w:divBdr>
            <w:top w:val="none" w:sz="0" w:space="0" w:color="auto"/>
            <w:left w:val="none" w:sz="0" w:space="0" w:color="auto"/>
            <w:bottom w:val="none" w:sz="0" w:space="0" w:color="auto"/>
            <w:right w:val="none" w:sz="0" w:space="0" w:color="auto"/>
          </w:divBdr>
        </w:div>
        <w:div w:id="2066172408">
          <w:marLeft w:val="640"/>
          <w:marRight w:val="0"/>
          <w:marTop w:val="0"/>
          <w:marBottom w:val="0"/>
          <w:divBdr>
            <w:top w:val="none" w:sz="0" w:space="0" w:color="auto"/>
            <w:left w:val="none" w:sz="0" w:space="0" w:color="auto"/>
            <w:bottom w:val="none" w:sz="0" w:space="0" w:color="auto"/>
            <w:right w:val="none" w:sz="0" w:space="0" w:color="auto"/>
          </w:divBdr>
        </w:div>
        <w:div w:id="1369641950">
          <w:marLeft w:val="640"/>
          <w:marRight w:val="0"/>
          <w:marTop w:val="0"/>
          <w:marBottom w:val="0"/>
          <w:divBdr>
            <w:top w:val="none" w:sz="0" w:space="0" w:color="auto"/>
            <w:left w:val="none" w:sz="0" w:space="0" w:color="auto"/>
            <w:bottom w:val="none" w:sz="0" w:space="0" w:color="auto"/>
            <w:right w:val="none" w:sz="0" w:space="0" w:color="auto"/>
          </w:divBdr>
        </w:div>
        <w:div w:id="881752751">
          <w:marLeft w:val="640"/>
          <w:marRight w:val="0"/>
          <w:marTop w:val="0"/>
          <w:marBottom w:val="0"/>
          <w:divBdr>
            <w:top w:val="none" w:sz="0" w:space="0" w:color="auto"/>
            <w:left w:val="none" w:sz="0" w:space="0" w:color="auto"/>
            <w:bottom w:val="none" w:sz="0" w:space="0" w:color="auto"/>
            <w:right w:val="none" w:sz="0" w:space="0" w:color="auto"/>
          </w:divBdr>
        </w:div>
        <w:div w:id="660543330">
          <w:marLeft w:val="640"/>
          <w:marRight w:val="0"/>
          <w:marTop w:val="0"/>
          <w:marBottom w:val="0"/>
          <w:divBdr>
            <w:top w:val="none" w:sz="0" w:space="0" w:color="auto"/>
            <w:left w:val="none" w:sz="0" w:space="0" w:color="auto"/>
            <w:bottom w:val="none" w:sz="0" w:space="0" w:color="auto"/>
            <w:right w:val="none" w:sz="0" w:space="0" w:color="auto"/>
          </w:divBdr>
        </w:div>
        <w:div w:id="156380418">
          <w:marLeft w:val="640"/>
          <w:marRight w:val="0"/>
          <w:marTop w:val="0"/>
          <w:marBottom w:val="0"/>
          <w:divBdr>
            <w:top w:val="none" w:sz="0" w:space="0" w:color="auto"/>
            <w:left w:val="none" w:sz="0" w:space="0" w:color="auto"/>
            <w:bottom w:val="none" w:sz="0" w:space="0" w:color="auto"/>
            <w:right w:val="none" w:sz="0" w:space="0" w:color="auto"/>
          </w:divBdr>
        </w:div>
        <w:div w:id="758141946">
          <w:marLeft w:val="640"/>
          <w:marRight w:val="0"/>
          <w:marTop w:val="0"/>
          <w:marBottom w:val="0"/>
          <w:divBdr>
            <w:top w:val="none" w:sz="0" w:space="0" w:color="auto"/>
            <w:left w:val="none" w:sz="0" w:space="0" w:color="auto"/>
            <w:bottom w:val="none" w:sz="0" w:space="0" w:color="auto"/>
            <w:right w:val="none" w:sz="0" w:space="0" w:color="auto"/>
          </w:divBdr>
        </w:div>
        <w:div w:id="1284114433">
          <w:marLeft w:val="640"/>
          <w:marRight w:val="0"/>
          <w:marTop w:val="0"/>
          <w:marBottom w:val="0"/>
          <w:divBdr>
            <w:top w:val="none" w:sz="0" w:space="0" w:color="auto"/>
            <w:left w:val="none" w:sz="0" w:space="0" w:color="auto"/>
            <w:bottom w:val="none" w:sz="0" w:space="0" w:color="auto"/>
            <w:right w:val="none" w:sz="0" w:space="0" w:color="auto"/>
          </w:divBdr>
        </w:div>
        <w:div w:id="395475292">
          <w:marLeft w:val="640"/>
          <w:marRight w:val="0"/>
          <w:marTop w:val="0"/>
          <w:marBottom w:val="0"/>
          <w:divBdr>
            <w:top w:val="none" w:sz="0" w:space="0" w:color="auto"/>
            <w:left w:val="none" w:sz="0" w:space="0" w:color="auto"/>
            <w:bottom w:val="none" w:sz="0" w:space="0" w:color="auto"/>
            <w:right w:val="none" w:sz="0" w:space="0" w:color="auto"/>
          </w:divBdr>
        </w:div>
        <w:div w:id="1528521036">
          <w:marLeft w:val="640"/>
          <w:marRight w:val="0"/>
          <w:marTop w:val="0"/>
          <w:marBottom w:val="0"/>
          <w:divBdr>
            <w:top w:val="none" w:sz="0" w:space="0" w:color="auto"/>
            <w:left w:val="none" w:sz="0" w:space="0" w:color="auto"/>
            <w:bottom w:val="none" w:sz="0" w:space="0" w:color="auto"/>
            <w:right w:val="none" w:sz="0" w:space="0" w:color="auto"/>
          </w:divBdr>
        </w:div>
        <w:div w:id="1366099591">
          <w:marLeft w:val="640"/>
          <w:marRight w:val="0"/>
          <w:marTop w:val="0"/>
          <w:marBottom w:val="0"/>
          <w:divBdr>
            <w:top w:val="none" w:sz="0" w:space="0" w:color="auto"/>
            <w:left w:val="none" w:sz="0" w:space="0" w:color="auto"/>
            <w:bottom w:val="none" w:sz="0" w:space="0" w:color="auto"/>
            <w:right w:val="none" w:sz="0" w:space="0" w:color="auto"/>
          </w:divBdr>
        </w:div>
        <w:div w:id="1992640592">
          <w:marLeft w:val="640"/>
          <w:marRight w:val="0"/>
          <w:marTop w:val="0"/>
          <w:marBottom w:val="0"/>
          <w:divBdr>
            <w:top w:val="none" w:sz="0" w:space="0" w:color="auto"/>
            <w:left w:val="none" w:sz="0" w:space="0" w:color="auto"/>
            <w:bottom w:val="none" w:sz="0" w:space="0" w:color="auto"/>
            <w:right w:val="none" w:sz="0" w:space="0" w:color="auto"/>
          </w:divBdr>
        </w:div>
        <w:div w:id="1424568823">
          <w:marLeft w:val="640"/>
          <w:marRight w:val="0"/>
          <w:marTop w:val="0"/>
          <w:marBottom w:val="0"/>
          <w:divBdr>
            <w:top w:val="none" w:sz="0" w:space="0" w:color="auto"/>
            <w:left w:val="none" w:sz="0" w:space="0" w:color="auto"/>
            <w:bottom w:val="none" w:sz="0" w:space="0" w:color="auto"/>
            <w:right w:val="none" w:sz="0" w:space="0" w:color="auto"/>
          </w:divBdr>
        </w:div>
        <w:div w:id="1873880398">
          <w:marLeft w:val="640"/>
          <w:marRight w:val="0"/>
          <w:marTop w:val="0"/>
          <w:marBottom w:val="0"/>
          <w:divBdr>
            <w:top w:val="none" w:sz="0" w:space="0" w:color="auto"/>
            <w:left w:val="none" w:sz="0" w:space="0" w:color="auto"/>
            <w:bottom w:val="none" w:sz="0" w:space="0" w:color="auto"/>
            <w:right w:val="none" w:sz="0" w:space="0" w:color="auto"/>
          </w:divBdr>
        </w:div>
        <w:div w:id="973877215">
          <w:marLeft w:val="640"/>
          <w:marRight w:val="0"/>
          <w:marTop w:val="0"/>
          <w:marBottom w:val="0"/>
          <w:divBdr>
            <w:top w:val="none" w:sz="0" w:space="0" w:color="auto"/>
            <w:left w:val="none" w:sz="0" w:space="0" w:color="auto"/>
            <w:bottom w:val="none" w:sz="0" w:space="0" w:color="auto"/>
            <w:right w:val="none" w:sz="0" w:space="0" w:color="auto"/>
          </w:divBdr>
        </w:div>
        <w:div w:id="442262529">
          <w:marLeft w:val="640"/>
          <w:marRight w:val="0"/>
          <w:marTop w:val="0"/>
          <w:marBottom w:val="0"/>
          <w:divBdr>
            <w:top w:val="none" w:sz="0" w:space="0" w:color="auto"/>
            <w:left w:val="none" w:sz="0" w:space="0" w:color="auto"/>
            <w:bottom w:val="none" w:sz="0" w:space="0" w:color="auto"/>
            <w:right w:val="none" w:sz="0" w:space="0" w:color="auto"/>
          </w:divBdr>
        </w:div>
      </w:divsChild>
    </w:div>
    <w:div w:id="825364843">
      <w:bodyDiv w:val="1"/>
      <w:marLeft w:val="0"/>
      <w:marRight w:val="0"/>
      <w:marTop w:val="0"/>
      <w:marBottom w:val="0"/>
      <w:divBdr>
        <w:top w:val="none" w:sz="0" w:space="0" w:color="auto"/>
        <w:left w:val="none" w:sz="0" w:space="0" w:color="auto"/>
        <w:bottom w:val="none" w:sz="0" w:space="0" w:color="auto"/>
        <w:right w:val="none" w:sz="0" w:space="0" w:color="auto"/>
      </w:divBdr>
    </w:div>
    <w:div w:id="825436452">
      <w:bodyDiv w:val="1"/>
      <w:marLeft w:val="0"/>
      <w:marRight w:val="0"/>
      <w:marTop w:val="0"/>
      <w:marBottom w:val="0"/>
      <w:divBdr>
        <w:top w:val="none" w:sz="0" w:space="0" w:color="auto"/>
        <w:left w:val="none" w:sz="0" w:space="0" w:color="auto"/>
        <w:bottom w:val="none" w:sz="0" w:space="0" w:color="auto"/>
        <w:right w:val="none" w:sz="0" w:space="0" w:color="auto"/>
      </w:divBdr>
    </w:div>
    <w:div w:id="829440394">
      <w:bodyDiv w:val="1"/>
      <w:marLeft w:val="0"/>
      <w:marRight w:val="0"/>
      <w:marTop w:val="0"/>
      <w:marBottom w:val="0"/>
      <w:divBdr>
        <w:top w:val="none" w:sz="0" w:space="0" w:color="auto"/>
        <w:left w:val="none" w:sz="0" w:space="0" w:color="auto"/>
        <w:bottom w:val="none" w:sz="0" w:space="0" w:color="auto"/>
        <w:right w:val="none" w:sz="0" w:space="0" w:color="auto"/>
      </w:divBdr>
    </w:div>
    <w:div w:id="829639157">
      <w:bodyDiv w:val="1"/>
      <w:marLeft w:val="0"/>
      <w:marRight w:val="0"/>
      <w:marTop w:val="0"/>
      <w:marBottom w:val="0"/>
      <w:divBdr>
        <w:top w:val="none" w:sz="0" w:space="0" w:color="auto"/>
        <w:left w:val="none" w:sz="0" w:space="0" w:color="auto"/>
        <w:bottom w:val="none" w:sz="0" w:space="0" w:color="auto"/>
        <w:right w:val="none" w:sz="0" w:space="0" w:color="auto"/>
      </w:divBdr>
    </w:div>
    <w:div w:id="832063660">
      <w:bodyDiv w:val="1"/>
      <w:marLeft w:val="0"/>
      <w:marRight w:val="0"/>
      <w:marTop w:val="0"/>
      <w:marBottom w:val="0"/>
      <w:divBdr>
        <w:top w:val="none" w:sz="0" w:space="0" w:color="auto"/>
        <w:left w:val="none" w:sz="0" w:space="0" w:color="auto"/>
        <w:bottom w:val="none" w:sz="0" w:space="0" w:color="auto"/>
        <w:right w:val="none" w:sz="0" w:space="0" w:color="auto"/>
      </w:divBdr>
    </w:div>
    <w:div w:id="834108441">
      <w:bodyDiv w:val="1"/>
      <w:marLeft w:val="0"/>
      <w:marRight w:val="0"/>
      <w:marTop w:val="0"/>
      <w:marBottom w:val="0"/>
      <w:divBdr>
        <w:top w:val="none" w:sz="0" w:space="0" w:color="auto"/>
        <w:left w:val="none" w:sz="0" w:space="0" w:color="auto"/>
        <w:bottom w:val="none" w:sz="0" w:space="0" w:color="auto"/>
        <w:right w:val="none" w:sz="0" w:space="0" w:color="auto"/>
      </w:divBdr>
    </w:div>
    <w:div w:id="834806378">
      <w:bodyDiv w:val="1"/>
      <w:marLeft w:val="0"/>
      <w:marRight w:val="0"/>
      <w:marTop w:val="0"/>
      <w:marBottom w:val="0"/>
      <w:divBdr>
        <w:top w:val="none" w:sz="0" w:space="0" w:color="auto"/>
        <w:left w:val="none" w:sz="0" w:space="0" w:color="auto"/>
        <w:bottom w:val="none" w:sz="0" w:space="0" w:color="auto"/>
        <w:right w:val="none" w:sz="0" w:space="0" w:color="auto"/>
      </w:divBdr>
    </w:div>
    <w:div w:id="836388012">
      <w:bodyDiv w:val="1"/>
      <w:marLeft w:val="0"/>
      <w:marRight w:val="0"/>
      <w:marTop w:val="0"/>
      <w:marBottom w:val="0"/>
      <w:divBdr>
        <w:top w:val="none" w:sz="0" w:space="0" w:color="auto"/>
        <w:left w:val="none" w:sz="0" w:space="0" w:color="auto"/>
        <w:bottom w:val="none" w:sz="0" w:space="0" w:color="auto"/>
        <w:right w:val="none" w:sz="0" w:space="0" w:color="auto"/>
      </w:divBdr>
    </w:div>
    <w:div w:id="836506036">
      <w:bodyDiv w:val="1"/>
      <w:marLeft w:val="0"/>
      <w:marRight w:val="0"/>
      <w:marTop w:val="0"/>
      <w:marBottom w:val="0"/>
      <w:divBdr>
        <w:top w:val="none" w:sz="0" w:space="0" w:color="auto"/>
        <w:left w:val="none" w:sz="0" w:space="0" w:color="auto"/>
        <w:bottom w:val="none" w:sz="0" w:space="0" w:color="auto"/>
        <w:right w:val="none" w:sz="0" w:space="0" w:color="auto"/>
      </w:divBdr>
    </w:div>
    <w:div w:id="839082412">
      <w:bodyDiv w:val="1"/>
      <w:marLeft w:val="0"/>
      <w:marRight w:val="0"/>
      <w:marTop w:val="0"/>
      <w:marBottom w:val="0"/>
      <w:divBdr>
        <w:top w:val="none" w:sz="0" w:space="0" w:color="auto"/>
        <w:left w:val="none" w:sz="0" w:space="0" w:color="auto"/>
        <w:bottom w:val="none" w:sz="0" w:space="0" w:color="auto"/>
        <w:right w:val="none" w:sz="0" w:space="0" w:color="auto"/>
      </w:divBdr>
    </w:div>
    <w:div w:id="840001184">
      <w:bodyDiv w:val="1"/>
      <w:marLeft w:val="0"/>
      <w:marRight w:val="0"/>
      <w:marTop w:val="0"/>
      <w:marBottom w:val="0"/>
      <w:divBdr>
        <w:top w:val="none" w:sz="0" w:space="0" w:color="auto"/>
        <w:left w:val="none" w:sz="0" w:space="0" w:color="auto"/>
        <w:bottom w:val="none" w:sz="0" w:space="0" w:color="auto"/>
        <w:right w:val="none" w:sz="0" w:space="0" w:color="auto"/>
      </w:divBdr>
      <w:divsChild>
        <w:div w:id="145779900">
          <w:marLeft w:val="640"/>
          <w:marRight w:val="0"/>
          <w:marTop w:val="0"/>
          <w:marBottom w:val="0"/>
          <w:divBdr>
            <w:top w:val="none" w:sz="0" w:space="0" w:color="auto"/>
            <w:left w:val="none" w:sz="0" w:space="0" w:color="auto"/>
            <w:bottom w:val="none" w:sz="0" w:space="0" w:color="auto"/>
            <w:right w:val="none" w:sz="0" w:space="0" w:color="auto"/>
          </w:divBdr>
        </w:div>
        <w:div w:id="328871645">
          <w:marLeft w:val="640"/>
          <w:marRight w:val="0"/>
          <w:marTop w:val="0"/>
          <w:marBottom w:val="0"/>
          <w:divBdr>
            <w:top w:val="none" w:sz="0" w:space="0" w:color="auto"/>
            <w:left w:val="none" w:sz="0" w:space="0" w:color="auto"/>
            <w:bottom w:val="none" w:sz="0" w:space="0" w:color="auto"/>
            <w:right w:val="none" w:sz="0" w:space="0" w:color="auto"/>
          </w:divBdr>
        </w:div>
        <w:div w:id="1789271911">
          <w:marLeft w:val="640"/>
          <w:marRight w:val="0"/>
          <w:marTop w:val="0"/>
          <w:marBottom w:val="0"/>
          <w:divBdr>
            <w:top w:val="none" w:sz="0" w:space="0" w:color="auto"/>
            <w:left w:val="none" w:sz="0" w:space="0" w:color="auto"/>
            <w:bottom w:val="none" w:sz="0" w:space="0" w:color="auto"/>
            <w:right w:val="none" w:sz="0" w:space="0" w:color="auto"/>
          </w:divBdr>
        </w:div>
        <w:div w:id="1074740888">
          <w:marLeft w:val="640"/>
          <w:marRight w:val="0"/>
          <w:marTop w:val="0"/>
          <w:marBottom w:val="0"/>
          <w:divBdr>
            <w:top w:val="none" w:sz="0" w:space="0" w:color="auto"/>
            <w:left w:val="none" w:sz="0" w:space="0" w:color="auto"/>
            <w:bottom w:val="none" w:sz="0" w:space="0" w:color="auto"/>
            <w:right w:val="none" w:sz="0" w:space="0" w:color="auto"/>
          </w:divBdr>
        </w:div>
        <w:div w:id="2042633703">
          <w:marLeft w:val="640"/>
          <w:marRight w:val="0"/>
          <w:marTop w:val="0"/>
          <w:marBottom w:val="0"/>
          <w:divBdr>
            <w:top w:val="none" w:sz="0" w:space="0" w:color="auto"/>
            <w:left w:val="none" w:sz="0" w:space="0" w:color="auto"/>
            <w:bottom w:val="none" w:sz="0" w:space="0" w:color="auto"/>
            <w:right w:val="none" w:sz="0" w:space="0" w:color="auto"/>
          </w:divBdr>
        </w:div>
        <w:div w:id="730234064">
          <w:marLeft w:val="640"/>
          <w:marRight w:val="0"/>
          <w:marTop w:val="0"/>
          <w:marBottom w:val="0"/>
          <w:divBdr>
            <w:top w:val="none" w:sz="0" w:space="0" w:color="auto"/>
            <w:left w:val="none" w:sz="0" w:space="0" w:color="auto"/>
            <w:bottom w:val="none" w:sz="0" w:space="0" w:color="auto"/>
            <w:right w:val="none" w:sz="0" w:space="0" w:color="auto"/>
          </w:divBdr>
        </w:div>
        <w:div w:id="1777672717">
          <w:marLeft w:val="640"/>
          <w:marRight w:val="0"/>
          <w:marTop w:val="0"/>
          <w:marBottom w:val="0"/>
          <w:divBdr>
            <w:top w:val="none" w:sz="0" w:space="0" w:color="auto"/>
            <w:left w:val="none" w:sz="0" w:space="0" w:color="auto"/>
            <w:bottom w:val="none" w:sz="0" w:space="0" w:color="auto"/>
            <w:right w:val="none" w:sz="0" w:space="0" w:color="auto"/>
          </w:divBdr>
        </w:div>
        <w:div w:id="1342470721">
          <w:marLeft w:val="640"/>
          <w:marRight w:val="0"/>
          <w:marTop w:val="0"/>
          <w:marBottom w:val="0"/>
          <w:divBdr>
            <w:top w:val="none" w:sz="0" w:space="0" w:color="auto"/>
            <w:left w:val="none" w:sz="0" w:space="0" w:color="auto"/>
            <w:bottom w:val="none" w:sz="0" w:space="0" w:color="auto"/>
            <w:right w:val="none" w:sz="0" w:space="0" w:color="auto"/>
          </w:divBdr>
        </w:div>
        <w:div w:id="762804944">
          <w:marLeft w:val="640"/>
          <w:marRight w:val="0"/>
          <w:marTop w:val="0"/>
          <w:marBottom w:val="0"/>
          <w:divBdr>
            <w:top w:val="none" w:sz="0" w:space="0" w:color="auto"/>
            <w:left w:val="none" w:sz="0" w:space="0" w:color="auto"/>
            <w:bottom w:val="none" w:sz="0" w:space="0" w:color="auto"/>
            <w:right w:val="none" w:sz="0" w:space="0" w:color="auto"/>
          </w:divBdr>
        </w:div>
        <w:div w:id="394477466">
          <w:marLeft w:val="640"/>
          <w:marRight w:val="0"/>
          <w:marTop w:val="0"/>
          <w:marBottom w:val="0"/>
          <w:divBdr>
            <w:top w:val="none" w:sz="0" w:space="0" w:color="auto"/>
            <w:left w:val="none" w:sz="0" w:space="0" w:color="auto"/>
            <w:bottom w:val="none" w:sz="0" w:space="0" w:color="auto"/>
            <w:right w:val="none" w:sz="0" w:space="0" w:color="auto"/>
          </w:divBdr>
        </w:div>
        <w:div w:id="412092755">
          <w:marLeft w:val="640"/>
          <w:marRight w:val="0"/>
          <w:marTop w:val="0"/>
          <w:marBottom w:val="0"/>
          <w:divBdr>
            <w:top w:val="none" w:sz="0" w:space="0" w:color="auto"/>
            <w:left w:val="none" w:sz="0" w:space="0" w:color="auto"/>
            <w:bottom w:val="none" w:sz="0" w:space="0" w:color="auto"/>
            <w:right w:val="none" w:sz="0" w:space="0" w:color="auto"/>
          </w:divBdr>
        </w:div>
        <w:div w:id="1224414552">
          <w:marLeft w:val="640"/>
          <w:marRight w:val="0"/>
          <w:marTop w:val="0"/>
          <w:marBottom w:val="0"/>
          <w:divBdr>
            <w:top w:val="none" w:sz="0" w:space="0" w:color="auto"/>
            <w:left w:val="none" w:sz="0" w:space="0" w:color="auto"/>
            <w:bottom w:val="none" w:sz="0" w:space="0" w:color="auto"/>
            <w:right w:val="none" w:sz="0" w:space="0" w:color="auto"/>
          </w:divBdr>
        </w:div>
        <w:div w:id="1467159701">
          <w:marLeft w:val="640"/>
          <w:marRight w:val="0"/>
          <w:marTop w:val="0"/>
          <w:marBottom w:val="0"/>
          <w:divBdr>
            <w:top w:val="none" w:sz="0" w:space="0" w:color="auto"/>
            <w:left w:val="none" w:sz="0" w:space="0" w:color="auto"/>
            <w:bottom w:val="none" w:sz="0" w:space="0" w:color="auto"/>
            <w:right w:val="none" w:sz="0" w:space="0" w:color="auto"/>
          </w:divBdr>
        </w:div>
        <w:div w:id="707798274">
          <w:marLeft w:val="640"/>
          <w:marRight w:val="0"/>
          <w:marTop w:val="0"/>
          <w:marBottom w:val="0"/>
          <w:divBdr>
            <w:top w:val="none" w:sz="0" w:space="0" w:color="auto"/>
            <w:left w:val="none" w:sz="0" w:space="0" w:color="auto"/>
            <w:bottom w:val="none" w:sz="0" w:space="0" w:color="auto"/>
            <w:right w:val="none" w:sz="0" w:space="0" w:color="auto"/>
          </w:divBdr>
        </w:div>
        <w:div w:id="1628317177">
          <w:marLeft w:val="640"/>
          <w:marRight w:val="0"/>
          <w:marTop w:val="0"/>
          <w:marBottom w:val="0"/>
          <w:divBdr>
            <w:top w:val="none" w:sz="0" w:space="0" w:color="auto"/>
            <w:left w:val="none" w:sz="0" w:space="0" w:color="auto"/>
            <w:bottom w:val="none" w:sz="0" w:space="0" w:color="auto"/>
            <w:right w:val="none" w:sz="0" w:space="0" w:color="auto"/>
          </w:divBdr>
        </w:div>
        <w:div w:id="1536963727">
          <w:marLeft w:val="640"/>
          <w:marRight w:val="0"/>
          <w:marTop w:val="0"/>
          <w:marBottom w:val="0"/>
          <w:divBdr>
            <w:top w:val="none" w:sz="0" w:space="0" w:color="auto"/>
            <w:left w:val="none" w:sz="0" w:space="0" w:color="auto"/>
            <w:bottom w:val="none" w:sz="0" w:space="0" w:color="auto"/>
            <w:right w:val="none" w:sz="0" w:space="0" w:color="auto"/>
          </w:divBdr>
        </w:div>
        <w:div w:id="1561357607">
          <w:marLeft w:val="640"/>
          <w:marRight w:val="0"/>
          <w:marTop w:val="0"/>
          <w:marBottom w:val="0"/>
          <w:divBdr>
            <w:top w:val="none" w:sz="0" w:space="0" w:color="auto"/>
            <w:left w:val="none" w:sz="0" w:space="0" w:color="auto"/>
            <w:bottom w:val="none" w:sz="0" w:space="0" w:color="auto"/>
            <w:right w:val="none" w:sz="0" w:space="0" w:color="auto"/>
          </w:divBdr>
        </w:div>
        <w:div w:id="662584007">
          <w:marLeft w:val="640"/>
          <w:marRight w:val="0"/>
          <w:marTop w:val="0"/>
          <w:marBottom w:val="0"/>
          <w:divBdr>
            <w:top w:val="none" w:sz="0" w:space="0" w:color="auto"/>
            <w:left w:val="none" w:sz="0" w:space="0" w:color="auto"/>
            <w:bottom w:val="none" w:sz="0" w:space="0" w:color="auto"/>
            <w:right w:val="none" w:sz="0" w:space="0" w:color="auto"/>
          </w:divBdr>
        </w:div>
        <w:div w:id="140772903">
          <w:marLeft w:val="640"/>
          <w:marRight w:val="0"/>
          <w:marTop w:val="0"/>
          <w:marBottom w:val="0"/>
          <w:divBdr>
            <w:top w:val="none" w:sz="0" w:space="0" w:color="auto"/>
            <w:left w:val="none" w:sz="0" w:space="0" w:color="auto"/>
            <w:bottom w:val="none" w:sz="0" w:space="0" w:color="auto"/>
            <w:right w:val="none" w:sz="0" w:space="0" w:color="auto"/>
          </w:divBdr>
        </w:div>
        <w:div w:id="575287282">
          <w:marLeft w:val="640"/>
          <w:marRight w:val="0"/>
          <w:marTop w:val="0"/>
          <w:marBottom w:val="0"/>
          <w:divBdr>
            <w:top w:val="none" w:sz="0" w:space="0" w:color="auto"/>
            <w:left w:val="none" w:sz="0" w:space="0" w:color="auto"/>
            <w:bottom w:val="none" w:sz="0" w:space="0" w:color="auto"/>
            <w:right w:val="none" w:sz="0" w:space="0" w:color="auto"/>
          </w:divBdr>
        </w:div>
        <w:div w:id="1876506186">
          <w:marLeft w:val="640"/>
          <w:marRight w:val="0"/>
          <w:marTop w:val="0"/>
          <w:marBottom w:val="0"/>
          <w:divBdr>
            <w:top w:val="none" w:sz="0" w:space="0" w:color="auto"/>
            <w:left w:val="none" w:sz="0" w:space="0" w:color="auto"/>
            <w:bottom w:val="none" w:sz="0" w:space="0" w:color="auto"/>
            <w:right w:val="none" w:sz="0" w:space="0" w:color="auto"/>
          </w:divBdr>
        </w:div>
        <w:div w:id="1144544810">
          <w:marLeft w:val="640"/>
          <w:marRight w:val="0"/>
          <w:marTop w:val="0"/>
          <w:marBottom w:val="0"/>
          <w:divBdr>
            <w:top w:val="none" w:sz="0" w:space="0" w:color="auto"/>
            <w:left w:val="none" w:sz="0" w:space="0" w:color="auto"/>
            <w:bottom w:val="none" w:sz="0" w:space="0" w:color="auto"/>
            <w:right w:val="none" w:sz="0" w:space="0" w:color="auto"/>
          </w:divBdr>
        </w:div>
        <w:div w:id="334302895">
          <w:marLeft w:val="640"/>
          <w:marRight w:val="0"/>
          <w:marTop w:val="0"/>
          <w:marBottom w:val="0"/>
          <w:divBdr>
            <w:top w:val="none" w:sz="0" w:space="0" w:color="auto"/>
            <w:left w:val="none" w:sz="0" w:space="0" w:color="auto"/>
            <w:bottom w:val="none" w:sz="0" w:space="0" w:color="auto"/>
            <w:right w:val="none" w:sz="0" w:space="0" w:color="auto"/>
          </w:divBdr>
        </w:div>
        <w:div w:id="1491553582">
          <w:marLeft w:val="640"/>
          <w:marRight w:val="0"/>
          <w:marTop w:val="0"/>
          <w:marBottom w:val="0"/>
          <w:divBdr>
            <w:top w:val="none" w:sz="0" w:space="0" w:color="auto"/>
            <w:left w:val="none" w:sz="0" w:space="0" w:color="auto"/>
            <w:bottom w:val="none" w:sz="0" w:space="0" w:color="auto"/>
            <w:right w:val="none" w:sz="0" w:space="0" w:color="auto"/>
          </w:divBdr>
        </w:div>
        <w:div w:id="1983801475">
          <w:marLeft w:val="640"/>
          <w:marRight w:val="0"/>
          <w:marTop w:val="0"/>
          <w:marBottom w:val="0"/>
          <w:divBdr>
            <w:top w:val="none" w:sz="0" w:space="0" w:color="auto"/>
            <w:left w:val="none" w:sz="0" w:space="0" w:color="auto"/>
            <w:bottom w:val="none" w:sz="0" w:space="0" w:color="auto"/>
            <w:right w:val="none" w:sz="0" w:space="0" w:color="auto"/>
          </w:divBdr>
        </w:div>
        <w:div w:id="539898489">
          <w:marLeft w:val="640"/>
          <w:marRight w:val="0"/>
          <w:marTop w:val="0"/>
          <w:marBottom w:val="0"/>
          <w:divBdr>
            <w:top w:val="none" w:sz="0" w:space="0" w:color="auto"/>
            <w:left w:val="none" w:sz="0" w:space="0" w:color="auto"/>
            <w:bottom w:val="none" w:sz="0" w:space="0" w:color="auto"/>
            <w:right w:val="none" w:sz="0" w:space="0" w:color="auto"/>
          </w:divBdr>
        </w:div>
        <w:div w:id="1408965555">
          <w:marLeft w:val="640"/>
          <w:marRight w:val="0"/>
          <w:marTop w:val="0"/>
          <w:marBottom w:val="0"/>
          <w:divBdr>
            <w:top w:val="none" w:sz="0" w:space="0" w:color="auto"/>
            <w:left w:val="none" w:sz="0" w:space="0" w:color="auto"/>
            <w:bottom w:val="none" w:sz="0" w:space="0" w:color="auto"/>
            <w:right w:val="none" w:sz="0" w:space="0" w:color="auto"/>
          </w:divBdr>
        </w:div>
        <w:div w:id="1002590442">
          <w:marLeft w:val="640"/>
          <w:marRight w:val="0"/>
          <w:marTop w:val="0"/>
          <w:marBottom w:val="0"/>
          <w:divBdr>
            <w:top w:val="none" w:sz="0" w:space="0" w:color="auto"/>
            <w:left w:val="none" w:sz="0" w:space="0" w:color="auto"/>
            <w:bottom w:val="none" w:sz="0" w:space="0" w:color="auto"/>
            <w:right w:val="none" w:sz="0" w:space="0" w:color="auto"/>
          </w:divBdr>
        </w:div>
        <w:div w:id="1099181274">
          <w:marLeft w:val="640"/>
          <w:marRight w:val="0"/>
          <w:marTop w:val="0"/>
          <w:marBottom w:val="0"/>
          <w:divBdr>
            <w:top w:val="none" w:sz="0" w:space="0" w:color="auto"/>
            <w:left w:val="none" w:sz="0" w:space="0" w:color="auto"/>
            <w:bottom w:val="none" w:sz="0" w:space="0" w:color="auto"/>
            <w:right w:val="none" w:sz="0" w:space="0" w:color="auto"/>
          </w:divBdr>
        </w:div>
        <w:div w:id="873079828">
          <w:marLeft w:val="640"/>
          <w:marRight w:val="0"/>
          <w:marTop w:val="0"/>
          <w:marBottom w:val="0"/>
          <w:divBdr>
            <w:top w:val="none" w:sz="0" w:space="0" w:color="auto"/>
            <w:left w:val="none" w:sz="0" w:space="0" w:color="auto"/>
            <w:bottom w:val="none" w:sz="0" w:space="0" w:color="auto"/>
            <w:right w:val="none" w:sz="0" w:space="0" w:color="auto"/>
          </w:divBdr>
        </w:div>
        <w:div w:id="375156833">
          <w:marLeft w:val="640"/>
          <w:marRight w:val="0"/>
          <w:marTop w:val="0"/>
          <w:marBottom w:val="0"/>
          <w:divBdr>
            <w:top w:val="none" w:sz="0" w:space="0" w:color="auto"/>
            <w:left w:val="none" w:sz="0" w:space="0" w:color="auto"/>
            <w:bottom w:val="none" w:sz="0" w:space="0" w:color="auto"/>
            <w:right w:val="none" w:sz="0" w:space="0" w:color="auto"/>
          </w:divBdr>
        </w:div>
        <w:div w:id="1585603085">
          <w:marLeft w:val="640"/>
          <w:marRight w:val="0"/>
          <w:marTop w:val="0"/>
          <w:marBottom w:val="0"/>
          <w:divBdr>
            <w:top w:val="none" w:sz="0" w:space="0" w:color="auto"/>
            <w:left w:val="none" w:sz="0" w:space="0" w:color="auto"/>
            <w:bottom w:val="none" w:sz="0" w:space="0" w:color="auto"/>
            <w:right w:val="none" w:sz="0" w:space="0" w:color="auto"/>
          </w:divBdr>
        </w:div>
        <w:div w:id="802385485">
          <w:marLeft w:val="640"/>
          <w:marRight w:val="0"/>
          <w:marTop w:val="0"/>
          <w:marBottom w:val="0"/>
          <w:divBdr>
            <w:top w:val="none" w:sz="0" w:space="0" w:color="auto"/>
            <w:left w:val="none" w:sz="0" w:space="0" w:color="auto"/>
            <w:bottom w:val="none" w:sz="0" w:space="0" w:color="auto"/>
            <w:right w:val="none" w:sz="0" w:space="0" w:color="auto"/>
          </w:divBdr>
        </w:div>
        <w:div w:id="742878398">
          <w:marLeft w:val="640"/>
          <w:marRight w:val="0"/>
          <w:marTop w:val="0"/>
          <w:marBottom w:val="0"/>
          <w:divBdr>
            <w:top w:val="none" w:sz="0" w:space="0" w:color="auto"/>
            <w:left w:val="none" w:sz="0" w:space="0" w:color="auto"/>
            <w:bottom w:val="none" w:sz="0" w:space="0" w:color="auto"/>
            <w:right w:val="none" w:sz="0" w:space="0" w:color="auto"/>
          </w:divBdr>
        </w:div>
        <w:div w:id="1357271316">
          <w:marLeft w:val="640"/>
          <w:marRight w:val="0"/>
          <w:marTop w:val="0"/>
          <w:marBottom w:val="0"/>
          <w:divBdr>
            <w:top w:val="none" w:sz="0" w:space="0" w:color="auto"/>
            <w:left w:val="none" w:sz="0" w:space="0" w:color="auto"/>
            <w:bottom w:val="none" w:sz="0" w:space="0" w:color="auto"/>
            <w:right w:val="none" w:sz="0" w:space="0" w:color="auto"/>
          </w:divBdr>
        </w:div>
        <w:div w:id="420415583">
          <w:marLeft w:val="640"/>
          <w:marRight w:val="0"/>
          <w:marTop w:val="0"/>
          <w:marBottom w:val="0"/>
          <w:divBdr>
            <w:top w:val="none" w:sz="0" w:space="0" w:color="auto"/>
            <w:left w:val="none" w:sz="0" w:space="0" w:color="auto"/>
            <w:bottom w:val="none" w:sz="0" w:space="0" w:color="auto"/>
            <w:right w:val="none" w:sz="0" w:space="0" w:color="auto"/>
          </w:divBdr>
        </w:div>
      </w:divsChild>
    </w:div>
    <w:div w:id="843978687">
      <w:bodyDiv w:val="1"/>
      <w:marLeft w:val="0"/>
      <w:marRight w:val="0"/>
      <w:marTop w:val="0"/>
      <w:marBottom w:val="0"/>
      <w:divBdr>
        <w:top w:val="none" w:sz="0" w:space="0" w:color="auto"/>
        <w:left w:val="none" w:sz="0" w:space="0" w:color="auto"/>
        <w:bottom w:val="none" w:sz="0" w:space="0" w:color="auto"/>
        <w:right w:val="none" w:sz="0" w:space="0" w:color="auto"/>
      </w:divBdr>
    </w:div>
    <w:div w:id="845291725">
      <w:bodyDiv w:val="1"/>
      <w:marLeft w:val="0"/>
      <w:marRight w:val="0"/>
      <w:marTop w:val="0"/>
      <w:marBottom w:val="0"/>
      <w:divBdr>
        <w:top w:val="none" w:sz="0" w:space="0" w:color="auto"/>
        <w:left w:val="none" w:sz="0" w:space="0" w:color="auto"/>
        <w:bottom w:val="none" w:sz="0" w:space="0" w:color="auto"/>
        <w:right w:val="none" w:sz="0" w:space="0" w:color="auto"/>
      </w:divBdr>
    </w:div>
    <w:div w:id="846099207">
      <w:bodyDiv w:val="1"/>
      <w:marLeft w:val="0"/>
      <w:marRight w:val="0"/>
      <w:marTop w:val="0"/>
      <w:marBottom w:val="0"/>
      <w:divBdr>
        <w:top w:val="none" w:sz="0" w:space="0" w:color="auto"/>
        <w:left w:val="none" w:sz="0" w:space="0" w:color="auto"/>
        <w:bottom w:val="none" w:sz="0" w:space="0" w:color="auto"/>
        <w:right w:val="none" w:sz="0" w:space="0" w:color="auto"/>
      </w:divBdr>
    </w:div>
    <w:div w:id="846795962">
      <w:bodyDiv w:val="1"/>
      <w:marLeft w:val="0"/>
      <w:marRight w:val="0"/>
      <w:marTop w:val="0"/>
      <w:marBottom w:val="0"/>
      <w:divBdr>
        <w:top w:val="none" w:sz="0" w:space="0" w:color="auto"/>
        <w:left w:val="none" w:sz="0" w:space="0" w:color="auto"/>
        <w:bottom w:val="none" w:sz="0" w:space="0" w:color="auto"/>
        <w:right w:val="none" w:sz="0" w:space="0" w:color="auto"/>
      </w:divBdr>
    </w:div>
    <w:div w:id="849216975">
      <w:bodyDiv w:val="1"/>
      <w:marLeft w:val="0"/>
      <w:marRight w:val="0"/>
      <w:marTop w:val="0"/>
      <w:marBottom w:val="0"/>
      <w:divBdr>
        <w:top w:val="none" w:sz="0" w:space="0" w:color="auto"/>
        <w:left w:val="none" w:sz="0" w:space="0" w:color="auto"/>
        <w:bottom w:val="none" w:sz="0" w:space="0" w:color="auto"/>
        <w:right w:val="none" w:sz="0" w:space="0" w:color="auto"/>
      </w:divBdr>
      <w:divsChild>
        <w:div w:id="1739552360">
          <w:marLeft w:val="640"/>
          <w:marRight w:val="0"/>
          <w:marTop w:val="0"/>
          <w:marBottom w:val="0"/>
          <w:divBdr>
            <w:top w:val="none" w:sz="0" w:space="0" w:color="auto"/>
            <w:left w:val="none" w:sz="0" w:space="0" w:color="auto"/>
            <w:bottom w:val="none" w:sz="0" w:space="0" w:color="auto"/>
            <w:right w:val="none" w:sz="0" w:space="0" w:color="auto"/>
          </w:divBdr>
        </w:div>
        <w:div w:id="704212623">
          <w:marLeft w:val="640"/>
          <w:marRight w:val="0"/>
          <w:marTop w:val="0"/>
          <w:marBottom w:val="0"/>
          <w:divBdr>
            <w:top w:val="none" w:sz="0" w:space="0" w:color="auto"/>
            <w:left w:val="none" w:sz="0" w:space="0" w:color="auto"/>
            <w:bottom w:val="none" w:sz="0" w:space="0" w:color="auto"/>
            <w:right w:val="none" w:sz="0" w:space="0" w:color="auto"/>
          </w:divBdr>
        </w:div>
        <w:div w:id="253781348">
          <w:marLeft w:val="640"/>
          <w:marRight w:val="0"/>
          <w:marTop w:val="0"/>
          <w:marBottom w:val="0"/>
          <w:divBdr>
            <w:top w:val="none" w:sz="0" w:space="0" w:color="auto"/>
            <w:left w:val="none" w:sz="0" w:space="0" w:color="auto"/>
            <w:bottom w:val="none" w:sz="0" w:space="0" w:color="auto"/>
            <w:right w:val="none" w:sz="0" w:space="0" w:color="auto"/>
          </w:divBdr>
        </w:div>
        <w:div w:id="1409108946">
          <w:marLeft w:val="640"/>
          <w:marRight w:val="0"/>
          <w:marTop w:val="0"/>
          <w:marBottom w:val="0"/>
          <w:divBdr>
            <w:top w:val="none" w:sz="0" w:space="0" w:color="auto"/>
            <w:left w:val="none" w:sz="0" w:space="0" w:color="auto"/>
            <w:bottom w:val="none" w:sz="0" w:space="0" w:color="auto"/>
            <w:right w:val="none" w:sz="0" w:space="0" w:color="auto"/>
          </w:divBdr>
        </w:div>
        <w:div w:id="1475635437">
          <w:marLeft w:val="640"/>
          <w:marRight w:val="0"/>
          <w:marTop w:val="0"/>
          <w:marBottom w:val="0"/>
          <w:divBdr>
            <w:top w:val="none" w:sz="0" w:space="0" w:color="auto"/>
            <w:left w:val="none" w:sz="0" w:space="0" w:color="auto"/>
            <w:bottom w:val="none" w:sz="0" w:space="0" w:color="auto"/>
            <w:right w:val="none" w:sz="0" w:space="0" w:color="auto"/>
          </w:divBdr>
        </w:div>
        <w:div w:id="1854296615">
          <w:marLeft w:val="640"/>
          <w:marRight w:val="0"/>
          <w:marTop w:val="0"/>
          <w:marBottom w:val="0"/>
          <w:divBdr>
            <w:top w:val="none" w:sz="0" w:space="0" w:color="auto"/>
            <w:left w:val="none" w:sz="0" w:space="0" w:color="auto"/>
            <w:bottom w:val="none" w:sz="0" w:space="0" w:color="auto"/>
            <w:right w:val="none" w:sz="0" w:space="0" w:color="auto"/>
          </w:divBdr>
        </w:div>
        <w:div w:id="1065758501">
          <w:marLeft w:val="640"/>
          <w:marRight w:val="0"/>
          <w:marTop w:val="0"/>
          <w:marBottom w:val="0"/>
          <w:divBdr>
            <w:top w:val="none" w:sz="0" w:space="0" w:color="auto"/>
            <w:left w:val="none" w:sz="0" w:space="0" w:color="auto"/>
            <w:bottom w:val="none" w:sz="0" w:space="0" w:color="auto"/>
            <w:right w:val="none" w:sz="0" w:space="0" w:color="auto"/>
          </w:divBdr>
        </w:div>
        <w:div w:id="801920166">
          <w:marLeft w:val="640"/>
          <w:marRight w:val="0"/>
          <w:marTop w:val="0"/>
          <w:marBottom w:val="0"/>
          <w:divBdr>
            <w:top w:val="none" w:sz="0" w:space="0" w:color="auto"/>
            <w:left w:val="none" w:sz="0" w:space="0" w:color="auto"/>
            <w:bottom w:val="none" w:sz="0" w:space="0" w:color="auto"/>
            <w:right w:val="none" w:sz="0" w:space="0" w:color="auto"/>
          </w:divBdr>
        </w:div>
        <w:div w:id="60910949">
          <w:marLeft w:val="640"/>
          <w:marRight w:val="0"/>
          <w:marTop w:val="0"/>
          <w:marBottom w:val="0"/>
          <w:divBdr>
            <w:top w:val="none" w:sz="0" w:space="0" w:color="auto"/>
            <w:left w:val="none" w:sz="0" w:space="0" w:color="auto"/>
            <w:bottom w:val="none" w:sz="0" w:space="0" w:color="auto"/>
            <w:right w:val="none" w:sz="0" w:space="0" w:color="auto"/>
          </w:divBdr>
        </w:div>
        <w:div w:id="1722752560">
          <w:marLeft w:val="640"/>
          <w:marRight w:val="0"/>
          <w:marTop w:val="0"/>
          <w:marBottom w:val="0"/>
          <w:divBdr>
            <w:top w:val="none" w:sz="0" w:space="0" w:color="auto"/>
            <w:left w:val="none" w:sz="0" w:space="0" w:color="auto"/>
            <w:bottom w:val="none" w:sz="0" w:space="0" w:color="auto"/>
            <w:right w:val="none" w:sz="0" w:space="0" w:color="auto"/>
          </w:divBdr>
        </w:div>
        <w:div w:id="941301952">
          <w:marLeft w:val="640"/>
          <w:marRight w:val="0"/>
          <w:marTop w:val="0"/>
          <w:marBottom w:val="0"/>
          <w:divBdr>
            <w:top w:val="none" w:sz="0" w:space="0" w:color="auto"/>
            <w:left w:val="none" w:sz="0" w:space="0" w:color="auto"/>
            <w:bottom w:val="none" w:sz="0" w:space="0" w:color="auto"/>
            <w:right w:val="none" w:sz="0" w:space="0" w:color="auto"/>
          </w:divBdr>
        </w:div>
        <w:div w:id="162595394">
          <w:marLeft w:val="640"/>
          <w:marRight w:val="0"/>
          <w:marTop w:val="0"/>
          <w:marBottom w:val="0"/>
          <w:divBdr>
            <w:top w:val="none" w:sz="0" w:space="0" w:color="auto"/>
            <w:left w:val="none" w:sz="0" w:space="0" w:color="auto"/>
            <w:bottom w:val="none" w:sz="0" w:space="0" w:color="auto"/>
            <w:right w:val="none" w:sz="0" w:space="0" w:color="auto"/>
          </w:divBdr>
        </w:div>
        <w:div w:id="871117537">
          <w:marLeft w:val="640"/>
          <w:marRight w:val="0"/>
          <w:marTop w:val="0"/>
          <w:marBottom w:val="0"/>
          <w:divBdr>
            <w:top w:val="none" w:sz="0" w:space="0" w:color="auto"/>
            <w:left w:val="none" w:sz="0" w:space="0" w:color="auto"/>
            <w:bottom w:val="none" w:sz="0" w:space="0" w:color="auto"/>
            <w:right w:val="none" w:sz="0" w:space="0" w:color="auto"/>
          </w:divBdr>
        </w:div>
        <w:div w:id="1974484799">
          <w:marLeft w:val="640"/>
          <w:marRight w:val="0"/>
          <w:marTop w:val="0"/>
          <w:marBottom w:val="0"/>
          <w:divBdr>
            <w:top w:val="none" w:sz="0" w:space="0" w:color="auto"/>
            <w:left w:val="none" w:sz="0" w:space="0" w:color="auto"/>
            <w:bottom w:val="none" w:sz="0" w:space="0" w:color="auto"/>
            <w:right w:val="none" w:sz="0" w:space="0" w:color="auto"/>
          </w:divBdr>
        </w:div>
        <w:div w:id="1008965">
          <w:marLeft w:val="640"/>
          <w:marRight w:val="0"/>
          <w:marTop w:val="0"/>
          <w:marBottom w:val="0"/>
          <w:divBdr>
            <w:top w:val="none" w:sz="0" w:space="0" w:color="auto"/>
            <w:left w:val="none" w:sz="0" w:space="0" w:color="auto"/>
            <w:bottom w:val="none" w:sz="0" w:space="0" w:color="auto"/>
            <w:right w:val="none" w:sz="0" w:space="0" w:color="auto"/>
          </w:divBdr>
        </w:div>
        <w:div w:id="969363053">
          <w:marLeft w:val="640"/>
          <w:marRight w:val="0"/>
          <w:marTop w:val="0"/>
          <w:marBottom w:val="0"/>
          <w:divBdr>
            <w:top w:val="none" w:sz="0" w:space="0" w:color="auto"/>
            <w:left w:val="none" w:sz="0" w:space="0" w:color="auto"/>
            <w:bottom w:val="none" w:sz="0" w:space="0" w:color="auto"/>
            <w:right w:val="none" w:sz="0" w:space="0" w:color="auto"/>
          </w:divBdr>
        </w:div>
        <w:div w:id="1464540855">
          <w:marLeft w:val="640"/>
          <w:marRight w:val="0"/>
          <w:marTop w:val="0"/>
          <w:marBottom w:val="0"/>
          <w:divBdr>
            <w:top w:val="none" w:sz="0" w:space="0" w:color="auto"/>
            <w:left w:val="none" w:sz="0" w:space="0" w:color="auto"/>
            <w:bottom w:val="none" w:sz="0" w:space="0" w:color="auto"/>
            <w:right w:val="none" w:sz="0" w:space="0" w:color="auto"/>
          </w:divBdr>
        </w:div>
        <w:div w:id="1479417478">
          <w:marLeft w:val="640"/>
          <w:marRight w:val="0"/>
          <w:marTop w:val="0"/>
          <w:marBottom w:val="0"/>
          <w:divBdr>
            <w:top w:val="none" w:sz="0" w:space="0" w:color="auto"/>
            <w:left w:val="none" w:sz="0" w:space="0" w:color="auto"/>
            <w:bottom w:val="none" w:sz="0" w:space="0" w:color="auto"/>
            <w:right w:val="none" w:sz="0" w:space="0" w:color="auto"/>
          </w:divBdr>
        </w:div>
        <w:div w:id="467092766">
          <w:marLeft w:val="640"/>
          <w:marRight w:val="0"/>
          <w:marTop w:val="0"/>
          <w:marBottom w:val="0"/>
          <w:divBdr>
            <w:top w:val="none" w:sz="0" w:space="0" w:color="auto"/>
            <w:left w:val="none" w:sz="0" w:space="0" w:color="auto"/>
            <w:bottom w:val="none" w:sz="0" w:space="0" w:color="auto"/>
            <w:right w:val="none" w:sz="0" w:space="0" w:color="auto"/>
          </w:divBdr>
        </w:div>
        <w:div w:id="935016687">
          <w:marLeft w:val="640"/>
          <w:marRight w:val="0"/>
          <w:marTop w:val="0"/>
          <w:marBottom w:val="0"/>
          <w:divBdr>
            <w:top w:val="none" w:sz="0" w:space="0" w:color="auto"/>
            <w:left w:val="none" w:sz="0" w:space="0" w:color="auto"/>
            <w:bottom w:val="none" w:sz="0" w:space="0" w:color="auto"/>
            <w:right w:val="none" w:sz="0" w:space="0" w:color="auto"/>
          </w:divBdr>
        </w:div>
        <w:div w:id="1366365408">
          <w:marLeft w:val="640"/>
          <w:marRight w:val="0"/>
          <w:marTop w:val="0"/>
          <w:marBottom w:val="0"/>
          <w:divBdr>
            <w:top w:val="none" w:sz="0" w:space="0" w:color="auto"/>
            <w:left w:val="none" w:sz="0" w:space="0" w:color="auto"/>
            <w:bottom w:val="none" w:sz="0" w:space="0" w:color="auto"/>
            <w:right w:val="none" w:sz="0" w:space="0" w:color="auto"/>
          </w:divBdr>
        </w:div>
        <w:div w:id="1977223358">
          <w:marLeft w:val="640"/>
          <w:marRight w:val="0"/>
          <w:marTop w:val="0"/>
          <w:marBottom w:val="0"/>
          <w:divBdr>
            <w:top w:val="none" w:sz="0" w:space="0" w:color="auto"/>
            <w:left w:val="none" w:sz="0" w:space="0" w:color="auto"/>
            <w:bottom w:val="none" w:sz="0" w:space="0" w:color="auto"/>
            <w:right w:val="none" w:sz="0" w:space="0" w:color="auto"/>
          </w:divBdr>
        </w:div>
        <w:div w:id="1604528180">
          <w:marLeft w:val="640"/>
          <w:marRight w:val="0"/>
          <w:marTop w:val="0"/>
          <w:marBottom w:val="0"/>
          <w:divBdr>
            <w:top w:val="none" w:sz="0" w:space="0" w:color="auto"/>
            <w:left w:val="none" w:sz="0" w:space="0" w:color="auto"/>
            <w:bottom w:val="none" w:sz="0" w:space="0" w:color="auto"/>
            <w:right w:val="none" w:sz="0" w:space="0" w:color="auto"/>
          </w:divBdr>
        </w:div>
        <w:div w:id="1881014837">
          <w:marLeft w:val="640"/>
          <w:marRight w:val="0"/>
          <w:marTop w:val="0"/>
          <w:marBottom w:val="0"/>
          <w:divBdr>
            <w:top w:val="none" w:sz="0" w:space="0" w:color="auto"/>
            <w:left w:val="none" w:sz="0" w:space="0" w:color="auto"/>
            <w:bottom w:val="none" w:sz="0" w:space="0" w:color="auto"/>
            <w:right w:val="none" w:sz="0" w:space="0" w:color="auto"/>
          </w:divBdr>
        </w:div>
        <w:div w:id="1148859777">
          <w:marLeft w:val="640"/>
          <w:marRight w:val="0"/>
          <w:marTop w:val="0"/>
          <w:marBottom w:val="0"/>
          <w:divBdr>
            <w:top w:val="none" w:sz="0" w:space="0" w:color="auto"/>
            <w:left w:val="none" w:sz="0" w:space="0" w:color="auto"/>
            <w:bottom w:val="none" w:sz="0" w:space="0" w:color="auto"/>
            <w:right w:val="none" w:sz="0" w:space="0" w:color="auto"/>
          </w:divBdr>
        </w:div>
        <w:div w:id="835418274">
          <w:marLeft w:val="640"/>
          <w:marRight w:val="0"/>
          <w:marTop w:val="0"/>
          <w:marBottom w:val="0"/>
          <w:divBdr>
            <w:top w:val="none" w:sz="0" w:space="0" w:color="auto"/>
            <w:left w:val="none" w:sz="0" w:space="0" w:color="auto"/>
            <w:bottom w:val="none" w:sz="0" w:space="0" w:color="auto"/>
            <w:right w:val="none" w:sz="0" w:space="0" w:color="auto"/>
          </w:divBdr>
        </w:div>
        <w:div w:id="2033333481">
          <w:marLeft w:val="640"/>
          <w:marRight w:val="0"/>
          <w:marTop w:val="0"/>
          <w:marBottom w:val="0"/>
          <w:divBdr>
            <w:top w:val="none" w:sz="0" w:space="0" w:color="auto"/>
            <w:left w:val="none" w:sz="0" w:space="0" w:color="auto"/>
            <w:bottom w:val="none" w:sz="0" w:space="0" w:color="auto"/>
            <w:right w:val="none" w:sz="0" w:space="0" w:color="auto"/>
          </w:divBdr>
        </w:div>
        <w:div w:id="2032368930">
          <w:marLeft w:val="640"/>
          <w:marRight w:val="0"/>
          <w:marTop w:val="0"/>
          <w:marBottom w:val="0"/>
          <w:divBdr>
            <w:top w:val="none" w:sz="0" w:space="0" w:color="auto"/>
            <w:left w:val="none" w:sz="0" w:space="0" w:color="auto"/>
            <w:bottom w:val="none" w:sz="0" w:space="0" w:color="auto"/>
            <w:right w:val="none" w:sz="0" w:space="0" w:color="auto"/>
          </w:divBdr>
        </w:div>
        <w:div w:id="584149233">
          <w:marLeft w:val="640"/>
          <w:marRight w:val="0"/>
          <w:marTop w:val="0"/>
          <w:marBottom w:val="0"/>
          <w:divBdr>
            <w:top w:val="none" w:sz="0" w:space="0" w:color="auto"/>
            <w:left w:val="none" w:sz="0" w:space="0" w:color="auto"/>
            <w:bottom w:val="none" w:sz="0" w:space="0" w:color="auto"/>
            <w:right w:val="none" w:sz="0" w:space="0" w:color="auto"/>
          </w:divBdr>
        </w:div>
        <w:div w:id="10572257">
          <w:marLeft w:val="640"/>
          <w:marRight w:val="0"/>
          <w:marTop w:val="0"/>
          <w:marBottom w:val="0"/>
          <w:divBdr>
            <w:top w:val="none" w:sz="0" w:space="0" w:color="auto"/>
            <w:left w:val="none" w:sz="0" w:space="0" w:color="auto"/>
            <w:bottom w:val="none" w:sz="0" w:space="0" w:color="auto"/>
            <w:right w:val="none" w:sz="0" w:space="0" w:color="auto"/>
          </w:divBdr>
        </w:div>
        <w:div w:id="845511387">
          <w:marLeft w:val="640"/>
          <w:marRight w:val="0"/>
          <w:marTop w:val="0"/>
          <w:marBottom w:val="0"/>
          <w:divBdr>
            <w:top w:val="none" w:sz="0" w:space="0" w:color="auto"/>
            <w:left w:val="none" w:sz="0" w:space="0" w:color="auto"/>
            <w:bottom w:val="none" w:sz="0" w:space="0" w:color="auto"/>
            <w:right w:val="none" w:sz="0" w:space="0" w:color="auto"/>
          </w:divBdr>
        </w:div>
        <w:div w:id="1121609389">
          <w:marLeft w:val="640"/>
          <w:marRight w:val="0"/>
          <w:marTop w:val="0"/>
          <w:marBottom w:val="0"/>
          <w:divBdr>
            <w:top w:val="none" w:sz="0" w:space="0" w:color="auto"/>
            <w:left w:val="none" w:sz="0" w:space="0" w:color="auto"/>
            <w:bottom w:val="none" w:sz="0" w:space="0" w:color="auto"/>
            <w:right w:val="none" w:sz="0" w:space="0" w:color="auto"/>
          </w:divBdr>
        </w:div>
        <w:div w:id="659043875">
          <w:marLeft w:val="640"/>
          <w:marRight w:val="0"/>
          <w:marTop w:val="0"/>
          <w:marBottom w:val="0"/>
          <w:divBdr>
            <w:top w:val="none" w:sz="0" w:space="0" w:color="auto"/>
            <w:left w:val="none" w:sz="0" w:space="0" w:color="auto"/>
            <w:bottom w:val="none" w:sz="0" w:space="0" w:color="auto"/>
            <w:right w:val="none" w:sz="0" w:space="0" w:color="auto"/>
          </w:divBdr>
        </w:div>
        <w:div w:id="88476090">
          <w:marLeft w:val="640"/>
          <w:marRight w:val="0"/>
          <w:marTop w:val="0"/>
          <w:marBottom w:val="0"/>
          <w:divBdr>
            <w:top w:val="none" w:sz="0" w:space="0" w:color="auto"/>
            <w:left w:val="none" w:sz="0" w:space="0" w:color="auto"/>
            <w:bottom w:val="none" w:sz="0" w:space="0" w:color="auto"/>
            <w:right w:val="none" w:sz="0" w:space="0" w:color="auto"/>
          </w:divBdr>
        </w:div>
        <w:div w:id="774717826">
          <w:marLeft w:val="640"/>
          <w:marRight w:val="0"/>
          <w:marTop w:val="0"/>
          <w:marBottom w:val="0"/>
          <w:divBdr>
            <w:top w:val="none" w:sz="0" w:space="0" w:color="auto"/>
            <w:left w:val="none" w:sz="0" w:space="0" w:color="auto"/>
            <w:bottom w:val="none" w:sz="0" w:space="0" w:color="auto"/>
            <w:right w:val="none" w:sz="0" w:space="0" w:color="auto"/>
          </w:divBdr>
        </w:div>
        <w:div w:id="1039473228">
          <w:marLeft w:val="640"/>
          <w:marRight w:val="0"/>
          <w:marTop w:val="0"/>
          <w:marBottom w:val="0"/>
          <w:divBdr>
            <w:top w:val="none" w:sz="0" w:space="0" w:color="auto"/>
            <w:left w:val="none" w:sz="0" w:space="0" w:color="auto"/>
            <w:bottom w:val="none" w:sz="0" w:space="0" w:color="auto"/>
            <w:right w:val="none" w:sz="0" w:space="0" w:color="auto"/>
          </w:divBdr>
        </w:div>
        <w:div w:id="1704164784">
          <w:marLeft w:val="640"/>
          <w:marRight w:val="0"/>
          <w:marTop w:val="0"/>
          <w:marBottom w:val="0"/>
          <w:divBdr>
            <w:top w:val="none" w:sz="0" w:space="0" w:color="auto"/>
            <w:left w:val="none" w:sz="0" w:space="0" w:color="auto"/>
            <w:bottom w:val="none" w:sz="0" w:space="0" w:color="auto"/>
            <w:right w:val="none" w:sz="0" w:space="0" w:color="auto"/>
          </w:divBdr>
        </w:div>
        <w:div w:id="1814173467">
          <w:marLeft w:val="640"/>
          <w:marRight w:val="0"/>
          <w:marTop w:val="0"/>
          <w:marBottom w:val="0"/>
          <w:divBdr>
            <w:top w:val="none" w:sz="0" w:space="0" w:color="auto"/>
            <w:left w:val="none" w:sz="0" w:space="0" w:color="auto"/>
            <w:bottom w:val="none" w:sz="0" w:space="0" w:color="auto"/>
            <w:right w:val="none" w:sz="0" w:space="0" w:color="auto"/>
          </w:divBdr>
        </w:div>
        <w:div w:id="32078207">
          <w:marLeft w:val="640"/>
          <w:marRight w:val="0"/>
          <w:marTop w:val="0"/>
          <w:marBottom w:val="0"/>
          <w:divBdr>
            <w:top w:val="none" w:sz="0" w:space="0" w:color="auto"/>
            <w:left w:val="none" w:sz="0" w:space="0" w:color="auto"/>
            <w:bottom w:val="none" w:sz="0" w:space="0" w:color="auto"/>
            <w:right w:val="none" w:sz="0" w:space="0" w:color="auto"/>
          </w:divBdr>
        </w:div>
        <w:div w:id="823472997">
          <w:marLeft w:val="640"/>
          <w:marRight w:val="0"/>
          <w:marTop w:val="0"/>
          <w:marBottom w:val="0"/>
          <w:divBdr>
            <w:top w:val="none" w:sz="0" w:space="0" w:color="auto"/>
            <w:left w:val="none" w:sz="0" w:space="0" w:color="auto"/>
            <w:bottom w:val="none" w:sz="0" w:space="0" w:color="auto"/>
            <w:right w:val="none" w:sz="0" w:space="0" w:color="auto"/>
          </w:divBdr>
        </w:div>
        <w:div w:id="823661674">
          <w:marLeft w:val="640"/>
          <w:marRight w:val="0"/>
          <w:marTop w:val="0"/>
          <w:marBottom w:val="0"/>
          <w:divBdr>
            <w:top w:val="none" w:sz="0" w:space="0" w:color="auto"/>
            <w:left w:val="none" w:sz="0" w:space="0" w:color="auto"/>
            <w:bottom w:val="none" w:sz="0" w:space="0" w:color="auto"/>
            <w:right w:val="none" w:sz="0" w:space="0" w:color="auto"/>
          </w:divBdr>
        </w:div>
      </w:divsChild>
    </w:div>
    <w:div w:id="849952178">
      <w:bodyDiv w:val="1"/>
      <w:marLeft w:val="0"/>
      <w:marRight w:val="0"/>
      <w:marTop w:val="0"/>
      <w:marBottom w:val="0"/>
      <w:divBdr>
        <w:top w:val="none" w:sz="0" w:space="0" w:color="auto"/>
        <w:left w:val="none" w:sz="0" w:space="0" w:color="auto"/>
        <w:bottom w:val="none" w:sz="0" w:space="0" w:color="auto"/>
        <w:right w:val="none" w:sz="0" w:space="0" w:color="auto"/>
      </w:divBdr>
    </w:div>
    <w:div w:id="850606676">
      <w:bodyDiv w:val="1"/>
      <w:marLeft w:val="0"/>
      <w:marRight w:val="0"/>
      <w:marTop w:val="0"/>
      <w:marBottom w:val="0"/>
      <w:divBdr>
        <w:top w:val="none" w:sz="0" w:space="0" w:color="auto"/>
        <w:left w:val="none" w:sz="0" w:space="0" w:color="auto"/>
        <w:bottom w:val="none" w:sz="0" w:space="0" w:color="auto"/>
        <w:right w:val="none" w:sz="0" w:space="0" w:color="auto"/>
      </w:divBdr>
    </w:div>
    <w:div w:id="850993497">
      <w:bodyDiv w:val="1"/>
      <w:marLeft w:val="0"/>
      <w:marRight w:val="0"/>
      <w:marTop w:val="0"/>
      <w:marBottom w:val="0"/>
      <w:divBdr>
        <w:top w:val="none" w:sz="0" w:space="0" w:color="auto"/>
        <w:left w:val="none" w:sz="0" w:space="0" w:color="auto"/>
        <w:bottom w:val="none" w:sz="0" w:space="0" w:color="auto"/>
        <w:right w:val="none" w:sz="0" w:space="0" w:color="auto"/>
      </w:divBdr>
    </w:div>
    <w:div w:id="851528335">
      <w:bodyDiv w:val="1"/>
      <w:marLeft w:val="0"/>
      <w:marRight w:val="0"/>
      <w:marTop w:val="0"/>
      <w:marBottom w:val="0"/>
      <w:divBdr>
        <w:top w:val="none" w:sz="0" w:space="0" w:color="auto"/>
        <w:left w:val="none" w:sz="0" w:space="0" w:color="auto"/>
        <w:bottom w:val="none" w:sz="0" w:space="0" w:color="auto"/>
        <w:right w:val="none" w:sz="0" w:space="0" w:color="auto"/>
      </w:divBdr>
    </w:div>
    <w:div w:id="851912397">
      <w:bodyDiv w:val="1"/>
      <w:marLeft w:val="0"/>
      <w:marRight w:val="0"/>
      <w:marTop w:val="0"/>
      <w:marBottom w:val="0"/>
      <w:divBdr>
        <w:top w:val="none" w:sz="0" w:space="0" w:color="auto"/>
        <w:left w:val="none" w:sz="0" w:space="0" w:color="auto"/>
        <w:bottom w:val="none" w:sz="0" w:space="0" w:color="auto"/>
        <w:right w:val="none" w:sz="0" w:space="0" w:color="auto"/>
      </w:divBdr>
    </w:div>
    <w:div w:id="853569796">
      <w:bodyDiv w:val="1"/>
      <w:marLeft w:val="0"/>
      <w:marRight w:val="0"/>
      <w:marTop w:val="0"/>
      <w:marBottom w:val="0"/>
      <w:divBdr>
        <w:top w:val="none" w:sz="0" w:space="0" w:color="auto"/>
        <w:left w:val="none" w:sz="0" w:space="0" w:color="auto"/>
        <w:bottom w:val="none" w:sz="0" w:space="0" w:color="auto"/>
        <w:right w:val="none" w:sz="0" w:space="0" w:color="auto"/>
      </w:divBdr>
    </w:div>
    <w:div w:id="854227943">
      <w:bodyDiv w:val="1"/>
      <w:marLeft w:val="0"/>
      <w:marRight w:val="0"/>
      <w:marTop w:val="0"/>
      <w:marBottom w:val="0"/>
      <w:divBdr>
        <w:top w:val="none" w:sz="0" w:space="0" w:color="auto"/>
        <w:left w:val="none" w:sz="0" w:space="0" w:color="auto"/>
        <w:bottom w:val="none" w:sz="0" w:space="0" w:color="auto"/>
        <w:right w:val="none" w:sz="0" w:space="0" w:color="auto"/>
      </w:divBdr>
    </w:div>
    <w:div w:id="854267418">
      <w:bodyDiv w:val="1"/>
      <w:marLeft w:val="0"/>
      <w:marRight w:val="0"/>
      <w:marTop w:val="0"/>
      <w:marBottom w:val="0"/>
      <w:divBdr>
        <w:top w:val="none" w:sz="0" w:space="0" w:color="auto"/>
        <w:left w:val="none" w:sz="0" w:space="0" w:color="auto"/>
        <w:bottom w:val="none" w:sz="0" w:space="0" w:color="auto"/>
        <w:right w:val="none" w:sz="0" w:space="0" w:color="auto"/>
      </w:divBdr>
    </w:div>
    <w:div w:id="856650388">
      <w:bodyDiv w:val="1"/>
      <w:marLeft w:val="0"/>
      <w:marRight w:val="0"/>
      <w:marTop w:val="0"/>
      <w:marBottom w:val="0"/>
      <w:divBdr>
        <w:top w:val="none" w:sz="0" w:space="0" w:color="auto"/>
        <w:left w:val="none" w:sz="0" w:space="0" w:color="auto"/>
        <w:bottom w:val="none" w:sz="0" w:space="0" w:color="auto"/>
        <w:right w:val="none" w:sz="0" w:space="0" w:color="auto"/>
      </w:divBdr>
    </w:div>
    <w:div w:id="858278569">
      <w:bodyDiv w:val="1"/>
      <w:marLeft w:val="0"/>
      <w:marRight w:val="0"/>
      <w:marTop w:val="0"/>
      <w:marBottom w:val="0"/>
      <w:divBdr>
        <w:top w:val="none" w:sz="0" w:space="0" w:color="auto"/>
        <w:left w:val="none" w:sz="0" w:space="0" w:color="auto"/>
        <w:bottom w:val="none" w:sz="0" w:space="0" w:color="auto"/>
        <w:right w:val="none" w:sz="0" w:space="0" w:color="auto"/>
      </w:divBdr>
    </w:div>
    <w:div w:id="859902045">
      <w:bodyDiv w:val="1"/>
      <w:marLeft w:val="0"/>
      <w:marRight w:val="0"/>
      <w:marTop w:val="0"/>
      <w:marBottom w:val="0"/>
      <w:divBdr>
        <w:top w:val="none" w:sz="0" w:space="0" w:color="auto"/>
        <w:left w:val="none" w:sz="0" w:space="0" w:color="auto"/>
        <w:bottom w:val="none" w:sz="0" w:space="0" w:color="auto"/>
        <w:right w:val="none" w:sz="0" w:space="0" w:color="auto"/>
      </w:divBdr>
    </w:div>
    <w:div w:id="860704013">
      <w:bodyDiv w:val="1"/>
      <w:marLeft w:val="0"/>
      <w:marRight w:val="0"/>
      <w:marTop w:val="0"/>
      <w:marBottom w:val="0"/>
      <w:divBdr>
        <w:top w:val="none" w:sz="0" w:space="0" w:color="auto"/>
        <w:left w:val="none" w:sz="0" w:space="0" w:color="auto"/>
        <w:bottom w:val="none" w:sz="0" w:space="0" w:color="auto"/>
        <w:right w:val="none" w:sz="0" w:space="0" w:color="auto"/>
      </w:divBdr>
    </w:div>
    <w:div w:id="861362915">
      <w:bodyDiv w:val="1"/>
      <w:marLeft w:val="0"/>
      <w:marRight w:val="0"/>
      <w:marTop w:val="0"/>
      <w:marBottom w:val="0"/>
      <w:divBdr>
        <w:top w:val="none" w:sz="0" w:space="0" w:color="auto"/>
        <w:left w:val="none" w:sz="0" w:space="0" w:color="auto"/>
        <w:bottom w:val="none" w:sz="0" w:space="0" w:color="auto"/>
        <w:right w:val="none" w:sz="0" w:space="0" w:color="auto"/>
      </w:divBdr>
    </w:div>
    <w:div w:id="861549897">
      <w:bodyDiv w:val="1"/>
      <w:marLeft w:val="0"/>
      <w:marRight w:val="0"/>
      <w:marTop w:val="0"/>
      <w:marBottom w:val="0"/>
      <w:divBdr>
        <w:top w:val="none" w:sz="0" w:space="0" w:color="auto"/>
        <w:left w:val="none" w:sz="0" w:space="0" w:color="auto"/>
        <w:bottom w:val="none" w:sz="0" w:space="0" w:color="auto"/>
        <w:right w:val="none" w:sz="0" w:space="0" w:color="auto"/>
      </w:divBdr>
    </w:div>
    <w:div w:id="861668889">
      <w:bodyDiv w:val="1"/>
      <w:marLeft w:val="0"/>
      <w:marRight w:val="0"/>
      <w:marTop w:val="0"/>
      <w:marBottom w:val="0"/>
      <w:divBdr>
        <w:top w:val="none" w:sz="0" w:space="0" w:color="auto"/>
        <w:left w:val="none" w:sz="0" w:space="0" w:color="auto"/>
        <w:bottom w:val="none" w:sz="0" w:space="0" w:color="auto"/>
        <w:right w:val="none" w:sz="0" w:space="0" w:color="auto"/>
      </w:divBdr>
    </w:div>
    <w:div w:id="863832880">
      <w:bodyDiv w:val="1"/>
      <w:marLeft w:val="0"/>
      <w:marRight w:val="0"/>
      <w:marTop w:val="0"/>
      <w:marBottom w:val="0"/>
      <w:divBdr>
        <w:top w:val="none" w:sz="0" w:space="0" w:color="auto"/>
        <w:left w:val="none" w:sz="0" w:space="0" w:color="auto"/>
        <w:bottom w:val="none" w:sz="0" w:space="0" w:color="auto"/>
        <w:right w:val="none" w:sz="0" w:space="0" w:color="auto"/>
      </w:divBdr>
    </w:div>
    <w:div w:id="864362587">
      <w:bodyDiv w:val="1"/>
      <w:marLeft w:val="0"/>
      <w:marRight w:val="0"/>
      <w:marTop w:val="0"/>
      <w:marBottom w:val="0"/>
      <w:divBdr>
        <w:top w:val="none" w:sz="0" w:space="0" w:color="auto"/>
        <w:left w:val="none" w:sz="0" w:space="0" w:color="auto"/>
        <w:bottom w:val="none" w:sz="0" w:space="0" w:color="auto"/>
        <w:right w:val="none" w:sz="0" w:space="0" w:color="auto"/>
      </w:divBdr>
    </w:div>
    <w:div w:id="866602881">
      <w:bodyDiv w:val="1"/>
      <w:marLeft w:val="0"/>
      <w:marRight w:val="0"/>
      <w:marTop w:val="0"/>
      <w:marBottom w:val="0"/>
      <w:divBdr>
        <w:top w:val="none" w:sz="0" w:space="0" w:color="auto"/>
        <w:left w:val="none" w:sz="0" w:space="0" w:color="auto"/>
        <w:bottom w:val="none" w:sz="0" w:space="0" w:color="auto"/>
        <w:right w:val="none" w:sz="0" w:space="0" w:color="auto"/>
      </w:divBdr>
    </w:div>
    <w:div w:id="866795440">
      <w:bodyDiv w:val="1"/>
      <w:marLeft w:val="0"/>
      <w:marRight w:val="0"/>
      <w:marTop w:val="0"/>
      <w:marBottom w:val="0"/>
      <w:divBdr>
        <w:top w:val="none" w:sz="0" w:space="0" w:color="auto"/>
        <w:left w:val="none" w:sz="0" w:space="0" w:color="auto"/>
        <w:bottom w:val="none" w:sz="0" w:space="0" w:color="auto"/>
        <w:right w:val="none" w:sz="0" w:space="0" w:color="auto"/>
      </w:divBdr>
    </w:div>
    <w:div w:id="866872195">
      <w:bodyDiv w:val="1"/>
      <w:marLeft w:val="0"/>
      <w:marRight w:val="0"/>
      <w:marTop w:val="0"/>
      <w:marBottom w:val="0"/>
      <w:divBdr>
        <w:top w:val="none" w:sz="0" w:space="0" w:color="auto"/>
        <w:left w:val="none" w:sz="0" w:space="0" w:color="auto"/>
        <w:bottom w:val="none" w:sz="0" w:space="0" w:color="auto"/>
        <w:right w:val="none" w:sz="0" w:space="0" w:color="auto"/>
      </w:divBdr>
    </w:div>
    <w:div w:id="869685689">
      <w:bodyDiv w:val="1"/>
      <w:marLeft w:val="0"/>
      <w:marRight w:val="0"/>
      <w:marTop w:val="0"/>
      <w:marBottom w:val="0"/>
      <w:divBdr>
        <w:top w:val="none" w:sz="0" w:space="0" w:color="auto"/>
        <w:left w:val="none" w:sz="0" w:space="0" w:color="auto"/>
        <w:bottom w:val="none" w:sz="0" w:space="0" w:color="auto"/>
        <w:right w:val="none" w:sz="0" w:space="0" w:color="auto"/>
      </w:divBdr>
    </w:div>
    <w:div w:id="872108697">
      <w:bodyDiv w:val="1"/>
      <w:marLeft w:val="0"/>
      <w:marRight w:val="0"/>
      <w:marTop w:val="0"/>
      <w:marBottom w:val="0"/>
      <w:divBdr>
        <w:top w:val="none" w:sz="0" w:space="0" w:color="auto"/>
        <w:left w:val="none" w:sz="0" w:space="0" w:color="auto"/>
        <w:bottom w:val="none" w:sz="0" w:space="0" w:color="auto"/>
        <w:right w:val="none" w:sz="0" w:space="0" w:color="auto"/>
      </w:divBdr>
    </w:div>
    <w:div w:id="872155440">
      <w:bodyDiv w:val="1"/>
      <w:marLeft w:val="0"/>
      <w:marRight w:val="0"/>
      <w:marTop w:val="0"/>
      <w:marBottom w:val="0"/>
      <w:divBdr>
        <w:top w:val="none" w:sz="0" w:space="0" w:color="auto"/>
        <w:left w:val="none" w:sz="0" w:space="0" w:color="auto"/>
        <w:bottom w:val="none" w:sz="0" w:space="0" w:color="auto"/>
        <w:right w:val="none" w:sz="0" w:space="0" w:color="auto"/>
      </w:divBdr>
    </w:div>
    <w:div w:id="872184172">
      <w:bodyDiv w:val="1"/>
      <w:marLeft w:val="0"/>
      <w:marRight w:val="0"/>
      <w:marTop w:val="0"/>
      <w:marBottom w:val="0"/>
      <w:divBdr>
        <w:top w:val="none" w:sz="0" w:space="0" w:color="auto"/>
        <w:left w:val="none" w:sz="0" w:space="0" w:color="auto"/>
        <w:bottom w:val="none" w:sz="0" w:space="0" w:color="auto"/>
        <w:right w:val="none" w:sz="0" w:space="0" w:color="auto"/>
      </w:divBdr>
    </w:div>
    <w:div w:id="872617796">
      <w:bodyDiv w:val="1"/>
      <w:marLeft w:val="0"/>
      <w:marRight w:val="0"/>
      <w:marTop w:val="0"/>
      <w:marBottom w:val="0"/>
      <w:divBdr>
        <w:top w:val="none" w:sz="0" w:space="0" w:color="auto"/>
        <w:left w:val="none" w:sz="0" w:space="0" w:color="auto"/>
        <w:bottom w:val="none" w:sz="0" w:space="0" w:color="auto"/>
        <w:right w:val="none" w:sz="0" w:space="0" w:color="auto"/>
      </w:divBdr>
    </w:div>
    <w:div w:id="873275113">
      <w:bodyDiv w:val="1"/>
      <w:marLeft w:val="0"/>
      <w:marRight w:val="0"/>
      <w:marTop w:val="0"/>
      <w:marBottom w:val="0"/>
      <w:divBdr>
        <w:top w:val="none" w:sz="0" w:space="0" w:color="auto"/>
        <w:left w:val="none" w:sz="0" w:space="0" w:color="auto"/>
        <w:bottom w:val="none" w:sz="0" w:space="0" w:color="auto"/>
        <w:right w:val="none" w:sz="0" w:space="0" w:color="auto"/>
      </w:divBdr>
    </w:div>
    <w:div w:id="875774029">
      <w:bodyDiv w:val="1"/>
      <w:marLeft w:val="0"/>
      <w:marRight w:val="0"/>
      <w:marTop w:val="0"/>
      <w:marBottom w:val="0"/>
      <w:divBdr>
        <w:top w:val="none" w:sz="0" w:space="0" w:color="auto"/>
        <w:left w:val="none" w:sz="0" w:space="0" w:color="auto"/>
        <w:bottom w:val="none" w:sz="0" w:space="0" w:color="auto"/>
        <w:right w:val="none" w:sz="0" w:space="0" w:color="auto"/>
      </w:divBdr>
    </w:div>
    <w:div w:id="879896141">
      <w:bodyDiv w:val="1"/>
      <w:marLeft w:val="0"/>
      <w:marRight w:val="0"/>
      <w:marTop w:val="0"/>
      <w:marBottom w:val="0"/>
      <w:divBdr>
        <w:top w:val="none" w:sz="0" w:space="0" w:color="auto"/>
        <w:left w:val="none" w:sz="0" w:space="0" w:color="auto"/>
        <w:bottom w:val="none" w:sz="0" w:space="0" w:color="auto"/>
        <w:right w:val="none" w:sz="0" w:space="0" w:color="auto"/>
      </w:divBdr>
    </w:div>
    <w:div w:id="885213658">
      <w:bodyDiv w:val="1"/>
      <w:marLeft w:val="0"/>
      <w:marRight w:val="0"/>
      <w:marTop w:val="0"/>
      <w:marBottom w:val="0"/>
      <w:divBdr>
        <w:top w:val="none" w:sz="0" w:space="0" w:color="auto"/>
        <w:left w:val="none" w:sz="0" w:space="0" w:color="auto"/>
        <w:bottom w:val="none" w:sz="0" w:space="0" w:color="auto"/>
        <w:right w:val="none" w:sz="0" w:space="0" w:color="auto"/>
      </w:divBdr>
    </w:div>
    <w:div w:id="885680630">
      <w:bodyDiv w:val="1"/>
      <w:marLeft w:val="0"/>
      <w:marRight w:val="0"/>
      <w:marTop w:val="0"/>
      <w:marBottom w:val="0"/>
      <w:divBdr>
        <w:top w:val="none" w:sz="0" w:space="0" w:color="auto"/>
        <w:left w:val="none" w:sz="0" w:space="0" w:color="auto"/>
        <w:bottom w:val="none" w:sz="0" w:space="0" w:color="auto"/>
        <w:right w:val="none" w:sz="0" w:space="0" w:color="auto"/>
      </w:divBdr>
    </w:div>
    <w:div w:id="885920689">
      <w:bodyDiv w:val="1"/>
      <w:marLeft w:val="0"/>
      <w:marRight w:val="0"/>
      <w:marTop w:val="0"/>
      <w:marBottom w:val="0"/>
      <w:divBdr>
        <w:top w:val="none" w:sz="0" w:space="0" w:color="auto"/>
        <w:left w:val="none" w:sz="0" w:space="0" w:color="auto"/>
        <w:bottom w:val="none" w:sz="0" w:space="0" w:color="auto"/>
        <w:right w:val="none" w:sz="0" w:space="0" w:color="auto"/>
      </w:divBdr>
    </w:div>
    <w:div w:id="890307249">
      <w:bodyDiv w:val="1"/>
      <w:marLeft w:val="0"/>
      <w:marRight w:val="0"/>
      <w:marTop w:val="0"/>
      <w:marBottom w:val="0"/>
      <w:divBdr>
        <w:top w:val="none" w:sz="0" w:space="0" w:color="auto"/>
        <w:left w:val="none" w:sz="0" w:space="0" w:color="auto"/>
        <w:bottom w:val="none" w:sz="0" w:space="0" w:color="auto"/>
        <w:right w:val="none" w:sz="0" w:space="0" w:color="auto"/>
      </w:divBdr>
    </w:div>
    <w:div w:id="890846684">
      <w:bodyDiv w:val="1"/>
      <w:marLeft w:val="0"/>
      <w:marRight w:val="0"/>
      <w:marTop w:val="0"/>
      <w:marBottom w:val="0"/>
      <w:divBdr>
        <w:top w:val="none" w:sz="0" w:space="0" w:color="auto"/>
        <w:left w:val="none" w:sz="0" w:space="0" w:color="auto"/>
        <w:bottom w:val="none" w:sz="0" w:space="0" w:color="auto"/>
        <w:right w:val="none" w:sz="0" w:space="0" w:color="auto"/>
      </w:divBdr>
    </w:div>
    <w:div w:id="890993582">
      <w:bodyDiv w:val="1"/>
      <w:marLeft w:val="0"/>
      <w:marRight w:val="0"/>
      <w:marTop w:val="0"/>
      <w:marBottom w:val="0"/>
      <w:divBdr>
        <w:top w:val="none" w:sz="0" w:space="0" w:color="auto"/>
        <w:left w:val="none" w:sz="0" w:space="0" w:color="auto"/>
        <w:bottom w:val="none" w:sz="0" w:space="0" w:color="auto"/>
        <w:right w:val="none" w:sz="0" w:space="0" w:color="auto"/>
      </w:divBdr>
    </w:div>
    <w:div w:id="891621365">
      <w:bodyDiv w:val="1"/>
      <w:marLeft w:val="0"/>
      <w:marRight w:val="0"/>
      <w:marTop w:val="0"/>
      <w:marBottom w:val="0"/>
      <w:divBdr>
        <w:top w:val="none" w:sz="0" w:space="0" w:color="auto"/>
        <w:left w:val="none" w:sz="0" w:space="0" w:color="auto"/>
        <w:bottom w:val="none" w:sz="0" w:space="0" w:color="auto"/>
        <w:right w:val="none" w:sz="0" w:space="0" w:color="auto"/>
      </w:divBdr>
    </w:div>
    <w:div w:id="892810490">
      <w:bodyDiv w:val="1"/>
      <w:marLeft w:val="0"/>
      <w:marRight w:val="0"/>
      <w:marTop w:val="0"/>
      <w:marBottom w:val="0"/>
      <w:divBdr>
        <w:top w:val="none" w:sz="0" w:space="0" w:color="auto"/>
        <w:left w:val="none" w:sz="0" w:space="0" w:color="auto"/>
        <w:bottom w:val="none" w:sz="0" w:space="0" w:color="auto"/>
        <w:right w:val="none" w:sz="0" w:space="0" w:color="auto"/>
      </w:divBdr>
      <w:divsChild>
        <w:div w:id="1724213534">
          <w:marLeft w:val="640"/>
          <w:marRight w:val="0"/>
          <w:marTop w:val="0"/>
          <w:marBottom w:val="0"/>
          <w:divBdr>
            <w:top w:val="none" w:sz="0" w:space="0" w:color="auto"/>
            <w:left w:val="none" w:sz="0" w:space="0" w:color="auto"/>
            <w:bottom w:val="none" w:sz="0" w:space="0" w:color="auto"/>
            <w:right w:val="none" w:sz="0" w:space="0" w:color="auto"/>
          </w:divBdr>
        </w:div>
        <w:div w:id="1536388516">
          <w:marLeft w:val="640"/>
          <w:marRight w:val="0"/>
          <w:marTop w:val="0"/>
          <w:marBottom w:val="0"/>
          <w:divBdr>
            <w:top w:val="none" w:sz="0" w:space="0" w:color="auto"/>
            <w:left w:val="none" w:sz="0" w:space="0" w:color="auto"/>
            <w:bottom w:val="none" w:sz="0" w:space="0" w:color="auto"/>
            <w:right w:val="none" w:sz="0" w:space="0" w:color="auto"/>
          </w:divBdr>
        </w:div>
        <w:div w:id="1321612833">
          <w:marLeft w:val="640"/>
          <w:marRight w:val="0"/>
          <w:marTop w:val="0"/>
          <w:marBottom w:val="0"/>
          <w:divBdr>
            <w:top w:val="none" w:sz="0" w:space="0" w:color="auto"/>
            <w:left w:val="none" w:sz="0" w:space="0" w:color="auto"/>
            <w:bottom w:val="none" w:sz="0" w:space="0" w:color="auto"/>
            <w:right w:val="none" w:sz="0" w:space="0" w:color="auto"/>
          </w:divBdr>
        </w:div>
        <w:div w:id="568617930">
          <w:marLeft w:val="640"/>
          <w:marRight w:val="0"/>
          <w:marTop w:val="0"/>
          <w:marBottom w:val="0"/>
          <w:divBdr>
            <w:top w:val="none" w:sz="0" w:space="0" w:color="auto"/>
            <w:left w:val="none" w:sz="0" w:space="0" w:color="auto"/>
            <w:bottom w:val="none" w:sz="0" w:space="0" w:color="auto"/>
            <w:right w:val="none" w:sz="0" w:space="0" w:color="auto"/>
          </w:divBdr>
        </w:div>
        <w:div w:id="1500728366">
          <w:marLeft w:val="640"/>
          <w:marRight w:val="0"/>
          <w:marTop w:val="0"/>
          <w:marBottom w:val="0"/>
          <w:divBdr>
            <w:top w:val="none" w:sz="0" w:space="0" w:color="auto"/>
            <w:left w:val="none" w:sz="0" w:space="0" w:color="auto"/>
            <w:bottom w:val="none" w:sz="0" w:space="0" w:color="auto"/>
            <w:right w:val="none" w:sz="0" w:space="0" w:color="auto"/>
          </w:divBdr>
        </w:div>
        <w:div w:id="725449205">
          <w:marLeft w:val="640"/>
          <w:marRight w:val="0"/>
          <w:marTop w:val="0"/>
          <w:marBottom w:val="0"/>
          <w:divBdr>
            <w:top w:val="none" w:sz="0" w:space="0" w:color="auto"/>
            <w:left w:val="none" w:sz="0" w:space="0" w:color="auto"/>
            <w:bottom w:val="none" w:sz="0" w:space="0" w:color="auto"/>
            <w:right w:val="none" w:sz="0" w:space="0" w:color="auto"/>
          </w:divBdr>
        </w:div>
        <w:div w:id="1253930046">
          <w:marLeft w:val="640"/>
          <w:marRight w:val="0"/>
          <w:marTop w:val="0"/>
          <w:marBottom w:val="0"/>
          <w:divBdr>
            <w:top w:val="none" w:sz="0" w:space="0" w:color="auto"/>
            <w:left w:val="none" w:sz="0" w:space="0" w:color="auto"/>
            <w:bottom w:val="none" w:sz="0" w:space="0" w:color="auto"/>
            <w:right w:val="none" w:sz="0" w:space="0" w:color="auto"/>
          </w:divBdr>
        </w:div>
        <w:div w:id="309096291">
          <w:marLeft w:val="640"/>
          <w:marRight w:val="0"/>
          <w:marTop w:val="0"/>
          <w:marBottom w:val="0"/>
          <w:divBdr>
            <w:top w:val="none" w:sz="0" w:space="0" w:color="auto"/>
            <w:left w:val="none" w:sz="0" w:space="0" w:color="auto"/>
            <w:bottom w:val="none" w:sz="0" w:space="0" w:color="auto"/>
            <w:right w:val="none" w:sz="0" w:space="0" w:color="auto"/>
          </w:divBdr>
        </w:div>
        <w:div w:id="1552765103">
          <w:marLeft w:val="640"/>
          <w:marRight w:val="0"/>
          <w:marTop w:val="0"/>
          <w:marBottom w:val="0"/>
          <w:divBdr>
            <w:top w:val="none" w:sz="0" w:space="0" w:color="auto"/>
            <w:left w:val="none" w:sz="0" w:space="0" w:color="auto"/>
            <w:bottom w:val="none" w:sz="0" w:space="0" w:color="auto"/>
            <w:right w:val="none" w:sz="0" w:space="0" w:color="auto"/>
          </w:divBdr>
        </w:div>
        <w:div w:id="1651981237">
          <w:marLeft w:val="640"/>
          <w:marRight w:val="0"/>
          <w:marTop w:val="0"/>
          <w:marBottom w:val="0"/>
          <w:divBdr>
            <w:top w:val="none" w:sz="0" w:space="0" w:color="auto"/>
            <w:left w:val="none" w:sz="0" w:space="0" w:color="auto"/>
            <w:bottom w:val="none" w:sz="0" w:space="0" w:color="auto"/>
            <w:right w:val="none" w:sz="0" w:space="0" w:color="auto"/>
          </w:divBdr>
        </w:div>
        <w:div w:id="372921024">
          <w:marLeft w:val="640"/>
          <w:marRight w:val="0"/>
          <w:marTop w:val="0"/>
          <w:marBottom w:val="0"/>
          <w:divBdr>
            <w:top w:val="none" w:sz="0" w:space="0" w:color="auto"/>
            <w:left w:val="none" w:sz="0" w:space="0" w:color="auto"/>
            <w:bottom w:val="none" w:sz="0" w:space="0" w:color="auto"/>
            <w:right w:val="none" w:sz="0" w:space="0" w:color="auto"/>
          </w:divBdr>
        </w:div>
        <w:div w:id="903489911">
          <w:marLeft w:val="640"/>
          <w:marRight w:val="0"/>
          <w:marTop w:val="0"/>
          <w:marBottom w:val="0"/>
          <w:divBdr>
            <w:top w:val="none" w:sz="0" w:space="0" w:color="auto"/>
            <w:left w:val="none" w:sz="0" w:space="0" w:color="auto"/>
            <w:bottom w:val="none" w:sz="0" w:space="0" w:color="auto"/>
            <w:right w:val="none" w:sz="0" w:space="0" w:color="auto"/>
          </w:divBdr>
        </w:div>
        <w:div w:id="1017316433">
          <w:marLeft w:val="640"/>
          <w:marRight w:val="0"/>
          <w:marTop w:val="0"/>
          <w:marBottom w:val="0"/>
          <w:divBdr>
            <w:top w:val="none" w:sz="0" w:space="0" w:color="auto"/>
            <w:left w:val="none" w:sz="0" w:space="0" w:color="auto"/>
            <w:bottom w:val="none" w:sz="0" w:space="0" w:color="auto"/>
            <w:right w:val="none" w:sz="0" w:space="0" w:color="auto"/>
          </w:divBdr>
        </w:div>
        <w:div w:id="609048327">
          <w:marLeft w:val="640"/>
          <w:marRight w:val="0"/>
          <w:marTop w:val="0"/>
          <w:marBottom w:val="0"/>
          <w:divBdr>
            <w:top w:val="none" w:sz="0" w:space="0" w:color="auto"/>
            <w:left w:val="none" w:sz="0" w:space="0" w:color="auto"/>
            <w:bottom w:val="none" w:sz="0" w:space="0" w:color="auto"/>
            <w:right w:val="none" w:sz="0" w:space="0" w:color="auto"/>
          </w:divBdr>
        </w:div>
        <w:div w:id="1455055441">
          <w:marLeft w:val="640"/>
          <w:marRight w:val="0"/>
          <w:marTop w:val="0"/>
          <w:marBottom w:val="0"/>
          <w:divBdr>
            <w:top w:val="none" w:sz="0" w:space="0" w:color="auto"/>
            <w:left w:val="none" w:sz="0" w:space="0" w:color="auto"/>
            <w:bottom w:val="none" w:sz="0" w:space="0" w:color="auto"/>
            <w:right w:val="none" w:sz="0" w:space="0" w:color="auto"/>
          </w:divBdr>
        </w:div>
        <w:div w:id="1698042938">
          <w:marLeft w:val="640"/>
          <w:marRight w:val="0"/>
          <w:marTop w:val="0"/>
          <w:marBottom w:val="0"/>
          <w:divBdr>
            <w:top w:val="none" w:sz="0" w:space="0" w:color="auto"/>
            <w:left w:val="none" w:sz="0" w:space="0" w:color="auto"/>
            <w:bottom w:val="none" w:sz="0" w:space="0" w:color="auto"/>
            <w:right w:val="none" w:sz="0" w:space="0" w:color="auto"/>
          </w:divBdr>
        </w:div>
        <w:div w:id="147209278">
          <w:marLeft w:val="640"/>
          <w:marRight w:val="0"/>
          <w:marTop w:val="0"/>
          <w:marBottom w:val="0"/>
          <w:divBdr>
            <w:top w:val="none" w:sz="0" w:space="0" w:color="auto"/>
            <w:left w:val="none" w:sz="0" w:space="0" w:color="auto"/>
            <w:bottom w:val="none" w:sz="0" w:space="0" w:color="auto"/>
            <w:right w:val="none" w:sz="0" w:space="0" w:color="auto"/>
          </w:divBdr>
        </w:div>
        <w:div w:id="502475464">
          <w:marLeft w:val="640"/>
          <w:marRight w:val="0"/>
          <w:marTop w:val="0"/>
          <w:marBottom w:val="0"/>
          <w:divBdr>
            <w:top w:val="none" w:sz="0" w:space="0" w:color="auto"/>
            <w:left w:val="none" w:sz="0" w:space="0" w:color="auto"/>
            <w:bottom w:val="none" w:sz="0" w:space="0" w:color="auto"/>
            <w:right w:val="none" w:sz="0" w:space="0" w:color="auto"/>
          </w:divBdr>
        </w:div>
        <w:div w:id="1024869044">
          <w:marLeft w:val="640"/>
          <w:marRight w:val="0"/>
          <w:marTop w:val="0"/>
          <w:marBottom w:val="0"/>
          <w:divBdr>
            <w:top w:val="none" w:sz="0" w:space="0" w:color="auto"/>
            <w:left w:val="none" w:sz="0" w:space="0" w:color="auto"/>
            <w:bottom w:val="none" w:sz="0" w:space="0" w:color="auto"/>
            <w:right w:val="none" w:sz="0" w:space="0" w:color="auto"/>
          </w:divBdr>
        </w:div>
        <w:div w:id="21633368">
          <w:marLeft w:val="640"/>
          <w:marRight w:val="0"/>
          <w:marTop w:val="0"/>
          <w:marBottom w:val="0"/>
          <w:divBdr>
            <w:top w:val="none" w:sz="0" w:space="0" w:color="auto"/>
            <w:left w:val="none" w:sz="0" w:space="0" w:color="auto"/>
            <w:bottom w:val="none" w:sz="0" w:space="0" w:color="auto"/>
            <w:right w:val="none" w:sz="0" w:space="0" w:color="auto"/>
          </w:divBdr>
        </w:div>
        <w:div w:id="1415056589">
          <w:marLeft w:val="640"/>
          <w:marRight w:val="0"/>
          <w:marTop w:val="0"/>
          <w:marBottom w:val="0"/>
          <w:divBdr>
            <w:top w:val="none" w:sz="0" w:space="0" w:color="auto"/>
            <w:left w:val="none" w:sz="0" w:space="0" w:color="auto"/>
            <w:bottom w:val="none" w:sz="0" w:space="0" w:color="auto"/>
            <w:right w:val="none" w:sz="0" w:space="0" w:color="auto"/>
          </w:divBdr>
        </w:div>
        <w:div w:id="638462173">
          <w:marLeft w:val="640"/>
          <w:marRight w:val="0"/>
          <w:marTop w:val="0"/>
          <w:marBottom w:val="0"/>
          <w:divBdr>
            <w:top w:val="none" w:sz="0" w:space="0" w:color="auto"/>
            <w:left w:val="none" w:sz="0" w:space="0" w:color="auto"/>
            <w:bottom w:val="none" w:sz="0" w:space="0" w:color="auto"/>
            <w:right w:val="none" w:sz="0" w:space="0" w:color="auto"/>
          </w:divBdr>
        </w:div>
        <w:div w:id="972710097">
          <w:marLeft w:val="640"/>
          <w:marRight w:val="0"/>
          <w:marTop w:val="0"/>
          <w:marBottom w:val="0"/>
          <w:divBdr>
            <w:top w:val="none" w:sz="0" w:space="0" w:color="auto"/>
            <w:left w:val="none" w:sz="0" w:space="0" w:color="auto"/>
            <w:bottom w:val="none" w:sz="0" w:space="0" w:color="auto"/>
            <w:right w:val="none" w:sz="0" w:space="0" w:color="auto"/>
          </w:divBdr>
        </w:div>
        <w:div w:id="1352997425">
          <w:marLeft w:val="640"/>
          <w:marRight w:val="0"/>
          <w:marTop w:val="0"/>
          <w:marBottom w:val="0"/>
          <w:divBdr>
            <w:top w:val="none" w:sz="0" w:space="0" w:color="auto"/>
            <w:left w:val="none" w:sz="0" w:space="0" w:color="auto"/>
            <w:bottom w:val="none" w:sz="0" w:space="0" w:color="auto"/>
            <w:right w:val="none" w:sz="0" w:space="0" w:color="auto"/>
          </w:divBdr>
        </w:div>
        <w:div w:id="1778678671">
          <w:marLeft w:val="640"/>
          <w:marRight w:val="0"/>
          <w:marTop w:val="0"/>
          <w:marBottom w:val="0"/>
          <w:divBdr>
            <w:top w:val="none" w:sz="0" w:space="0" w:color="auto"/>
            <w:left w:val="none" w:sz="0" w:space="0" w:color="auto"/>
            <w:bottom w:val="none" w:sz="0" w:space="0" w:color="auto"/>
            <w:right w:val="none" w:sz="0" w:space="0" w:color="auto"/>
          </w:divBdr>
        </w:div>
        <w:div w:id="1013648747">
          <w:marLeft w:val="640"/>
          <w:marRight w:val="0"/>
          <w:marTop w:val="0"/>
          <w:marBottom w:val="0"/>
          <w:divBdr>
            <w:top w:val="none" w:sz="0" w:space="0" w:color="auto"/>
            <w:left w:val="none" w:sz="0" w:space="0" w:color="auto"/>
            <w:bottom w:val="none" w:sz="0" w:space="0" w:color="auto"/>
            <w:right w:val="none" w:sz="0" w:space="0" w:color="auto"/>
          </w:divBdr>
        </w:div>
        <w:div w:id="1115366112">
          <w:marLeft w:val="640"/>
          <w:marRight w:val="0"/>
          <w:marTop w:val="0"/>
          <w:marBottom w:val="0"/>
          <w:divBdr>
            <w:top w:val="none" w:sz="0" w:space="0" w:color="auto"/>
            <w:left w:val="none" w:sz="0" w:space="0" w:color="auto"/>
            <w:bottom w:val="none" w:sz="0" w:space="0" w:color="auto"/>
            <w:right w:val="none" w:sz="0" w:space="0" w:color="auto"/>
          </w:divBdr>
        </w:div>
        <w:div w:id="171574143">
          <w:marLeft w:val="640"/>
          <w:marRight w:val="0"/>
          <w:marTop w:val="0"/>
          <w:marBottom w:val="0"/>
          <w:divBdr>
            <w:top w:val="none" w:sz="0" w:space="0" w:color="auto"/>
            <w:left w:val="none" w:sz="0" w:space="0" w:color="auto"/>
            <w:bottom w:val="none" w:sz="0" w:space="0" w:color="auto"/>
            <w:right w:val="none" w:sz="0" w:space="0" w:color="auto"/>
          </w:divBdr>
        </w:div>
        <w:div w:id="739835992">
          <w:marLeft w:val="640"/>
          <w:marRight w:val="0"/>
          <w:marTop w:val="0"/>
          <w:marBottom w:val="0"/>
          <w:divBdr>
            <w:top w:val="none" w:sz="0" w:space="0" w:color="auto"/>
            <w:left w:val="none" w:sz="0" w:space="0" w:color="auto"/>
            <w:bottom w:val="none" w:sz="0" w:space="0" w:color="auto"/>
            <w:right w:val="none" w:sz="0" w:space="0" w:color="auto"/>
          </w:divBdr>
        </w:div>
        <w:div w:id="939333505">
          <w:marLeft w:val="640"/>
          <w:marRight w:val="0"/>
          <w:marTop w:val="0"/>
          <w:marBottom w:val="0"/>
          <w:divBdr>
            <w:top w:val="none" w:sz="0" w:space="0" w:color="auto"/>
            <w:left w:val="none" w:sz="0" w:space="0" w:color="auto"/>
            <w:bottom w:val="none" w:sz="0" w:space="0" w:color="auto"/>
            <w:right w:val="none" w:sz="0" w:space="0" w:color="auto"/>
          </w:divBdr>
        </w:div>
        <w:div w:id="920796512">
          <w:marLeft w:val="640"/>
          <w:marRight w:val="0"/>
          <w:marTop w:val="0"/>
          <w:marBottom w:val="0"/>
          <w:divBdr>
            <w:top w:val="none" w:sz="0" w:space="0" w:color="auto"/>
            <w:left w:val="none" w:sz="0" w:space="0" w:color="auto"/>
            <w:bottom w:val="none" w:sz="0" w:space="0" w:color="auto"/>
            <w:right w:val="none" w:sz="0" w:space="0" w:color="auto"/>
          </w:divBdr>
        </w:div>
        <w:div w:id="924725887">
          <w:marLeft w:val="640"/>
          <w:marRight w:val="0"/>
          <w:marTop w:val="0"/>
          <w:marBottom w:val="0"/>
          <w:divBdr>
            <w:top w:val="none" w:sz="0" w:space="0" w:color="auto"/>
            <w:left w:val="none" w:sz="0" w:space="0" w:color="auto"/>
            <w:bottom w:val="none" w:sz="0" w:space="0" w:color="auto"/>
            <w:right w:val="none" w:sz="0" w:space="0" w:color="auto"/>
          </w:divBdr>
        </w:div>
        <w:div w:id="913972341">
          <w:marLeft w:val="640"/>
          <w:marRight w:val="0"/>
          <w:marTop w:val="0"/>
          <w:marBottom w:val="0"/>
          <w:divBdr>
            <w:top w:val="none" w:sz="0" w:space="0" w:color="auto"/>
            <w:left w:val="none" w:sz="0" w:space="0" w:color="auto"/>
            <w:bottom w:val="none" w:sz="0" w:space="0" w:color="auto"/>
            <w:right w:val="none" w:sz="0" w:space="0" w:color="auto"/>
          </w:divBdr>
        </w:div>
        <w:div w:id="984623556">
          <w:marLeft w:val="640"/>
          <w:marRight w:val="0"/>
          <w:marTop w:val="0"/>
          <w:marBottom w:val="0"/>
          <w:divBdr>
            <w:top w:val="none" w:sz="0" w:space="0" w:color="auto"/>
            <w:left w:val="none" w:sz="0" w:space="0" w:color="auto"/>
            <w:bottom w:val="none" w:sz="0" w:space="0" w:color="auto"/>
            <w:right w:val="none" w:sz="0" w:space="0" w:color="auto"/>
          </w:divBdr>
        </w:div>
        <w:div w:id="1250655530">
          <w:marLeft w:val="640"/>
          <w:marRight w:val="0"/>
          <w:marTop w:val="0"/>
          <w:marBottom w:val="0"/>
          <w:divBdr>
            <w:top w:val="none" w:sz="0" w:space="0" w:color="auto"/>
            <w:left w:val="none" w:sz="0" w:space="0" w:color="auto"/>
            <w:bottom w:val="none" w:sz="0" w:space="0" w:color="auto"/>
            <w:right w:val="none" w:sz="0" w:space="0" w:color="auto"/>
          </w:divBdr>
        </w:div>
        <w:div w:id="1654019871">
          <w:marLeft w:val="640"/>
          <w:marRight w:val="0"/>
          <w:marTop w:val="0"/>
          <w:marBottom w:val="0"/>
          <w:divBdr>
            <w:top w:val="none" w:sz="0" w:space="0" w:color="auto"/>
            <w:left w:val="none" w:sz="0" w:space="0" w:color="auto"/>
            <w:bottom w:val="none" w:sz="0" w:space="0" w:color="auto"/>
            <w:right w:val="none" w:sz="0" w:space="0" w:color="auto"/>
          </w:divBdr>
        </w:div>
        <w:div w:id="1802384258">
          <w:marLeft w:val="640"/>
          <w:marRight w:val="0"/>
          <w:marTop w:val="0"/>
          <w:marBottom w:val="0"/>
          <w:divBdr>
            <w:top w:val="none" w:sz="0" w:space="0" w:color="auto"/>
            <w:left w:val="none" w:sz="0" w:space="0" w:color="auto"/>
            <w:bottom w:val="none" w:sz="0" w:space="0" w:color="auto"/>
            <w:right w:val="none" w:sz="0" w:space="0" w:color="auto"/>
          </w:divBdr>
        </w:div>
        <w:div w:id="178737512">
          <w:marLeft w:val="640"/>
          <w:marRight w:val="0"/>
          <w:marTop w:val="0"/>
          <w:marBottom w:val="0"/>
          <w:divBdr>
            <w:top w:val="none" w:sz="0" w:space="0" w:color="auto"/>
            <w:left w:val="none" w:sz="0" w:space="0" w:color="auto"/>
            <w:bottom w:val="none" w:sz="0" w:space="0" w:color="auto"/>
            <w:right w:val="none" w:sz="0" w:space="0" w:color="auto"/>
          </w:divBdr>
        </w:div>
        <w:div w:id="688870996">
          <w:marLeft w:val="640"/>
          <w:marRight w:val="0"/>
          <w:marTop w:val="0"/>
          <w:marBottom w:val="0"/>
          <w:divBdr>
            <w:top w:val="none" w:sz="0" w:space="0" w:color="auto"/>
            <w:left w:val="none" w:sz="0" w:space="0" w:color="auto"/>
            <w:bottom w:val="none" w:sz="0" w:space="0" w:color="auto"/>
            <w:right w:val="none" w:sz="0" w:space="0" w:color="auto"/>
          </w:divBdr>
        </w:div>
        <w:div w:id="94450687">
          <w:marLeft w:val="640"/>
          <w:marRight w:val="0"/>
          <w:marTop w:val="0"/>
          <w:marBottom w:val="0"/>
          <w:divBdr>
            <w:top w:val="none" w:sz="0" w:space="0" w:color="auto"/>
            <w:left w:val="none" w:sz="0" w:space="0" w:color="auto"/>
            <w:bottom w:val="none" w:sz="0" w:space="0" w:color="auto"/>
            <w:right w:val="none" w:sz="0" w:space="0" w:color="auto"/>
          </w:divBdr>
        </w:div>
        <w:div w:id="1273049067">
          <w:marLeft w:val="640"/>
          <w:marRight w:val="0"/>
          <w:marTop w:val="0"/>
          <w:marBottom w:val="0"/>
          <w:divBdr>
            <w:top w:val="none" w:sz="0" w:space="0" w:color="auto"/>
            <w:left w:val="none" w:sz="0" w:space="0" w:color="auto"/>
            <w:bottom w:val="none" w:sz="0" w:space="0" w:color="auto"/>
            <w:right w:val="none" w:sz="0" w:space="0" w:color="auto"/>
          </w:divBdr>
        </w:div>
        <w:div w:id="1570263340">
          <w:marLeft w:val="640"/>
          <w:marRight w:val="0"/>
          <w:marTop w:val="0"/>
          <w:marBottom w:val="0"/>
          <w:divBdr>
            <w:top w:val="none" w:sz="0" w:space="0" w:color="auto"/>
            <w:left w:val="none" w:sz="0" w:space="0" w:color="auto"/>
            <w:bottom w:val="none" w:sz="0" w:space="0" w:color="auto"/>
            <w:right w:val="none" w:sz="0" w:space="0" w:color="auto"/>
          </w:divBdr>
        </w:div>
      </w:divsChild>
    </w:div>
    <w:div w:id="892812967">
      <w:bodyDiv w:val="1"/>
      <w:marLeft w:val="0"/>
      <w:marRight w:val="0"/>
      <w:marTop w:val="0"/>
      <w:marBottom w:val="0"/>
      <w:divBdr>
        <w:top w:val="none" w:sz="0" w:space="0" w:color="auto"/>
        <w:left w:val="none" w:sz="0" w:space="0" w:color="auto"/>
        <w:bottom w:val="none" w:sz="0" w:space="0" w:color="auto"/>
        <w:right w:val="none" w:sz="0" w:space="0" w:color="auto"/>
      </w:divBdr>
      <w:divsChild>
        <w:div w:id="1572889614">
          <w:marLeft w:val="640"/>
          <w:marRight w:val="0"/>
          <w:marTop w:val="0"/>
          <w:marBottom w:val="0"/>
          <w:divBdr>
            <w:top w:val="none" w:sz="0" w:space="0" w:color="auto"/>
            <w:left w:val="none" w:sz="0" w:space="0" w:color="auto"/>
            <w:bottom w:val="none" w:sz="0" w:space="0" w:color="auto"/>
            <w:right w:val="none" w:sz="0" w:space="0" w:color="auto"/>
          </w:divBdr>
        </w:div>
        <w:div w:id="579871365">
          <w:marLeft w:val="640"/>
          <w:marRight w:val="0"/>
          <w:marTop w:val="0"/>
          <w:marBottom w:val="0"/>
          <w:divBdr>
            <w:top w:val="none" w:sz="0" w:space="0" w:color="auto"/>
            <w:left w:val="none" w:sz="0" w:space="0" w:color="auto"/>
            <w:bottom w:val="none" w:sz="0" w:space="0" w:color="auto"/>
            <w:right w:val="none" w:sz="0" w:space="0" w:color="auto"/>
          </w:divBdr>
        </w:div>
        <w:div w:id="1504707904">
          <w:marLeft w:val="640"/>
          <w:marRight w:val="0"/>
          <w:marTop w:val="0"/>
          <w:marBottom w:val="0"/>
          <w:divBdr>
            <w:top w:val="none" w:sz="0" w:space="0" w:color="auto"/>
            <w:left w:val="none" w:sz="0" w:space="0" w:color="auto"/>
            <w:bottom w:val="none" w:sz="0" w:space="0" w:color="auto"/>
            <w:right w:val="none" w:sz="0" w:space="0" w:color="auto"/>
          </w:divBdr>
        </w:div>
        <w:div w:id="1950509501">
          <w:marLeft w:val="640"/>
          <w:marRight w:val="0"/>
          <w:marTop w:val="0"/>
          <w:marBottom w:val="0"/>
          <w:divBdr>
            <w:top w:val="none" w:sz="0" w:space="0" w:color="auto"/>
            <w:left w:val="none" w:sz="0" w:space="0" w:color="auto"/>
            <w:bottom w:val="none" w:sz="0" w:space="0" w:color="auto"/>
            <w:right w:val="none" w:sz="0" w:space="0" w:color="auto"/>
          </w:divBdr>
        </w:div>
        <w:div w:id="548490135">
          <w:marLeft w:val="640"/>
          <w:marRight w:val="0"/>
          <w:marTop w:val="0"/>
          <w:marBottom w:val="0"/>
          <w:divBdr>
            <w:top w:val="none" w:sz="0" w:space="0" w:color="auto"/>
            <w:left w:val="none" w:sz="0" w:space="0" w:color="auto"/>
            <w:bottom w:val="none" w:sz="0" w:space="0" w:color="auto"/>
            <w:right w:val="none" w:sz="0" w:space="0" w:color="auto"/>
          </w:divBdr>
        </w:div>
        <w:div w:id="278142896">
          <w:marLeft w:val="640"/>
          <w:marRight w:val="0"/>
          <w:marTop w:val="0"/>
          <w:marBottom w:val="0"/>
          <w:divBdr>
            <w:top w:val="none" w:sz="0" w:space="0" w:color="auto"/>
            <w:left w:val="none" w:sz="0" w:space="0" w:color="auto"/>
            <w:bottom w:val="none" w:sz="0" w:space="0" w:color="auto"/>
            <w:right w:val="none" w:sz="0" w:space="0" w:color="auto"/>
          </w:divBdr>
        </w:div>
        <w:div w:id="1028215065">
          <w:marLeft w:val="640"/>
          <w:marRight w:val="0"/>
          <w:marTop w:val="0"/>
          <w:marBottom w:val="0"/>
          <w:divBdr>
            <w:top w:val="none" w:sz="0" w:space="0" w:color="auto"/>
            <w:left w:val="none" w:sz="0" w:space="0" w:color="auto"/>
            <w:bottom w:val="none" w:sz="0" w:space="0" w:color="auto"/>
            <w:right w:val="none" w:sz="0" w:space="0" w:color="auto"/>
          </w:divBdr>
        </w:div>
        <w:div w:id="1359773319">
          <w:marLeft w:val="640"/>
          <w:marRight w:val="0"/>
          <w:marTop w:val="0"/>
          <w:marBottom w:val="0"/>
          <w:divBdr>
            <w:top w:val="none" w:sz="0" w:space="0" w:color="auto"/>
            <w:left w:val="none" w:sz="0" w:space="0" w:color="auto"/>
            <w:bottom w:val="none" w:sz="0" w:space="0" w:color="auto"/>
            <w:right w:val="none" w:sz="0" w:space="0" w:color="auto"/>
          </w:divBdr>
        </w:div>
        <w:div w:id="562637766">
          <w:marLeft w:val="640"/>
          <w:marRight w:val="0"/>
          <w:marTop w:val="0"/>
          <w:marBottom w:val="0"/>
          <w:divBdr>
            <w:top w:val="none" w:sz="0" w:space="0" w:color="auto"/>
            <w:left w:val="none" w:sz="0" w:space="0" w:color="auto"/>
            <w:bottom w:val="none" w:sz="0" w:space="0" w:color="auto"/>
            <w:right w:val="none" w:sz="0" w:space="0" w:color="auto"/>
          </w:divBdr>
        </w:div>
        <w:div w:id="1398090568">
          <w:marLeft w:val="640"/>
          <w:marRight w:val="0"/>
          <w:marTop w:val="0"/>
          <w:marBottom w:val="0"/>
          <w:divBdr>
            <w:top w:val="none" w:sz="0" w:space="0" w:color="auto"/>
            <w:left w:val="none" w:sz="0" w:space="0" w:color="auto"/>
            <w:bottom w:val="none" w:sz="0" w:space="0" w:color="auto"/>
            <w:right w:val="none" w:sz="0" w:space="0" w:color="auto"/>
          </w:divBdr>
        </w:div>
        <w:div w:id="1828091373">
          <w:marLeft w:val="640"/>
          <w:marRight w:val="0"/>
          <w:marTop w:val="0"/>
          <w:marBottom w:val="0"/>
          <w:divBdr>
            <w:top w:val="none" w:sz="0" w:space="0" w:color="auto"/>
            <w:left w:val="none" w:sz="0" w:space="0" w:color="auto"/>
            <w:bottom w:val="none" w:sz="0" w:space="0" w:color="auto"/>
            <w:right w:val="none" w:sz="0" w:space="0" w:color="auto"/>
          </w:divBdr>
        </w:div>
        <w:div w:id="982544555">
          <w:marLeft w:val="640"/>
          <w:marRight w:val="0"/>
          <w:marTop w:val="0"/>
          <w:marBottom w:val="0"/>
          <w:divBdr>
            <w:top w:val="none" w:sz="0" w:space="0" w:color="auto"/>
            <w:left w:val="none" w:sz="0" w:space="0" w:color="auto"/>
            <w:bottom w:val="none" w:sz="0" w:space="0" w:color="auto"/>
            <w:right w:val="none" w:sz="0" w:space="0" w:color="auto"/>
          </w:divBdr>
        </w:div>
        <w:div w:id="7414072">
          <w:marLeft w:val="640"/>
          <w:marRight w:val="0"/>
          <w:marTop w:val="0"/>
          <w:marBottom w:val="0"/>
          <w:divBdr>
            <w:top w:val="none" w:sz="0" w:space="0" w:color="auto"/>
            <w:left w:val="none" w:sz="0" w:space="0" w:color="auto"/>
            <w:bottom w:val="none" w:sz="0" w:space="0" w:color="auto"/>
            <w:right w:val="none" w:sz="0" w:space="0" w:color="auto"/>
          </w:divBdr>
        </w:div>
        <w:div w:id="2024672468">
          <w:marLeft w:val="640"/>
          <w:marRight w:val="0"/>
          <w:marTop w:val="0"/>
          <w:marBottom w:val="0"/>
          <w:divBdr>
            <w:top w:val="none" w:sz="0" w:space="0" w:color="auto"/>
            <w:left w:val="none" w:sz="0" w:space="0" w:color="auto"/>
            <w:bottom w:val="none" w:sz="0" w:space="0" w:color="auto"/>
            <w:right w:val="none" w:sz="0" w:space="0" w:color="auto"/>
          </w:divBdr>
        </w:div>
        <w:div w:id="1026713939">
          <w:marLeft w:val="640"/>
          <w:marRight w:val="0"/>
          <w:marTop w:val="0"/>
          <w:marBottom w:val="0"/>
          <w:divBdr>
            <w:top w:val="none" w:sz="0" w:space="0" w:color="auto"/>
            <w:left w:val="none" w:sz="0" w:space="0" w:color="auto"/>
            <w:bottom w:val="none" w:sz="0" w:space="0" w:color="auto"/>
            <w:right w:val="none" w:sz="0" w:space="0" w:color="auto"/>
          </w:divBdr>
        </w:div>
        <w:div w:id="995693329">
          <w:marLeft w:val="640"/>
          <w:marRight w:val="0"/>
          <w:marTop w:val="0"/>
          <w:marBottom w:val="0"/>
          <w:divBdr>
            <w:top w:val="none" w:sz="0" w:space="0" w:color="auto"/>
            <w:left w:val="none" w:sz="0" w:space="0" w:color="auto"/>
            <w:bottom w:val="none" w:sz="0" w:space="0" w:color="auto"/>
            <w:right w:val="none" w:sz="0" w:space="0" w:color="auto"/>
          </w:divBdr>
        </w:div>
        <w:div w:id="282420004">
          <w:marLeft w:val="640"/>
          <w:marRight w:val="0"/>
          <w:marTop w:val="0"/>
          <w:marBottom w:val="0"/>
          <w:divBdr>
            <w:top w:val="none" w:sz="0" w:space="0" w:color="auto"/>
            <w:left w:val="none" w:sz="0" w:space="0" w:color="auto"/>
            <w:bottom w:val="none" w:sz="0" w:space="0" w:color="auto"/>
            <w:right w:val="none" w:sz="0" w:space="0" w:color="auto"/>
          </w:divBdr>
        </w:div>
        <w:div w:id="206454830">
          <w:marLeft w:val="640"/>
          <w:marRight w:val="0"/>
          <w:marTop w:val="0"/>
          <w:marBottom w:val="0"/>
          <w:divBdr>
            <w:top w:val="none" w:sz="0" w:space="0" w:color="auto"/>
            <w:left w:val="none" w:sz="0" w:space="0" w:color="auto"/>
            <w:bottom w:val="none" w:sz="0" w:space="0" w:color="auto"/>
            <w:right w:val="none" w:sz="0" w:space="0" w:color="auto"/>
          </w:divBdr>
        </w:div>
        <w:div w:id="1312175750">
          <w:marLeft w:val="640"/>
          <w:marRight w:val="0"/>
          <w:marTop w:val="0"/>
          <w:marBottom w:val="0"/>
          <w:divBdr>
            <w:top w:val="none" w:sz="0" w:space="0" w:color="auto"/>
            <w:left w:val="none" w:sz="0" w:space="0" w:color="auto"/>
            <w:bottom w:val="none" w:sz="0" w:space="0" w:color="auto"/>
            <w:right w:val="none" w:sz="0" w:space="0" w:color="auto"/>
          </w:divBdr>
        </w:div>
        <w:div w:id="1524828322">
          <w:marLeft w:val="640"/>
          <w:marRight w:val="0"/>
          <w:marTop w:val="0"/>
          <w:marBottom w:val="0"/>
          <w:divBdr>
            <w:top w:val="none" w:sz="0" w:space="0" w:color="auto"/>
            <w:left w:val="none" w:sz="0" w:space="0" w:color="auto"/>
            <w:bottom w:val="none" w:sz="0" w:space="0" w:color="auto"/>
            <w:right w:val="none" w:sz="0" w:space="0" w:color="auto"/>
          </w:divBdr>
        </w:div>
        <w:div w:id="1227498488">
          <w:marLeft w:val="640"/>
          <w:marRight w:val="0"/>
          <w:marTop w:val="0"/>
          <w:marBottom w:val="0"/>
          <w:divBdr>
            <w:top w:val="none" w:sz="0" w:space="0" w:color="auto"/>
            <w:left w:val="none" w:sz="0" w:space="0" w:color="auto"/>
            <w:bottom w:val="none" w:sz="0" w:space="0" w:color="auto"/>
            <w:right w:val="none" w:sz="0" w:space="0" w:color="auto"/>
          </w:divBdr>
        </w:div>
        <w:div w:id="2099980953">
          <w:marLeft w:val="640"/>
          <w:marRight w:val="0"/>
          <w:marTop w:val="0"/>
          <w:marBottom w:val="0"/>
          <w:divBdr>
            <w:top w:val="none" w:sz="0" w:space="0" w:color="auto"/>
            <w:left w:val="none" w:sz="0" w:space="0" w:color="auto"/>
            <w:bottom w:val="none" w:sz="0" w:space="0" w:color="auto"/>
            <w:right w:val="none" w:sz="0" w:space="0" w:color="auto"/>
          </w:divBdr>
        </w:div>
        <w:div w:id="943806751">
          <w:marLeft w:val="640"/>
          <w:marRight w:val="0"/>
          <w:marTop w:val="0"/>
          <w:marBottom w:val="0"/>
          <w:divBdr>
            <w:top w:val="none" w:sz="0" w:space="0" w:color="auto"/>
            <w:left w:val="none" w:sz="0" w:space="0" w:color="auto"/>
            <w:bottom w:val="none" w:sz="0" w:space="0" w:color="auto"/>
            <w:right w:val="none" w:sz="0" w:space="0" w:color="auto"/>
          </w:divBdr>
        </w:div>
        <w:div w:id="744035930">
          <w:marLeft w:val="640"/>
          <w:marRight w:val="0"/>
          <w:marTop w:val="0"/>
          <w:marBottom w:val="0"/>
          <w:divBdr>
            <w:top w:val="none" w:sz="0" w:space="0" w:color="auto"/>
            <w:left w:val="none" w:sz="0" w:space="0" w:color="auto"/>
            <w:bottom w:val="none" w:sz="0" w:space="0" w:color="auto"/>
            <w:right w:val="none" w:sz="0" w:space="0" w:color="auto"/>
          </w:divBdr>
        </w:div>
        <w:div w:id="2078018400">
          <w:marLeft w:val="640"/>
          <w:marRight w:val="0"/>
          <w:marTop w:val="0"/>
          <w:marBottom w:val="0"/>
          <w:divBdr>
            <w:top w:val="none" w:sz="0" w:space="0" w:color="auto"/>
            <w:left w:val="none" w:sz="0" w:space="0" w:color="auto"/>
            <w:bottom w:val="none" w:sz="0" w:space="0" w:color="auto"/>
            <w:right w:val="none" w:sz="0" w:space="0" w:color="auto"/>
          </w:divBdr>
        </w:div>
        <w:div w:id="2083870054">
          <w:marLeft w:val="640"/>
          <w:marRight w:val="0"/>
          <w:marTop w:val="0"/>
          <w:marBottom w:val="0"/>
          <w:divBdr>
            <w:top w:val="none" w:sz="0" w:space="0" w:color="auto"/>
            <w:left w:val="none" w:sz="0" w:space="0" w:color="auto"/>
            <w:bottom w:val="none" w:sz="0" w:space="0" w:color="auto"/>
            <w:right w:val="none" w:sz="0" w:space="0" w:color="auto"/>
          </w:divBdr>
        </w:div>
        <w:div w:id="1447233000">
          <w:marLeft w:val="640"/>
          <w:marRight w:val="0"/>
          <w:marTop w:val="0"/>
          <w:marBottom w:val="0"/>
          <w:divBdr>
            <w:top w:val="none" w:sz="0" w:space="0" w:color="auto"/>
            <w:left w:val="none" w:sz="0" w:space="0" w:color="auto"/>
            <w:bottom w:val="none" w:sz="0" w:space="0" w:color="auto"/>
            <w:right w:val="none" w:sz="0" w:space="0" w:color="auto"/>
          </w:divBdr>
        </w:div>
        <w:div w:id="803502588">
          <w:marLeft w:val="640"/>
          <w:marRight w:val="0"/>
          <w:marTop w:val="0"/>
          <w:marBottom w:val="0"/>
          <w:divBdr>
            <w:top w:val="none" w:sz="0" w:space="0" w:color="auto"/>
            <w:left w:val="none" w:sz="0" w:space="0" w:color="auto"/>
            <w:bottom w:val="none" w:sz="0" w:space="0" w:color="auto"/>
            <w:right w:val="none" w:sz="0" w:space="0" w:color="auto"/>
          </w:divBdr>
        </w:div>
        <w:div w:id="1666931267">
          <w:marLeft w:val="640"/>
          <w:marRight w:val="0"/>
          <w:marTop w:val="0"/>
          <w:marBottom w:val="0"/>
          <w:divBdr>
            <w:top w:val="none" w:sz="0" w:space="0" w:color="auto"/>
            <w:left w:val="none" w:sz="0" w:space="0" w:color="auto"/>
            <w:bottom w:val="none" w:sz="0" w:space="0" w:color="auto"/>
            <w:right w:val="none" w:sz="0" w:space="0" w:color="auto"/>
          </w:divBdr>
        </w:div>
        <w:div w:id="1644046674">
          <w:marLeft w:val="640"/>
          <w:marRight w:val="0"/>
          <w:marTop w:val="0"/>
          <w:marBottom w:val="0"/>
          <w:divBdr>
            <w:top w:val="none" w:sz="0" w:space="0" w:color="auto"/>
            <w:left w:val="none" w:sz="0" w:space="0" w:color="auto"/>
            <w:bottom w:val="none" w:sz="0" w:space="0" w:color="auto"/>
            <w:right w:val="none" w:sz="0" w:space="0" w:color="auto"/>
          </w:divBdr>
        </w:div>
      </w:divsChild>
    </w:div>
    <w:div w:id="894704138">
      <w:bodyDiv w:val="1"/>
      <w:marLeft w:val="0"/>
      <w:marRight w:val="0"/>
      <w:marTop w:val="0"/>
      <w:marBottom w:val="0"/>
      <w:divBdr>
        <w:top w:val="none" w:sz="0" w:space="0" w:color="auto"/>
        <w:left w:val="none" w:sz="0" w:space="0" w:color="auto"/>
        <w:bottom w:val="none" w:sz="0" w:space="0" w:color="auto"/>
        <w:right w:val="none" w:sz="0" w:space="0" w:color="auto"/>
      </w:divBdr>
    </w:div>
    <w:div w:id="894774490">
      <w:bodyDiv w:val="1"/>
      <w:marLeft w:val="0"/>
      <w:marRight w:val="0"/>
      <w:marTop w:val="0"/>
      <w:marBottom w:val="0"/>
      <w:divBdr>
        <w:top w:val="none" w:sz="0" w:space="0" w:color="auto"/>
        <w:left w:val="none" w:sz="0" w:space="0" w:color="auto"/>
        <w:bottom w:val="none" w:sz="0" w:space="0" w:color="auto"/>
        <w:right w:val="none" w:sz="0" w:space="0" w:color="auto"/>
      </w:divBdr>
    </w:div>
    <w:div w:id="896404273">
      <w:bodyDiv w:val="1"/>
      <w:marLeft w:val="0"/>
      <w:marRight w:val="0"/>
      <w:marTop w:val="0"/>
      <w:marBottom w:val="0"/>
      <w:divBdr>
        <w:top w:val="none" w:sz="0" w:space="0" w:color="auto"/>
        <w:left w:val="none" w:sz="0" w:space="0" w:color="auto"/>
        <w:bottom w:val="none" w:sz="0" w:space="0" w:color="auto"/>
        <w:right w:val="none" w:sz="0" w:space="0" w:color="auto"/>
      </w:divBdr>
    </w:div>
    <w:div w:id="896940320">
      <w:bodyDiv w:val="1"/>
      <w:marLeft w:val="0"/>
      <w:marRight w:val="0"/>
      <w:marTop w:val="0"/>
      <w:marBottom w:val="0"/>
      <w:divBdr>
        <w:top w:val="none" w:sz="0" w:space="0" w:color="auto"/>
        <w:left w:val="none" w:sz="0" w:space="0" w:color="auto"/>
        <w:bottom w:val="none" w:sz="0" w:space="0" w:color="auto"/>
        <w:right w:val="none" w:sz="0" w:space="0" w:color="auto"/>
      </w:divBdr>
    </w:div>
    <w:div w:id="897206881">
      <w:bodyDiv w:val="1"/>
      <w:marLeft w:val="0"/>
      <w:marRight w:val="0"/>
      <w:marTop w:val="0"/>
      <w:marBottom w:val="0"/>
      <w:divBdr>
        <w:top w:val="none" w:sz="0" w:space="0" w:color="auto"/>
        <w:left w:val="none" w:sz="0" w:space="0" w:color="auto"/>
        <w:bottom w:val="none" w:sz="0" w:space="0" w:color="auto"/>
        <w:right w:val="none" w:sz="0" w:space="0" w:color="auto"/>
      </w:divBdr>
    </w:div>
    <w:div w:id="898176006">
      <w:bodyDiv w:val="1"/>
      <w:marLeft w:val="0"/>
      <w:marRight w:val="0"/>
      <w:marTop w:val="0"/>
      <w:marBottom w:val="0"/>
      <w:divBdr>
        <w:top w:val="none" w:sz="0" w:space="0" w:color="auto"/>
        <w:left w:val="none" w:sz="0" w:space="0" w:color="auto"/>
        <w:bottom w:val="none" w:sz="0" w:space="0" w:color="auto"/>
        <w:right w:val="none" w:sz="0" w:space="0" w:color="auto"/>
      </w:divBdr>
      <w:divsChild>
        <w:div w:id="460194666">
          <w:marLeft w:val="640"/>
          <w:marRight w:val="0"/>
          <w:marTop w:val="0"/>
          <w:marBottom w:val="0"/>
          <w:divBdr>
            <w:top w:val="none" w:sz="0" w:space="0" w:color="auto"/>
            <w:left w:val="none" w:sz="0" w:space="0" w:color="auto"/>
            <w:bottom w:val="none" w:sz="0" w:space="0" w:color="auto"/>
            <w:right w:val="none" w:sz="0" w:space="0" w:color="auto"/>
          </w:divBdr>
        </w:div>
        <w:div w:id="225578876">
          <w:marLeft w:val="640"/>
          <w:marRight w:val="0"/>
          <w:marTop w:val="0"/>
          <w:marBottom w:val="0"/>
          <w:divBdr>
            <w:top w:val="none" w:sz="0" w:space="0" w:color="auto"/>
            <w:left w:val="none" w:sz="0" w:space="0" w:color="auto"/>
            <w:bottom w:val="none" w:sz="0" w:space="0" w:color="auto"/>
            <w:right w:val="none" w:sz="0" w:space="0" w:color="auto"/>
          </w:divBdr>
        </w:div>
        <w:div w:id="389229142">
          <w:marLeft w:val="640"/>
          <w:marRight w:val="0"/>
          <w:marTop w:val="0"/>
          <w:marBottom w:val="0"/>
          <w:divBdr>
            <w:top w:val="none" w:sz="0" w:space="0" w:color="auto"/>
            <w:left w:val="none" w:sz="0" w:space="0" w:color="auto"/>
            <w:bottom w:val="none" w:sz="0" w:space="0" w:color="auto"/>
            <w:right w:val="none" w:sz="0" w:space="0" w:color="auto"/>
          </w:divBdr>
        </w:div>
        <w:div w:id="940717714">
          <w:marLeft w:val="640"/>
          <w:marRight w:val="0"/>
          <w:marTop w:val="0"/>
          <w:marBottom w:val="0"/>
          <w:divBdr>
            <w:top w:val="none" w:sz="0" w:space="0" w:color="auto"/>
            <w:left w:val="none" w:sz="0" w:space="0" w:color="auto"/>
            <w:bottom w:val="none" w:sz="0" w:space="0" w:color="auto"/>
            <w:right w:val="none" w:sz="0" w:space="0" w:color="auto"/>
          </w:divBdr>
        </w:div>
        <w:div w:id="642973936">
          <w:marLeft w:val="640"/>
          <w:marRight w:val="0"/>
          <w:marTop w:val="0"/>
          <w:marBottom w:val="0"/>
          <w:divBdr>
            <w:top w:val="none" w:sz="0" w:space="0" w:color="auto"/>
            <w:left w:val="none" w:sz="0" w:space="0" w:color="auto"/>
            <w:bottom w:val="none" w:sz="0" w:space="0" w:color="auto"/>
            <w:right w:val="none" w:sz="0" w:space="0" w:color="auto"/>
          </w:divBdr>
        </w:div>
        <w:div w:id="1814980337">
          <w:marLeft w:val="640"/>
          <w:marRight w:val="0"/>
          <w:marTop w:val="0"/>
          <w:marBottom w:val="0"/>
          <w:divBdr>
            <w:top w:val="none" w:sz="0" w:space="0" w:color="auto"/>
            <w:left w:val="none" w:sz="0" w:space="0" w:color="auto"/>
            <w:bottom w:val="none" w:sz="0" w:space="0" w:color="auto"/>
            <w:right w:val="none" w:sz="0" w:space="0" w:color="auto"/>
          </w:divBdr>
        </w:div>
        <w:div w:id="1694457787">
          <w:marLeft w:val="640"/>
          <w:marRight w:val="0"/>
          <w:marTop w:val="0"/>
          <w:marBottom w:val="0"/>
          <w:divBdr>
            <w:top w:val="none" w:sz="0" w:space="0" w:color="auto"/>
            <w:left w:val="none" w:sz="0" w:space="0" w:color="auto"/>
            <w:bottom w:val="none" w:sz="0" w:space="0" w:color="auto"/>
            <w:right w:val="none" w:sz="0" w:space="0" w:color="auto"/>
          </w:divBdr>
        </w:div>
        <w:div w:id="785150956">
          <w:marLeft w:val="640"/>
          <w:marRight w:val="0"/>
          <w:marTop w:val="0"/>
          <w:marBottom w:val="0"/>
          <w:divBdr>
            <w:top w:val="none" w:sz="0" w:space="0" w:color="auto"/>
            <w:left w:val="none" w:sz="0" w:space="0" w:color="auto"/>
            <w:bottom w:val="none" w:sz="0" w:space="0" w:color="auto"/>
            <w:right w:val="none" w:sz="0" w:space="0" w:color="auto"/>
          </w:divBdr>
        </w:div>
        <w:div w:id="1265503827">
          <w:marLeft w:val="640"/>
          <w:marRight w:val="0"/>
          <w:marTop w:val="0"/>
          <w:marBottom w:val="0"/>
          <w:divBdr>
            <w:top w:val="none" w:sz="0" w:space="0" w:color="auto"/>
            <w:left w:val="none" w:sz="0" w:space="0" w:color="auto"/>
            <w:bottom w:val="none" w:sz="0" w:space="0" w:color="auto"/>
            <w:right w:val="none" w:sz="0" w:space="0" w:color="auto"/>
          </w:divBdr>
        </w:div>
        <w:div w:id="323821756">
          <w:marLeft w:val="640"/>
          <w:marRight w:val="0"/>
          <w:marTop w:val="0"/>
          <w:marBottom w:val="0"/>
          <w:divBdr>
            <w:top w:val="none" w:sz="0" w:space="0" w:color="auto"/>
            <w:left w:val="none" w:sz="0" w:space="0" w:color="auto"/>
            <w:bottom w:val="none" w:sz="0" w:space="0" w:color="auto"/>
            <w:right w:val="none" w:sz="0" w:space="0" w:color="auto"/>
          </w:divBdr>
        </w:div>
        <w:div w:id="1330601223">
          <w:marLeft w:val="640"/>
          <w:marRight w:val="0"/>
          <w:marTop w:val="0"/>
          <w:marBottom w:val="0"/>
          <w:divBdr>
            <w:top w:val="none" w:sz="0" w:space="0" w:color="auto"/>
            <w:left w:val="none" w:sz="0" w:space="0" w:color="auto"/>
            <w:bottom w:val="none" w:sz="0" w:space="0" w:color="auto"/>
            <w:right w:val="none" w:sz="0" w:space="0" w:color="auto"/>
          </w:divBdr>
        </w:div>
        <w:div w:id="51118834">
          <w:marLeft w:val="640"/>
          <w:marRight w:val="0"/>
          <w:marTop w:val="0"/>
          <w:marBottom w:val="0"/>
          <w:divBdr>
            <w:top w:val="none" w:sz="0" w:space="0" w:color="auto"/>
            <w:left w:val="none" w:sz="0" w:space="0" w:color="auto"/>
            <w:bottom w:val="none" w:sz="0" w:space="0" w:color="auto"/>
            <w:right w:val="none" w:sz="0" w:space="0" w:color="auto"/>
          </w:divBdr>
        </w:div>
        <w:div w:id="2039817024">
          <w:marLeft w:val="640"/>
          <w:marRight w:val="0"/>
          <w:marTop w:val="0"/>
          <w:marBottom w:val="0"/>
          <w:divBdr>
            <w:top w:val="none" w:sz="0" w:space="0" w:color="auto"/>
            <w:left w:val="none" w:sz="0" w:space="0" w:color="auto"/>
            <w:bottom w:val="none" w:sz="0" w:space="0" w:color="auto"/>
            <w:right w:val="none" w:sz="0" w:space="0" w:color="auto"/>
          </w:divBdr>
        </w:div>
        <w:div w:id="1532720146">
          <w:marLeft w:val="640"/>
          <w:marRight w:val="0"/>
          <w:marTop w:val="0"/>
          <w:marBottom w:val="0"/>
          <w:divBdr>
            <w:top w:val="none" w:sz="0" w:space="0" w:color="auto"/>
            <w:left w:val="none" w:sz="0" w:space="0" w:color="auto"/>
            <w:bottom w:val="none" w:sz="0" w:space="0" w:color="auto"/>
            <w:right w:val="none" w:sz="0" w:space="0" w:color="auto"/>
          </w:divBdr>
        </w:div>
        <w:div w:id="2010714056">
          <w:marLeft w:val="640"/>
          <w:marRight w:val="0"/>
          <w:marTop w:val="0"/>
          <w:marBottom w:val="0"/>
          <w:divBdr>
            <w:top w:val="none" w:sz="0" w:space="0" w:color="auto"/>
            <w:left w:val="none" w:sz="0" w:space="0" w:color="auto"/>
            <w:bottom w:val="none" w:sz="0" w:space="0" w:color="auto"/>
            <w:right w:val="none" w:sz="0" w:space="0" w:color="auto"/>
          </w:divBdr>
        </w:div>
        <w:div w:id="1898776844">
          <w:marLeft w:val="640"/>
          <w:marRight w:val="0"/>
          <w:marTop w:val="0"/>
          <w:marBottom w:val="0"/>
          <w:divBdr>
            <w:top w:val="none" w:sz="0" w:space="0" w:color="auto"/>
            <w:left w:val="none" w:sz="0" w:space="0" w:color="auto"/>
            <w:bottom w:val="none" w:sz="0" w:space="0" w:color="auto"/>
            <w:right w:val="none" w:sz="0" w:space="0" w:color="auto"/>
          </w:divBdr>
        </w:div>
        <w:div w:id="738749822">
          <w:marLeft w:val="640"/>
          <w:marRight w:val="0"/>
          <w:marTop w:val="0"/>
          <w:marBottom w:val="0"/>
          <w:divBdr>
            <w:top w:val="none" w:sz="0" w:space="0" w:color="auto"/>
            <w:left w:val="none" w:sz="0" w:space="0" w:color="auto"/>
            <w:bottom w:val="none" w:sz="0" w:space="0" w:color="auto"/>
            <w:right w:val="none" w:sz="0" w:space="0" w:color="auto"/>
          </w:divBdr>
        </w:div>
        <w:div w:id="646477033">
          <w:marLeft w:val="640"/>
          <w:marRight w:val="0"/>
          <w:marTop w:val="0"/>
          <w:marBottom w:val="0"/>
          <w:divBdr>
            <w:top w:val="none" w:sz="0" w:space="0" w:color="auto"/>
            <w:left w:val="none" w:sz="0" w:space="0" w:color="auto"/>
            <w:bottom w:val="none" w:sz="0" w:space="0" w:color="auto"/>
            <w:right w:val="none" w:sz="0" w:space="0" w:color="auto"/>
          </w:divBdr>
        </w:div>
        <w:div w:id="938371817">
          <w:marLeft w:val="640"/>
          <w:marRight w:val="0"/>
          <w:marTop w:val="0"/>
          <w:marBottom w:val="0"/>
          <w:divBdr>
            <w:top w:val="none" w:sz="0" w:space="0" w:color="auto"/>
            <w:left w:val="none" w:sz="0" w:space="0" w:color="auto"/>
            <w:bottom w:val="none" w:sz="0" w:space="0" w:color="auto"/>
            <w:right w:val="none" w:sz="0" w:space="0" w:color="auto"/>
          </w:divBdr>
        </w:div>
        <w:div w:id="163475160">
          <w:marLeft w:val="640"/>
          <w:marRight w:val="0"/>
          <w:marTop w:val="0"/>
          <w:marBottom w:val="0"/>
          <w:divBdr>
            <w:top w:val="none" w:sz="0" w:space="0" w:color="auto"/>
            <w:left w:val="none" w:sz="0" w:space="0" w:color="auto"/>
            <w:bottom w:val="none" w:sz="0" w:space="0" w:color="auto"/>
            <w:right w:val="none" w:sz="0" w:space="0" w:color="auto"/>
          </w:divBdr>
        </w:div>
        <w:div w:id="262421586">
          <w:marLeft w:val="640"/>
          <w:marRight w:val="0"/>
          <w:marTop w:val="0"/>
          <w:marBottom w:val="0"/>
          <w:divBdr>
            <w:top w:val="none" w:sz="0" w:space="0" w:color="auto"/>
            <w:left w:val="none" w:sz="0" w:space="0" w:color="auto"/>
            <w:bottom w:val="none" w:sz="0" w:space="0" w:color="auto"/>
            <w:right w:val="none" w:sz="0" w:space="0" w:color="auto"/>
          </w:divBdr>
        </w:div>
        <w:div w:id="612245964">
          <w:marLeft w:val="640"/>
          <w:marRight w:val="0"/>
          <w:marTop w:val="0"/>
          <w:marBottom w:val="0"/>
          <w:divBdr>
            <w:top w:val="none" w:sz="0" w:space="0" w:color="auto"/>
            <w:left w:val="none" w:sz="0" w:space="0" w:color="auto"/>
            <w:bottom w:val="none" w:sz="0" w:space="0" w:color="auto"/>
            <w:right w:val="none" w:sz="0" w:space="0" w:color="auto"/>
          </w:divBdr>
        </w:div>
        <w:div w:id="286089927">
          <w:marLeft w:val="640"/>
          <w:marRight w:val="0"/>
          <w:marTop w:val="0"/>
          <w:marBottom w:val="0"/>
          <w:divBdr>
            <w:top w:val="none" w:sz="0" w:space="0" w:color="auto"/>
            <w:left w:val="none" w:sz="0" w:space="0" w:color="auto"/>
            <w:bottom w:val="none" w:sz="0" w:space="0" w:color="auto"/>
            <w:right w:val="none" w:sz="0" w:space="0" w:color="auto"/>
          </w:divBdr>
        </w:div>
        <w:div w:id="49810988">
          <w:marLeft w:val="640"/>
          <w:marRight w:val="0"/>
          <w:marTop w:val="0"/>
          <w:marBottom w:val="0"/>
          <w:divBdr>
            <w:top w:val="none" w:sz="0" w:space="0" w:color="auto"/>
            <w:left w:val="none" w:sz="0" w:space="0" w:color="auto"/>
            <w:bottom w:val="none" w:sz="0" w:space="0" w:color="auto"/>
            <w:right w:val="none" w:sz="0" w:space="0" w:color="auto"/>
          </w:divBdr>
        </w:div>
        <w:div w:id="695421543">
          <w:marLeft w:val="640"/>
          <w:marRight w:val="0"/>
          <w:marTop w:val="0"/>
          <w:marBottom w:val="0"/>
          <w:divBdr>
            <w:top w:val="none" w:sz="0" w:space="0" w:color="auto"/>
            <w:left w:val="none" w:sz="0" w:space="0" w:color="auto"/>
            <w:bottom w:val="none" w:sz="0" w:space="0" w:color="auto"/>
            <w:right w:val="none" w:sz="0" w:space="0" w:color="auto"/>
          </w:divBdr>
        </w:div>
        <w:div w:id="2025814189">
          <w:marLeft w:val="640"/>
          <w:marRight w:val="0"/>
          <w:marTop w:val="0"/>
          <w:marBottom w:val="0"/>
          <w:divBdr>
            <w:top w:val="none" w:sz="0" w:space="0" w:color="auto"/>
            <w:left w:val="none" w:sz="0" w:space="0" w:color="auto"/>
            <w:bottom w:val="none" w:sz="0" w:space="0" w:color="auto"/>
            <w:right w:val="none" w:sz="0" w:space="0" w:color="auto"/>
          </w:divBdr>
        </w:div>
        <w:div w:id="1075201188">
          <w:marLeft w:val="640"/>
          <w:marRight w:val="0"/>
          <w:marTop w:val="0"/>
          <w:marBottom w:val="0"/>
          <w:divBdr>
            <w:top w:val="none" w:sz="0" w:space="0" w:color="auto"/>
            <w:left w:val="none" w:sz="0" w:space="0" w:color="auto"/>
            <w:bottom w:val="none" w:sz="0" w:space="0" w:color="auto"/>
            <w:right w:val="none" w:sz="0" w:space="0" w:color="auto"/>
          </w:divBdr>
        </w:div>
        <w:div w:id="1384451020">
          <w:marLeft w:val="640"/>
          <w:marRight w:val="0"/>
          <w:marTop w:val="0"/>
          <w:marBottom w:val="0"/>
          <w:divBdr>
            <w:top w:val="none" w:sz="0" w:space="0" w:color="auto"/>
            <w:left w:val="none" w:sz="0" w:space="0" w:color="auto"/>
            <w:bottom w:val="none" w:sz="0" w:space="0" w:color="auto"/>
            <w:right w:val="none" w:sz="0" w:space="0" w:color="auto"/>
          </w:divBdr>
        </w:div>
        <w:div w:id="550195905">
          <w:marLeft w:val="640"/>
          <w:marRight w:val="0"/>
          <w:marTop w:val="0"/>
          <w:marBottom w:val="0"/>
          <w:divBdr>
            <w:top w:val="none" w:sz="0" w:space="0" w:color="auto"/>
            <w:left w:val="none" w:sz="0" w:space="0" w:color="auto"/>
            <w:bottom w:val="none" w:sz="0" w:space="0" w:color="auto"/>
            <w:right w:val="none" w:sz="0" w:space="0" w:color="auto"/>
          </w:divBdr>
        </w:div>
        <w:div w:id="1140655463">
          <w:marLeft w:val="640"/>
          <w:marRight w:val="0"/>
          <w:marTop w:val="0"/>
          <w:marBottom w:val="0"/>
          <w:divBdr>
            <w:top w:val="none" w:sz="0" w:space="0" w:color="auto"/>
            <w:left w:val="none" w:sz="0" w:space="0" w:color="auto"/>
            <w:bottom w:val="none" w:sz="0" w:space="0" w:color="auto"/>
            <w:right w:val="none" w:sz="0" w:space="0" w:color="auto"/>
          </w:divBdr>
        </w:div>
        <w:div w:id="1312908117">
          <w:marLeft w:val="640"/>
          <w:marRight w:val="0"/>
          <w:marTop w:val="0"/>
          <w:marBottom w:val="0"/>
          <w:divBdr>
            <w:top w:val="none" w:sz="0" w:space="0" w:color="auto"/>
            <w:left w:val="none" w:sz="0" w:space="0" w:color="auto"/>
            <w:bottom w:val="none" w:sz="0" w:space="0" w:color="auto"/>
            <w:right w:val="none" w:sz="0" w:space="0" w:color="auto"/>
          </w:divBdr>
        </w:div>
        <w:div w:id="1427455517">
          <w:marLeft w:val="640"/>
          <w:marRight w:val="0"/>
          <w:marTop w:val="0"/>
          <w:marBottom w:val="0"/>
          <w:divBdr>
            <w:top w:val="none" w:sz="0" w:space="0" w:color="auto"/>
            <w:left w:val="none" w:sz="0" w:space="0" w:color="auto"/>
            <w:bottom w:val="none" w:sz="0" w:space="0" w:color="auto"/>
            <w:right w:val="none" w:sz="0" w:space="0" w:color="auto"/>
          </w:divBdr>
        </w:div>
        <w:div w:id="1728339938">
          <w:marLeft w:val="640"/>
          <w:marRight w:val="0"/>
          <w:marTop w:val="0"/>
          <w:marBottom w:val="0"/>
          <w:divBdr>
            <w:top w:val="none" w:sz="0" w:space="0" w:color="auto"/>
            <w:left w:val="none" w:sz="0" w:space="0" w:color="auto"/>
            <w:bottom w:val="none" w:sz="0" w:space="0" w:color="auto"/>
            <w:right w:val="none" w:sz="0" w:space="0" w:color="auto"/>
          </w:divBdr>
        </w:div>
        <w:div w:id="239944051">
          <w:marLeft w:val="640"/>
          <w:marRight w:val="0"/>
          <w:marTop w:val="0"/>
          <w:marBottom w:val="0"/>
          <w:divBdr>
            <w:top w:val="none" w:sz="0" w:space="0" w:color="auto"/>
            <w:left w:val="none" w:sz="0" w:space="0" w:color="auto"/>
            <w:bottom w:val="none" w:sz="0" w:space="0" w:color="auto"/>
            <w:right w:val="none" w:sz="0" w:space="0" w:color="auto"/>
          </w:divBdr>
        </w:div>
        <w:div w:id="101151636">
          <w:marLeft w:val="640"/>
          <w:marRight w:val="0"/>
          <w:marTop w:val="0"/>
          <w:marBottom w:val="0"/>
          <w:divBdr>
            <w:top w:val="none" w:sz="0" w:space="0" w:color="auto"/>
            <w:left w:val="none" w:sz="0" w:space="0" w:color="auto"/>
            <w:bottom w:val="none" w:sz="0" w:space="0" w:color="auto"/>
            <w:right w:val="none" w:sz="0" w:space="0" w:color="auto"/>
          </w:divBdr>
        </w:div>
        <w:div w:id="732967354">
          <w:marLeft w:val="640"/>
          <w:marRight w:val="0"/>
          <w:marTop w:val="0"/>
          <w:marBottom w:val="0"/>
          <w:divBdr>
            <w:top w:val="none" w:sz="0" w:space="0" w:color="auto"/>
            <w:left w:val="none" w:sz="0" w:space="0" w:color="auto"/>
            <w:bottom w:val="none" w:sz="0" w:space="0" w:color="auto"/>
            <w:right w:val="none" w:sz="0" w:space="0" w:color="auto"/>
          </w:divBdr>
        </w:div>
        <w:div w:id="1326320089">
          <w:marLeft w:val="640"/>
          <w:marRight w:val="0"/>
          <w:marTop w:val="0"/>
          <w:marBottom w:val="0"/>
          <w:divBdr>
            <w:top w:val="none" w:sz="0" w:space="0" w:color="auto"/>
            <w:left w:val="none" w:sz="0" w:space="0" w:color="auto"/>
            <w:bottom w:val="none" w:sz="0" w:space="0" w:color="auto"/>
            <w:right w:val="none" w:sz="0" w:space="0" w:color="auto"/>
          </w:divBdr>
        </w:div>
        <w:div w:id="1439642856">
          <w:marLeft w:val="640"/>
          <w:marRight w:val="0"/>
          <w:marTop w:val="0"/>
          <w:marBottom w:val="0"/>
          <w:divBdr>
            <w:top w:val="none" w:sz="0" w:space="0" w:color="auto"/>
            <w:left w:val="none" w:sz="0" w:space="0" w:color="auto"/>
            <w:bottom w:val="none" w:sz="0" w:space="0" w:color="auto"/>
            <w:right w:val="none" w:sz="0" w:space="0" w:color="auto"/>
          </w:divBdr>
        </w:div>
        <w:div w:id="987831215">
          <w:marLeft w:val="640"/>
          <w:marRight w:val="0"/>
          <w:marTop w:val="0"/>
          <w:marBottom w:val="0"/>
          <w:divBdr>
            <w:top w:val="none" w:sz="0" w:space="0" w:color="auto"/>
            <w:left w:val="none" w:sz="0" w:space="0" w:color="auto"/>
            <w:bottom w:val="none" w:sz="0" w:space="0" w:color="auto"/>
            <w:right w:val="none" w:sz="0" w:space="0" w:color="auto"/>
          </w:divBdr>
        </w:div>
        <w:div w:id="483156749">
          <w:marLeft w:val="640"/>
          <w:marRight w:val="0"/>
          <w:marTop w:val="0"/>
          <w:marBottom w:val="0"/>
          <w:divBdr>
            <w:top w:val="none" w:sz="0" w:space="0" w:color="auto"/>
            <w:left w:val="none" w:sz="0" w:space="0" w:color="auto"/>
            <w:bottom w:val="none" w:sz="0" w:space="0" w:color="auto"/>
            <w:right w:val="none" w:sz="0" w:space="0" w:color="auto"/>
          </w:divBdr>
        </w:div>
        <w:div w:id="455029081">
          <w:marLeft w:val="640"/>
          <w:marRight w:val="0"/>
          <w:marTop w:val="0"/>
          <w:marBottom w:val="0"/>
          <w:divBdr>
            <w:top w:val="none" w:sz="0" w:space="0" w:color="auto"/>
            <w:left w:val="none" w:sz="0" w:space="0" w:color="auto"/>
            <w:bottom w:val="none" w:sz="0" w:space="0" w:color="auto"/>
            <w:right w:val="none" w:sz="0" w:space="0" w:color="auto"/>
          </w:divBdr>
        </w:div>
        <w:div w:id="909771364">
          <w:marLeft w:val="640"/>
          <w:marRight w:val="0"/>
          <w:marTop w:val="0"/>
          <w:marBottom w:val="0"/>
          <w:divBdr>
            <w:top w:val="none" w:sz="0" w:space="0" w:color="auto"/>
            <w:left w:val="none" w:sz="0" w:space="0" w:color="auto"/>
            <w:bottom w:val="none" w:sz="0" w:space="0" w:color="auto"/>
            <w:right w:val="none" w:sz="0" w:space="0" w:color="auto"/>
          </w:divBdr>
        </w:div>
      </w:divsChild>
    </w:div>
    <w:div w:id="899436901">
      <w:bodyDiv w:val="1"/>
      <w:marLeft w:val="0"/>
      <w:marRight w:val="0"/>
      <w:marTop w:val="0"/>
      <w:marBottom w:val="0"/>
      <w:divBdr>
        <w:top w:val="none" w:sz="0" w:space="0" w:color="auto"/>
        <w:left w:val="none" w:sz="0" w:space="0" w:color="auto"/>
        <w:bottom w:val="none" w:sz="0" w:space="0" w:color="auto"/>
        <w:right w:val="none" w:sz="0" w:space="0" w:color="auto"/>
      </w:divBdr>
    </w:div>
    <w:div w:id="903486738">
      <w:bodyDiv w:val="1"/>
      <w:marLeft w:val="0"/>
      <w:marRight w:val="0"/>
      <w:marTop w:val="0"/>
      <w:marBottom w:val="0"/>
      <w:divBdr>
        <w:top w:val="none" w:sz="0" w:space="0" w:color="auto"/>
        <w:left w:val="none" w:sz="0" w:space="0" w:color="auto"/>
        <w:bottom w:val="none" w:sz="0" w:space="0" w:color="auto"/>
        <w:right w:val="none" w:sz="0" w:space="0" w:color="auto"/>
      </w:divBdr>
    </w:div>
    <w:div w:id="903758751">
      <w:bodyDiv w:val="1"/>
      <w:marLeft w:val="0"/>
      <w:marRight w:val="0"/>
      <w:marTop w:val="0"/>
      <w:marBottom w:val="0"/>
      <w:divBdr>
        <w:top w:val="none" w:sz="0" w:space="0" w:color="auto"/>
        <w:left w:val="none" w:sz="0" w:space="0" w:color="auto"/>
        <w:bottom w:val="none" w:sz="0" w:space="0" w:color="auto"/>
        <w:right w:val="none" w:sz="0" w:space="0" w:color="auto"/>
      </w:divBdr>
    </w:div>
    <w:div w:id="906647466">
      <w:bodyDiv w:val="1"/>
      <w:marLeft w:val="0"/>
      <w:marRight w:val="0"/>
      <w:marTop w:val="0"/>
      <w:marBottom w:val="0"/>
      <w:divBdr>
        <w:top w:val="none" w:sz="0" w:space="0" w:color="auto"/>
        <w:left w:val="none" w:sz="0" w:space="0" w:color="auto"/>
        <w:bottom w:val="none" w:sz="0" w:space="0" w:color="auto"/>
        <w:right w:val="none" w:sz="0" w:space="0" w:color="auto"/>
      </w:divBdr>
    </w:div>
    <w:div w:id="907151863">
      <w:bodyDiv w:val="1"/>
      <w:marLeft w:val="0"/>
      <w:marRight w:val="0"/>
      <w:marTop w:val="0"/>
      <w:marBottom w:val="0"/>
      <w:divBdr>
        <w:top w:val="none" w:sz="0" w:space="0" w:color="auto"/>
        <w:left w:val="none" w:sz="0" w:space="0" w:color="auto"/>
        <w:bottom w:val="none" w:sz="0" w:space="0" w:color="auto"/>
        <w:right w:val="none" w:sz="0" w:space="0" w:color="auto"/>
      </w:divBdr>
      <w:divsChild>
        <w:div w:id="1723292130">
          <w:marLeft w:val="640"/>
          <w:marRight w:val="0"/>
          <w:marTop w:val="0"/>
          <w:marBottom w:val="0"/>
          <w:divBdr>
            <w:top w:val="none" w:sz="0" w:space="0" w:color="auto"/>
            <w:left w:val="none" w:sz="0" w:space="0" w:color="auto"/>
            <w:bottom w:val="none" w:sz="0" w:space="0" w:color="auto"/>
            <w:right w:val="none" w:sz="0" w:space="0" w:color="auto"/>
          </w:divBdr>
        </w:div>
        <w:div w:id="1624313216">
          <w:marLeft w:val="640"/>
          <w:marRight w:val="0"/>
          <w:marTop w:val="0"/>
          <w:marBottom w:val="0"/>
          <w:divBdr>
            <w:top w:val="none" w:sz="0" w:space="0" w:color="auto"/>
            <w:left w:val="none" w:sz="0" w:space="0" w:color="auto"/>
            <w:bottom w:val="none" w:sz="0" w:space="0" w:color="auto"/>
            <w:right w:val="none" w:sz="0" w:space="0" w:color="auto"/>
          </w:divBdr>
        </w:div>
        <w:div w:id="1806854865">
          <w:marLeft w:val="640"/>
          <w:marRight w:val="0"/>
          <w:marTop w:val="0"/>
          <w:marBottom w:val="0"/>
          <w:divBdr>
            <w:top w:val="none" w:sz="0" w:space="0" w:color="auto"/>
            <w:left w:val="none" w:sz="0" w:space="0" w:color="auto"/>
            <w:bottom w:val="none" w:sz="0" w:space="0" w:color="auto"/>
            <w:right w:val="none" w:sz="0" w:space="0" w:color="auto"/>
          </w:divBdr>
        </w:div>
        <w:div w:id="98913964">
          <w:marLeft w:val="640"/>
          <w:marRight w:val="0"/>
          <w:marTop w:val="0"/>
          <w:marBottom w:val="0"/>
          <w:divBdr>
            <w:top w:val="none" w:sz="0" w:space="0" w:color="auto"/>
            <w:left w:val="none" w:sz="0" w:space="0" w:color="auto"/>
            <w:bottom w:val="none" w:sz="0" w:space="0" w:color="auto"/>
            <w:right w:val="none" w:sz="0" w:space="0" w:color="auto"/>
          </w:divBdr>
        </w:div>
        <w:div w:id="1198393504">
          <w:marLeft w:val="640"/>
          <w:marRight w:val="0"/>
          <w:marTop w:val="0"/>
          <w:marBottom w:val="0"/>
          <w:divBdr>
            <w:top w:val="none" w:sz="0" w:space="0" w:color="auto"/>
            <w:left w:val="none" w:sz="0" w:space="0" w:color="auto"/>
            <w:bottom w:val="none" w:sz="0" w:space="0" w:color="auto"/>
            <w:right w:val="none" w:sz="0" w:space="0" w:color="auto"/>
          </w:divBdr>
        </w:div>
        <w:div w:id="2052223343">
          <w:marLeft w:val="640"/>
          <w:marRight w:val="0"/>
          <w:marTop w:val="0"/>
          <w:marBottom w:val="0"/>
          <w:divBdr>
            <w:top w:val="none" w:sz="0" w:space="0" w:color="auto"/>
            <w:left w:val="none" w:sz="0" w:space="0" w:color="auto"/>
            <w:bottom w:val="none" w:sz="0" w:space="0" w:color="auto"/>
            <w:right w:val="none" w:sz="0" w:space="0" w:color="auto"/>
          </w:divBdr>
        </w:div>
        <w:div w:id="1604387018">
          <w:marLeft w:val="640"/>
          <w:marRight w:val="0"/>
          <w:marTop w:val="0"/>
          <w:marBottom w:val="0"/>
          <w:divBdr>
            <w:top w:val="none" w:sz="0" w:space="0" w:color="auto"/>
            <w:left w:val="none" w:sz="0" w:space="0" w:color="auto"/>
            <w:bottom w:val="none" w:sz="0" w:space="0" w:color="auto"/>
            <w:right w:val="none" w:sz="0" w:space="0" w:color="auto"/>
          </w:divBdr>
        </w:div>
        <w:div w:id="1612669772">
          <w:marLeft w:val="640"/>
          <w:marRight w:val="0"/>
          <w:marTop w:val="0"/>
          <w:marBottom w:val="0"/>
          <w:divBdr>
            <w:top w:val="none" w:sz="0" w:space="0" w:color="auto"/>
            <w:left w:val="none" w:sz="0" w:space="0" w:color="auto"/>
            <w:bottom w:val="none" w:sz="0" w:space="0" w:color="auto"/>
            <w:right w:val="none" w:sz="0" w:space="0" w:color="auto"/>
          </w:divBdr>
        </w:div>
        <w:div w:id="22022374">
          <w:marLeft w:val="640"/>
          <w:marRight w:val="0"/>
          <w:marTop w:val="0"/>
          <w:marBottom w:val="0"/>
          <w:divBdr>
            <w:top w:val="none" w:sz="0" w:space="0" w:color="auto"/>
            <w:left w:val="none" w:sz="0" w:space="0" w:color="auto"/>
            <w:bottom w:val="none" w:sz="0" w:space="0" w:color="auto"/>
            <w:right w:val="none" w:sz="0" w:space="0" w:color="auto"/>
          </w:divBdr>
        </w:div>
        <w:div w:id="1624923910">
          <w:marLeft w:val="640"/>
          <w:marRight w:val="0"/>
          <w:marTop w:val="0"/>
          <w:marBottom w:val="0"/>
          <w:divBdr>
            <w:top w:val="none" w:sz="0" w:space="0" w:color="auto"/>
            <w:left w:val="none" w:sz="0" w:space="0" w:color="auto"/>
            <w:bottom w:val="none" w:sz="0" w:space="0" w:color="auto"/>
            <w:right w:val="none" w:sz="0" w:space="0" w:color="auto"/>
          </w:divBdr>
        </w:div>
        <w:div w:id="450907149">
          <w:marLeft w:val="640"/>
          <w:marRight w:val="0"/>
          <w:marTop w:val="0"/>
          <w:marBottom w:val="0"/>
          <w:divBdr>
            <w:top w:val="none" w:sz="0" w:space="0" w:color="auto"/>
            <w:left w:val="none" w:sz="0" w:space="0" w:color="auto"/>
            <w:bottom w:val="none" w:sz="0" w:space="0" w:color="auto"/>
            <w:right w:val="none" w:sz="0" w:space="0" w:color="auto"/>
          </w:divBdr>
        </w:div>
        <w:div w:id="919829053">
          <w:marLeft w:val="640"/>
          <w:marRight w:val="0"/>
          <w:marTop w:val="0"/>
          <w:marBottom w:val="0"/>
          <w:divBdr>
            <w:top w:val="none" w:sz="0" w:space="0" w:color="auto"/>
            <w:left w:val="none" w:sz="0" w:space="0" w:color="auto"/>
            <w:bottom w:val="none" w:sz="0" w:space="0" w:color="auto"/>
            <w:right w:val="none" w:sz="0" w:space="0" w:color="auto"/>
          </w:divBdr>
        </w:div>
        <w:div w:id="696547264">
          <w:marLeft w:val="640"/>
          <w:marRight w:val="0"/>
          <w:marTop w:val="0"/>
          <w:marBottom w:val="0"/>
          <w:divBdr>
            <w:top w:val="none" w:sz="0" w:space="0" w:color="auto"/>
            <w:left w:val="none" w:sz="0" w:space="0" w:color="auto"/>
            <w:bottom w:val="none" w:sz="0" w:space="0" w:color="auto"/>
            <w:right w:val="none" w:sz="0" w:space="0" w:color="auto"/>
          </w:divBdr>
        </w:div>
        <w:div w:id="593125205">
          <w:marLeft w:val="640"/>
          <w:marRight w:val="0"/>
          <w:marTop w:val="0"/>
          <w:marBottom w:val="0"/>
          <w:divBdr>
            <w:top w:val="none" w:sz="0" w:space="0" w:color="auto"/>
            <w:left w:val="none" w:sz="0" w:space="0" w:color="auto"/>
            <w:bottom w:val="none" w:sz="0" w:space="0" w:color="auto"/>
            <w:right w:val="none" w:sz="0" w:space="0" w:color="auto"/>
          </w:divBdr>
        </w:div>
        <w:div w:id="1617714113">
          <w:marLeft w:val="640"/>
          <w:marRight w:val="0"/>
          <w:marTop w:val="0"/>
          <w:marBottom w:val="0"/>
          <w:divBdr>
            <w:top w:val="none" w:sz="0" w:space="0" w:color="auto"/>
            <w:left w:val="none" w:sz="0" w:space="0" w:color="auto"/>
            <w:bottom w:val="none" w:sz="0" w:space="0" w:color="auto"/>
            <w:right w:val="none" w:sz="0" w:space="0" w:color="auto"/>
          </w:divBdr>
        </w:div>
        <w:div w:id="219245181">
          <w:marLeft w:val="640"/>
          <w:marRight w:val="0"/>
          <w:marTop w:val="0"/>
          <w:marBottom w:val="0"/>
          <w:divBdr>
            <w:top w:val="none" w:sz="0" w:space="0" w:color="auto"/>
            <w:left w:val="none" w:sz="0" w:space="0" w:color="auto"/>
            <w:bottom w:val="none" w:sz="0" w:space="0" w:color="auto"/>
            <w:right w:val="none" w:sz="0" w:space="0" w:color="auto"/>
          </w:divBdr>
        </w:div>
        <w:div w:id="1399943258">
          <w:marLeft w:val="640"/>
          <w:marRight w:val="0"/>
          <w:marTop w:val="0"/>
          <w:marBottom w:val="0"/>
          <w:divBdr>
            <w:top w:val="none" w:sz="0" w:space="0" w:color="auto"/>
            <w:left w:val="none" w:sz="0" w:space="0" w:color="auto"/>
            <w:bottom w:val="none" w:sz="0" w:space="0" w:color="auto"/>
            <w:right w:val="none" w:sz="0" w:space="0" w:color="auto"/>
          </w:divBdr>
        </w:div>
        <w:div w:id="1394238056">
          <w:marLeft w:val="640"/>
          <w:marRight w:val="0"/>
          <w:marTop w:val="0"/>
          <w:marBottom w:val="0"/>
          <w:divBdr>
            <w:top w:val="none" w:sz="0" w:space="0" w:color="auto"/>
            <w:left w:val="none" w:sz="0" w:space="0" w:color="auto"/>
            <w:bottom w:val="none" w:sz="0" w:space="0" w:color="auto"/>
            <w:right w:val="none" w:sz="0" w:space="0" w:color="auto"/>
          </w:divBdr>
        </w:div>
        <w:div w:id="1171212390">
          <w:marLeft w:val="640"/>
          <w:marRight w:val="0"/>
          <w:marTop w:val="0"/>
          <w:marBottom w:val="0"/>
          <w:divBdr>
            <w:top w:val="none" w:sz="0" w:space="0" w:color="auto"/>
            <w:left w:val="none" w:sz="0" w:space="0" w:color="auto"/>
            <w:bottom w:val="none" w:sz="0" w:space="0" w:color="auto"/>
            <w:right w:val="none" w:sz="0" w:space="0" w:color="auto"/>
          </w:divBdr>
        </w:div>
        <w:div w:id="413093669">
          <w:marLeft w:val="640"/>
          <w:marRight w:val="0"/>
          <w:marTop w:val="0"/>
          <w:marBottom w:val="0"/>
          <w:divBdr>
            <w:top w:val="none" w:sz="0" w:space="0" w:color="auto"/>
            <w:left w:val="none" w:sz="0" w:space="0" w:color="auto"/>
            <w:bottom w:val="none" w:sz="0" w:space="0" w:color="auto"/>
            <w:right w:val="none" w:sz="0" w:space="0" w:color="auto"/>
          </w:divBdr>
        </w:div>
        <w:div w:id="1877354223">
          <w:marLeft w:val="640"/>
          <w:marRight w:val="0"/>
          <w:marTop w:val="0"/>
          <w:marBottom w:val="0"/>
          <w:divBdr>
            <w:top w:val="none" w:sz="0" w:space="0" w:color="auto"/>
            <w:left w:val="none" w:sz="0" w:space="0" w:color="auto"/>
            <w:bottom w:val="none" w:sz="0" w:space="0" w:color="auto"/>
            <w:right w:val="none" w:sz="0" w:space="0" w:color="auto"/>
          </w:divBdr>
        </w:div>
        <w:div w:id="964235792">
          <w:marLeft w:val="640"/>
          <w:marRight w:val="0"/>
          <w:marTop w:val="0"/>
          <w:marBottom w:val="0"/>
          <w:divBdr>
            <w:top w:val="none" w:sz="0" w:space="0" w:color="auto"/>
            <w:left w:val="none" w:sz="0" w:space="0" w:color="auto"/>
            <w:bottom w:val="none" w:sz="0" w:space="0" w:color="auto"/>
            <w:right w:val="none" w:sz="0" w:space="0" w:color="auto"/>
          </w:divBdr>
        </w:div>
        <w:div w:id="1813714637">
          <w:marLeft w:val="640"/>
          <w:marRight w:val="0"/>
          <w:marTop w:val="0"/>
          <w:marBottom w:val="0"/>
          <w:divBdr>
            <w:top w:val="none" w:sz="0" w:space="0" w:color="auto"/>
            <w:left w:val="none" w:sz="0" w:space="0" w:color="auto"/>
            <w:bottom w:val="none" w:sz="0" w:space="0" w:color="auto"/>
            <w:right w:val="none" w:sz="0" w:space="0" w:color="auto"/>
          </w:divBdr>
        </w:div>
        <w:div w:id="1215237913">
          <w:marLeft w:val="640"/>
          <w:marRight w:val="0"/>
          <w:marTop w:val="0"/>
          <w:marBottom w:val="0"/>
          <w:divBdr>
            <w:top w:val="none" w:sz="0" w:space="0" w:color="auto"/>
            <w:left w:val="none" w:sz="0" w:space="0" w:color="auto"/>
            <w:bottom w:val="none" w:sz="0" w:space="0" w:color="auto"/>
            <w:right w:val="none" w:sz="0" w:space="0" w:color="auto"/>
          </w:divBdr>
        </w:div>
        <w:div w:id="1053891157">
          <w:marLeft w:val="640"/>
          <w:marRight w:val="0"/>
          <w:marTop w:val="0"/>
          <w:marBottom w:val="0"/>
          <w:divBdr>
            <w:top w:val="none" w:sz="0" w:space="0" w:color="auto"/>
            <w:left w:val="none" w:sz="0" w:space="0" w:color="auto"/>
            <w:bottom w:val="none" w:sz="0" w:space="0" w:color="auto"/>
            <w:right w:val="none" w:sz="0" w:space="0" w:color="auto"/>
          </w:divBdr>
        </w:div>
        <w:div w:id="1153451868">
          <w:marLeft w:val="640"/>
          <w:marRight w:val="0"/>
          <w:marTop w:val="0"/>
          <w:marBottom w:val="0"/>
          <w:divBdr>
            <w:top w:val="none" w:sz="0" w:space="0" w:color="auto"/>
            <w:left w:val="none" w:sz="0" w:space="0" w:color="auto"/>
            <w:bottom w:val="none" w:sz="0" w:space="0" w:color="auto"/>
            <w:right w:val="none" w:sz="0" w:space="0" w:color="auto"/>
          </w:divBdr>
        </w:div>
        <w:div w:id="801577452">
          <w:marLeft w:val="640"/>
          <w:marRight w:val="0"/>
          <w:marTop w:val="0"/>
          <w:marBottom w:val="0"/>
          <w:divBdr>
            <w:top w:val="none" w:sz="0" w:space="0" w:color="auto"/>
            <w:left w:val="none" w:sz="0" w:space="0" w:color="auto"/>
            <w:bottom w:val="none" w:sz="0" w:space="0" w:color="auto"/>
            <w:right w:val="none" w:sz="0" w:space="0" w:color="auto"/>
          </w:divBdr>
        </w:div>
        <w:div w:id="2111243411">
          <w:marLeft w:val="640"/>
          <w:marRight w:val="0"/>
          <w:marTop w:val="0"/>
          <w:marBottom w:val="0"/>
          <w:divBdr>
            <w:top w:val="none" w:sz="0" w:space="0" w:color="auto"/>
            <w:left w:val="none" w:sz="0" w:space="0" w:color="auto"/>
            <w:bottom w:val="none" w:sz="0" w:space="0" w:color="auto"/>
            <w:right w:val="none" w:sz="0" w:space="0" w:color="auto"/>
          </w:divBdr>
        </w:div>
        <w:div w:id="2117170773">
          <w:marLeft w:val="640"/>
          <w:marRight w:val="0"/>
          <w:marTop w:val="0"/>
          <w:marBottom w:val="0"/>
          <w:divBdr>
            <w:top w:val="none" w:sz="0" w:space="0" w:color="auto"/>
            <w:left w:val="none" w:sz="0" w:space="0" w:color="auto"/>
            <w:bottom w:val="none" w:sz="0" w:space="0" w:color="auto"/>
            <w:right w:val="none" w:sz="0" w:space="0" w:color="auto"/>
          </w:divBdr>
        </w:div>
      </w:divsChild>
    </w:div>
    <w:div w:id="908543791">
      <w:bodyDiv w:val="1"/>
      <w:marLeft w:val="0"/>
      <w:marRight w:val="0"/>
      <w:marTop w:val="0"/>
      <w:marBottom w:val="0"/>
      <w:divBdr>
        <w:top w:val="none" w:sz="0" w:space="0" w:color="auto"/>
        <w:left w:val="none" w:sz="0" w:space="0" w:color="auto"/>
        <w:bottom w:val="none" w:sz="0" w:space="0" w:color="auto"/>
        <w:right w:val="none" w:sz="0" w:space="0" w:color="auto"/>
      </w:divBdr>
    </w:div>
    <w:div w:id="909659458">
      <w:bodyDiv w:val="1"/>
      <w:marLeft w:val="0"/>
      <w:marRight w:val="0"/>
      <w:marTop w:val="0"/>
      <w:marBottom w:val="0"/>
      <w:divBdr>
        <w:top w:val="none" w:sz="0" w:space="0" w:color="auto"/>
        <w:left w:val="none" w:sz="0" w:space="0" w:color="auto"/>
        <w:bottom w:val="none" w:sz="0" w:space="0" w:color="auto"/>
        <w:right w:val="none" w:sz="0" w:space="0" w:color="auto"/>
      </w:divBdr>
      <w:divsChild>
        <w:div w:id="883058142">
          <w:marLeft w:val="0"/>
          <w:marRight w:val="0"/>
          <w:marTop w:val="0"/>
          <w:marBottom w:val="0"/>
          <w:divBdr>
            <w:top w:val="none" w:sz="0" w:space="0" w:color="auto"/>
            <w:left w:val="none" w:sz="0" w:space="0" w:color="auto"/>
            <w:bottom w:val="none" w:sz="0" w:space="0" w:color="auto"/>
            <w:right w:val="none" w:sz="0" w:space="0" w:color="auto"/>
          </w:divBdr>
        </w:div>
        <w:div w:id="164512474">
          <w:marLeft w:val="0"/>
          <w:marRight w:val="0"/>
          <w:marTop w:val="0"/>
          <w:marBottom w:val="0"/>
          <w:divBdr>
            <w:top w:val="none" w:sz="0" w:space="0" w:color="auto"/>
            <w:left w:val="none" w:sz="0" w:space="0" w:color="auto"/>
            <w:bottom w:val="none" w:sz="0" w:space="0" w:color="auto"/>
            <w:right w:val="none" w:sz="0" w:space="0" w:color="auto"/>
          </w:divBdr>
        </w:div>
        <w:div w:id="1361777958">
          <w:marLeft w:val="0"/>
          <w:marRight w:val="0"/>
          <w:marTop w:val="0"/>
          <w:marBottom w:val="0"/>
          <w:divBdr>
            <w:top w:val="none" w:sz="0" w:space="0" w:color="auto"/>
            <w:left w:val="none" w:sz="0" w:space="0" w:color="auto"/>
            <w:bottom w:val="none" w:sz="0" w:space="0" w:color="auto"/>
            <w:right w:val="none" w:sz="0" w:space="0" w:color="auto"/>
          </w:divBdr>
        </w:div>
        <w:div w:id="1675717816">
          <w:marLeft w:val="0"/>
          <w:marRight w:val="0"/>
          <w:marTop w:val="0"/>
          <w:marBottom w:val="0"/>
          <w:divBdr>
            <w:top w:val="none" w:sz="0" w:space="0" w:color="auto"/>
            <w:left w:val="none" w:sz="0" w:space="0" w:color="auto"/>
            <w:bottom w:val="none" w:sz="0" w:space="0" w:color="auto"/>
            <w:right w:val="none" w:sz="0" w:space="0" w:color="auto"/>
          </w:divBdr>
        </w:div>
        <w:div w:id="2007201985">
          <w:marLeft w:val="0"/>
          <w:marRight w:val="0"/>
          <w:marTop w:val="0"/>
          <w:marBottom w:val="0"/>
          <w:divBdr>
            <w:top w:val="none" w:sz="0" w:space="0" w:color="auto"/>
            <w:left w:val="none" w:sz="0" w:space="0" w:color="auto"/>
            <w:bottom w:val="none" w:sz="0" w:space="0" w:color="auto"/>
            <w:right w:val="none" w:sz="0" w:space="0" w:color="auto"/>
          </w:divBdr>
        </w:div>
        <w:div w:id="542057787">
          <w:marLeft w:val="0"/>
          <w:marRight w:val="0"/>
          <w:marTop w:val="0"/>
          <w:marBottom w:val="0"/>
          <w:divBdr>
            <w:top w:val="none" w:sz="0" w:space="0" w:color="auto"/>
            <w:left w:val="none" w:sz="0" w:space="0" w:color="auto"/>
            <w:bottom w:val="none" w:sz="0" w:space="0" w:color="auto"/>
            <w:right w:val="none" w:sz="0" w:space="0" w:color="auto"/>
          </w:divBdr>
        </w:div>
        <w:div w:id="1360200595">
          <w:marLeft w:val="0"/>
          <w:marRight w:val="0"/>
          <w:marTop w:val="0"/>
          <w:marBottom w:val="0"/>
          <w:divBdr>
            <w:top w:val="none" w:sz="0" w:space="0" w:color="auto"/>
            <w:left w:val="none" w:sz="0" w:space="0" w:color="auto"/>
            <w:bottom w:val="none" w:sz="0" w:space="0" w:color="auto"/>
            <w:right w:val="none" w:sz="0" w:space="0" w:color="auto"/>
          </w:divBdr>
        </w:div>
        <w:div w:id="510921898">
          <w:marLeft w:val="0"/>
          <w:marRight w:val="0"/>
          <w:marTop w:val="0"/>
          <w:marBottom w:val="0"/>
          <w:divBdr>
            <w:top w:val="none" w:sz="0" w:space="0" w:color="auto"/>
            <w:left w:val="none" w:sz="0" w:space="0" w:color="auto"/>
            <w:bottom w:val="none" w:sz="0" w:space="0" w:color="auto"/>
            <w:right w:val="none" w:sz="0" w:space="0" w:color="auto"/>
          </w:divBdr>
        </w:div>
        <w:div w:id="1378748181">
          <w:marLeft w:val="0"/>
          <w:marRight w:val="0"/>
          <w:marTop w:val="0"/>
          <w:marBottom w:val="0"/>
          <w:divBdr>
            <w:top w:val="none" w:sz="0" w:space="0" w:color="auto"/>
            <w:left w:val="none" w:sz="0" w:space="0" w:color="auto"/>
            <w:bottom w:val="none" w:sz="0" w:space="0" w:color="auto"/>
            <w:right w:val="none" w:sz="0" w:space="0" w:color="auto"/>
          </w:divBdr>
        </w:div>
        <w:div w:id="953248961">
          <w:marLeft w:val="0"/>
          <w:marRight w:val="0"/>
          <w:marTop w:val="0"/>
          <w:marBottom w:val="0"/>
          <w:divBdr>
            <w:top w:val="none" w:sz="0" w:space="0" w:color="auto"/>
            <w:left w:val="none" w:sz="0" w:space="0" w:color="auto"/>
            <w:bottom w:val="none" w:sz="0" w:space="0" w:color="auto"/>
            <w:right w:val="none" w:sz="0" w:space="0" w:color="auto"/>
          </w:divBdr>
        </w:div>
        <w:div w:id="1467621494">
          <w:marLeft w:val="0"/>
          <w:marRight w:val="0"/>
          <w:marTop w:val="0"/>
          <w:marBottom w:val="0"/>
          <w:divBdr>
            <w:top w:val="none" w:sz="0" w:space="0" w:color="auto"/>
            <w:left w:val="none" w:sz="0" w:space="0" w:color="auto"/>
            <w:bottom w:val="none" w:sz="0" w:space="0" w:color="auto"/>
            <w:right w:val="none" w:sz="0" w:space="0" w:color="auto"/>
          </w:divBdr>
        </w:div>
        <w:div w:id="1473908203">
          <w:marLeft w:val="0"/>
          <w:marRight w:val="0"/>
          <w:marTop w:val="0"/>
          <w:marBottom w:val="0"/>
          <w:divBdr>
            <w:top w:val="none" w:sz="0" w:space="0" w:color="auto"/>
            <w:left w:val="none" w:sz="0" w:space="0" w:color="auto"/>
            <w:bottom w:val="none" w:sz="0" w:space="0" w:color="auto"/>
            <w:right w:val="none" w:sz="0" w:space="0" w:color="auto"/>
          </w:divBdr>
        </w:div>
        <w:div w:id="1989240399">
          <w:marLeft w:val="0"/>
          <w:marRight w:val="0"/>
          <w:marTop w:val="0"/>
          <w:marBottom w:val="0"/>
          <w:divBdr>
            <w:top w:val="none" w:sz="0" w:space="0" w:color="auto"/>
            <w:left w:val="none" w:sz="0" w:space="0" w:color="auto"/>
            <w:bottom w:val="none" w:sz="0" w:space="0" w:color="auto"/>
            <w:right w:val="none" w:sz="0" w:space="0" w:color="auto"/>
          </w:divBdr>
        </w:div>
        <w:div w:id="189606639">
          <w:marLeft w:val="0"/>
          <w:marRight w:val="0"/>
          <w:marTop w:val="0"/>
          <w:marBottom w:val="0"/>
          <w:divBdr>
            <w:top w:val="none" w:sz="0" w:space="0" w:color="auto"/>
            <w:left w:val="none" w:sz="0" w:space="0" w:color="auto"/>
            <w:bottom w:val="none" w:sz="0" w:space="0" w:color="auto"/>
            <w:right w:val="none" w:sz="0" w:space="0" w:color="auto"/>
          </w:divBdr>
        </w:div>
        <w:div w:id="791434532">
          <w:marLeft w:val="0"/>
          <w:marRight w:val="0"/>
          <w:marTop w:val="0"/>
          <w:marBottom w:val="0"/>
          <w:divBdr>
            <w:top w:val="none" w:sz="0" w:space="0" w:color="auto"/>
            <w:left w:val="none" w:sz="0" w:space="0" w:color="auto"/>
            <w:bottom w:val="none" w:sz="0" w:space="0" w:color="auto"/>
            <w:right w:val="none" w:sz="0" w:space="0" w:color="auto"/>
          </w:divBdr>
        </w:div>
        <w:div w:id="1727803817">
          <w:marLeft w:val="0"/>
          <w:marRight w:val="0"/>
          <w:marTop w:val="0"/>
          <w:marBottom w:val="0"/>
          <w:divBdr>
            <w:top w:val="none" w:sz="0" w:space="0" w:color="auto"/>
            <w:left w:val="none" w:sz="0" w:space="0" w:color="auto"/>
            <w:bottom w:val="none" w:sz="0" w:space="0" w:color="auto"/>
            <w:right w:val="none" w:sz="0" w:space="0" w:color="auto"/>
          </w:divBdr>
        </w:div>
        <w:div w:id="1150905285">
          <w:marLeft w:val="0"/>
          <w:marRight w:val="0"/>
          <w:marTop w:val="0"/>
          <w:marBottom w:val="0"/>
          <w:divBdr>
            <w:top w:val="none" w:sz="0" w:space="0" w:color="auto"/>
            <w:left w:val="none" w:sz="0" w:space="0" w:color="auto"/>
            <w:bottom w:val="none" w:sz="0" w:space="0" w:color="auto"/>
            <w:right w:val="none" w:sz="0" w:space="0" w:color="auto"/>
          </w:divBdr>
        </w:div>
        <w:div w:id="144863266">
          <w:marLeft w:val="0"/>
          <w:marRight w:val="0"/>
          <w:marTop w:val="0"/>
          <w:marBottom w:val="0"/>
          <w:divBdr>
            <w:top w:val="none" w:sz="0" w:space="0" w:color="auto"/>
            <w:left w:val="none" w:sz="0" w:space="0" w:color="auto"/>
            <w:bottom w:val="none" w:sz="0" w:space="0" w:color="auto"/>
            <w:right w:val="none" w:sz="0" w:space="0" w:color="auto"/>
          </w:divBdr>
        </w:div>
        <w:div w:id="32392685">
          <w:marLeft w:val="0"/>
          <w:marRight w:val="0"/>
          <w:marTop w:val="0"/>
          <w:marBottom w:val="0"/>
          <w:divBdr>
            <w:top w:val="none" w:sz="0" w:space="0" w:color="auto"/>
            <w:left w:val="none" w:sz="0" w:space="0" w:color="auto"/>
            <w:bottom w:val="none" w:sz="0" w:space="0" w:color="auto"/>
            <w:right w:val="none" w:sz="0" w:space="0" w:color="auto"/>
          </w:divBdr>
        </w:div>
        <w:div w:id="802431784">
          <w:marLeft w:val="0"/>
          <w:marRight w:val="0"/>
          <w:marTop w:val="0"/>
          <w:marBottom w:val="0"/>
          <w:divBdr>
            <w:top w:val="none" w:sz="0" w:space="0" w:color="auto"/>
            <w:left w:val="none" w:sz="0" w:space="0" w:color="auto"/>
            <w:bottom w:val="none" w:sz="0" w:space="0" w:color="auto"/>
            <w:right w:val="none" w:sz="0" w:space="0" w:color="auto"/>
          </w:divBdr>
        </w:div>
        <w:div w:id="1477842326">
          <w:marLeft w:val="0"/>
          <w:marRight w:val="0"/>
          <w:marTop w:val="0"/>
          <w:marBottom w:val="0"/>
          <w:divBdr>
            <w:top w:val="none" w:sz="0" w:space="0" w:color="auto"/>
            <w:left w:val="none" w:sz="0" w:space="0" w:color="auto"/>
            <w:bottom w:val="none" w:sz="0" w:space="0" w:color="auto"/>
            <w:right w:val="none" w:sz="0" w:space="0" w:color="auto"/>
          </w:divBdr>
        </w:div>
        <w:div w:id="607395822">
          <w:marLeft w:val="0"/>
          <w:marRight w:val="0"/>
          <w:marTop w:val="0"/>
          <w:marBottom w:val="0"/>
          <w:divBdr>
            <w:top w:val="none" w:sz="0" w:space="0" w:color="auto"/>
            <w:left w:val="none" w:sz="0" w:space="0" w:color="auto"/>
            <w:bottom w:val="none" w:sz="0" w:space="0" w:color="auto"/>
            <w:right w:val="none" w:sz="0" w:space="0" w:color="auto"/>
          </w:divBdr>
        </w:div>
        <w:div w:id="272633642">
          <w:marLeft w:val="0"/>
          <w:marRight w:val="0"/>
          <w:marTop w:val="0"/>
          <w:marBottom w:val="0"/>
          <w:divBdr>
            <w:top w:val="none" w:sz="0" w:space="0" w:color="auto"/>
            <w:left w:val="none" w:sz="0" w:space="0" w:color="auto"/>
            <w:bottom w:val="none" w:sz="0" w:space="0" w:color="auto"/>
            <w:right w:val="none" w:sz="0" w:space="0" w:color="auto"/>
          </w:divBdr>
        </w:div>
        <w:div w:id="1071928857">
          <w:marLeft w:val="0"/>
          <w:marRight w:val="0"/>
          <w:marTop w:val="0"/>
          <w:marBottom w:val="0"/>
          <w:divBdr>
            <w:top w:val="none" w:sz="0" w:space="0" w:color="auto"/>
            <w:left w:val="none" w:sz="0" w:space="0" w:color="auto"/>
            <w:bottom w:val="none" w:sz="0" w:space="0" w:color="auto"/>
            <w:right w:val="none" w:sz="0" w:space="0" w:color="auto"/>
          </w:divBdr>
        </w:div>
        <w:div w:id="327635733">
          <w:marLeft w:val="0"/>
          <w:marRight w:val="0"/>
          <w:marTop w:val="0"/>
          <w:marBottom w:val="0"/>
          <w:divBdr>
            <w:top w:val="none" w:sz="0" w:space="0" w:color="auto"/>
            <w:left w:val="none" w:sz="0" w:space="0" w:color="auto"/>
            <w:bottom w:val="none" w:sz="0" w:space="0" w:color="auto"/>
            <w:right w:val="none" w:sz="0" w:space="0" w:color="auto"/>
          </w:divBdr>
        </w:div>
        <w:div w:id="2107535286">
          <w:marLeft w:val="0"/>
          <w:marRight w:val="0"/>
          <w:marTop w:val="0"/>
          <w:marBottom w:val="0"/>
          <w:divBdr>
            <w:top w:val="none" w:sz="0" w:space="0" w:color="auto"/>
            <w:left w:val="none" w:sz="0" w:space="0" w:color="auto"/>
            <w:bottom w:val="none" w:sz="0" w:space="0" w:color="auto"/>
            <w:right w:val="none" w:sz="0" w:space="0" w:color="auto"/>
          </w:divBdr>
        </w:div>
        <w:div w:id="1114591867">
          <w:marLeft w:val="0"/>
          <w:marRight w:val="0"/>
          <w:marTop w:val="0"/>
          <w:marBottom w:val="0"/>
          <w:divBdr>
            <w:top w:val="none" w:sz="0" w:space="0" w:color="auto"/>
            <w:left w:val="none" w:sz="0" w:space="0" w:color="auto"/>
            <w:bottom w:val="none" w:sz="0" w:space="0" w:color="auto"/>
            <w:right w:val="none" w:sz="0" w:space="0" w:color="auto"/>
          </w:divBdr>
        </w:div>
        <w:div w:id="1764372585">
          <w:marLeft w:val="0"/>
          <w:marRight w:val="0"/>
          <w:marTop w:val="0"/>
          <w:marBottom w:val="0"/>
          <w:divBdr>
            <w:top w:val="none" w:sz="0" w:space="0" w:color="auto"/>
            <w:left w:val="none" w:sz="0" w:space="0" w:color="auto"/>
            <w:bottom w:val="none" w:sz="0" w:space="0" w:color="auto"/>
            <w:right w:val="none" w:sz="0" w:space="0" w:color="auto"/>
          </w:divBdr>
        </w:div>
        <w:div w:id="1038897856">
          <w:marLeft w:val="0"/>
          <w:marRight w:val="0"/>
          <w:marTop w:val="0"/>
          <w:marBottom w:val="0"/>
          <w:divBdr>
            <w:top w:val="none" w:sz="0" w:space="0" w:color="auto"/>
            <w:left w:val="none" w:sz="0" w:space="0" w:color="auto"/>
            <w:bottom w:val="none" w:sz="0" w:space="0" w:color="auto"/>
            <w:right w:val="none" w:sz="0" w:space="0" w:color="auto"/>
          </w:divBdr>
        </w:div>
      </w:divsChild>
    </w:div>
    <w:div w:id="911622703">
      <w:bodyDiv w:val="1"/>
      <w:marLeft w:val="0"/>
      <w:marRight w:val="0"/>
      <w:marTop w:val="0"/>
      <w:marBottom w:val="0"/>
      <w:divBdr>
        <w:top w:val="none" w:sz="0" w:space="0" w:color="auto"/>
        <w:left w:val="none" w:sz="0" w:space="0" w:color="auto"/>
        <w:bottom w:val="none" w:sz="0" w:space="0" w:color="auto"/>
        <w:right w:val="none" w:sz="0" w:space="0" w:color="auto"/>
      </w:divBdr>
    </w:div>
    <w:div w:id="913246993">
      <w:bodyDiv w:val="1"/>
      <w:marLeft w:val="0"/>
      <w:marRight w:val="0"/>
      <w:marTop w:val="0"/>
      <w:marBottom w:val="0"/>
      <w:divBdr>
        <w:top w:val="none" w:sz="0" w:space="0" w:color="auto"/>
        <w:left w:val="none" w:sz="0" w:space="0" w:color="auto"/>
        <w:bottom w:val="none" w:sz="0" w:space="0" w:color="auto"/>
        <w:right w:val="none" w:sz="0" w:space="0" w:color="auto"/>
      </w:divBdr>
    </w:div>
    <w:div w:id="913781132">
      <w:bodyDiv w:val="1"/>
      <w:marLeft w:val="0"/>
      <w:marRight w:val="0"/>
      <w:marTop w:val="0"/>
      <w:marBottom w:val="0"/>
      <w:divBdr>
        <w:top w:val="none" w:sz="0" w:space="0" w:color="auto"/>
        <w:left w:val="none" w:sz="0" w:space="0" w:color="auto"/>
        <w:bottom w:val="none" w:sz="0" w:space="0" w:color="auto"/>
        <w:right w:val="none" w:sz="0" w:space="0" w:color="auto"/>
      </w:divBdr>
    </w:div>
    <w:div w:id="914629086">
      <w:bodyDiv w:val="1"/>
      <w:marLeft w:val="0"/>
      <w:marRight w:val="0"/>
      <w:marTop w:val="0"/>
      <w:marBottom w:val="0"/>
      <w:divBdr>
        <w:top w:val="none" w:sz="0" w:space="0" w:color="auto"/>
        <w:left w:val="none" w:sz="0" w:space="0" w:color="auto"/>
        <w:bottom w:val="none" w:sz="0" w:space="0" w:color="auto"/>
        <w:right w:val="none" w:sz="0" w:space="0" w:color="auto"/>
      </w:divBdr>
    </w:div>
    <w:div w:id="915551127">
      <w:bodyDiv w:val="1"/>
      <w:marLeft w:val="0"/>
      <w:marRight w:val="0"/>
      <w:marTop w:val="0"/>
      <w:marBottom w:val="0"/>
      <w:divBdr>
        <w:top w:val="none" w:sz="0" w:space="0" w:color="auto"/>
        <w:left w:val="none" w:sz="0" w:space="0" w:color="auto"/>
        <w:bottom w:val="none" w:sz="0" w:space="0" w:color="auto"/>
        <w:right w:val="none" w:sz="0" w:space="0" w:color="auto"/>
      </w:divBdr>
    </w:div>
    <w:div w:id="917592026">
      <w:bodyDiv w:val="1"/>
      <w:marLeft w:val="0"/>
      <w:marRight w:val="0"/>
      <w:marTop w:val="0"/>
      <w:marBottom w:val="0"/>
      <w:divBdr>
        <w:top w:val="none" w:sz="0" w:space="0" w:color="auto"/>
        <w:left w:val="none" w:sz="0" w:space="0" w:color="auto"/>
        <w:bottom w:val="none" w:sz="0" w:space="0" w:color="auto"/>
        <w:right w:val="none" w:sz="0" w:space="0" w:color="auto"/>
      </w:divBdr>
    </w:div>
    <w:div w:id="918558597">
      <w:bodyDiv w:val="1"/>
      <w:marLeft w:val="0"/>
      <w:marRight w:val="0"/>
      <w:marTop w:val="0"/>
      <w:marBottom w:val="0"/>
      <w:divBdr>
        <w:top w:val="none" w:sz="0" w:space="0" w:color="auto"/>
        <w:left w:val="none" w:sz="0" w:space="0" w:color="auto"/>
        <w:bottom w:val="none" w:sz="0" w:space="0" w:color="auto"/>
        <w:right w:val="none" w:sz="0" w:space="0" w:color="auto"/>
      </w:divBdr>
    </w:div>
    <w:div w:id="919485836">
      <w:bodyDiv w:val="1"/>
      <w:marLeft w:val="0"/>
      <w:marRight w:val="0"/>
      <w:marTop w:val="0"/>
      <w:marBottom w:val="0"/>
      <w:divBdr>
        <w:top w:val="none" w:sz="0" w:space="0" w:color="auto"/>
        <w:left w:val="none" w:sz="0" w:space="0" w:color="auto"/>
        <w:bottom w:val="none" w:sz="0" w:space="0" w:color="auto"/>
        <w:right w:val="none" w:sz="0" w:space="0" w:color="auto"/>
      </w:divBdr>
      <w:divsChild>
        <w:div w:id="2076581897">
          <w:marLeft w:val="640"/>
          <w:marRight w:val="0"/>
          <w:marTop w:val="0"/>
          <w:marBottom w:val="0"/>
          <w:divBdr>
            <w:top w:val="none" w:sz="0" w:space="0" w:color="auto"/>
            <w:left w:val="none" w:sz="0" w:space="0" w:color="auto"/>
            <w:bottom w:val="none" w:sz="0" w:space="0" w:color="auto"/>
            <w:right w:val="none" w:sz="0" w:space="0" w:color="auto"/>
          </w:divBdr>
        </w:div>
        <w:div w:id="106238342">
          <w:marLeft w:val="640"/>
          <w:marRight w:val="0"/>
          <w:marTop w:val="0"/>
          <w:marBottom w:val="0"/>
          <w:divBdr>
            <w:top w:val="none" w:sz="0" w:space="0" w:color="auto"/>
            <w:left w:val="none" w:sz="0" w:space="0" w:color="auto"/>
            <w:bottom w:val="none" w:sz="0" w:space="0" w:color="auto"/>
            <w:right w:val="none" w:sz="0" w:space="0" w:color="auto"/>
          </w:divBdr>
        </w:div>
        <w:div w:id="1478834423">
          <w:marLeft w:val="640"/>
          <w:marRight w:val="0"/>
          <w:marTop w:val="0"/>
          <w:marBottom w:val="0"/>
          <w:divBdr>
            <w:top w:val="none" w:sz="0" w:space="0" w:color="auto"/>
            <w:left w:val="none" w:sz="0" w:space="0" w:color="auto"/>
            <w:bottom w:val="none" w:sz="0" w:space="0" w:color="auto"/>
            <w:right w:val="none" w:sz="0" w:space="0" w:color="auto"/>
          </w:divBdr>
        </w:div>
        <w:div w:id="1664813073">
          <w:marLeft w:val="640"/>
          <w:marRight w:val="0"/>
          <w:marTop w:val="0"/>
          <w:marBottom w:val="0"/>
          <w:divBdr>
            <w:top w:val="none" w:sz="0" w:space="0" w:color="auto"/>
            <w:left w:val="none" w:sz="0" w:space="0" w:color="auto"/>
            <w:bottom w:val="none" w:sz="0" w:space="0" w:color="auto"/>
            <w:right w:val="none" w:sz="0" w:space="0" w:color="auto"/>
          </w:divBdr>
        </w:div>
        <w:div w:id="1980450677">
          <w:marLeft w:val="640"/>
          <w:marRight w:val="0"/>
          <w:marTop w:val="0"/>
          <w:marBottom w:val="0"/>
          <w:divBdr>
            <w:top w:val="none" w:sz="0" w:space="0" w:color="auto"/>
            <w:left w:val="none" w:sz="0" w:space="0" w:color="auto"/>
            <w:bottom w:val="none" w:sz="0" w:space="0" w:color="auto"/>
            <w:right w:val="none" w:sz="0" w:space="0" w:color="auto"/>
          </w:divBdr>
        </w:div>
        <w:div w:id="52655654">
          <w:marLeft w:val="640"/>
          <w:marRight w:val="0"/>
          <w:marTop w:val="0"/>
          <w:marBottom w:val="0"/>
          <w:divBdr>
            <w:top w:val="none" w:sz="0" w:space="0" w:color="auto"/>
            <w:left w:val="none" w:sz="0" w:space="0" w:color="auto"/>
            <w:bottom w:val="none" w:sz="0" w:space="0" w:color="auto"/>
            <w:right w:val="none" w:sz="0" w:space="0" w:color="auto"/>
          </w:divBdr>
        </w:div>
        <w:div w:id="784229038">
          <w:marLeft w:val="640"/>
          <w:marRight w:val="0"/>
          <w:marTop w:val="0"/>
          <w:marBottom w:val="0"/>
          <w:divBdr>
            <w:top w:val="none" w:sz="0" w:space="0" w:color="auto"/>
            <w:left w:val="none" w:sz="0" w:space="0" w:color="auto"/>
            <w:bottom w:val="none" w:sz="0" w:space="0" w:color="auto"/>
            <w:right w:val="none" w:sz="0" w:space="0" w:color="auto"/>
          </w:divBdr>
        </w:div>
        <w:div w:id="1199732833">
          <w:marLeft w:val="640"/>
          <w:marRight w:val="0"/>
          <w:marTop w:val="0"/>
          <w:marBottom w:val="0"/>
          <w:divBdr>
            <w:top w:val="none" w:sz="0" w:space="0" w:color="auto"/>
            <w:left w:val="none" w:sz="0" w:space="0" w:color="auto"/>
            <w:bottom w:val="none" w:sz="0" w:space="0" w:color="auto"/>
            <w:right w:val="none" w:sz="0" w:space="0" w:color="auto"/>
          </w:divBdr>
        </w:div>
        <w:div w:id="1214541966">
          <w:marLeft w:val="640"/>
          <w:marRight w:val="0"/>
          <w:marTop w:val="0"/>
          <w:marBottom w:val="0"/>
          <w:divBdr>
            <w:top w:val="none" w:sz="0" w:space="0" w:color="auto"/>
            <w:left w:val="none" w:sz="0" w:space="0" w:color="auto"/>
            <w:bottom w:val="none" w:sz="0" w:space="0" w:color="auto"/>
            <w:right w:val="none" w:sz="0" w:space="0" w:color="auto"/>
          </w:divBdr>
        </w:div>
        <w:div w:id="725757771">
          <w:marLeft w:val="640"/>
          <w:marRight w:val="0"/>
          <w:marTop w:val="0"/>
          <w:marBottom w:val="0"/>
          <w:divBdr>
            <w:top w:val="none" w:sz="0" w:space="0" w:color="auto"/>
            <w:left w:val="none" w:sz="0" w:space="0" w:color="auto"/>
            <w:bottom w:val="none" w:sz="0" w:space="0" w:color="auto"/>
            <w:right w:val="none" w:sz="0" w:space="0" w:color="auto"/>
          </w:divBdr>
        </w:div>
        <w:div w:id="1808551174">
          <w:marLeft w:val="640"/>
          <w:marRight w:val="0"/>
          <w:marTop w:val="0"/>
          <w:marBottom w:val="0"/>
          <w:divBdr>
            <w:top w:val="none" w:sz="0" w:space="0" w:color="auto"/>
            <w:left w:val="none" w:sz="0" w:space="0" w:color="auto"/>
            <w:bottom w:val="none" w:sz="0" w:space="0" w:color="auto"/>
            <w:right w:val="none" w:sz="0" w:space="0" w:color="auto"/>
          </w:divBdr>
        </w:div>
        <w:div w:id="155611640">
          <w:marLeft w:val="640"/>
          <w:marRight w:val="0"/>
          <w:marTop w:val="0"/>
          <w:marBottom w:val="0"/>
          <w:divBdr>
            <w:top w:val="none" w:sz="0" w:space="0" w:color="auto"/>
            <w:left w:val="none" w:sz="0" w:space="0" w:color="auto"/>
            <w:bottom w:val="none" w:sz="0" w:space="0" w:color="auto"/>
            <w:right w:val="none" w:sz="0" w:space="0" w:color="auto"/>
          </w:divBdr>
        </w:div>
        <w:div w:id="1463770402">
          <w:marLeft w:val="640"/>
          <w:marRight w:val="0"/>
          <w:marTop w:val="0"/>
          <w:marBottom w:val="0"/>
          <w:divBdr>
            <w:top w:val="none" w:sz="0" w:space="0" w:color="auto"/>
            <w:left w:val="none" w:sz="0" w:space="0" w:color="auto"/>
            <w:bottom w:val="none" w:sz="0" w:space="0" w:color="auto"/>
            <w:right w:val="none" w:sz="0" w:space="0" w:color="auto"/>
          </w:divBdr>
        </w:div>
        <w:div w:id="2103141607">
          <w:marLeft w:val="640"/>
          <w:marRight w:val="0"/>
          <w:marTop w:val="0"/>
          <w:marBottom w:val="0"/>
          <w:divBdr>
            <w:top w:val="none" w:sz="0" w:space="0" w:color="auto"/>
            <w:left w:val="none" w:sz="0" w:space="0" w:color="auto"/>
            <w:bottom w:val="none" w:sz="0" w:space="0" w:color="auto"/>
            <w:right w:val="none" w:sz="0" w:space="0" w:color="auto"/>
          </w:divBdr>
        </w:div>
        <w:div w:id="98454047">
          <w:marLeft w:val="640"/>
          <w:marRight w:val="0"/>
          <w:marTop w:val="0"/>
          <w:marBottom w:val="0"/>
          <w:divBdr>
            <w:top w:val="none" w:sz="0" w:space="0" w:color="auto"/>
            <w:left w:val="none" w:sz="0" w:space="0" w:color="auto"/>
            <w:bottom w:val="none" w:sz="0" w:space="0" w:color="auto"/>
            <w:right w:val="none" w:sz="0" w:space="0" w:color="auto"/>
          </w:divBdr>
        </w:div>
        <w:div w:id="626206063">
          <w:marLeft w:val="640"/>
          <w:marRight w:val="0"/>
          <w:marTop w:val="0"/>
          <w:marBottom w:val="0"/>
          <w:divBdr>
            <w:top w:val="none" w:sz="0" w:space="0" w:color="auto"/>
            <w:left w:val="none" w:sz="0" w:space="0" w:color="auto"/>
            <w:bottom w:val="none" w:sz="0" w:space="0" w:color="auto"/>
            <w:right w:val="none" w:sz="0" w:space="0" w:color="auto"/>
          </w:divBdr>
        </w:div>
        <w:div w:id="466242057">
          <w:marLeft w:val="640"/>
          <w:marRight w:val="0"/>
          <w:marTop w:val="0"/>
          <w:marBottom w:val="0"/>
          <w:divBdr>
            <w:top w:val="none" w:sz="0" w:space="0" w:color="auto"/>
            <w:left w:val="none" w:sz="0" w:space="0" w:color="auto"/>
            <w:bottom w:val="none" w:sz="0" w:space="0" w:color="auto"/>
            <w:right w:val="none" w:sz="0" w:space="0" w:color="auto"/>
          </w:divBdr>
        </w:div>
        <w:div w:id="1417097082">
          <w:marLeft w:val="640"/>
          <w:marRight w:val="0"/>
          <w:marTop w:val="0"/>
          <w:marBottom w:val="0"/>
          <w:divBdr>
            <w:top w:val="none" w:sz="0" w:space="0" w:color="auto"/>
            <w:left w:val="none" w:sz="0" w:space="0" w:color="auto"/>
            <w:bottom w:val="none" w:sz="0" w:space="0" w:color="auto"/>
            <w:right w:val="none" w:sz="0" w:space="0" w:color="auto"/>
          </w:divBdr>
        </w:div>
        <w:div w:id="1855463274">
          <w:marLeft w:val="640"/>
          <w:marRight w:val="0"/>
          <w:marTop w:val="0"/>
          <w:marBottom w:val="0"/>
          <w:divBdr>
            <w:top w:val="none" w:sz="0" w:space="0" w:color="auto"/>
            <w:left w:val="none" w:sz="0" w:space="0" w:color="auto"/>
            <w:bottom w:val="none" w:sz="0" w:space="0" w:color="auto"/>
            <w:right w:val="none" w:sz="0" w:space="0" w:color="auto"/>
          </w:divBdr>
        </w:div>
        <w:div w:id="837696627">
          <w:marLeft w:val="640"/>
          <w:marRight w:val="0"/>
          <w:marTop w:val="0"/>
          <w:marBottom w:val="0"/>
          <w:divBdr>
            <w:top w:val="none" w:sz="0" w:space="0" w:color="auto"/>
            <w:left w:val="none" w:sz="0" w:space="0" w:color="auto"/>
            <w:bottom w:val="none" w:sz="0" w:space="0" w:color="auto"/>
            <w:right w:val="none" w:sz="0" w:space="0" w:color="auto"/>
          </w:divBdr>
        </w:div>
        <w:div w:id="634867789">
          <w:marLeft w:val="640"/>
          <w:marRight w:val="0"/>
          <w:marTop w:val="0"/>
          <w:marBottom w:val="0"/>
          <w:divBdr>
            <w:top w:val="none" w:sz="0" w:space="0" w:color="auto"/>
            <w:left w:val="none" w:sz="0" w:space="0" w:color="auto"/>
            <w:bottom w:val="none" w:sz="0" w:space="0" w:color="auto"/>
            <w:right w:val="none" w:sz="0" w:space="0" w:color="auto"/>
          </w:divBdr>
        </w:div>
        <w:div w:id="1258950282">
          <w:marLeft w:val="640"/>
          <w:marRight w:val="0"/>
          <w:marTop w:val="0"/>
          <w:marBottom w:val="0"/>
          <w:divBdr>
            <w:top w:val="none" w:sz="0" w:space="0" w:color="auto"/>
            <w:left w:val="none" w:sz="0" w:space="0" w:color="auto"/>
            <w:bottom w:val="none" w:sz="0" w:space="0" w:color="auto"/>
            <w:right w:val="none" w:sz="0" w:space="0" w:color="auto"/>
          </w:divBdr>
        </w:div>
        <w:div w:id="1291394837">
          <w:marLeft w:val="640"/>
          <w:marRight w:val="0"/>
          <w:marTop w:val="0"/>
          <w:marBottom w:val="0"/>
          <w:divBdr>
            <w:top w:val="none" w:sz="0" w:space="0" w:color="auto"/>
            <w:left w:val="none" w:sz="0" w:space="0" w:color="auto"/>
            <w:bottom w:val="none" w:sz="0" w:space="0" w:color="auto"/>
            <w:right w:val="none" w:sz="0" w:space="0" w:color="auto"/>
          </w:divBdr>
        </w:div>
        <w:div w:id="2139913638">
          <w:marLeft w:val="640"/>
          <w:marRight w:val="0"/>
          <w:marTop w:val="0"/>
          <w:marBottom w:val="0"/>
          <w:divBdr>
            <w:top w:val="none" w:sz="0" w:space="0" w:color="auto"/>
            <w:left w:val="none" w:sz="0" w:space="0" w:color="auto"/>
            <w:bottom w:val="none" w:sz="0" w:space="0" w:color="auto"/>
            <w:right w:val="none" w:sz="0" w:space="0" w:color="auto"/>
          </w:divBdr>
        </w:div>
        <w:div w:id="1762988846">
          <w:marLeft w:val="640"/>
          <w:marRight w:val="0"/>
          <w:marTop w:val="0"/>
          <w:marBottom w:val="0"/>
          <w:divBdr>
            <w:top w:val="none" w:sz="0" w:space="0" w:color="auto"/>
            <w:left w:val="none" w:sz="0" w:space="0" w:color="auto"/>
            <w:bottom w:val="none" w:sz="0" w:space="0" w:color="auto"/>
            <w:right w:val="none" w:sz="0" w:space="0" w:color="auto"/>
          </w:divBdr>
        </w:div>
        <w:div w:id="1795906204">
          <w:marLeft w:val="640"/>
          <w:marRight w:val="0"/>
          <w:marTop w:val="0"/>
          <w:marBottom w:val="0"/>
          <w:divBdr>
            <w:top w:val="none" w:sz="0" w:space="0" w:color="auto"/>
            <w:left w:val="none" w:sz="0" w:space="0" w:color="auto"/>
            <w:bottom w:val="none" w:sz="0" w:space="0" w:color="auto"/>
            <w:right w:val="none" w:sz="0" w:space="0" w:color="auto"/>
          </w:divBdr>
        </w:div>
        <w:div w:id="1032342776">
          <w:marLeft w:val="640"/>
          <w:marRight w:val="0"/>
          <w:marTop w:val="0"/>
          <w:marBottom w:val="0"/>
          <w:divBdr>
            <w:top w:val="none" w:sz="0" w:space="0" w:color="auto"/>
            <w:left w:val="none" w:sz="0" w:space="0" w:color="auto"/>
            <w:bottom w:val="none" w:sz="0" w:space="0" w:color="auto"/>
            <w:right w:val="none" w:sz="0" w:space="0" w:color="auto"/>
          </w:divBdr>
        </w:div>
        <w:div w:id="1940023968">
          <w:marLeft w:val="640"/>
          <w:marRight w:val="0"/>
          <w:marTop w:val="0"/>
          <w:marBottom w:val="0"/>
          <w:divBdr>
            <w:top w:val="none" w:sz="0" w:space="0" w:color="auto"/>
            <w:left w:val="none" w:sz="0" w:space="0" w:color="auto"/>
            <w:bottom w:val="none" w:sz="0" w:space="0" w:color="auto"/>
            <w:right w:val="none" w:sz="0" w:space="0" w:color="auto"/>
          </w:divBdr>
        </w:div>
        <w:div w:id="401758695">
          <w:marLeft w:val="640"/>
          <w:marRight w:val="0"/>
          <w:marTop w:val="0"/>
          <w:marBottom w:val="0"/>
          <w:divBdr>
            <w:top w:val="none" w:sz="0" w:space="0" w:color="auto"/>
            <w:left w:val="none" w:sz="0" w:space="0" w:color="auto"/>
            <w:bottom w:val="none" w:sz="0" w:space="0" w:color="auto"/>
            <w:right w:val="none" w:sz="0" w:space="0" w:color="auto"/>
          </w:divBdr>
        </w:div>
        <w:div w:id="334067104">
          <w:marLeft w:val="640"/>
          <w:marRight w:val="0"/>
          <w:marTop w:val="0"/>
          <w:marBottom w:val="0"/>
          <w:divBdr>
            <w:top w:val="none" w:sz="0" w:space="0" w:color="auto"/>
            <w:left w:val="none" w:sz="0" w:space="0" w:color="auto"/>
            <w:bottom w:val="none" w:sz="0" w:space="0" w:color="auto"/>
            <w:right w:val="none" w:sz="0" w:space="0" w:color="auto"/>
          </w:divBdr>
        </w:div>
        <w:div w:id="836772927">
          <w:marLeft w:val="640"/>
          <w:marRight w:val="0"/>
          <w:marTop w:val="0"/>
          <w:marBottom w:val="0"/>
          <w:divBdr>
            <w:top w:val="none" w:sz="0" w:space="0" w:color="auto"/>
            <w:left w:val="none" w:sz="0" w:space="0" w:color="auto"/>
            <w:bottom w:val="none" w:sz="0" w:space="0" w:color="auto"/>
            <w:right w:val="none" w:sz="0" w:space="0" w:color="auto"/>
          </w:divBdr>
        </w:div>
        <w:div w:id="634799013">
          <w:marLeft w:val="640"/>
          <w:marRight w:val="0"/>
          <w:marTop w:val="0"/>
          <w:marBottom w:val="0"/>
          <w:divBdr>
            <w:top w:val="none" w:sz="0" w:space="0" w:color="auto"/>
            <w:left w:val="none" w:sz="0" w:space="0" w:color="auto"/>
            <w:bottom w:val="none" w:sz="0" w:space="0" w:color="auto"/>
            <w:right w:val="none" w:sz="0" w:space="0" w:color="auto"/>
          </w:divBdr>
        </w:div>
      </w:divsChild>
    </w:div>
    <w:div w:id="919560668">
      <w:bodyDiv w:val="1"/>
      <w:marLeft w:val="0"/>
      <w:marRight w:val="0"/>
      <w:marTop w:val="0"/>
      <w:marBottom w:val="0"/>
      <w:divBdr>
        <w:top w:val="none" w:sz="0" w:space="0" w:color="auto"/>
        <w:left w:val="none" w:sz="0" w:space="0" w:color="auto"/>
        <w:bottom w:val="none" w:sz="0" w:space="0" w:color="auto"/>
        <w:right w:val="none" w:sz="0" w:space="0" w:color="auto"/>
      </w:divBdr>
    </w:div>
    <w:div w:id="920066633">
      <w:bodyDiv w:val="1"/>
      <w:marLeft w:val="0"/>
      <w:marRight w:val="0"/>
      <w:marTop w:val="0"/>
      <w:marBottom w:val="0"/>
      <w:divBdr>
        <w:top w:val="none" w:sz="0" w:space="0" w:color="auto"/>
        <w:left w:val="none" w:sz="0" w:space="0" w:color="auto"/>
        <w:bottom w:val="none" w:sz="0" w:space="0" w:color="auto"/>
        <w:right w:val="none" w:sz="0" w:space="0" w:color="auto"/>
      </w:divBdr>
    </w:div>
    <w:div w:id="923609076">
      <w:bodyDiv w:val="1"/>
      <w:marLeft w:val="0"/>
      <w:marRight w:val="0"/>
      <w:marTop w:val="0"/>
      <w:marBottom w:val="0"/>
      <w:divBdr>
        <w:top w:val="none" w:sz="0" w:space="0" w:color="auto"/>
        <w:left w:val="none" w:sz="0" w:space="0" w:color="auto"/>
        <w:bottom w:val="none" w:sz="0" w:space="0" w:color="auto"/>
        <w:right w:val="none" w:sz="0" w:space="0" w:color="auto"/>
      </w:divBdr>
    </w:div>
    <w:div w:id="924605191">
      <w:bodyDiv w:val="1"/>
      <w:marLeft w:val="0"/>
      <w:marRight w:val="0"/>
      <w:marTop w:val="0"/>
      <w:marBottom w:val="0"/>
      <w:divBdr>
        <w:top w:val="none" w:sz="0" w:space="0" w:color="auto"/>
        <w:left w:val="none" w:sz="0" w:space="0" w:color="auto"/>
        <w:bottom w:val="none" w:sz="0" w:space="0" w:color="auto"/>
        <w:right w:val="none" w:sz="0" w:space="0" w:color="auto"/>
      </w:divBdr>
    </w:div>
    <w:div w:id="926501387">
      <w:bodyDiv w:val="1"/>
      <w:marLeft w:val="0"/>
      <w:marRight w:val="0"/>
      <w:marTop w:val="0"/>
      <w:marBottom w:val="0"/>
      <w:divBdr>
        <w:top w:val="none" w:sz="0" w:space="0" w:color="auto"/>
        <w:left w:val="none" w:sz="0" w:space="0" w:color="auto"/>
        <w:bottom w:val="none" w:sz="0" w:space="0" w:color="auto"/>
        <w:right w:val="none" w:sz="0" w:space="0" w:color="auto"/>
      </w:divBdr>
    </w:div>
    <w:div w:id="926571767">
      <w:bodyDiv w:val="1"/>
      <w:marLeft w:val="0"/>
      <w:marRight w:val="0"/>
      <w:marTop w:val="0"/>
      <w:marBottom w:val="0"/>
      <w:divBdr>
        <w:top w:val="none" w:sz="0" w:space="0" w:color="auto"/>
        <w:left w:val="none" w:sz="0" w:space="0" w:color="auto"/>
        <w:bottom w:val="none" w:sz="0" w:space="0" w:color="auto"/>
        <w:right w:val="none" w:sz="0" w:space="0" w:color="auto"/>
      </w:divBdr>
    </w:div>
    <w:div w:id="927689059">
      <w:bodyDiv w:val="1"/>
      <w:marLeft w:val="0"/>
      <w:marRight w:val="0"/>
      <w:marTop w:val="0"/>
      <w:marBottom w:val="0"/>
      <w:divBdr>
        <w:top w:val="none" w:sz="0" w:space="0" w:color="auto"/>
        <w:left w:val="none" w:sz="0" w:space="0" w:color="auto"/>
        <w:bottom w:val="none" w:sz="0" w:space="0" w:color="auto"/>
        <w:right w:val="none" w:sz="0" w:space="0" w:color="auto"/>
      </w:divBdr>
    </w:div>
    <w:div w:id="927737278">
      <w:bodyDiv w:val="1"/>
      <w:marLeft w:val="0"/>
      <w:marRight w:val="0"/>
      <w:marTop w:val="0"/>
      <w:marBottom w:val="0"/>
      <w:divBdr>
        <w:top w:val="none" w:sz="0" w:space="0" w:color="auto"/>
        <w:left w:val="none" w:sz="0" w:space="0" w:color="auto"/>
        <w:bottom w:val="none" w:sz="0" w:space="0" w:color="auto"/>
        <w:right w:val="none" w:sz="0" w:space="0" w:color="auto"/>
      </w:divBdr>
      <w:divsChild>
        <w:div w:id="448158972">
          <w:marLeft w:val="640"/>
          <w:marRight w:val="0"/>
          <w:marTop w:val="0"/>
          <w:marBottom w:val="0"/>
          <w:divBdr>
            <w:top w:val="none" w:sz="0" w:space="0" w:color="auto"/>
            <w:left w:val="none" w:sz="0" w:space="0" w:color="auto"/>
            <w:bottom w:val="none" w:sz="0" w:space="0" w:color="auto"/>
            <w:right w:val="none" w:sz="0" w:space="0" w:color="auto"/>
          </w:divBdr>
        </w:div>
        <w:div w:id="1408575897">
          <w:marLeft w:val="640"/>
          <w:marRight w:val="0"/>
          <w:marTop w:val="0"/>
          <w:marBottom w:val="0"/>
          <w:divBdr>
            <w:top w:val="none" w:sz="0" w:space="0" w:color="auto"/>
            <w:left w:val="none" w:sz="0" w:space="0" w:color="auto"/>
            <w:bottom w:val="none" w:sz="0" w:space="0" w:color="auto"/>
            <w:right w:val="none" w:sz="0" w:space="0" w:color="auto"/>
          </w:divBdr>
        </w:div>
        <w:div w:id="1883714532">
          <w:marLeft w:val="640"/>
          <w:marRight w:val="0"/>
          <w:marTop w:val="0"/>
          <w:marBottom w:val="0"/>
          <w:divBdr>
            <w:top w:val="none" w:sz="0" w:space="0" w:color="auto"/>
            <w:left w:val="none" w:sz="0" w:space="0" w:color="auto"/>
            <w:bottom w:val="none" w:sz="0" w:space="0" w:color="auto"/>
            <w:right w:val="none" w:sz="0" w:space="0" w:color="auto"/>
          </w:divBdr>
        </w:div>
        <w:div w:id="1214196385">
          <w:marLeft w:val="640"/>
          <w:marRight w:val="0"/>
          <w:marTop w:val="0"/>
          <w:marBottom w:val="0"/>
          <w:divBdr>
            <w:top w:val="none" w:sz="0" w:space="0" w:color="auto"/>
            <w:left w:val="none" w:sz="0" w:space="0" w:color="auto"/>
            <w:bottom w:val="none" w:sz="0" w:space="0" w:color="auto"/>
            <w:right w:val="none" w:sz="0" w:space="0" w:color="auto"/>
          </w:divBdr>
        </w:div>
        <w:div w:id="2089306389">
          <w:marLeft w:val="640"/>
          <w:marRight w:val="0"/>
          <w:marTop w:val="0"/>
          <w:marBottom w:val="0"/>
          <w:divBdr>
            <w:top w:val="none" w:sz="0" w:space="0" w:color="auto"/>
            <w:left w:val="none" w:sz="0" w:space="0" w:color="auto"/>
            <w:bottom w:val="none" w:sz="0" w:space="0" w:color="auto"/>
            <w:right w:val="none" w:sz="0" w:space="0" w:color="auto"/>
          </w:divBdr>
        </w:div>
        <w:div w:id="1337655509">
          <w:marLeft w:val="640"/>
          <w:marRight w:val="0"/>
          <w:marTop w:val="0"/>
          <w:marBottom w:val="0"/>
          <w:divBdr>
            <w:top w:val="none" w:sz="0" w:space="0" w:color="auto"/>
            <w:left w:val="none" w:sz="0" w:space="0" w:color="auto"/>
            <w:bottom w:val="none" w:sz="0" w:space="0" w:color="auto"/>
            <w:right w:val="none" w:sz="0" w:space="0" w:color="auto"/>
          </w:divBdr>
        </w:div>
        <w:div w:id="2003778533">
          <w:marLeft w:val="640"/>
          <w:marRight w:val="0"/>
          <w:marTop w:val="0"/>
          <w:marBottom w:val="0"/>
          <w:divBdr>
            <w:top w:val="none" w:sz="0" w:space="0" w:color="auto"/>
            <w:left w:val="none" w:sz="0" w:space="0" w:color="auto"/>
            <w:bottom w:val="none" w:sz="0" w:space="0" w:color="auto"/>
            <w:right w:val="none" w:sz="0" w:space="0" w:color="auto"/>
          </w:divBdr>
        </w:div>
        <w:div w:id="1801727756">
          <w:marLeft w:val="640"/>
          <w:marRight w:val="0"/>
          <w:marTop w:val="0"/>
          <w:marBottom w:val="0"/>
          <w:divBdr>
            <w:top w:val="none" w:sz="0" w:space="0" w:color="auto"/>
            <w:left w:val="none" w:sz="0" w:space="0" w:color="auto"/>
            <w:bottom w:val="none" w:sz="0" w:space="0" w:color="auto"/>
            <w:right w:val="none" w:sz="0" w:space="0" w:color="auto"/>
          </w:divBdr>
        </w:div>
        <w:div w:id="2084985292">
          <w:marLeft w:val="640"/>
          <w:marRight w:val="0"/>
          <w:marTop w:val="0"/>
          <w:marBottom w:val="0"/>
          <w:divBdr>
            <w:top w:val="none" w:sz="0" w:space="0" w:color="auto"/>
            <w:left w:val="none" w:sz="0" w:space="0" w:color="auto"/>
            <w:bottom w:val="none" w:sz="0" w:space="0" w:color="auto"/>
            <w:right w:val="none" w:sz="0" w:space="0" w:color="auto"/>
          </w:divBdr>
        </w:div>
        <w:div w:id="2128575749">
          <w:marLeft w:val="640"/>
          <w:marRight w:val="0"/>
          <w:marTop w:val="0"/>
          <w:marBottom w:val="0"/>
          <w:divBdr>
            <w:top w:val="none" w:sz="0" w:space="0" w:color="auto"/>
            <w:left w:val="none" w:sz="0" w:space="0" w:color="auto"/>
            <w:bottom w:val="none" w:sz="0" w:space="0" w:color="auto"/>
            <w:right w:val="none" w:sz="0" w:space="0" w:color="auto"/>
          </w:divBdr>
        </w:div>
        <w:div w:id="1266159379">
          <w:marLeft w:val="640"/>
          <w:marRight w:val="0"/>
          <w:marTop w:val="0"/>
          <w:marBottom w:val="0"/>
          <w:divBdr>
            <w:top w:val="none" w:sz="0" w:space="0" w:color="auto"/>
            <w:left w:val="none" w:sz="0" w:space="0" w:color="auto"/>
            <w:bottom w:val="none" w:sz="0" w:space="0" w:color="auto"/>
            <w:right w:val="none" w:sz="0" w:space="0" w:color="auto"/>
          </w:divBdr>
        </w:div>
        <w:div w:id="1239748954">
          <w:marLeft w:val="640"/>
          <w:marRight w:val="0"/>
          <w:marTop w:val="0"/>
          <w:marBottom w:val="0"/>
          <w:divBdr>
            <w:top w:val="none" w:sz="0" w:space="0" w:color="auto"/>
            <w:left w:val="none" w:sz="0" w:space="0" w:color="auto"/>
            <w:bottom w:val="none" w:sz="0" w:space="0" w:color="auto"/>
            <w:right w:val="none" w:sz="0" w:space="0" w:color="auto"/>
          </w:divBdr>
        </w:div>
        <w:div w:id="1135565510">
          <w:marLeft w:val="640"/>
          <w:marRight w:val="0"/>
          <w:marTop w:val="0"/>
          <w:marBottom w:val="0"/>
          <w:divBdr>
            <w:top w:val="none" w:sz="0" w:space="0" w:color="auto"/>
            <w:left w:val="none" w:sz="0" w:space="0" w:color="auto"/>
            <w:bottom w:val="none" w:sz="0" w:space="0" w:color="auto"/>
            <w:right w:val="none" w:sz="0" w:space="0" w:color="auto"/>
          </w:divBdr>
        </w:div>
        <w:div w:id="1924989713">
          <w:marLeft w:val="640"/>
          <w:marRight w:val="0"/>
          <w:marTop w:val="0"/>
          <w:marBottom w:val="0"/>
          <w:divBdr>
            <w:top w:val="none" w:sz="0" w:space="0" w:color="auto"/>
            <w:left w:val="none" w:sz="0" w:space="0" w:color="auto"/>
            <w:bottom w:val="none" w:sz="0" w:space="0" w:color="auto"/>
            <w:right w:val="none" w:sz="0" w:space="0" w:color="auto"/>
          </w:divBdr>
        </w:div>
        <w:div w:id="675765023">
          <w:marLeft w:val="640"/>
          <w:marRight w:val="0"/>
          <w:marTop w:val="0"/>
          <w:marBottom w:val="0"/>
          <w:divBdr>
            <w:top w:val="none" w:sz="0" w:space="0" w:color="auto"/>
            <w:left w:val="none" w:sz="0" w:space="0" w:color="auto"/>
            <w:bottom w:val="none" w:sz="0" w:space="0" w:color="auto"/>
            <w:right w:val="none" w:sz="0" w:space="0" w:color="auto"/>
          </w:divBdr>
        </w:div>
        <w:div w:id="1535387445">
          <w:marLeft w:val="640"/>
          <w:marRight w:val="0"/>
          <w:marTop w:val="0"/>
          <w:marBottom w:val="0"/>
          <w:divBdr>
            <w:top w:val="none" w:sz="0" w:space="0" w:color="auto"/>
            <w:left w:val="none" w:sz="0" w:space="0" w:color="auto"/>
            <w:bottom w:val="none" w:sz="0" w:space="0" w:color="auto"/>
            <w:right w:val="none" w:sz="0" w:space="0" w:color="auto"/>
          </w:divBdr>
        </w:div>
        <w:div w:id="821578711">
          <w:marLeft w:val="640"/>
          <w:marRight w:val="0"/>
          <w:marTop w:val="0"/>
          <w:marBottom w:val="0"/>
          <w:divBdr>
            <w:top w:val="none" w:sz="0" w:space="0" w:color="auto"/>
            <w:left w:val="none" w:sz="0" w:space="0" w:color="auto"/>
            <w:bottom w:val="none" w:sz="0" w:space="0" w:color="auto"/>
            <w:right w:val="none" w:sz="0" w:space="0" w:color="auto"/>
          </w:divBdr>
        </w:div>
        <w:div w:id="646402234">
          <w:marLeft w:val="640"/>
          <w:marRight w:val="0"/>
          <w:marTop w:val="0"/>
          <w:marBottom w:val="0"/>
          <w:divBdr>
            <w:top w:val="none" w:sz="0" w:space="0" w:color="auto"/>
            <w:left w:val="none" w:sz="0" w:space="0" w:color="auto"/>
            <w:bottom w:val="none" w:sz="0" w:space="0" w:color="auto"/>
            <w:right w:val="none" w:sz="0" w:space="0" w:color="auto"/>
          </w:divBdr>
        </w:div>
        <w:div w:id="2109539714">
          <w:marLeft w:val="640"/>
          <w:marRight w:val="0"/>
          <w:marTop w:val="0"/>
          <w:marBottom w:val="0"/>
          <w:divBdr>
            <w:top w:val="none" w:sz="0" w:space="0" w:color="auto"/>
            <w:left w:val="none" w:sz="0" w:space="0" w:color="auto"/>
            <w:bottom w:val="none" w:sz="0" w:space="0" w:color="auto"/>
            <w:right w:val="none" w:sz="0" w:space="0" w:color="auto"/>
          </w:divBdr>
        </w:div>
        <w:div w:id="1549226278">
          <w:marLeft w:val="640"/>
          <w:marRight w:val="0"/>
          <w:marTop w:val="0"/>
          <w:marBottom w:val="0"/>
          <w:divBdr>
            <w:top w:val="none" w:sz="0" w:space="0" w:color="auto"/>
            <w:left w:val="none" w:sz="0" w:space="0" w:color="auto"/>
            <w:bottom w:val="none" w:sz="0" w:space="0" w:color="auto"/>
            <w:right w:val="none" w:sz="0" w:space="0" w:color="auto"/>
          </w:divBdr>
        </w:div>
        <w:div w:id="969475197">
          <w:marLeft w:val="640"/>
          <w:marRight w:val="0"/>
          <w:marTop w:val="0"/>
          <w:marBottom w:val="0"/>
          <w:divBdr>
            <w:top w:val="none" w:sz="0" w:space="0" w:color="auto"/>
            <w:left w:val="none" w:sz="0" w:space="0" w:color="auto"/>
            <w:bottom w:val="none" w:sz="0" w:space="0" w:color="auto"/>
            <w:right w:val="none" w:sz="0" w:space="0" w:color="auto"/>
          </w:divBdr>
        </w:div>
        <w:div w:id="1228105618">
          <w:marLeft w:val="640"/>
          <w:marRight w:val="0"/>
          <w:marTop w:val="0"/>
          <w:marBottom w:val="0"/>
          <w:divBdr>
            <w:top w:val="none" w:sz="0" w:space="0" w:color="auto"/>
            <w:left w:val="none" w:sz="0" w:space="0" w:color="auto"/>
            <w:bottom w:val="none" w:sz="0" w:space="0" w:color="auto"/>
            <w:right w:val="none" w:sz="0" w:space="0" w:color="auto"/>
          </w:divBdr>
        </w:div>
        <w:div w:id="2073774918">
          <w:marLeft w:val="640"/>
          <w:marRight w:val="0"/>
          <w:marTop w:val="0"/>
          <w:marBottom w:val="0"/>
          <w:divBdr>
            <w:top w:val="none" w:sz="0" w:space="0" w:color="auto"/>
            <w:left w:val="none" w:sz="0" w:space="0" w:color="auto"/>
            <w:bottom w:val="none" w:sz="0" w:space="0" w:color="auto"/>
            <w:right w:val="none" w:sz="0" w:space="0" w:color="auto"/>
          </w:divBdr>
        </w:div>
        <w:div w:id="1625304291">
          <w:marLeft w:val="640"/>
          <w:marRight w:val="0"/>
          <w:marTop w:val="0"/>
          <w:marBottom w:val="0"/>
          <w:divBdr>
            <w:top w:val="none" w:sz="0" w:space="0" w:color="auto"/>
            <w:left w:val="none" w:sz="0" w:space="0" w:color="auto"/>
            <w:bottom w:val="none" w:sz="0" w:space="0" w:color="auto"/>
            <w:right w:val="none" w:sz="0" w:space="0" w:color="auto"/>
          </w:divBdr>
        </w:div>
        <w:div w:id="225916587">
          <w:marLeft w:val="640"/>
          <w:marRight w:val="0"/>
          <w:marTop w:val="0"/>
          <w:marBottom w:val="0"/>
          <w:divBdr>
            <w:top w:val="none" w:sz="0" w:space="0" w:color="auto"/>
            <w:left w:val="none" w:sz="0" w:space="0" w:color="auto"/>
            <w:bottom w:val="none" w:sz="0" w:space="0" w:color="auto"/>
            <w:right w:val="none" w:sz="0" w:space="0" w:color="auto"/>
          </w:divBdr>
        </w:div>
        <w:div w:id="1280915140">
          <w:marLeft w:val="640"/>
          <w:marRight w:val="0"/>
          <w:marTop w:val="0"/>
          <w:marBottom w:val="0"/>
          <w:divBdr>
            <w:top w:val="none" w:sz="0" w:space="0" w:color="auto"/>
            <w:left w:val="none" w:sz="0" w:space="0" w:color="auto"/>
            <w:bottom w:val="none" w:sz="0" w:space="0" w:color="auto"/>
            <w:right w:val="none" w:sz="0" w:space="0" w:color="auto"/>
          </w:divBdr>
        </w:div>
        <w:div w:id="531500153">
          <w:marLeft w:val="640"/>
          <w:marRight w:val="0"/>
          <w:marTop w:val="0"/>
          <w:marBottom w:val="0"/>
          <w:divBdr>
            <w:top w:val="none" w:sz="0" w:space="0" w:color="auto"/>
            <w:left w:val="none" w:sz="0" w:space="0" w:color="auto"/>
            <w:bottom w:val="none" w:sz="0" w:space="0" w:color="auto"/>
            <w:right w:val="none" w:sz="0" w:space="0" w:color="auto"/>
          </w:divBdr>
        </w:div>
        <w:div w:id="433403144">
          <w:marLeft w:val="640"/>
          <w:marRight w:val="0"/>
          <w:marTop w:val="0"/>
          <w:marBottom w:val="0"/>
          <w:divBdr>
            <w:top w:val="none" w:sz="0" w:space="0" w:color="auto"/>
            <w:left w:val="none" w:sz="0" w:space="0" w:color="auto"/>
            <w:bottom w:val="none" w:sz="0" w:space="0" w:color="auto"/>
            <w:right w:val="none" w:sz="0" w:space="0" w:color="auto"/>
          </w:divBdr>
        </w:div>
        <w:div w:id="106782034">
          <w:marLeft w:val="640"/>
          <w:marRight w:val="0"/>
          <w:marTop w:val="0"/>
          <w:marBottom w:val="0"/>
          <w:divBdr>
            <w:top w:val="none" w:sz="0" w:space="0" w:color="auto"/>
            <w:left w:val="none" w:sz="0" w:space="0" w:color="auto"/>
            <w:bottom w:val="none" w:sz="0" w:space="0" w:color="auto"/>
            <w:right w:val="none" w:sz="0" w:space="0" w:color="auto"/>
          </w:divBdr>
        </w:div>
        <w:div w:id="1033577482">
          <w:marLeft w:val="640"/>
          <w:marRight w:val="0"/>
          <w:marTop w:val="0"/>
          <w:marBottom w:val="0"/>
          <w:divBdr>
            <w:top w:val="none" w:sz="0" w:space="0" w:color="auto"/>
            <w:left w:val="none" w:sz="0" w:space="0" w:color="auto"/>
            <w:bottom w:val="none" w:sz="0" w:space="0" w:color="auto"/>
            <w:right w:val="none" w:sz="0" w:space="0" w:color="auto"/>
          </w:divBdr>
        </w:div>
        <w:div w:id="654840109">
          <w:marLeft w:val="640"/>
          <w:marRight w:val="0"/>
          <w:marTop w:val="0"/>
          <w:marBottom w:val="0"/>
          <w:divBdr>
            <w:top w:val="none" w:sz="0" w:space="0" w:color="auto"/>
            <w:left w:val="none" w:sz="0" w:space="0" w:color="auto"/>
            <w:bottom w:val="none" w:sz="0" w:space="0" w:color="auto"/>
            <w:right w:val="none" w:sz="0" w:space="0" w:color="auto"/>
          </w:divBdr>
        </w:div>
        <w:div w:id="1931741107">
          <w:marLeft w:val="640"/>
          <w:marRight w:val="0"/>
          <w:marTop w:val="0"/>
          <w:marBottom w:val="0"/>
          <w:divBdr>
            <w:top w:val="none" w:sz="0" w:space="0" w:color="auto"/>
            <w:left w:val="none" w:sz="0" w:space="0" w:color="auto"/>
            <w:bottom w:val="none" w:sz="0" w:space="0" w:color="auto"/>
            <w:right w:val="none" w:sz="0" w:space="0" w:color="auto"/>
          </w:divBdr>
        </w:div>
        <w:div w:id="1622492733">
          <w:marLeft w:val="640"/>
          <w:marRight w:val="0"/>
          <w:marTop w:val="0"/>
          <w:marBottom w:val="0"/>
          <w:divBdr>
            <w:top w:val="none" w:sz="0" w:space="0" w:color="auto"/>
            <w:left w:val="none" w:sz="0" w:space="0" w:color="auto"/>
            <w:bottom w:val="none" w:sz="0" w:space="0" w:color="auto"/>
            <w:right w:val="none" w:sz="0" w:space="0" w:color="auto"/>
          </w:divBdr>
        </w:div>
        <w:div w:id="850872934">
          <w:marLeft w:val="640"/>
          <w:marRight w:val="0"/>
          <w:marTop w:val="0"/>
          <w:marBottom w:val="0"/>
          <w:divBdr>
            <w:top w:val="none" w:sz="0" w:space="0" w:color="auto"/>
            <w:left w:val="none" w:sz="0" w:space="0" w:color="auto"/>
            <w:bottom w:val="none" w:sz="0" w:space="0" w:color="auto"/>
            <w:right w:val="none" w:sz="0" w:space="0" w:color="auto"/>
          </w:divBdr>
        </w:div>
        <w:div w:id="1379932486">
          <w:marLeft w:val="640"/>
          <w:marRight w:val="0"/>
          <w:marTop w:val="0"/>
          <w:marBottom w:val="0"/>
          <w:divBdr>
            <w:top w:val="none" w:sz="0" w:space="0" w:color="auto"/>
            <w:left w:val="none" w:sz="0" w:space="0" w:color="auto"/>
            <w:bottom w:val="none" w:sz="0" w:space="0" w:color="auto"/>
            <w:right w:val="none" w:sz="0" w:space="0" w:color="auto"/>
          </w:divBdr>
        </w:div>
        <w:div w:id="563488831">
          <w:marLeft w:val="640"/>
          <w:marRight w:val="0"/>
          <w:marTop w:val="0"/>
          <w:marBottom w:val="0"/>
          <w:divBdr>
            <w:top w:val="none" w:sz="0" w:space="0" w:color="auto"/>
            <w:left w:val="none" w:sz="0" w:space="0" w:color="auto"/>
            <w:bottom w:val="none" w:sz="0" w:space="0" w:color="auto"/>
            <w:right w:val="none" w:sz="0" w:space="0" w:color="auto"/>
          </w:divBdr>
        </w:div>
        <w:div w:id="39866568">
          <w:marLeft w:val="640"/>
          <w:marRight w:val="0"/>
          <w:marTop w:val="0"/>
          <w:marBottom w:val="0"/>
          <w:divBdr>
            <w:top w:val="none" w:sz="0" w:space="0" w:color="auto"/>
            <w:left w:val="none" w:sz="0" w:space="0" w:color="auto"/>
            <w:bottom w:val="none" w:sz="0" w:space="0" w:color="auto"/>
            <w:right w:val="none" w:sz="0" w:space="0" w:color="auto"/>
          </w:divBdr>
        </w:div>
        <w:div w:id="965545453">
          <w:marLeft w:val="640"/>
          <w:marRight w:val="0"/>
          <w:marTop w:val="0"/>
          <w:marBottom w:val="0"/>
          <w:divBdr>
            <w:top w:val="none" w:sz="0" w:space="0" w:color="auto"/>
            <w:left w:val="none" w:sz="0" w:space="0" w:color="auto"/>
            <w:bottom w:val="none" w:sz="0" w:space="0" w:color="auto"/>
            <w:right w:val="none" w:sz="0" w:space="0" w:color="auto"/>
          </w:divBdr>
        </w:div>
        <w:div w:id="1091321100">
          <w:marLeft w:val="640"/>
          <w:marRight w:val="0"/>
          <w:marTop w:val="0"/>
          <w:marBottom w:val="0"/>
          <w:divBdr>
            <w:top w:val="none" w:sz="0" w:space="0" w:color="auto"/>
            <w:left w:val="none" w:sz="0" w:space="0" w:color="auto"/>
            <w:bottom w:val="none" w:sz="0" w:space="0" w:color="auto"/>
            <w:right w:val="none" w:sz="0" w:space="0" w:color="auto"/>
          </w:divBdr>
        </w:div>
        <w:div w:id="420760763">
          <w:marLeft w:val="640"/>
          <w:marRight w:val="0"/>
          <w:marTop w:val="0"/>
          <w:marBottom w:val="0"/>
          <w:divBdr>
            <w:top w:val="none" w:sz="0" w:space="0" w:color="auto"/>
            <w:left w:val="none" w:sz="0" w:space="0" w:color="auto"/>
            <w:bottom w:val="none" w:sz="0" w:space="0" w:color="auto"/>
            <w:right w:val="none" w:sz="0" w:space="0" w:color="auto"/>
          </w:divBdr>
        </w:div>
        <w:div w:id="817768275">
          <w:marLeft w:val="640"/>
          <w:marRight w:val="0"/>
          <w:marTop w:val="0"/>
          <w:marBottom w:val="0"/>
          <w:divBdr>
            <w:top w:val="none" w:sz="0" w:space="0" w:color="auto"/>
            <w:left w:val="none" w:sz="0" w:space="0" w:color="auto"/>
            <w:bottom w:val="none" w:sz="0" w:space="0" w:color="auto"/>
            <w:right w:val="none" w:sz="0" w:space="0" w:color="auto"/>
          </w:divBdr>
        </w:div>
        <w:div w:id="536966098">
          <w:marLeft w:val="640"/>
          <w:marRight w:val="0"/>
          <w:marTop w:val="0"/>
          <w:marBottom w:val="0"/>
          <w:divBdr>
            <w:top w:val="none" w:sz="0" w:space="0" w:color="auto"/>
            <w:left w:val="none" w:sz="0" w:space="0" w:color="auto"/>
            <w:bottom w:val="none" w:sz="0" w:space="0" w:color="auto"/>
            <w:right w:val="none" w:sz="0" w:space="0" w:color="auto"/>
          </w:divBdr>
        </w:div>
        <w:div w:id="1831670779">
          <w:marLeft w:val="640"/>
          <w:marRight w:val="0"/>
          <w:marTop w:val="0"/>
          <w:marBottom w:val="0"/>
          <w:divBdr>
            <w:top w:val="none" w:sz="0" w:space="0" w:color="auto"/>
            <w:left w:val="none" w:sz="0" w:space="0" w:color="auto"/>
            <w:bottom w:val="none" w:sz="0" w:space="0" w:color="auto"/>
            <w:right w:val="none" w:sz="0" w:space="0" w:color="auto"/>
          </w:divBdr>
        </w:div>
        <w:div w:id="509952319">
          <w:marLeft w:val="640"/>
          <w:marRight w:val="0"/>
          <w:marTop w:val="0"/>
          <w:marBottom w:val="0"/>
          <w:divBdr>
            <w:top w:val="none" w:sz="0" w:space="0" w:color="auto"/>
            <w:left w:val="none" w:sz="0" w:space="0" w:color="auto"/>
            <w:bottom w:val="none" w:sz="0" w:space="0" w:color="auto"/>
            <w:right w:val="none" w:sz="0" w:space="0" w:color="auto"/>
          </w:divBdr>
        </w:div>
      </w:divsChild>
    </w:div>
    <w:div w:id="931165603">
      <w:bodyDiv w:val="1"/>
      <w:marLeft w:val="0"/>
      <w:marRight w:val="0"/>
      <w:marTop w:val="0"/>
      <w:marBottom w:val="0"/>
      <w:divBdr>
        <w:top w:val="none" w:sz="0" w:space="0" w:color="auto"/>
        <w:left w:val="none" w:sz="0" w:space="0" w:color="auto"/>
        <w:bottom w:val="none" w:sz="0" w:space="0" w:color="auto"/>
        <w:right w:val="none" w:sz="0" w:space="0" w:color="auto"/>
      </w:divBdr>
      <w:divsChild>
        <w:div w:id="414060975">
          <w:marLeft w:val="640"/>
          <w:marRight w:val="0"/>
          <w:marTop w:val="0"/>
          <w:marBottom w:val="0"/>
          <w:divBdr>
            <w:top w:val="none" w:sz="0" w:space="0" w:color="auto"/>
            <w:left w:val="none" w:sz="0" w:space="0" w:color="auto"/>
            <w:bottom w:val="none" w:sz="0" w:space="0" w:color="auto"/>
            <w:right w:val="none" w:sz="0" w:space="0" w:color="auto"/>
          </w:divBdr>
        </w:div>
        <w:div w:id="2143838997">
          <w:marLeft w:val="640"/>
          <w:marRight w:val="0"/>
          <w:marTop w:val="0"/>
          <w:marBottom w:val="0"/>
          <w:divBdr>
            <w:top w:val="none" w:sz="0" w:space="0" w:color="auto"/>
            <w:left w:val="none" w:sz="0" w:space="0" w:color="auto"/>
            <w:bottom w:val="none" w:sz="0" w:space="0" w:color="auto"/>
            <w:right w:val="none" w:sz="0" w:space="0" w:color="auto"/>
          </w:divBdr>
        </w:div>
        <w:div w:id="957445109">
          <w:marLeft w:val="640"/>
          <w:marRight w:val="0"/>
          <w:marTop w:val="0"/>
          <w:marBottom w:val="0"/>
          <w:divBdr>
            <w:top w:val="none" w:sz="0" w:space="0" w:color="auto"/>
            <w:left w:val="none" w:sz="0" w:space="0" w:color="auto"/>
            <w:bottom w:val="none" w:sz="0" w:space="0" w:color="auto"/>
            <w:right w:val="none" w:sz="0" w:space="0" w:color="auto"/>
          </w:divBdr>
        </w:div>
        <w:div w:id="624237267">
          <w:marLeft w:val="640"/>
          <w:marRight w:val="0"/>
          <w:marTop w:val="0"/>
          <w:marBottom w:val="0"/>
          <w:divBdr>
            <w:top w:val="none" w:sz="0" w:space="0" w:color="auto"/>
            <w:left w:val="none" w:sz="0" w:space="0" w:color="auto"/>
            <w:bottom w:val="none" w:sz="0" w:space="0" w:color="auto"/>
            <w:right w:val="none" w:sz="0" w:space="0" w:color="auto"/>
          </w:divBdr>
        </w:div>
        <w:div w:id="709768904">
          <w:marLeft w:val="640"/>
          <w:marRight w:val="0"/>
          <w:marTop w:val="0"/>
          <w:marBottom w:val="0"/>
          <w:divBdr>
            <w:top w:val="none" w:sz="0" w:space="0" w:color="auto"/>
            <w:left w:val="none" w:sz="0" w:space="0" w:color="auto"/>
            <w:bottom w:val="none" w:sz="0" w:space="0" w:color="auto"/>
            <w:right w:val="none" w:sz="0" w:space="0" w:color="auto"/>
          </w:divBdr>
        </w:div>
        <w:div w:id="854418291">
          <w:marLeft w:val="640"/>
          <w:marRight w:val="0"/>
          <w:marTop w:val="0"/>
          <w:marBottom w:val="0"/>
          <w:divBdr>
            <w:top w:val="none" w:sz="0" w:space="0" w:color="auto"/>
            <w:left w:val="none" w:sz="0" w:space="0" w:color="auto"/>
            <w:bottom w:val="none" w:sz="0" w:space="0" w:color="auto"/>
            <w:right w:val="none" w:sz="0" w:space="0" w:color="auto"/>
          </w:divBdr>
        </w:div>
        <w:div w:id="1334062935">
          <w:marLeft w:val="640"/>
          <w:marRight w:val="0"/>
          <w:marTop w:val="0"/>
          <w:marBottom w:val="0"/>
          <w:divBdr>
            <w:top w:val="none" w:sz="0" w:space="0" w:color="auto"/>
            <w:left w:val="none" w:sz="0" w:space="0" w:color="auto"/>
            <w:bottom w:val="none" w:sz="0" w:space="0" w:color="auto"/>
            <w:right w:val="none" w:sz="0" w:space="0" w:color="auto"/>
          </w:divBdr>
        </w:div>
        <w:div w:id="752245358">
          <w:marLeft w:val="640"/>
          <w:marRight w:val="0"/>
          <w:marTop w:val="0"/>
          <w:marBottom w:val="0"/>
          <w:divBdr>
            <w:top w:val="none" w:sz="0" w:space="0" w:color="auto"/>
            <w:left w:val="none" w:sz="0" w:space="0" w:color="auto"/>
            <w:bottom w:val="none" w:sz="0" w:space="0" w:color="auto"/>
            <w:right w:val="none" w:sz="0" w:space="0" w:color="auto"/>
          </w:divBdr>
        </w:div>
        <w:div w:id="1232425863">
          <w:marLeft w:val="640"/>
          <w:marRight w:val="0"/>
          <w:marTop w:val="0"/>
          <w:marBottom w:val="0"/>
          <w:divBdr>
            <w:top w:val="none" w:sz="0" w:space="0" w:color="auto"/>
            <w:left w:val="none" w:sz="0" w:space="0" w:color="auto"/>
            <w:bottom w:val="none" w:sz="0" w:space="0" w:color="auto"/>
            <w:right w:val="none" w:sz="0" w:space="0" w:color="auto"/>
          </w:divBdr>
        </w:div>
        <w:div w:id="138503316">
          <w:marLeft w:val="640"/>
          <w:marRight w:val="0"/>
          <w:marTop w:val="0"/>
          <w:marBottom w:val="0"/>
          <w:divBdr>
            <w:top w:val="none" w:sz="0" w:space="0" w:color="auto"/>
            <w:left w:val="none" w:sz="0" w:space="0" w:color="auto"/>
            <w:bottom w:val="none" w:sz="0" w:space="0" w:color="auto"/>
            <w:right w:val="none" w:sz="0" w:space="0" w:color="auto"/>
          </w:divBdr>
        </w:div>
        <w:div w:id="453452394">
          <w:marLeft w:val="640"/>
          <w:marRight w:val="0"/>
          <w:marTop w:val="0"/>
          <w:marBottom w:val="0"/>
          <w:divBdr>
            <w:top w:val="none" w:sz="0" w:space="0" w:color="auto"/>
            <w:left w:val="none" w:sz="0" w:space="0" w:color="auto"/>
            <w:bottom w:val="none" w:sz="0" w:space="0" w:color="auto"/>
            <w:right w:val="none" w:sz="0" w:space="0" w:color="auto"/>
          </w:divBdr>
        </w:div>
        <w:div w:id="1483234552">
          <w:marLeft w:val="640"/>
          <w:marRight w:val="0"/>
          <w:marTop w:val="0"/>
          <w:marBottom w:val="0"/>
          <w:divBdr>
            <w:top w:val="none" w:sz="0" w:space="0" w:color="auto"/>
            <w:left w:val="none" w:sz="0" w:space="0" w:color="auto"/>
            <w:bottom w:val="none" w:sz="0" w:space="0" w:color="auto"/>
            <w:right w:val="none" w:sz="0" w:space="0" w:color="auto"/>
          </w:divBdr>
        </w:div>
        <w:div w:id="1050495618">
          <w:marLeft w:val="640"/>
          <w:marRight w:val="0"/>
          <w:marTop w:val="0"/>
          <w:marBottom w:val="0"/>
          <w:divBdr>
            <w:top w:val="none" w:sz="0" w:space="0" w:color="auto"/>
            <w:left w:val="none" w:sz="0" w:space="0" w:color="auto"/>
            <w:bottom w:val="none" w:sz="0" w:space="0" w:color="auto"/>
            <w:right w:val="none" w:sz="0" w:space="0" w:color="auto"/>
          </w:divBdr>
        </w:div>
        <w:div w:id="3898724">
          <w:marLeft w:val="640"/>
          <w:marRight w:val="0"/>
          <w:marTop w:val="0"/>
          <w:marBottom w:val="0"/>
          <w:divBdr>
            <w:top w:val="none" w:sz="0" w:space="0" w:color="auto"/>
            <w:left w:val="none" w:sz="0" w:space="0" w:color="auto"/>
            <w:bottom w:val="none" w:sz="0" w:space="0" w:color="auto"/>
            <w:right w:val="none" w:sz="0" w:space="0" w:color="auto"/>
          </w:divBdr>
        </w:div>
        <w:div w:id="84038322">
          <w:marLeft w:val="640"/>
          <w:marRight w:val="0"/>
          <w:marTop w:val="0"/>
          <w:marBottom w:val="0"/>
          <w:divBdr>
            <w:top w:val="none" w:sz="0" w:space="0" w:color="auto"/>
            <w:left w:val="none" w:sz="0" w:space="0" w:color="auto"/>
            <w:bottom w:val="none" w:sz="0" w:space="0" w:color="auto"/>
            <w:right w:val="none" w:sz="0" w:space="0" w:color="auto"/>
          </w:divBdr>
        </w:div>
        <w:div w:id="344554053">
          <w:marLeft w:val="640"/>
          <w:marRight w:val="0"/>
          <w:marTop w:val="0"/>
          <w:marBottom w:val="0"/>
          <w:divBdr>
            <w:top w:val="none" w:sz="0" w:space="0" w:color="auto"/>
            <w:left w:val="none" w:sz="0" w:space="0" w:color="auto"/>
            <w:bottom w:val="none" w:sz="0" w:space="0" w:color="auto"/>
            <w:right w:val="none" w:sz="0" w:space="0" w:color="auto"/>
          </w:divBdr>
        </w:div>
        <w:div w:id="1267736607">
          <w:marLeft w:val="640"/>
          <w:marRight w:val="0"/>
          <w:marTop w:val="0"/>
          <w:marBottom w:val="0"/>
          <w:divBdr>
            <w:top w:val="none" w:sz="0" w:space="0" w:color="auto"/>
            <w:left w:val="none" w:sz="0" w:space="0" w:color="auto"/>
            <w:bottom w:val="none" w:sz="0" w:space="0" w:color="auto"/>
            <w:right w:val="none" w:sz="0" w:space="0" w:color="auto"/>
          </w:divBdr>
        </w:div>
        <w:div w:id="1617177690">
          <w:marLeft w:val="640"/>
          <w:marRight w:val="0"/>
          <w:marTop w:val="0"/>
          <w:marBottom w:val="0"/>
          <w:divBdr>
            <w:top w:val="none" w:sz="0" w:space="0" w:color="auto"/>
            <w:left w:val="none" w:sz="0" w:space="0" w:color="auto"/>
            <w:bottom w:val="none" w:sz="0" w:space="0" w:color="auto"/>
            <w:right w:val="none" w:sz="0" w:space="0" w:color="auto"/>
          </w:divBdr>
        </w:div>
        <w:div w:id="224880379">
          <w:marLeft w:val="640"/>
          <w:marRight w:val="0"/>
          <w:marTop w:val="0"/>
          <w:marBottom w:val="0"/>
          <w:divBdr>
            <w:top w:val="none" w:sz="0" w:space="0" w:color="auto"/>
            <w:left w:val="none" w:sz="0" w:space="0" w:color="auto"/>
            <w:bottom w:val="none" w:sz="0" w:space="0" w:color="auto"/>
            <w:right w:val="none" w:sz="0" w:space="0" w:color="auto"/>
          </w:divBdr>
        </w:div>
        <w:div w:id="1118179880">
          <w:marLeft w:val="640"/>
          <w:marRight w:val="0"/>
          <w:marTop w:val="0"/>
          <w:marBottom w:val="0"/>
          <w:divBdr>
            <w:top w:val="none" w:sz="0" w:space="0" w:color="auto"/>
            <w:left w:val="none" w:sz="0" w:space="0" w:color="auto"/>
            <w:bottom w:val="none" w:sz="0" w:space="0" w:color="auto"/>
            <w:right w:val="none" w:sz="0" w:space="0" w:color="auto"/>
          </w:divBdr>
        </w:div>
        <w:div w:id="214586471">
          <w:marLeft w:val="640"/>
          <w:marRight w:val="0"/>
          <w:marTop w:val="0"/>
          <w:marBottom w:val="0"/>
          <w:divBdr>
            <w:top w:val="none" w:sz="0" w:space="0" w:color="auto"/>
            <w:left w:val="none" w:sz="0" w:space="0" w:color="auto"/>
            <w:bottom w:val="none" w:sz="0" w:space="0" w:color="auto"/>
            <w:right w:val="none" w:sz="0" w:space="0" w:color="auto"/>
          </w:divBdr>
        </w:div>
        <w:div w:id="302077151">
          <w:marLeft w:val="640"/>
          <w:marRight w:val="0"/>
          <w:marTop w:val="0"/>
          <w:marBottom w:val="0"/>
          <w:divBdr>
            <w:top w:val="none" w:sz="0" w:space="0" w:color="auto"/>
            <w:left w:val="none" w:sz="0" w:space="0" w:color="auto"/>
            <w:bottom w:val="none" w:sz="0" w:space="0" w:color="auto"/>
            <w:right w:val="none" w:sz="0" w:space="0" w:color="auto"/>
          </w:divBdr>
        </w:div>
        <w:div w:id="353268039">
          <w:marLeft w:val="640"/>
          <w:marRight w:val="0"/>
          <w:marTop w:val="0"/>
          <w:marBottom w:val="0"/>
          <w:divBdr>
            <w:top w:val="none" w:sz="0" w:space="0" w:color="auto"/>
            <w:left w:val="none" w:sz="0" w:space="0" w:color="auto"/>
            <w:bottom w:val="none" w:sz="0" w:space="0" w:color="auto"/>
            <w:right w:val="none" w:sz="0" w:space="0" w:color="auto"/>
          </w:divBdr>
        </w:div>
        <w:div w:id="1446772759">
          <w:marLeft w:val="640"/>
          <w:marRight w:val="0"/>
          <w:marTop w:val="0"/>
          <w:marBottom w:val="0"/>
          <w:divBdr>
            <w:top w:val="none" w:sz="0" w:space="0" w:color="auto"/>
            <w:left w:val="none" w:sz="0" w:space="0" w:color="auto"/>
            <w:bottom w:val="none" w:sz="0" w:space="0" w:color="auto"/>
            <w:right w:val="none" w:sz="0" w:space="0" w:color="auto"/>
          </w:divBdr>
        </w:div>
        <w:div w:id="1880316072">
          <w:marLeft w:val="640"/>
          <w:marRight w:val="0"/>
          <w:marTop w:val="0"/>
          <w:marBottom w:val="0"/>
          <w:divBdr>
            <w:top w:val="none" w:sz="0" w:space="0" w:color="auto"/>
            <w:left w:val="none" w:sz="0" w:space="0" w:color="auto"/>
            <w:bottom w:val="none" w:sz="0" w:space="0" w:color="auto"/>
            <w:right w:val="none" w:sz="0" w:space="0" w:color="auto"/>
          </w:divBdr>
        </w:div>
        <w:div w:id="988557799">
          <w:marLeft w:val="640"/>
          <w:marRight w:val="0"/>
          <w:marTop w:val="0"/>
          <w:marBottom w:val="0"/>
          <w:divBdr>
            <w:top w:val="none" w:sz="0" w:space="0" w:color="auto"/>
            <w:left w:val="none" w:sz="0" w:space="0" w:color="auto"/>
            <w:bottom w:val="none" w:sz="0" w:space="0" w:color="auto"/>
            <w:right w:val="none" w:sz="0" w:space="0" w:color="auto"/>
          </w:divBdr>
        </w:div>
        <w:div w:id="31151447">
          <w:marLeft w:val="640"/>
          <w:marRight w:val="0"/>
          <w:marTop w:val="0"/>
          <w:marBottom w:val="0"/>
          <w:divBdr>
            <w:top w:val="none" w:sz="0" w:space="0" w:color="auto"/>
            <w:left w:val="none" w:sz="0" w:space="0" w:color="auto"/>
            <w:bottom w:val="none" w:sz="0" w:space="0" w:color="auto"/>
            <w:right w:val="none" w:sz="0" w:space="0" w:color="auto"/>
          </w:divBdr>
        </w:div>
        <w:div w:id="293215124">
          <w:marLeft w:val="640"/>
          <w:marRight w:val="0"/>
          <w:marTop w:val="0"/>
          <w:marBottom w:val="0"/>
          <w:divBdr>
            <w:top w:val="none" w:sz="0" w:space="0" w:color="auto"/>
            <w:left w:val="none" w:sz="0" w:space="0" w:color="auto"/>
            <w:bottom w:val="none" w:sz="0" w:space="0" w:color="auto"/>
            <w:right w:val="none" w:sz="0" w:space="0" w:color="auto"/>
          </w:divBdr>
        </w:div>
        <w:div w:id="294454935">
          <w:marLeft w:val="640"/>
          <w:marRight w:val="0"/>
          <w:marTop w:val="0"/>
          <w:marBottom w:val="0"/>
          <w:divBdr>
            <w:top w:val="none" w:sz="0" w:space="0" w:color="auto"/>
            <w:left w:val="none" w:sz="0" w:space="0" w:color="auto"/>
            <w:bottom w:val="none" w:sz="0" w:space="0" w:color="auto"/>
            <w:right w:val="none" w:sz="0" w:space="0" w:color="auto"/>
          </w:divBdr>
        </w:div>
        <w:div w:id="1239707556">
          <w:marLeft w:val="640"/>
          <w:marRight w:val="0"/>
          <w:marTop w:val="0"/>
          <w:marBottom w:val="0"/>
          <w:divBdr>
            <w:top w:val="none" w:sz="0" w:space="0" w:color="auto"/>
            <w:left w:val="none" w:sz="0" w:space="0" w:color="auto"/>
            <w:bottom w:val="none" w:sz="0" w:space="0" w:color="auto"/>
            <w:right w:val="none" w:sz="0" w:space="0" w:color="auto"/>
          </w:divBdr>
        </w:div>
        <w:div w:id="247084124">
          <w:marLeft w:val="640"/>
          <w:marRight w:val="0"/>
          <w:marTop w:val="0"/>
          <w:marBottom w:val="0"/>
          <w:divBdr>
            <w:top w:val="none" w:sz="0" w:space="0" w:color="auto"/>
            <w:left w:val="none" w:sz="0" w:space="0" w:color="auto"/>
            <w:bottom w:val="none" w:sz="0" w:space="0" w:color="auto"/>
            <w:right w:val="none" w:sz="0" w:space="0" w:color="auto"/>
          </w:divBdr>
        </w:div>
        <w:div w:id="969824941">
          <w:marLeft w:val="640"/>
          <w:marRight w:val="0"/>
          <w:marTop w:val="0"/>
          <w:marBottom w:val="0"/>
          <w:divBdr>
            <w:top w:val="none" w:sz="0" w:space="0" w:color="auto"/>
            <w:left w:val="none" w:sz="0" w:space="0" w:color="auto"/>
            <w:bottom w:val="none" w:sz="0" w:space="0" w:color="auto"/>
            <w:right w:val="none" w:sz="0" w:space="0" w:color="auto"/>
          </w:divBdr>
        </w:div>
        <w:div w:id="1215970615">
          <w:marLeft w:val="640"/>
          <w:marRight w:val="0"/>
          <w:marTop w:val="0"/>
          <w:marBottom w:val="0"/>
          <w:divBdr>
            <w:top w:val="none" w:sz="0" w:space="0" w:color="auto"/>
            <w:left w:val="none" w:sz="0" w:space="0" w:color="auto"/>
            <w:bottom w:val="none" w:sz="0" w:space="0" w:color="auto"/>
            <w:right w:val="none" w:sz="0" w:space="0" w:color="auto"/>
          </w:divBdr>
        </w:div>
        <w:div w:id="246965295">
          <w:marLeft w:val="640"/>
          <w:marRight w:val="0"/>
          <w:marTop w:val="0"/>
          <w:marBottom w:val="0"/>
          <w:divBdr>
            <w:top w:val="none" w:sz="0" w:space="0" w:color="auto"/>
            <w:left w:val="none" w:sz="0" w:space="0" w:color="auto"/>
            <w:bottom w:val="none" w:sz="0" w:space="0" w:color="auto"/>
            <w:right w:val="none" w:sz="0" w:space="0" w:color="auto"/>
          </w:divBdr>
        </w:div>
        <w:div w:id="63839825">
          <w:marLeft w:val="640"/>
          <w:marRight w:val="0"/>
          <w:marTop w:val="0"/>
          <w:marBottom w:val="0"/>
          <w:divBdr>
            <w:top w:val="none" w:sz="0" w:space="0" w:color="auto"/>
            <w:left w:val="none" w:sz="0" w:space="0" w:color="auto"/>
            <w:bottom w:val="none" w:sz="0" w:space="0" w:color="auto"/>
            <w:right w:val="none" w:sz="0" w:space="0" w:color="auto"/>
          </w:divBdr>
        </w:div>
        <w:div w:id="526528264">
          <w:marLeft w:val="640"/>
          <w:marRight w:val="0"/>
          <w:marTop w:val="0"/>
          <w:marBottom w:val="0"/>
          <w:divBdr>
            <w:top w:val="none" w:sz="0" w:space="0" w:color="auto"/>
            <w:left w:val="none" w:sz="0" w:space="0" w:color="auto"/>
            <w:bottom w:val="none" w:sz="0" w:space="0" w:color="auto"/>
            <w:right w:val="none" w:sz="0" w:space="0" w:color="auto"/>
          </w:divBdr>
        </w:div>
        <w:div w:id="1262446121">
          <w:marLeft w:val="640"/>
          <w:marRight w:val="0"/>
          <w:marTop w:val="0"/>
          <w:marBottom w:val="0"/>
          <w:divBdr>
            <w:top w:val="none" w:sz="0" w:space="0" w:color="auto"/>
            <w:left w:val="none" w:sz="0" w:space="0" w:color="auto"/>
            <w:bottom w:val="none" w:sz="0" w:space="0" w:color="auto"/>
            <w:right w:val="none" w:sz="0" w:space="0" w:color="auto"/>
          </w:divBdr>
        </w:div>
        <w:div w:id="1207985741">
          <w:marLeft w:val="640"/>
          <w:marRight w:val="0"/>
          <w:marTop w:val="0"/>
          <w:marBottom w:val="0"/>
          <w:divBdr>
            <w:top w:val="none" w:sz="0" w:space="0" w:color="auto"/>
            <w:left w:val="none" w:sz="0" w:space="0" w:color="auto"/>
            <w:bottom w:val="none" w:sz="0" w:space="0" w:color="auto"/>
            <w:right w:val="none" w:sz="0" w:space="0" w:color="auto"/>
          </w:divBdr>
        </w:div>
      </w:divsChild>
    </w:div>
    <w:div w:id="931359852">
      <w:bodyDiv w:val="1"/>
      <w:marLeft w:val="0"/>
      <w:marRight w:val="0"/>
      <w:marTop w:val="0"/>
      <w:marBottom w:val="0"/>
      <w:divBdr>
        <w:top w:val="none" w:sz="0" w:space="0" w:color="auto"/>
        <w:left w:val="none" w:sz="0" w:space="0" w:color="auto"/>
        <w:bottom w:val="none" w:sz="0" w:space="0" w:color="auto"/>
        <w:right w:val="none" w:sz="0" w:space="0" w:color="auto"/>
      </w:divBdr>
    </w:div>
    <w:div w:id="934288886">
      <w:bodyDiv w:val="1"/>
      <w:marLeft w:val="0"/>
      <w:marRight w:val="0"/>
      <w:marTop w:val="0"/>
      <w:marBottom w:val="0"/>
      <w:divBdr>
        <w:top w:val="none" w:sz="0" w:space="0" w:color="auto"/>
        <w:left w:val="none" w:sz="0" w:space="0" w:color="auto"/>
        <w:bottom w:val="none" w:sz="0" w:space="0" w:color="auto"/>
        <w:right w:val="none" w:sz="0" w:space="0" w:color="auto"/>
      </w:divBdr>
    </w:div>
    <w:div w:id="937064123">
      <w:bodyDiv w:val="1"/>
      <w:marLeft w:val="0"/>
      <w:marRight w:val="0"/>
      <w:marTop w:val="0"/>
      <w:marBottom w:val="0"/>
      <w:divBdr>
        <w:top w:val="none" w:sz="0" w:space="0" w:color="auto"/>
        <w:left w:val="none" w:sz="0" w:space="0" w:color="auto"/>
        <w:bottom w:val="none" w:sz="0" w:space="0" w:color="auto"/>
        <w:right w:val="none" w:sz="0" w:space="0" w:color="auto"/>
      </w:divBdr>
    </w:div>
    <w:div w:id="937718319">
      <w:bodyDiv w:val="1"/>
      <w:marLeft w:val="0"/>
      <w:marRight w:val="0"/>
      <w:marTop w:val="0"/>
      <w:marBottom w:val="0"/>
      <w:divBdr>
        <w:top w:val="none" w:sz="0" w:space="0" w:color="auto"/>
        <w:left w:val="none" w:sz="0" w:space="0" w:color="auto"/>
        <w:bottom w:val="none" w:sz="0" w:space="0" w:color="auto"/>
        <w:right w:val="none" w:sz="0" w:space="0" w:color="auto"/>
      </w:divBdr>
    </w:div>
    <w:div w:id="937982642">
      <w:bodyDiv w:val="1"/>
      <w:marLeft w:val="0"/>
      <w:marRight w:val="0"/>
      <w:marTop w:val="0"/>
      <w:marBottom w:val="0"/>
      <w:divBdr>
        <w:top w:val="none" w:sz="0" w:space="0" w:color="auto"/>
        <w:left w:val="none" w:sz="0" w:space="0" w:color="auto"/>
        <w:bottom w:val="none" w:sz="0" w:space="0" w:color="auto"/>
        <w:right w:val="none" w:sz="0" w:space="0" w:color="auto"/>
      </w:divBdr>
    </w:div>
    <w:div w:id="939530684">
      <w:bodyDiv w:val="1"/>
      <w:marLeft w:val="0"/>
      <w:marRight w:val="0"/>
      <w:marTop w:val="0"/>
      <w:marBottom w:val="0"/>
      <w:divBdr>
        <w:top w:val="none" w:sz="0" w:space="0" w:color="auto"/>
        <w:left w:val="none" w:sz="0" w:space="0" w:color="auto"/>
        <w:bottom w:val="none" w:sz="0" w:space="0" w:color="auto"/>
        <w:right w:val="none" w:sz="0" w:space="0" w:color="auto"/>
      </w:divBdr>
    </w:div>
    <w:div w:id="941957762">
      <w:bodyDiv w:val="1"/>
      <w:marLeft w:val="0"/>
      <w:marRight w:val="0"/>
      <w:marTop w:val="0"/>
      <w:marBottom w:val="0"/>
      <w:divBdr>
        <w:top w:val="none" w:sz="0" w:space="0" w:color="auto"/>
        <w:left w:val="none" w:sz="0" w:space="0" w:color="auto"/>
        <w:bottom w:val="none" w:sz="0" w:space="0" w:color="auto"/>
        <w:right w:val="none" w:sz="0" w:space="0" w:color="auto"/>
      </w:divBdr>
    </w:div>
    <w:div w:id="943878705">
      <w:bodyDiv w:val="1"/>
      <w:marLeft w:val="0"/>
      <w:marRight w:val="0"/>
      <w:marTop w:val="0"/>
      <w:marBottom w:val="0"/>
      <w:divBdr>
        <w:top w:val="none" w:sz="0" w:space="0" w:color="auto"/>
        <w:left w:val="none" w:sz="0" w:space="0" w:color="auto"/>
        <w:bottom w:val="none" w:sz="0" w:space="0" w:color="auto"/>
        <w:right w:val="none" w:sz="0" w:space="0" w:color="auto"/>
      </w:divBdr>
    </w:div>
    <w:div w:id="943922846">
      <w:bodyDiv w:val="1"/>
      <w:marLeft w:val="0"/>
      <w:marRight w:val="0"/>
      <w:marTop w:val="0"/>
      <w:marBottom w:val="0"/>
      <w:divBdr>
        <w:top w:val="none" w:sz="0" w:space="0" w:color="auto"/>
        <w:left w:val="none" w:sz="0" w:space="0" w:color="auto"/>
        <w:bottom w:val="none" w:sz="0" w:space="0" w:color="auto"/>
        <w:right w:val="none" w:sz="0" w:space="0" w:color="auto"/>
      </w:divBdr>
    </w:div>
    <w:div w:id="946159310">
      <w:bodyDiv w:val="1"/>
      <w:marLeft w:val="0"/>
      <w:marRight w:val="0"/>
      <w:marTop w:val="0"/>
      <w:marBottom w:val="0"/>
      <w:divBdr>
        <w:top w:val="none" w:sz="0" w:space="0" w:color="auto"/>
        <w:left w:val="none" w:sz="0" w:space="0" w:color="auto"/>
        <w:bottom w:val="none" w:sz="0" w:space="0" w:color="auto"/>
        <w:right w:val="none" w:sz="0" w:space="0" w:color="auto"/>
      </w:divBdr>
    </w:div>
    <w:div w:id="948896780">
      <w:bodyDiv w:val="1"/>
      <w:marLeft w:val="0"/>
      <w:marRight w:val="0"/>
      <w:marTop w:val="0"/>
      <w:marBottom w:val="0"/>
      <w:divBdr>
        <w:top w:val="none" w:sz="0" w:space="0" w:color="auto"/>
        <w:left w:val="none" w:sz="0" w:space="0" w:color="auto"/>
        <w:bottom w:val="none" w:sz="0" w:space="0" w:color="auto"/>
        <w:right w:val="none" w:sz="0" w:space="0" w:color="auto"/>
      </w:divBdr>
    </w:div>
    <w:div w:id="948899558">
      <w:bodyDiv w:val="1"/>
      <w:marLeft w:val="0"/>
      <w:marRight w:val="0"/>
      <w:marTop w:val="0"/>
      <w:marBottom w:val="0"/>
      <w:divBdr>
        <w:top w:val="none" w:sz="0" w:space="0" w:color="auto"/>
        <w:left w:val="none" w:sz="0" w:space="0" w:color="auto"/>
        <w:bottom w:val="none" w:sz="0" w:space="0" w:color="auto"/>
        <w:right w:val="none" w:sz="0" w:space="0" w:color="auto"/>
      </w:divBdr>
    </w:div>
    <w:div w:id="950552605">
      <w:bodyDiv w:val="1"/>
      <w:marLeft w:val="0"/>
      <w:marRight w:val="0"/>
      <w:marTop w:val="0"/>
      <w:marBottom w:val="0"/>
      <w:divBdr>
        <w:top w:val="none" w:sz="0" w:space="0" w:color="auto"/>
        <w:left w:val="none" w:sz="0" w:space="0" w:color="auto"/>
        <w:bottom w:val="none" w:sz="0" w:space="0" w:color="auto"/>
        <w:right w:val="none" w:sz="0" w:space="0" w:color="auto"/>
      </w:divBdr>
    </w:div>
    <w:div w:id="952202939">
      <w:bodyDiv w:val="1"/>
      <w:marLeft w:val="0"/>
      <w:marRight w:val="0"/>
      <w:marTop w:val="0"/>
      <w:marBottom w:val="0"/>
      <w:divBdr>
        <w:top w:val="none" w:sz="0" w:space="0" w:color="auto"/>
        <w:left w:val="none" w:sz="0" w:space="0" w:color="auto"/>
        <w:bottom w:val="none" w:sz="0" w:space="0" w:color="auto"/>
        <w:right w:val="none" w:sz="0" w:space="0" w:color="auto"/>
      </w:divBdr>
    </w:div>
    <w:div w:id="952709176">
      <w:bodyDiv w:val="1"/>
      <w:marLeft w:val="0"/>
      <w:marRight w:val="0"/>
      <w:marTop w:val="0"/>
      <w:marBottom w:val="0"/>
      <w:divBdr>
        <w:top w:val="none" w:sz="0" w:space="0" w:color="auto"/>
        <w:left w:val="none" w:sz="0" w:space="0" w:color="auto"/>
        <w:bottom w:val="none" w:sz="0" w:space="0" w:color="auto"/>
        <w:right w:val="none" w:sz="0" w:space="0" w:color="auto"/>
      </w:divBdr>
    </w:div>
    <w:div w:id="952899559">
      <w:bodyDiv w:val="1"/>
      <w:marLeft w:val="0"/>
      <w:marRight w:val="0"/>
      <w:marTop w:val="0"/>
      <w:marBottom w:val="0"/>
      <w:divBdr>
        <w:top w:val="none" w:sz="0" w:space="0" w:color="auto"/>
        <w:left w:val="none" w:sz="0" w:space="0" w:color="auto"/>
        <w:bottom w:val="none" w:sz="0" w:space="0" w:color="auto"/>
        <w:right w:val="none" w:sz="0" w:space="0" w:color="auto"/>
      </w:divBdr>
    </w:div>
    <w:div w:id="954098002">
      <w:bodyDiv w:val="1"/>
      <w:marLeft w:val="0"/>
      <w:marRight w:val="0"/>
      <w:marTop w:val="0"/>
      <w:marBottom w:val="0"/>
      <w:divBdr>
        <w:top w:val="none" w:sz="0" w:space="0" w:color="auto"/>
        <w:left w:val="none" w:sz="0" w:space="0" w:color="auto"/>
        <w:bottom w:val="none" w:sz="0" w:space="0" w:color="auto"/>
        <w:right w:val="none" w:sz="0" w:space="0" w:color="auto"/>
      </w:divBdr>
    </w:div>
    <w:div w:id="95598864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533260">
      <w:bodyDiv w:val="1"/>
      <w:marLeft w:val="0"/>
      <w:marRight w:val="0"/>
      <w:marTop w:val="0"/>
      <w:marBottom w:val="0"/>
      <w:divBdr>
        <w:top w:val="none" w:sz="0" w:space="0" w:color="auto"/>
        <w:left w:val="none" w:sz="0" w:space="0" w:color="auto"/>
        <w:bottom w:val="none" w:sz="0" w:space="0" w:color="auto"/>
        <w:right w:val="none" w:sz="0" w:space="0" w:color="auto"/>
      </w:divBdr>
    </w:div>
    <w:div w:id="958954442">
      <w:bodyDiv w:val="1"/>
      <w:marLeft w:val="0"/>
      <w:marRight w:val="0"/>
      <w:marTop w:val="0"/>
      <w:marBottom w:val="0"/>
      <w:divBdr>
        <w:top w:val="none" w:sz="0" w:space="0" w:color="auto"/>
        <w:left w:val="none" w:sz="0" w:space="0" w:color="auto"/>
        <w:bottom w:val="none" w:sz="0" w:space="0" w:color="auto"/>
        <w:right w:val="none" w:sz="0" w:space="0" w:color="auto"/>
      </w:divBdr>
    </w:div>
    <w:div w:id="960039539">
      <w:bodyDiv w:val="1"/>
      <w:marLeft w:val="0"/>
      <w:marRight w:val="0"/>
      <w:marTop w:val="0"/>
      <w:marBottom w:val="0"/>
      <w:divBdr>
        <w:top w:val="none" w:sz="0" w:space="0" w:color="auto"/>
        <w:left w:val="none" w:sz="0" w:space="0" w:color="auto"/>
        <w:bottom w:val="none" w:sz="0" w:space="0" w:color="auto"/>
        <w:right w:val="none" w:sz="0" w:space="0" w:color="auto"/>
      </w:divBdr>
    </w:div>
    <w:div w:id="963005927">
      <w:bodyDiv w:val="1"/>
      <w:marLeft w:val="0"/>
      <w:marRight w:val="0"/>
      <w:marTop w:val="0"/>
      <w:marBottom w:val="0"/>
      <w:divBdr>
        <w:top w:val="none" w:sz="0" w:space="0" w:color="auto"/>
        <w:left w:val="none" w:sz="0" w:space="0" w:color="auto"/>
        <w:bottom w:val="none" w:sz="0" w:space="0" w:color="auto"/>
        <w:right w:val="none" w:sz="0" w:space="0" w:color="auto"/>
      </w:divBdr>
    </w:div>
    <w:div w:id="963847825">
      <w:bodyDiv w:val="1"/>
      <w:marLeft w:val="0"/>
      <w:marRight w:val="0"/>
      <w:marTop w:val="0"/>
      <w:marBottom w:val="0"/>
      <w:divBdr>
        <w:top w:val="none" w:sz="0" w:space="0" w:color="auto"/>
        <w:left w:val="none" w:sz="0" w:space="0" w:color="auto"/>
        <w:bottom w:val="none" w:sz="0" w:space="0" w:color="auto"/>
        <w:right w:val="none" w:sz="0" w:space="0" w:color="auto"/>
      </w:divBdr>
    </w:div>
    <w:div w:id="964430008">
      <w:bodyDiv w:val="1"/>
      <w:marLeft w:val="0"/>
      <w:marRight w:val="0"/>
      <w:marTop w:val="0"/>
      <w:marBottom w:val="0"/>
      <w:divBdr>
        <w:top w:val="none" w:sz="0" w:space="0" w:color="auto"/>
        <w:left w:val="none" w:sz="0" w:space="0" w:color="auto"/>
        <w:bottom w:val="none" w:sz="0" w:space="0" w:color="auto"/>
        <w:right w:val="none" w:sz="0" w:space="0" w:color="auto"/>
      </w:divBdr>
    </w:div>
    <w:div w:id="964778474">
      <w:bodyDiv w:val="1"/>
      <w:marLeft w:val="0"/>
      <w:marRight w:val="0"/>
      <w:marTop w:val="0"/>
      <w:marBottom w:val="0"/>
      <w:divBdr>
        <w:top w:val="none" w:sz="0" w:space="0" w:color="auto"/>
        <w:left w:val="none" w:sz="0" w:space="0" w:color="auto"/>
        <w:bottom w:val="none" w:sz="0" w:space="0" w:color="auto"/>
        <w:right w:val="none" w:sz="0" w:space="0" w:color="auto"/>
      </w:divBdr>
    </w:div>
    <w:div w:id="965812735">
      <w:bodyDiv w:val="1"/>
      <w:marLeft w:val="0"/>
      <w:marRight w:val="0"/>
      <w:marTop w:val="0"/>
      <w:marBottom w:val="0"/>
      <w:divBdr>
        <w:top w:val="none" w:sz="0" w:space="0" w:color="auto"/>
        <w:left w:val="none" w:sz="0" w:space="0" w:color="auto"/>
        <w:bottom w:val="none" w:sz="0" w:space="0" w:color="auto"/>
        <w:right w:val="none" w:sz="0" w:space="0" w:color="auto"/>
      </w:divBdr>
    </w:div>
    <w:div w:id="971135766">
      <w:bodyDiv w:val="1"/>
      <w:marLeft w:val="0"/>
      <w:marRight w:val="0"/>
      <w:marTop w:val="0"/>
      <w:marBottom w:val="0"/>
      <w:divBdr>
        <w:top w:val="none" w:sz="0" w:space="0" w:color="auto"/>
        <w:left w:val="none" w:sz="0" w:space="0" w:color="auto"/>
        <w:bottom w:val="none" w:sz="0" w:space="0" w:color="auto"/>
        <w:right w:val="none" w:sz="0" w:space="0" w:color="auto"/>
      </w:divBdr>
    </w:div>
    <w:div w:id="973752519">
      <w:bodyDiv w:val="1"/>
      <w:marLeft w:val="0"/>
      <w:marRight w:val="0"/>
      <w:marTop w:val="0"/>
      <w:marBottom w:val="0"/>
      <w:divBdr>
        <w:top w:val="none" w:sz="0" w:space="0" w:color="auto"/>
        <w:left w:val="none" w:sz="0" w:space="0" w:color="auto"/>
        <w:bottom w:val="none" w:sz="0" w:space="0" w:color="auto"/>
        <w:right w:val="none" w:sz="0" w:space="0" w:color="auto"/>
      </w:divBdr>
    </w:div>
    <w:div w:id="976834702">
      <w:bodyDiv w:val="1"/>
      <w:marLeft w:val="0"/>
      <w:marRight w:val="0"/>
      <w:marTop w:val="0"/>
      <w:marBottom w:val="0"/>
      <w:divBdr>
        <w:top w:val="none" w:sz="0" w:space="0" w:color="auto"/>
        <w:left w:val="none" w:sz="0" w:space="0" w:color="auto"/>
        <w:bottom w:val="none" w:sz="0" w:space="0" w:color="auto"/>
        <w:right w:val="none" w:sz="0" w:space="0" w:color="auto"/>
      </w:divBdr>
    </w:div>
    <w:div w:id="982277744">
      <w:bodyDiv w:val="1"/>
      <w:marLeft w:val="0"/>
      <w:marRight w:val="0"/>
      <w:marTop w:val="0"/>
      <w:marBottom w:val="0"/>
      <w:divBdr>
        <w:top w:val="none" w:sz="0" w:space="0" w:color="auto"/>
        <w:left w:val="none" w:sz="0" w:space="0" w:color="auto"/>
        <w:bottom w:val="none" w:sz="0" w:space="0" w:color="auto"/>
        <w:right w:val="none" w:sz="0" w:space="0" w:color="auto"/>
      </w:divBdr>
    </w:div>
    <w:div w:id="982545229">
      <w:bodyDiv w:val="1"/>
      <w:marLeft w:val="0"/>
      <w:marRight w:val="0"/>
      <w:marTop w:val="0"/>
      <w:marBottom w:val="0"/>
      <w:divBdr>
        <w:top w:val="none" w:sz="0" w:space="0" w:color="auto"/>
        <w:left w:val="none" w:sz="0" w:space="0" w:color="auto"/>
        <w:bottom w:val="none" w:sz="0" w:space="0" w:color="auto"/>
        <w:right w:val="none" w:sz="0" w:space="0" w:color="auto"/>
      </w:divBdr>
      <w:divsChild>
        <w:div w:id="175920826">
          <w:marLeft w:val="0"/>
          <w:marRight w:val="0"/>
          <w:marTop w:val="0"/>
          <w:marBottom w:val="0"/>
          <w:divBdr>
            <w:top w:val="none" w:sz="0" w:space="0" w:color="auto"/>
            <w:left w:val="none" w:sz="0" w:space="0" w:color="auto"/>
            <w:bottom w:val="none" w:sz="0" w:space="0" w:color="auto"/>
            <w:right w:val="none" w:sz="0" w:space="0" w:color="auto"/>
          </w:divBdr>
        </w:div>
        <w:div w:id="1126048820">
          <w:marLeft w:val="0"/>
          <w:marRight w:val="0"/>
          <w:marTop w:val="0"/>
          <w:marBottom w:val="0"/>
          <w:divBdr>
            <w:top w:val="none" w:sz="0" w:space="0" w:color="auto"/>
            <w:left w:val="none" w:sz="0" w:space="0" w:color="auto"/>
            <w:bottom w:val="none" w:sz="0" w:space="0" w:color="auto"/>
            <w:right w:val="none" w:sz="0" w:space="0" w:color="auto"/>
          </w:divBdr>
        </w:div>
        <w:div w:id="1841431787">
          <w:marLeft w:val="0"/>
          <w:marRight w:val="0"/>
          <w:marTop w:val="0"/>
          <w:marBottom w:val="0"/>
          <w:divBdr>
            <w:top w:val="none" w:sz="0" w:space="0" w:color="auto"/>
            <w:left w:val="none" w:sz="0" w:space="0" w:color="auto"/>
            <w:bottom w:val="none" w:sz="0" w:space="0" w:color="auto"/>
            <w:right w:val="none" w:sz="0" w:space="0" w:color="auto"/>
          </w:divBdr>
        </w:div>
        <w:div w:id="576745571">
          <w:marLeft w:val="0"/>
          <w:marRight w:val="0"/>
          <w:marTop w:val="0"/>
          <w:marBottom w:val="0"/>
          <w:divBdr>
            <w:top w:val="none" w:sz="0" w:space="0" w:color="auto"/>
            <w:left w:val="none" w:sz="0" w:space="0" w:color="auto"/>
            <w:bottom w:val="none" w:sz="0" w:space="0" w:color="auto"/>
            <w:right w:val="none" w:sz="0" w:space="0" w:color="auto"/>
          </w:divBdr>
        </w:div>
        <w:div w:id="873807726">
          <w:marLeft w:val="0"/>
          <w:marRight w:val="0"/>
          <w:marTop w:val="0"/>
          <w:marBottom w:val="0"/>
          <w:divBdr>
            <w:top w:val="none" w:sz="0" w:space="0" w:color="auto"/>
            <w:left w:val="none" w:sz="0" w:space="0" w:color="auto"/>
            <w:bottom w:val="none" w:sz="0" w:space="0" w:color="auto"/>
            <w:right w:val="none" w:sz="0" w:space="0" w:color="auto"/>
          </w:divBdr>
        </w:div>
        <w:div w:id="2096169614">
          <w:marLeft w:val="0"/>
          <w:marRight w:val="0"/>
          <w:marTop w:val="0"/>
          <w:marBottom w:val="0"/>
          <w:divBdr>
            <w:top w:val="none" w:sz="0" w:space="0" w:color="auto"/>
            <w:left w:val="none" w:sz="0" w:space="0" w:color="auto"/>
            <w:bottom w:val="none" w:sz="0" w:space="0" w:color="auto"/>
            <w:right w:val="none" w:sz="0" w:space="0" w:color="auto"/>
          </w:divBdr>
        </w:div>
        <w:div w:id="290014603">
          <w:marLeft w:val="0"/>
          <w:marRight w:val="0"/>
          <w:marTop w:val="0"/>
          <w:marBottom w:val="0"/>
          <w:divBdr>
            <w:top w:val="none" w:sz="0" w:space="0" w:color="auto"/>
            <w:left w:val="none" w:sz="0" w:space="0" w:color="auto"/>
            <w:bottom w:val="none" w:sz="0" w:space="0" w:color="auto"/>
            <w:right w:val="none" w:sz="0" w:space="0" w:color="auto"/>
          </w:divBdr>
        </w:div>
        <w:div w:id="2009599897">
          <w:marLeft w:val="0"/>
          <w:marRight w:val="0"/>
          <w:marTop w:val="0"/>
          <w:marBottom w:val="0"/>
          <w:divBdr>
            <w:top w:val="none" w:sz="0" w:space="0" w:color="auto"/>
            <w:left w:val="none" w:sz="0" w:space="0" w:color="auto"/>
            <w:bottom w:val="none" w:sz="0" w:space="0" w:color="auto"/>
            <w:right w:val="none" w:sz="0" w:space="0" w:color="auto"/>
          </w:divBdr>
        </w:div>
        <w:div w:id="1560554931">
          <w:marLeft w:val="0"/>
          <w:marRight w:val="0"/>
          <w:marTop w:val="0"/>
          <w:marBottom w:val="0"/>
          <w:divBdr>
            <w:top w:val="none" w:sz="0" w:space="0" w:color="auto"/>
            <w:left w:val="none" w:sz="0" w:space="0" w:color="auto"/>
            <w:bottom w:val="none" w:sz="0" w:space="0" w:color="auto"/>
            <w:right w:val="none" w:sz="0" w:space="0" w:color="auto"/>
          </w:divBdr>
        </w:div>
        <w:div w:id="1061058793">
          <w:marLeft w:val="0"/>
          <w:marRight w:val="0"/>
          <w:marTop w:val="0"/>
          <w:marBottom w:val="0"/>
          <w:divBdr>
            <w:top w:val="none" w:sz="0" w:space="0" w:color="auto"/>
            <w:left w:val="none" w:sz="0" w:space="0" w:color="auto"/>
            <w:bottom w:val="none" w:sz="0" w:space="0" w:color="auto"/>
            <w:right w:val="none" w:sz="0" w:space="0" w:color="auto"/>
          </w:divBdr>
        </w:div>
        <w:div w:id="842353992">
          <w:marLeft w:val="0"/>
          <w:marRight w:val="0"/>
          <w:marTop w:val="0"/>
          <w:marBottom w:val="0"/>
          <w:divBdr>
            <w:top w:val="none" w:sz="0" w:space="0" w:color="auto"/>
            <w:left w:val="none" w:sz="0" w:space="0" w:color="auto"/>
            <w:bottom w:val="none" w:sz="0" w:space="0" w:color="auto"/>
            <w:right w:val="none" w:sz="0" w:space="0" w:color="auto"/>
          </w:divBdr>
        </w:div>
        <w:div w:id="1501970176">
          <w:marLeft w:val="0"/>
          <w:marRight w:val="0"/>
          <w:marTop w:val="0"/>
          <w:marBottom w:val="0"/>
          <w:divBdr>
            <w:top w:val="none" w:sz="0" w:space="0" w:color="auto"/>
            <w:left w:val="none" w:sz="0" w:space="0" w:color="auto"/>
            <w:bottom w:val="none" w:sz="0" w:space="0" w:color="auto"/>
            <w:right w:val="none" w:sz="0" w:space="0" w:color="auto"/>
          </w:divBdr>
        </w:div>
        <w:div w:id="21786765">
          <w:marLeft w:val="0"/>
          <w:marRight w:val="0"/>
          <w:marTop w:val="0"/>
          <w:marBottom w:val="0"/>
          <w:divBdr>
            <w:top w:val="none" w:sz="0" w:space="0" w:color="auto"/>
            <w:left w:val="none" w:sz="0" w:space="0" w:color="auto"/>
            <w:bottom w:val="none" w:sz="0" w:space="0" w:color="auto"/>
            <w:right w:val="none" w:sz="0" w:space="0" w:color="auto"/>
          </w:divBdr>
        </w:div>
        <w:div w:id="149055726">
          <w:marLeft w:val="0"/>
          <w:marRight w:val="0"/>
          <w:marTop w:val="0"/>
          <w:marBottom w:val="0"/>
          <w:divBdr>
            <w:top w:val="none" w:sz="0" w:space="0" w:color="auto"/>
            <w:left w:val="none" w:sz="0" w:space="0" w:color="auto"/>
            <w:bottom w:val="none" w:sz="0" w:space="0" w:color="auto"/>
            <w:right w:val="none" w:sz="0" w:space="0" w:color="auto"/>
          </w:divBdr>
        </w:div>
        <w:div w:id="383259588">
          <w:marLeft w:val="0"/>
          <w:marRight w:val="0"/>
          <w:marTop w:val="0"/>
          <w:marBottom w:val="0"/>
          <w:divBdr>
            <w:top w:val="none" w:sz="0" w:space="0" w:color="auto"/>
            <w:left w:val="none" w:sz="0" w:space="0" w:color="auto"/>
            <w:bottom w:val="none" w:sz="0" w:space="0" w:color="auto"/>
            <w:right w:val="none" w:sz="0" w:space="0" w:color="auto"/>
          </w:divBdr>
        </w:div>
        <w:div w:id="1351182890">
          <w:marLeft w:val="0"/>
          <w:marRight w:val="0"/>
          <w:marTop w:val="0"/>
          <w:marBottom w:val="0"/>
          <w:divBdr>
            <w:top w:val="none" w:sz="0" w:space="0" w:color="auto"/>
            <w:left w:val="none" w:sz="0" w:space="0" w:color="auto"/>
            <w:bottom w:val="none" w:sz="0" w:space="0" w:color="auto"/>
            <w:right w:val="none" w:sz="0" w:space="0" w:color="auto"/>
          </w:divBdr>
        </w:div>
        <w:div w:id="90206613">
          <w:marLeft w:val="0"/>
          <w:marRight w:val="0"/>
          <w:marTop w:val="0"/>
          <w:marBottom w:val="0"/>
          <w:divBdr>
            <w:top w:val="none" w:sz="0" w:space="0" w:color="auto"/>
            <w:left w:val="none" w:sz="0" w:space="0" w:color="auto"/>
            <w:bottom w:val="none" w:sz="0" w:space="0" w:color="auto"/>
            <w:right w:val="none" w:sz="0" w:space="0" w:color="auto"/>
          </w:divBdr>
        </w:div>
        <w:div w:id="2113895894">
          <w:marLeft w:val="0"/>
          <w:marRight w:val="0"/>
          <w:marTop w:val="0"/>
          <w:marBottom w:val="0"/>
          <w:divBdr>
            <w:top w:val="none" w:sz="0" w:space="0" w:color="auto"/>
            <w:left w:val="none" w:sz="0" w:space="0" w:color="auto"/>
            <w:bottom w:val="none" w:sz="0" w:space="0" w:color="auto"/>
            <w:right w:val="none" w:sz="0" w:space="0" w:color="auto"/>
          </w:divBdr>
        </w:div>
        <w:div w:id="931207773">
          <w:marLeft w:val="0"/>
          <w:marRight w:val="0"/>
          <w:marTop w:val="0"/>
          <w:marBottom w:val="0"/>
          <w:divBdr>
            <w:top w:val="none" w:sz="0" w:space="0" w:color="auto"/>
            <w:left w:val="none" w:sz="0" w:space="0" w:color="auto"/>
            <w:bottom w:val="none" w:sz="0" w:space="0" w:color="auto"/>
            <w:right w:val="none" w:sz="0" w:space="0" w:color="auto"/>
          </w:divBdr>
        </w:div>
        <w:div w:id="1861895204">
          <w:marLeft w:val="0"/>
          <w:marRight w:val="0"/>
          <w:marTop w:val="0"/>
          <w:marBottom w:val="0"/>
          <w:divBdr>
            <w:top w:val="none" w:sz="0" w:space="0" w:color="auto"/>
            <w:left w:val="none" w:sz="0" w:space="0" w:color="auto"/>
            <w:bottom w:val="none" w:sz="0" w:space="0" w:color="auto"/>
            <w:right w:val="none" w:sz="0" w:space="0" w:color="auto"/>
          </w:divBdr>
        </w:div>
        <w:div w:id="1104693978">
          <w:marLeft w:val="0"/>
          <w:marRight w:val="0"/>
          <w:marTop w:val="0"/>
          <w:marBottom w:val="0"/>
          <w:divBdr>
            <w:top w:val="none" w:sz="0" w:space="0" w:color="auto"/>
            <w:left w:val="none" w:sz="0" w:space="0" w:color="auto"/>
            <w:bottom w:val="none" w:sz="0" w:space="0" w:color="auto"/>
            <w:right w:val="none" w:sz="0" w:space="0" w:color="auto"/>
          </w:divBdr>
        </w:div>
        <w:div w:id="1021904731">
          <w:marLeft w:val="0"/>
          <w:marRight w:val="0"/>
          <w:marTop w:val="0"/>
          <w:marBottom w:val="0"/>
          <w:divBdr>
            <w:top w:val="none" w:sz="0" w:space="0" w:color="auto"/>
            <w:left w:val="none" w:sz="0" w:space="0" w:color="auto"/>
            <w:bottom w:val="none" w:sz="0" w:space="0" w:color="auto"/>
            <w:right w:val="none" w:sz="0" w:space="0" w:color="auto"/>
          </w:divBdr>
        </w:div>
        <w:div w:id="1022822645">
          <w:marLeft w:val="0"/>
          <w:marRight w:val="0"/>
          <w:marTop w:val="0"/>
          <w:marBottom w:val="0"/>
          <w:divBdr>
            <w:top w:val="none" w:sz="0" w:space="0" w:color="auto"/>
            <w:left w:val="none" w:sz="0" w:space="0" w:color="auto"/>
            <w:bottom w:val="none" w:sz="0" w:space="0" w:color="auto"/>
            <w:right w:val="none" w:sz="0" w:space="0" w:color="auto"/>
          </w:divBdr>
        </w:div>
        <w:div w:id="410667217">
          <w:marLeft w:val="0"/>
          <w:marRight w:val="0"/>
          <w:marTop w:val="0"/>
          <w:marBottom w:val="0"/>
          <w:divBdr>
            <w:top w:val="none" w:sz="0" w:space="0" w:color="auto"/>
            <w:left w:val="none" w:sz="0" w:space="0" w:color="auto"/>
            <w:bottom w:val="none" w:sz="0" w:space="0" w:color="auto"/>
            <w:right w:val="none" w:sz="0" w:space="0" w:color="auto"/>
          </w:divBdr>
        </w:div>
        <w:div w:id="174274762">
          <w:marLeft w:val="0"/>
          <w:marRight w:val="0"/>
          <w:marTop w:val="0"/>
          <w:marBottom w:val="0"/>
          <w:divBdr>
            <w:top w:val="none" w:sz="0" w:space="0" w:color="auto"/>
            <w:left w:val="none" w:sz="0" w:space="0" w:color="auto"/>
            <w:bottom w:val="none" w:sz="0" w:space="0" w:color="auto"/>
            <w:right w:val="none" w:sz="0" w:space="0" w:color="auto"/>
          </w:divBdr>
        </w:div>
        <w:div w:id="1163400908">
          <w:marLeft w:val="0"/>
          <w:marRight w:val="0"/>
          <w:marTop w:val="0"/>
          <w:marBottom w:val="0"/>
          <w:divBdr>
            <w:top w:val="none" w:sz="0" w:space="0" w:color="auto"/>
            <w:left w:val="none" w:sz="0" w:space="0" w:color="auto"/>
            <w:bottom w:val="none" w:sz="0" w:space="0" w:color="auto"/>
            <w:right w:val="none" w:sz="0" w:space="0" w:color="auto"/>
          </w:divBdr>
        </w:div>
        <w:div w:id="437026327">
          <w:marLeft w:val="0"/>
          <w:marRight w:val="0"/>
          <w:marTop w:val="0"/>
          <w:marBottom w:val="0"/>
          <w:divBdr>
            <w:top w:val="none" w:sz="0" w:space="0" w:color="auto"/>
            <w:left w:val="none" w:sz="0" w:space="0" w:color="auto"/>
            <w:bottom w:val="none" w:sz="0" w:space="0" w:color="auto"/>
            <w:right w:val="none" w:sz="0" w:space="0" w:color="auto"/>
          </w:divBdr>
        </w:div>
        <w:div w:id="1591084963">
          <w:marLeft w:val="0"/>
          <w:marRight w:val="0"/>
          <w:marTop w:val="0"/>
          <w:marBottom w:val="0"/>
          <w:divBdr>
            <w:top w:val="none" w:sz="0" w:space="0" w:color="auto"/>
            <w:left w:val="none" w:sz="0" w:space="0" w:color="auto"/>
            <w:bottom w:val="none" w:sz="0" w:space="0" w:color="auto"/>
            <w:right w:val="none" w:sz="0" w:space="0" w:color="auto"/>
          </w:divBdr>
        </w:div>
        <w:div w:id="2131776534">
          <w:marLeft w:val="0"/>
          <w:marRight w:val="0"/>
          <w:marTop w:val="0"/>
          <w:marBottom w:val="0"/>
          <w:divBdr>
            <w:top w:val="none" w:sz="0" w:space="0" w:color="auto"/>
            <w:left w:val="none" w:sz="0" w:space="0" w:color="auto"/>
            <w:bottom w:val="none" w:sz="0" w:space="0" w:color="auto"/>
            <w:right w:val="none" w:sz="0" w:space="0" w:color="auto"/>
          </w:divBdr>
        </w:div>
        <w:div w:id="1741826145">
          <w:marLeft w:val="0"/>
          <w:marRight w:val="0"/>
          <w:marTop w:val="0"/>
          <w:marBottom w:val="0"/>
          <w:divBdr>
            <w:top w:val="none" w:sz="0" w:space="0" w:color="auto"/>
            <w:left w:val="none" w:sz="0" w:space="0" w:color="auto"/>
            <w:bottom w:val="none" w:sz="0" w:space="0" w:color="auto"/>
            <w:right w:val="none" w:sz="0" w:space="0" w:color="auto"/>
          </w:divBdr>
        </w:div>
        <w:div w:id="690029571">
          <w:marLeft w:val="0"/>
          <w:marRight w:val="0"/>
          <w:marTop w:val="0"/>
          <w:marBottom w:val="0"/>
          <w:divBdr>
            <w:top w:val="none" w:sz="0" w:space="0" w:color="auto"/>
            <w:left w:val="none" w:sz="0" w:space="0" w:color="auto"/>
            <w:bottom w:val="none" w:sz="0" w:space="0" w:color="auto"/>
            <w:right w:val="none" w:sz="0" w:space="0" w:color="auto"/>
          </w:divBdr>
        </w:div>
        <w:div w:id="1626351868">
          <w:marLeft w:val="0"/>
          <w:marRight w:val="0"/>
          <w:marTop w:val="0"/>
          <w:marBottom w:val="0"/>
          <w:divBdr>
            <w:top w:val="none" w:sz="0" w:space="0" w:color="auto"/>
            <w:left w:val="none" w:sz="0" w:space="0" w:color="auto"/>
            <w:bottom w:val="none" w:sz="0" w:space="0" w:color="auto"/>
            <w:right w:val="none" w:sz="0" w:space="0" w:color="auto"/>
          </w:divBdr>
        </w:div>
        <w:div w:id="1631131818">
          <w:marLeft w:val="0"/>
          <w:marRight w:val="0"/>
          <w:marTop w:val="0"/>
          <w:marBottom w:val="0"/>
          <w:divBdr>
            <w:top w:val="none" w:sz="0" w:space="0" w:color="auto"/>
            <w:left w:val="none" w:sz="0" w:space="0" w:color="auto"/>
            <w:bottom w:val="none" w:sz="0" w:space="0" w:color="auto"/>
            <w:right w:val="none" w:sz="0" w:space="0" w:color="auto"/>
          </w:divBdr>
        </w:div>
        <w:div w:id="1067991520">
          <w:marLeft w:val="0"/>
          <w:marRight w:val="0"/>
          <w:marTop w:val="0"/>
          <w:marBottom w:val="0"/>
          <w:divBdr>
            <w:top w:val="none" w:sz="0" w:space="0" w:color="auto"/>
            <w:left w:val="none" w:sz="0" w:space="0" w:color="auto"/>
            <w:bottom w:val="none" w:sz="0" w:space="0" w:color="auto"/>
            <w:right w:val="none" w:sz="0" w:space="0" w:color="auto"/>
          </w:divBdr>
        </w:div>
        <w:div w:id="1401514608">
          <w:marLeft w:val="0"/>
          <w:marRight w:val="0"/>
          <w:marTop w:val="0"/>
          <w:marBottom w:val="0"/>
          <w:divBdr>
            <w:top w:val="none" w:sz="0" w:space="0" w:color="auto"/>
            <w:left w:val="none" w:sz="0" w:space="0" w:color="auto"/>
            <w:bottom w:val="none" w:sz="0" w:space="0" w:color="auto"/>
            <w:right w:val="none" w:sz="0" w:space="0" w:color="auto"/>
          </w:divBdr>
        </w:div>
        <w:div w:id="1880244035">
          <w:marLeft w:val="0"/>
          <w:marRight w:val="0"/>
          <w:marTop w:val="0"/>
          <w:marBottom w:val="0"/>
          <w:divBdr>
            <w:top w:val="none" w:sz="0" w:space="0" w:color="auto"/>
            <w:left w:val="none" w:sz="0" w:space="0" w:color="auto"/>
            <w:bottom w:val="none" w:sz="0" w:space="0" w:color="auto"/>
            <w:right w:val="none" w:sz="0" w:space="0" w:color="auto"/>
          </w:divBdr>
        </w:div>
        <w:div w:id="237710842">
          <w:marLeft w:val="0"/>
          <w:marRight w:val="0"/>
          <w:marTop w:val="0"/>
          <w:marBottom w:val="0"/>
          <w:divBdr>
            <w:top w:val="none" w:sz="0" w:space="0" w:color="auto"/>
            <w:left w:val="none" w:sz="0" w:space="0" w:color="auto"/>
            <w:bottom w:val="none" w:sz="0" w:space="0" w:color="auto"/>
            <w:right w:val="none" w:sz="0" w:space="0" w:color="auto"/>
          </w:divBdr>
        </w:div>
        <w:div w:id="1701080312">
          <w:marLeft w:val="0"/>
          <w:marRight w:val="0"/>
          <w:marTop w:val="0"/>
          <w:marBottom w:val="0"/>
          <w:divBdr>
            <w:top w:val="none" w:sz="0" w:space="0" w:color="auto"/>
            <w:left w:val="none" w:sz="0" w:space="0" w:color="auto"/>
            <w:bottom w:val="none" w:sz="0" w:space="0" w:color="auto"/>
            <w:right w:val="none" w:sz="0" w:space="0" w:color="auto"/>
          </w:divBdr>
        </w:div>
        <w:div w:id="526333583">
          <w:marLeft w:val="0"/>
          <w:marRight w:val="0"/>
          <w:marTop w:val="0"/>
          <w:marBottom w:val="0"/>
          <w:divBdr>
            <w:top w:val="none" w:sz="0" w:space="0" w:color="auto"/>
            <w:left w:val="none" w:sz="0" w:space="0" w:color="auto"/>
            <w:bottom w:val="none" w:sz="0" w:space="0" w:color="auto"/>
            <w:right w:val="none" w:sz="0" w:space="0" w:color="auto"/>
          </w:divBdr>
        </w:div>
        <w:div w:id="398093392">
          <w:marLeft w:val="0"/>
          <w:marRight w:val="0"/>
          <w:marTop w:val="0"/>
          <w:marBottom w:val="0"/>
          <w:divBdr>
            <w:top w:val="none" w:sz="0" w:space="0" w:color="auto"/>
            <w:left w:val="none" w:sz="0" w:space="0" w:color="auto"/>
            <w:bottom w:val="none" w:sz="0" w:space="0" w:color="auto"/>
            <w:right w:val="none" w:sz="0" w:space="0" w:color="auto"/>
          </w:divBdr>
        </w:div>
        <w:div w:id="1641955495">
          <w:marLeft w:val="0"/>
          <w:marRight w:val="0"/>
          <w:marTop w:val="0"/>
          <w:marBottom w:val="0"/>
          <w:divBdr>
            <w:top w:val="none" w:sz="0" w:space="0" w:color="auto"/>
            <w:left w:val="none" w:sz="0" w:space="0" w:color="auto"/>
            <w:bottom w:val="none" w:sz="0" w:space="0" w:color="auto"/>
            <w:right w:val="none" w:sz="0" w:space="0" w:color="auto"/>
          </w:divBdr>
        </w:div>
        <w:div w:id="1408263729">
          <w:marLeft w:val="0"/>
          <w:marRight w:val="0"/>
          <w:marTop w:val="0"/>
          <w:marBottom w:val="0"/>
          <w:divBdr>
            <w:top w:val="none" w:sz="0" w:space="0" w:color="auto"/>
            <w:left w:val="none" w:sz="0" w:space="0" w:color="auto"/>
            <w:bottom w:val="none" w:sz="0" w:space="0" w:color="auto"/>
            <w:right w:val="none" w:sz="0" w:space="0" w:color="auto"/>
          </w:divBdr>
        </w:div>
        <w:div w:id="353310295">
          <w:marLeft w:val="0"/>
          <w:marRight w:val="0"/>
          <w:marTop w:val="0"/>
          <w:marBottom w:val="0"/>
          <w:divBdr>
            <w:top w:val="none" w:sz="0" w:space="0" w:color="auto"/>
            <w:left w:val="none" w:sz="0" w:space="0" w:color="auto"/>
            <w:bottom w:val="none" w:sz="0" w:space="0" w:color="auto"/>
            <w:right w:val="none" w:sz="0" w:space="0" w:color="auto"/>
          </w:divBdr>
        </w:div>
        <w:div w:id="70852663">
          <w:marLeft w:val="0"/>
          <w:marRight w:val="0"/>
          <w:marTop w:val="0"/>
          <w:marBottom w:val="0"/>
          <w:divBdr>
            <w:top w:val="none" w:sz="0" w:space="0" w:color="auto"/>
            <w:left w:val="none" w:sz="0" w:space="0" w:color="auto"/>
            <w:bottom w:val="none" w:sz="0" w:space="0" w:color="auto"/>
            <w:right w:val="none" w:sz="0" w:space="0" w:color="auto"/>
          </w:divBdr>
        </w:div>
        <w:div w:id="1822577075">
          <w:marLeft w:val="0"/>
          <w:marRight w:val="0"/>
          <w:marTop w:val="0"/>
          <w:marBottom w:val="0"/>
          <w:divBdr>
            <w:top w:val="none" w:sz="0" w:space="0" w:color="auto"/>
            <w:left w:val="none" w:sz="0" w:space="0" w:color="auto"/>
            <w:bottom w:val="none" w:sz="0" w:space="0" w:color="auto"/>
            <w:right w:val="none" w:sz="0" w:space="0" w:color="auto"/>
          </w:divBdr>
        </w:div>
        <w:div w:id="1828278807">
          <w:marLeft w:val="0"/>
          <w:marRight w:val="0"/>
          <w:marTop w:val="0"/>
          <w:marBottom w:val="0"/>
          <w:divBdr>
            <w:top w:val="none" w:sz="0" w:space="0" w:color="auto"/>
            <w:left w:val="none" w:sz="0" w:space="0" w:color="auto"/>
            <w:bottom w:val="none" w:sz="0" w:space="0" w:color="auto"/>
            <w:right w:val="none" w:sz="0" w:space="0" w:color="auto"/>
          </w:divBdr>
        </w:div>
        <w:div w:id="1731877792">
          <w:marLeft w:val="0"/>
          <w:marRight w:val="0"/>
          <w:marTop w:val="0"/>
          <w:marBottom w:val="0"/>
          <w:divBdr>
            <w:top w:val="none" w:sz="0" w:space="0" w:color="auto"/>
            <w:left w:val="none" w:sz="0" w:space="0" w:color="auto"/>
            <w:bottom w:val="none" w:sz="0" w:space="0" w:color="auto"/>
            <w:right w:val="none" w:sz="0" w:space="0" w:color="auto"/>
          </w:divBdr>
        </w:div>
        <w:div w:id="1050610859">
          <w:marLeft w:val="0"/>
          <w:marRight w:val="0"/>
          <w:marTop w:val="0"/>
          <w:marBottom w:val="0"/>
          <w:divBdr>
            <w:top w:val="none" w:sz="0" w:space="0" w:color="auto"/>
            <w:left w:val="none" w:sz="0" w:space="0" w:color="auto"/>
            <w:bottom w:val="none" w:sz="0" w:space="0" w:color="auto"/>
            <w:right w:val="none" w:sz="0" w:space="0" w:color="auto"/>
          </w:divBdr>
        </w:div>
        <w:div w:id="2086565961">
          <w:marLeft w:val="0"/>
          <w:marRight w:val="0"/>
          <w:marTop w:val="0"/>
          <w:marBottom w:val="0"/>
          <w:divBdr>
            <w:top w:val="none" w:sz="0" w:space="0" w:color="auto"/>
            <w:left w:val="none" w:sz="0" w:space="0" w:color="auto"/>
            <w:bottom w:val="none" w:sz="0" w:space="0" w:color="auto"/>
            <w:right w:val="none" w:sz="0" w:space="0" w:color="auto"/>
          </w:divBdr>
        </w:div>
        <w:div w:id="747579554">
          <w:marLeft w:val="0"/>
          <w:marRight w:val="0"/>
          <w:marTop w:val="0"/>
          <w:marBottom w:val="0"/>
          <w:divBdr>
            <w:top w:val="none" w:sz="0" w:space="0" w:color="auto"/>
            <w:left w:val="none" w:sz="0" w:space="0" w:color="auto"/>
            <w:bottom w:val="none" w:sz="0" w:space="0" w:color="auto"/>
            <w:right w:val="none" w:sz="0" w:space="0" w:color="auto"/>
          </w:divBdr>
        </w:div>
        <w:div w:id="1451589427">
          <w:marLeft w:val="0"/>
          <w:marRight w:val="0"/>
          <w:marTop w:val="0"/>
          <w:marBottom w:val="0"/>
          <w:divBdr>
            <w:top w:val="none" w:sz="0" w:space="0" w:color="auto"/>
            <w:left w:val="none" w:sz="0" w:space="0" w:color="auto"/>
            <w:bottom w:val="none" w:sz="0" w:space="0" w:color="auto"/>
            <w:right w:val="none" w:sz="0" w:space="0" w:color="auto"/>
          </w:divBdr>
        </w:div>
        <w:div w:id="2049405280">
          <w:marLeft w:val="0"/>
          <w:marRight w:val="0"/>
          <w:marTop w:val="0"/>
          <w:marBottom w:val="0"/>
          <w:divBdr>
            <w:top w:val="none" w:sz="0" w:space="0" w:color="auto"/>
            <w:left w:val="none" w:sz="0" w:space="0" w:color="auto"/>
            <w:bottom w:val="none" w:sz="0" w:space="0" w:color="auto"/>
            <w:right w:val="none" w:sz="0" w:space="0" w:color="auto"/>
          </w:divBdr>
        </w:div>
        <w:div w:id="260187718">
          <w:marLeft w:val="0"/>
          <w:marRight w:val="0"/>
          <w:marTop w:val="0"/>
          <w:marBottom w:val="0"/>
          <w:divBdr>
            <w:top w:val="none" w:sz="0" w:space="0" w:color="auto"/>
            <w:left w:val="none" w:sz="0" w:space="0" w:color="auto"/>
            <w:bottom w:val="none" w:sz="0" w:space="0" w:color="auto"/>
            <w:right w:val="none" w:sz="0" w:space="0" w:color="auto"/>
          </w:divBdr>
        </w:div>
        <w:div w:id="1858346342">
          <w:marLeft w:val="0"/>
          <w:marRight w:val="0"/>
          <w:marTop w:val="0"/>
          <w:marBottom w:val="0"/>
          <w:divBdr>
            <w:top w:val="none" w:sz="0" w:space="0" w:color="auto"/>
            <w:left w:val="none" w:sz="0" w:space="0" w:color="auto"/>
            <w:bottom w:val="none" w:sz="0" w:space="0" w:color="auto"/>
            <w:right w:val="none" w:sz="0" w:space="0" w:color="auto"/>
          </w:divBdr>
        </w:div>
        <w:div w:id="1425493451">
          <w:marLeft w:val="0"/>
          <w:marRight w:val="0"/>
          <w:marTop w:val="0"/>
          <w:marBottom w:val="0"/>
          <w:divBdr>
            <w:top w:val="none" w:sz="0" w:space="0" w:color="auto"/>
            <w:left w:val="none" w:sz="0" w:space="0" w:color="auto"/>
            <w:bottom w:val="none" w:sz="0" w:space="0" w:color="auto"/>
            <w:right w:val="none" w:sz="0" w:space="0" w:color="auto"/>
          </w:divBdr>
        </w:div>
        <w:div w:id="369035255">
          <w:marLeft w:val="0"/>
          <w:marRight w:val="0"/>
          <w:marTop w:val="0"/>
          <w:marBottom w:val="0"/>
          <w:divBdr>
            <w:top w:val="none" w:sz="0" w:space="0" w:color="auto"/>
            <w:left w:val="none" w:sz="0" w:space="0" w:color="auto"/>
            <w:bottom w:val="none" w:sz="0" w:space="0" w:color="auto"/>
            <w:right w:val="none" w:sz="0" w:space="0" w:color="auto"/>
          </w:divBdr>
        </w:div>
        <w:div w:id="587813734">
          <w:marLeft w:val="0"/>
          <w:marRight w:val="0"/>
          <w:marTop w:val="0"/>
          <w:marBottom w:val="0"/>
          <w:divBdr>
            <w:top w:val="none" w:sz="0" w:space="0" w:color="auto"/>
            <w:left w:val="none" w:sz="0" w:space="0" w:color="auto"/>
            <w:bottom w:val="none" w:sz="0" w:space="0" w:color="auto"/>
            <w:right w:val="none" w:sz="0" w:space="0" w:color="auto"/>
          </w:divBdr>
        </w:div>
        <w:div w:id="413863094">
          <w:marLeft w:val="0"/>
          <w:marRight w:val="0"/>
          <w:marTop w:val="0"/>
          <w:marBottom w:val="0"/>
          <w:divBdr>
            <w:top w:val="none" w:sz="0" w:space="0" w:color="auto"/>
            <w:left w:val="none" w:sz="0" w:space="0" w:color="auto"/>
            <w:bottom w:val="none" w:sz="0" w:space="0" w:color="auto"/>
            <w:right w:val="none" w:sz="0" w:space="0" w:color="auto"/>
          </w:divBdr>
        </w:div>
        <w:div w:id="580985832">
          <w:marLeft w:val="0"/>
          <w:marRight w:val="0"/>
          <w:marTop w:val="0"/>
          <w:marBottom w:val="0"/>
          <w:divBdr>
            <w:top w:val="none" w:sz="0" w:space="0" w:color="auto"/>
            <w:left w:val="none" w:sz="0" w:space="0" w:color="auto"/>
            <w:bottom w:val="none" w:sz="0" w:space="0" w:color="auto"/>
            <w:right w:val="none" w:sz="0" w:space="0" w:color="auto"/>
          </w:divBdr>
        </w:div>
        <w:div w:id="135688769">
          <w:marLeft w:val="0"/>
          <w:marRight w:val="0"/>
          <w:marTop w:val="0"/>
          <w:marBottom w:val="0"/>
          <w:divBdr>
            <w:top w:val="none" w:sz="0" w:space="0" w:color="auto"/>
            <w:left w:val="none" w:sz="0" w:space="0" w:color="auto"/>
            <w:bottom w:val="none" w:sz="0" w:space="0" w:color="auto"/>
            <w:right w:val="none" w:sz="0" w:space="0" w:color="auto"/>
          </w:divBdr>
        </w:div>
        <w:div w:id="1590499875">
          <w:marLeft w:val="0"/>
          <w:marRight w:val="0"/>
          <w:marTop w:val="0"/>
          <w:marBottom w:val="0"/>
          <w:divBdr>
            <w:top w:val="none" w:sz="0" w:space="0" w:color="auto"/>
            <w:left w:val="none" w:sz="0" w:space="0" w:color="auto"/>
            <w:bottom w:val="none" w:sz="0" w:space="0" w:color="auto"/>
            <w:right w:val="none" w:sz="0" w:space="0" w:color="auto"/>
          </w:divBdr>
        </w:div>
      </w:divsChild>
    </w:div>
    <w:div w:id="983122676">
      <w:bodyDiv w:val="1"/>
      <w:marLeft w:val="0"/>
      <w:marRight w:val="0"/>
      <w:marTop w:val="0"/>
      <w:marBottom w:val="0"/>
      <w:divBdr>
        <w:top w:val="none" w:sz="0" w:space="0" w:color="auto"/>
        <w:left w:val="none" w:sz="0" w:space="0" w:color="auto"/>
        <w:bottom w:val="none" w:sz="0" w:space="0" w:color="auto"/>
        <w:right w:val="none" w:sz="0" w:space="0" w:color="auto"/>
      </w:divBdr>
    </w:div>
    <w:div w:id="983239825">
      <w:bodyDiv w:val="1"/>
      <w:marLeft w:val="0"/>
      <w:marRight w:val="0"/>
      <w:marTop w:val="0"/>
      <w:marBottom w:val="0"/>
      <w:divBdr>
        <w:top w:val="none" w:sz="0" w:space="0" w:color="auto"/>
        <w:left w:val="none" w:sz="0" w:space="0" w:color="auto"/>
        <w:bottom w:val="none" w:sz="0" w:space="0" w:color="auto"/>
        <w:right w:val="none" w:sz="0" w:space="0" w:color="auto"/>
      </w:divBdr>
    </w:div>
    <w:div w:id="985666175">
      <w:bodyDiv w:val="1"/>
      <w:marLeft w:val="0"/>
      <w:marRight w:val="0"/>
      <w:marTop w:val="0"/>
      <w:marBottom w:val="0"/>
      <w:divBdr>
        <w:top w:val="none" w:sz="0" w:space="0" w:color="auto"/>
        <w:left w:val="none" w:sz="0" w:space="0" w:color="auto"/>
        <w:bottom w:val="none" w:sz="0" w:space="0" w:color="auto"/>
        <w:right w:val="none" w:sz="0" w:space="0" w:color="auto"/>
      </w:divBdr>
    </w:div>
    <w:div w:id="985937006">
      <w:bodyDiv w:val="1"/>
      <w:marLeft w:val="0"/>
      <w:marRight w:val="0"/>
      <w:marTop w:val="0"/>
      <w:marBottom w:val="0"/>
      <w:divBdr>
        <w:top w:val="none" w:sz="0" w:space="0" w:color="auto"/>
        <w:left w:val="none" w:sz="0" w:space="0" w:color="auto"/>
        <w:bottom w:val="none" w:sz="0" w:space="0" w:color="auto"/>
        <w:right w:val="none" w:sz="0" w:space="0" w:color="auto"/>
      </w:divBdr>
    </w:div>
    <w:div w:id="986782602">
      <w:bodyDiv w:val="1"/>
      <w:marLeft w:val="0"/>
      <w:marRight w:val="0"/>
      <w:marTop w:val="0"/>
      <w:marBottom w:val="0"/>
      <w:divBdr>
        <w:top w:val="none" w:sz="0" w:space="0" w:color="auto"/>
        <w:left w:val="none" w:sz="0" w:space="0" w:color="auto"/>
        <w:bottom w:val="none" w:sz="0" w:space="0" w:color="auto"/>
        <w:right w:val="none" w:sz="0" w:space="0" w:color="auto"/>
      </w:divBdr>
    </w:div>
    <w:div w:id="988284561">
      <w:bodyDiv w:val="1"/>
      <w:marLeft w:val="0"/>
      <w:marRight w:val="0"/>
      <w:marTop w:val="0"/>
      <w:marBottom w:val="0"/>
      <w:divBdr>
        <w:top w:val="none" w:sz="0" w:space="0" w:color="auto"/>
        <w:left w:val="none" w:sz="0" w:space="0" w:color="auto"/>
        <w:bottom w:val="none" w:sz="0" w:space="0" w:color="auto"/>
        <w:right w:val="none" w:sz="0" w:space="0" w:color="auto"/>
      </w:divBdr>
    </w:div>
    <w:div w:id="990254328">
      <w:bodyDiv w:val="1"/>
      <w:marLeft w:val="0"/>
      <w:marRight w:val="0"/>
      <w:marTop w:val="0"/>
      <w:marBottom w:val="0"/>
      <w:divBdr>
        <w:top w:val="none" w:sz="0" w:space="0" w:color="auto"/>
        <w:left w:val="none" w:sz="0" w:space="0" w:color="auto"/>
        <w:bottom w:val="none" w:sz="0" w:space="0" w:color="auto"/>
        <w:right w:val="none" w:sz="0" w:space="0" w:color="auto"/>
      </w:divBdr>
    </w:div>
    <w:div w:id="992105402">
      <w:bodyDiv w:val="1"/>
      <w:marLeft w:val="0"/>
      <w:marRight w:val="0"/>
      <w:marTop w:val="0"/>
      <w:marBottom w:val="0"/>
      <w:divBdr>
        <w:top w:val="none" w:sz="0" w:space="0" w:color="auto"/>
        <w:left w:val="none" w:sz="0" w:space="0" w:color="auto"/>
        <w:bottom w:val="none" w:sz="0" w:space="0" w:color="auto"/>
        <w:right w:val="none" w:sz="0" w:space="0" w:color="auto"/>
      </w:divBdr>
    </w:div>
    <w:div w:id="992222537">
      <w:bodyDiv w:val="1"/>
      <w:marLeft w:val="0"/>
      <w:marRight w:val="0"/>
      <w:marTop w:val="0"/>
      <w:marBottom w:val="0"/>
      <w:divBdr>
        <w:top w:val="none" w:sz="0" w:space="0" w:color="auto"/>
        <w:left w:val="none" w:sz="0" w:space="0" w:color="auto"/>
        <w:bottom w:val="none" w:sz="0" w:space="0" w:color="auto"/>
        <w:right w:val="none" w:sz="0" w:space="0" w:color="auto"/>
      </w:divBdr>
    </w:div>
    <w:div w:id="994725024">
      <w:bodyDiv w:val="1"/>
      <w:marLeft w:val="0"/>
      <w:marRight w:val="0"/>
      <w:marTop w:val="0"/>
      <w:marBottom w:val="0"/>
      <w:divBdr>
        <w:top w:val="none" w:sz="0" w:space="0" w:color="auto"/>
        <w:left w:val="none" w:sz="0" w:space="0" w:color="auto"/>
        <w:bottom w:val="none" w:sz="0" w:space="0" w:color="auto"/>
        <w:right w:val="none" w:sz="0" w:space="0" w:color="auto"/>
      </w:divBdr>
    </w:div>
    <w:div w:id="996034621">
      <w:bodyDiv w:val="1"/>
      <w:marLeft w:val="0"/>
      <w:marRight w:val="0"/>
      <w:marTop w:val="0"/>
      <w:marBottom w:val="0"/>
      <w:divBdr>
        <w:top w:val="none" w:sz="0" w:space="0" w:color="auto"/>
        <w:left w:val="none" w:sz="0" w:space="0" w:color="auto"/>
        <w:bottom w:val="none" w:sz="0" w:space="0" w:color="auto"/>
        <w:right w:val="none" w:sz="0" w:space="0" w:color="auto"/>
      </w:divBdr>
    </w:div>
    <w:div w:id="996614552">
      <w:bodyDiv w:val="1"/>
      <w:marLeft w:val="0"/>
      <w:marRight w:val="0"/>
      <w:marTop w:val="0"/>
      <w:marBottom w:val="0"/>
      <w:divBdr>
        <w:top w:val="none" w:sz="0" w:space="0" w:color="auto"/>
        <w:left w:val="none" w:sz="0" w:space="0" w:color="auto"/>
        <w:bottom w:val="none" w:sz="0" w:space="0" w:color="auto"/>
        <w:right w:val="none" w:sz="0" w:space="0" w:color="auto"/>
      </w:divBdr>
      <w:divsChild>
        <w:div w:id="1247693472">
          <w:marLeft w:val="640"/>
          <w:marRight w:val="0"/>
          <w:marTop w:val="0"/>
          <w:marBottom w:val="0"/>
          <w:divBdr>
            <w:top w:val="none" w:sz="0" w:space="0" w:color="auto"/>
            <w:left w:val="none" w:sz="0" w:space="0" w:color="auto"/>
            <w:bottom w:val="none" w:sz="0" w:space="0" w:color="auto"/>
            <w:right w:val="none" w:sz="0" w:space="0" w:color="auto"/>
          </w:divBdr>
        </w:div>
        <w:div w:id="216673774">
          <w:marLeft w:val="640"/>
          <w:marRight w:val="0"/>
          <w:marTop w:val="0"/>
          <w:marBottom w:val="0"/>
          <w:divBdr>
            <w:top w:val="none" w:sz="0" w:space="0" w:color="auto"/>
            <w:left w:val="none" w:sz="0" w:space="0" w:color="auto"/>
            <w:bottom w:val="none" w:sz="0" w:space="0" w:color="auto"/>
            <w:right w:val="none" w:sz="0" w:space="0" w:color="auto"/>
          </w:divBdr>
        </w:div>
        <w:div w:id="428277932">
          <w:marLeft w:val="640"/>
          <w:marRight w:val="0"/>
          <w:marTop w:val="0"/>
          <w:marBottom w:val="0"/>
          <w:divBdr>
            <w:top w:val="none" w:sz="0" w:space="0" w:color="auto"/>
            <w:left w:val="none" w:sz="0" w:space="0" w:color="auto"/>
            <w:bottom w:val="none" w:sz="0" w:space="0" w:color="auto"/>
            <w:right w:val="none" w:sz="0" w:space="0" w:color="auto"/>
          </w:divBdr>
        </w:div>
        <w:div w:id="1563639464">
          <w:marLeft w:val="640"/>
          <w:marRight w:val="0"/>
          <w:marTop w:val="0"/>
          <w:marBottom w:val="0"/>
          <w:divBdr>
            <w:top w:val="none" w:sz="0" w:space="0" w:color="auto"/>
            <w:left w:val="none" w:sz="0" w:space="0" w:color="auto"/>
            <w:bottom w:val="none" w:sz="0" w:space="0" w:color="auto"/>
            <w:right w:val="none" w:sz="0" w:space="0" w:color="auto"/>
          </w:divBdr>
        </w:div>
        <w:div w:id="1090932917">
          <w:marLeft w:val="640"/>
          <w:marRight w:val="0"/>
          <w:marTop w:val="0"/>
          <w:marBottom w:val="0"/>
          <w:divBdr>
            <w:top w:val="none" w:sz="0" w:space="0" w:color="auto"/>
            <w:left w:val="none" w:sz="0" w:space="0" w:color="auto"/>
            <w:bottom w:val="none" w:sz="0" w:space="0" w:color="auto"/>
            <w:right w:val="none" w:sz="0" w:space="0" w:color="auto"/>
          </w:divBdr>
        </w:div>
        <w:div w:id="1637370732">
          <w:marLeft w:val="640"/>
          <w:marRight w:val="0"/>
          <w:marTop w:val="0"/>
          <w:marBottom w:val="0"/>
          <w:divBdr>
            <w:top w:val="none" w:sz="0" w:space="0" w:color="auto"/>
            <w:left w:val="none" w:sz="0" w:space="0" w:color="auto"/>
            <w:bottom w:val="none" w:sz="0" w:space="0" w:color="auto"/>
            <w:right w:val="none" w:sz="0" w:space="0" w:color="auto"/>
          </w:divBdr>
        </w:div>
        <w:div w:id="264970476">
          <w:marLeft w:val="640"/>
          <w:marRight w:val="0"/>
          <w:marTop w:val="0"/>
          <w:marBottom w:val="0"/>
          <w:divBdr>
            <w:top w:val="none" w:sz="0" w:space="0" w:color="auto"/>
            <w:left w:val="none" w:sz="0" w:space="0" w:color="auto"/>
            <w:bottom w:val="none" w:sz="0" w:space="0" w:color="auto"/>
            <w:right w:val="none" w:sz="0" w:space="0" w:color="auto"/>
          </w:divBdr>
        </w:div>
        <w:div w:id="476604069">
          <w:marLeft w:val="640"/>
          <w:marRight w:val="0"/>
          <w:marTop w:val="0"/>
          <w:marBottom w:val="0"/>
          <w:divBdr>
            <w:top w:val="none" w:sz="0" w:space="0" w:color="auto"/>
            <w:left w:val="none" w:sz="0" w:space="0" w:color="auto"/>
            <w:bottom w:val="none" w:sz="0" w:space="0" w:color="auto"/>
            <w:right w:val="none" w:sz="0" w:space="0" w:color="auto"/>
          </w:divBdr>
        </w:div>
        <w:div w:id="2094281727">
          <w:marLeft w:val="640"/>
          <w:marRight w:val="0"/>
          <w:marTop w:val="0"/>
          <w:marBottom w:val="0"/>
          <w:divBdr>
            <w:top w:val="none" w:sz="0" w:space="0" w:color="auto"/>
            <w:left w:val="none" w:sz="0" w:space="0" w:color="auto"/>
            <w:bottom w:val="none" w:sz="0" w:space="0" w:color="auto"/>
            <w:right w:val="none" w:sz="0" w:space="0" w:color="auto"/>
          </w:divBdr>
        </w:div>
        <w:div w:id="1419446055">
          <w:marLeft w:val="640"/>
          <w:marRight w:val="0"/>
          <w:marTop w:val="0"/>
          <w:marBottom w:val="0"/>
          <w:divBdr>
            <w:top w:val="none" w:sz="0" w:space="0" w:color="auto"/>
            <w:left w:val="none" w:sz="0" w:space="0" w:color="auto"/>
            <w:bottom w:val="none" w:sz="0" w:space="0" w:color="auto"/>
            <w:right w:val="none" w:sz="0" w:space="0" w:color="auto"/>
          </w:divBdr>
        </w:div>
        <w:div w:id="1614098237">
          <w:marLeft w:val="640"/>
          <w:marRight w:val="0"/>
          <w:marTop w:val="0"/>
          <w:marBottom w:val="0"/>
          <w:divBdr>
            <w:top w:val="none" w:sz="0" w:space="0" w:color="auto"/>
            <w:left w:val="none" w:sz="0" w:space="0" w:color="auto"/>
            <w:bottom w:val="none" w:sz="0" w:space="0" w:color="auto"/>
            <w:right w:val="none" w:sz="0" w:space="0" w:color="auto"/>
          </w:divBdr>
        </w:div>
        <w:div w:id="1490898545">
          <w:marLeft w:val="640"/>
          <w:marRight w:val="0"/>
          <w:marTop w:val="0"/>
          <w:marBottom w:val="0"/>
          <w:divBdr>
            <w:top w:val="none" w:sz="0" w:space="0" w:color="auto"/>
            <w:left w:val="none" w:sz="0" w:space="0" w:color="auto"/>
            <w:bottom w:val="none" w:sz="0" w:space="0" w:color="auto"/>
            <w:right w:val="none" w:sz="0" w:space="0" w:color="auto"/>
          </w:divBdr>
        </w:div>
        <w:div w:id="1891113788">
          <w:marLeft w:val="640"/>
          <w:marRight w:val="0"/>
          <w:marTop w:val="0"/>
          <w:marBottom w:val="0"/>
          <w:divBdr>
            <w:top w:val="none" w:sz="0" w:space="0" w:color="auto"/>
            <w:left w:val="none" w:sz="0" w:space="0" w:color="auto"/>
            <w:bottom w:val="none" w:sz="0" w:space="0" w:color="auto"/>
            <w:right w:val="none" w:sz="0" w:space="0" w:color="auto"/>
          </w:divBdr>
        </w:div>
        <w:div w:id="1561407546">
          <w:marLeft w:val="640"/>
          <w:marRight w:val="0"/>
          <w:marTop w:val="0"/>
          <w:marBottom w:val="0"/>
          <w:divBdr>
            <w:top w:val="none" w:sz="0" w:space="0" w:color="auto"/>
            <w:left w:val="none" w:sz="0" w:space="0" w:color="auto"/>
            <w:bottom w:val="none" w:sz="0" w:space="0" w:color="auto"/>
            <w:right w:val="none" w:sz="0" w:space="0" w:color="auto"/>
          </w:divBdr>
        </w:div>
        <w:div w:id="674378137">
          <w:marLeft w:val="640"/>
          <w:marRight w:val="0"/>
          <w:marTop w:val="0"/>
          <w:marBottom w:val="0"/>
          <w:divBdr>
            <w:top w:val="none" w:sz="0" w:space="0" w:color="auto"/>
            <w:left w:val="none" w:sz="0" w:space="0" w:color="auto"/>
            <w:bottom w:val="none" w:sz="0" w:space="0" w:color="auto"/>
            <w:right w:val="none" w:sz="0" w:space="0" w:color="auto"/>
          </w:divBdr>
        </w:div>
        <w:div w:id="1390228671">
          <w:marLeft w:val="640"/>
          <w:marRight w:val="0"/>
          <w:marTop w:val="0"/>
          <w:marBottom w:val="0"/>
          <w:divBdr>
            <w:top w:val="none" w:sz="0" w:space="0" w:color="auto"/>
            <w:left w:val="none" w:sz="0" w:space="0" w:color="auto"/>
            <w:bottom w:val="none" w:sz="0" w:space="0" w:color="auto"/>
            <w:right w:val="none" w:sz="0" w:space="0" w:color="auto"/>
          </w:divBdr>
        </w:div>
        <w:div w:id="266499792">
          <w:marLeft w:val="640"/>
          <w:marRight w:val="0"/>
          <w:marTop w:val="0"/>
          <w:marBottom w:val="0"/>
          <w:divBdr>
            <w:top w:val="none" w:sz="0" w:space="0" w:color="auto"/>
            <w:left w:val="none" w:sz="0" w:space="0" w:color="auto"/>
            <w:bottom w:val="none" w:sz="0" w:space="0" w:color="auto"/>
            <w:right w:val="none" w:sz="0" w:space="0" w:color="auto"/>
          </w:divBdr>
        </w:div>
        <w:div w:id="898587795">
          <w:marLeft w:val="640"/>
          <w:marRight w:val="0"/>
          <w:marTop w:val="0"/>
          <w:marBottom w:val="0"/>
          <w:divBdr>
            <w:top w:val="none" w:sz="0" w:space="0" w:color="auto"/>
            <w:left w:val="none" w:sz="0" w:space="0" w:color="auto"/>
            <w:bottom w:val="none" w:sz="0" w:space="0" w:color="auto"/>
            <w:right w:val="none" w:sz="0" w:space="0" w:color="auto"/>
          </w:divBdr>
        </w:div>
        <w:div w:id="506209399">
          <w:marLeft w:val="640"/>
          <w:marRight w:val="0"/>
          <w:marTop w:val="0"/>
          <w:marBottom w:val="0"/>
          <w:divBdr>
            <w:top w:val="none" w:sz="0" w:space="0" w:color="auto"/>
            <w:left w:val="none" w:sz="0" w:space="0" w:color="auto"/>
            <w:bottom w:val="none" w:sz="0" w:space="0" w:color="auto"/>
            <w:right w:val="none" w:sz="0" w:space="0" w:color="auto"/>
          </w:divBdr>
        </w:div>
        <w:div w:id="2102413960">
          <w:marLeft w:val="640"/>
          <w:marRight w:val="0"/>
          <w:marTop w:val="0"/>
          <w:marBottom w:val="0"/>
          <w:divBdr>
            <w:top w:val="none" w:sz="0" w:space="0" w:color="auto"/>
            <w:left w:val="none" w:sz="0" w:space="0" w:color="auto"/>
            <w:bottom w:val="none" w:sz="0" w:space="0" w:color="auto"/>
            <w:right w:val="none" w:sz="0" w:space="0" w:color="auto"/>
          </w:divBdr>
        </w:div>
        <w:div w:id="1816599994">
          <w:marLeft w:val="640"/>
          <w:marRight w:val="0"/>
          <w:marTop w:val="0"/>
          <w:marBottom w:val="0"/>
          <w:divBdr>
            <w:top w:val="none" w:sz="0" w:space="0" w:color="auto"/>
            <w:left w:val="none" w:sz="0" w:space="0" w:color="auto"/>
            <w:bottom w:val="none" w:sz="0" w:space="0" w:color="auto"/>
            <w:right w:val="none" w:sz="0" w:space="0" w:color="auto"/>
          </w:divBdr>
        </w:div>
        <w:div w:id="42756298">
          <w:marLeft w:val="640"/>
          <w:marRight w:val="0"/>
          <w:marTop w:val="0"/>
          <w:marBottom w:val="0"/>
          <w:divBdr>
            <w:top w:val="none" w:sz="0" w:space="0" w:color="auto"/>
            <w:left w:val="none" w:sz="0" w:space="0" w:color="auto"/>
            <w:bottom w:val="none" w:sz="0" w:space="0" w:color="auto"/>
            <w:right w:val="none" w:sz="0" w:space="0" w:color="auto"/>
          </w:divBdr>
        </w:div>
        <w:div w:id="769860556">
          <w:marLeft w:val="640"/>
          <w:marRight w:val="0"/>
          <w:marTop w:val="0"/>
          <w:marBottom w:val="0"/>
          <w:divBdr>
            <w:top w:val="none" w:sz="0" w:space="0" w:color="auto"/>
            <w:left w:val="none" w:sz="0" w:space="0" w:color="auto"/>
            <w:bottom w:val="none" w:sz="0" w:space="0" w:color="auto"/>
            <w:right w:val="none" w:sz="0" w:space="0" w:color="auto"/>
          </w:divBdr>
        </w:div>
        <w:div w:id="1690644570">
          <w:marLeft w:val="640"/>
          <w:marRight w:val="0"/>
          <w:marTop w:val="0"/>
          <w:marBottom w:val="0"/>
          <w:divBdr>
            <w:top w:val="none" w:sz="0" w:space="0" w:color="auto"/>
            <w:left w:val="none" w:sz="0" w:space="0" w:color="auto"/>
            <w:bottom w:val="none" w:sz="0" w:space="0" w:color="auto"/>
            <w:right w:val="none" w:sz="0" w:space="0" w:color="auto"/>
          </w:divBdr>
        </w:div>
        <w:div w:id="319818667">
          <w:marLeft w:val="640"/>
          <w:marRight w:val="0"/>
          <w:marTop w:val="0"/>
          <w:marBottom w:val="0"/>
          <w:divBdr>
            <w:top w:val="none" w:sz="0" w:space="0" w:color="auto"/>
            <w:left w:val="none" w:sz="0" w:space="0" w:color="auto"/>
            <w:bottom w:val="none" w:sz="0" w:space="0" w:color="auto"/>
            <w:right w:val="none" w:sz="0" w:space="0" w:color="auto"/>
          </w:divBdr>
        </w:div>
        <w:div w:id="440883729">
          <w:marLeft w:val="640"/>
          <w:marRight w:val="0"/>
          <w:marTop w:val="0"/>
          <w:marBottom w:val="0"/>
          <w:divBdr>
            <w:top w:val="none" w:sz="0" w:space="0" w:color="auto"/>
            <w:left w:val="none" w:sz="0" w:space="0" w:color="auto"/>
            <w:bottom w:val="none" w:sz="0" w:space="0" w:color="auto"/>
            <w:right w:val="none" w:sz="0" w:space="0" w:color="auto"/>
          </w:divBdr>
        </w:div>
        <w:div w:id="1905527083">
          <w:marLeft w:val="640"/>
          <w:marRight w:val="0"/>
          <w:marTop w:val="0"/>
          <w:marBottom w:val="0"/>
          <w:divBdr>
            <w:top w:val="none" w:sz="0" w:space="0" w:color="auto"/>
            <w:left w:val="none" w:sz="0" w:space="0" w:color="auto"/>
            <w:bottom w:val="none" w:sz="0" w:space="0" w:color="auto"/>
            <w:right w:val="none" w:sz="0" w:space="0" w:color="auto"/>
          </w:divBdr>
        </w:div>
        <w:div w:id="934362333">
          <w:marLeft w:val="640"/>
          <w:marRight w:val="0"/>
          <w:marTop w:val="0"/>
          <w:marBottom w:val="0"/>
          <w:divBdr>
            <w:top w:val="none" w:sz="0" w:space="0" w:color="auto"/>
            <w:left w:val="none" w:sz="0" w:space="0" w:color="auto"/>
            <w:bottom w:val="none" w:sz="0" w:space="0" w:color="auto"/>
            <w:right w:val="none" w:sz="0" w:space="0" w:color="auto"/>
          </w:divBdr>
        </w:div>
        <w:div w:id="247158739">
          <w:marLeft w:val="640"/>
          <w:marRight w:val="0"/>
          <w:marTop w:val="0"/>
          <w:marBottom w:val="0"/>
          <w:divBdr>
            <w:top w:val="none" w:sz="0" w:space="0" w:color="auto"/>
            <w:left w:val="none" w:sz="0" w:space="0" w:color="auto"/>
            <w:bottom w:val="none" w:sz="0" w:space="0" w:color="auto"/>
            <w:right w:val="none" w:sz="0" w:space="0" w:color="auto"/>
          </w:divBdr>
        </w:div>
        <w:div w:id="1656955925">
          <w:marLeft w:val="640"/>
          <w:marRight w:val="0"/>
          <w:marTop w:val="0"/>
          <w:marBottom w:val="0"/>
          <w:divBdr>
            <w:top w:val="none" w:sz="0" w:space="0" w:color="auto"/>
            <w:left w:val="none" w:sz="0" w:space="0" w:color="auto"/>
            <w:bottom w:val="none" w:sz="0" w:space="0" w:color="auto"/>
            <w:right w:val="none" w:sz="0" w:space="0" w:color="auto"/>
          </w:divBdr>
        </w:div>
        <w:div w:id="981539864">
          <w:marLeft w:val="640"/>
          <w:marRight w:val="0"/>
          <w:marTop w:val="0"/>
          <w:marBottom w:val="0"/>
          <w:divBdr>
            <w:top w:val="none" w:sz="0" w:space="0" w:color="auto"/>
            <w:left w:val="none" w:sz="0" w:space="0" w:color="auto"/>
            <w:bottom w:val="none" w:sz="0" w:space="0" w:color="auto"/>
            <w:right w:val="none" w:sz="0" w:space="0" w:color="auto"/>
          </w:divBdr>
        </w:div>
        <w:div w:id="1657953413">
          <w:marLeft w:val="640"/>
          <w:marRight w:val="0"/>
          <w:marTop w:val="0"/>
          <w:marBottom w:val="0"/>
          <w:divBdr>
            <w:top w:val="none" w:sz="0" w:space="0" w:color="auto"/>
            <w:left w:val="none" w:sz="0" w:space="0" w:color="auto"/>
            <w:bottom w:val="none" w:sz="0" w:space="0" w:color="auto"/>
            <w:right w:val="none" w:sz="0" w:space="0" w:color="auto"/>
          </w:divBdr>
        </w:div>
        <w:div w:id="1961255976">
          <w:marLeft w:val="640"/>
          <w:marRight w:val="0"/>
          <w:marTop w:val="0"/>
          <w:marBottom w:val="0"/>
          <w:divBdr>
            <w:top w:val="none" w:sz="0" w:space="0" w:color="auto"/>
            <w:left w:val="none" w:sz="0" w:space="0" w:color="auto"/>
            <w:bottom w:val="none" w:sz="0" w:space="0" w:color="auto"/>
            <w:right w:val="none" w:sz="0" w:space="0" w:color="auto"/>
          </w:divBdr>
        </w:div>
        <w:div w:id="1795253350">
          <w:marLeft w:val="640"/>
          <w:marRight w:val="0"/>
          <w:marTop w:val="0"/>
          <w:marBottom w:val="0"/>
          <w:divBdr>
            <w:top w:val="none" w:sz="0" w:space="0" w:color="auto"/>
            <w:left w:val="none" w:sz="0" w:space="0" w:color="auto"/>
            <w:bottom w:val="none" w:sz="0" w:space="0" w:color="auto"/>
            <w:right w:val="none" w:sz="0" w:space="0" w:color="auto"/>
          </w:divBdr>
        </w:div>
        <w:div w:id="1398892941">
          <w:marLeft w:val="640"/>
          <w:marRight w:val="0"/>
          <w:marTop w:val="0"/>
          <w:marBottom w:val="0"/>
          <w:divBdr>
            <w:top w:val="none" w:sz="0" w:space="0" w:color="auto"/>
            <w:left w:val="none" w:sz="0" w:space="0" w:color="auto"/>
            <w:bottom w:val="none" w:sz="0" w:space="0" w:color="auto"/>
            <w:right w:val="none" w:sz="0" w:space="0" w:color="auto"/>
          </w:divBdr>
        </w:div>
        <w:div w:id="1536701126">
          <w:marLeft w:val="640"/>
          <w:marRight w:val="0"/>
          <w:marTop w:val="0"/>
          <w:marBottom w:val="0"/>
          <w:divBdr>
            <w:top w:val="none" w:sz="0" w:space="0" w:color="auto"/>
            <w:left w:val="none" w:sz="0" w:space="0" w:color="auto"/>
            <w:bottom w:val="none" w:sz="0" w:space="0" w:color="auto"/>
            <w:right w:val="none" w:sz="0" w:space="0" w:color="auto"/>
          </w:divBdr>
        </w:div>
        <w:div w:id="1582059354">
          <w:marLeft w:val="640"/>
          <w:marRight w:val="0"/>
          <w:marTop w:val="0"/>
          <w:marBottom w:val="0"/>
          <w:divBdr>
            <w:top w:val="none" w:sz="0" w:space="0" w:color="auto"/>
            <w:left w:val="none" w:sz="0" w:space="0" w:color="auto"/>
            <w:bottom w:val="none" w:sz="0" w:space="0" w:color="auto"/>
            <w:right w:val="none" w:sz="0" w:space="0" w:color="auto"/>
          </w:divBdr>
        </w:div>
        <w:div w:id="1336156050">
          <w:marLeft w:val="640"/>
          <w:marRight w:val="0"/>
          <w:marTop w:val="0"/>
          <w:marBottom w:val="0"/>
          <w:divBdr>
            <w:top w:val="none" w:sz="0" w:space="0" w:color="auto"/>
            <w:left w:val="none" w:sz="0" w:space="0" w:color="auto"/>
            <w:bottom w:val="none" w:sz="0" w:space="0" w:color="auto"/>
            <w:right w:val="none" w:sz="0" w:space="0" w:color="auto"/>
          </w:divBdr>
        </w:div>
      </w:divsChild>
    </w:div>
    <w:div w:id="997925325">
      <w:bodyDiv w:val="1"/>
      <w:marLeft w:val="0"/>
      <w:marRight w:val="0"/>
      <w:marTop w:val="0"/>
      <w:marBottom w:val="0"/>
      <w:divBdr>
        <w:top w:val="none" w:sz="0" w:space="0" w:color="auto"/>
        <w:left w:val="none" w:sz="0" w:space="0" w:color="auto"/>
        <w:bottom w:val="none" w:sz="0" w:space="0" w:color="auto"/>
        <w:right w:val="none" w:sz="0" w:space="0" w:color="auto"/>
      </w:divBdr>
    </w:div>
    <w:div w:id="998270209">
      <w:bodyDiv w:val="1"/>
      <w:marLeft w:val="0"/>
      <w:marRight w:val="0"/>
      <w:marTop w:val="0"/>
      <w:marBottom w:val="0"/>
      <w:divBdr>
        <w:top w:val="none" w:sz="0" w:space="0" w:color="auto"/>
        <w:left w:val="none" w:sz="0" w:space="0" w:color="auto"/>
        <w:bottom w:val="none" w:sz="0" w:space="0" w:color="auto"/>
        <w:right w:val="none" w:sz="0" w:space="0" w:color="auto"/>
      </w:divBdr>
    </w:div>
    <w:div w:id="998507482">
      <w:bodyDiv w:val="1"/>
      <w:marLeft w:val="0"/>
      <w:marRight w:val="0"/>
      <w:marTop w:val="0"/>
      <w:marBottom w:val="0"/>
      <w:divBdr>
        <w:top w:val="none" w:sz="0" w:space="0" w:color="auto"/>
        <w:left w:val="none" w:sz="0" w:space="0" w:color="auto"/>
        <w:bottom w:val="none" w:sz="0" w:space="0" w:color="auto"/>
        <w:right w:val="none" w:sz="0" w:space="0" w:color="auto"/>
      </w:divBdr>
    </w:div>
    <w:div w:id="999430006">
      <w:bodyDiv w:val="1"/>
      <w:marLeft w:val="0"/>
      <w:marRight w:val="0"/>
      <w:marTop w:val="0"/>
      <w:marBottom w:val="0"/>
      <w:divBdr>
        <w:top w:val="none" w:sz="0" w:space="0" w:color="auto"/>
        <w:left w:val="none" w:sz="0" w:space="0" w:color="auto"/>
        <w:bottom w:val="none" w:sz="0" w:space="0" w:color="auto"/>
        <w:right w:val="none" w:sz="0" w:space="0" w:color="auto"/>
      </w:divBdr>
    </w:div>
    <w:div w:id="1002006446">
      <w:bodyDiv w:val="1"/>
      <w:marLeft w:val="0"/>
      <w:marRight w:val="0"/>
      <w:marTop w:val="0"/>
      <w:marBottom w:val="0"/>
      <w:divBdr>
        <w:top w:val="none" w:sz="0" w:space="0" w:color="auto"/>
        <w:left w:val="none" w:sz="0" w:space="0" w:color="auto"/>
        <w:bottom w:val="none" w:sz="0" w:space="0" w:color="auto"/>
        <w:right w:val="none" w:sz="0" w:space="0" w:color="auto"/>
      </w:divBdr>
    </w:div>
    <w:div w:id="1007442381">
      <w:bodyDiv w:val="1"/>
      <w:marLeft w:val="0"/>
      <w:marRight w:val="0"/>
      <w:marTop w:val="0"/>
      <w:marBottom w:val="0"/>
      <w:divBdr>
        <w:top w:val="none" w:sz="0" w:space="0" w:color="auto"/>
        <w:left w:val="none" w:sz="0" w:space="0" w:color="auto"/>
        <w:bottom w:val="none" w:sz="0" w:space="0" w:color="auto"/>
        <w:right w:val="none" w:sz="0" w:space="0" w:color="auto"/>
      </w:divBdr>
    </w:div>
    <w:div w:id="1007829980">
      <w:bodyDiv w:val="1"/>
      <w:marLeft w:val="0"/>
      <w:marRight w:val="0"/>
      <w:marTop w:val="0"/>
      <w:marBottom w:val="0"/>
      <w:divBdr>
        <w:top w:val="none" w:sz="0" w:space="0" w:color="auto"/>
        <w:left w:val="none" w:sz="0" w:space="0" w:color="auto"/>
        <w:bottom w:val="none" w:sz="0" w:space="0" w:color="auto"/>
        <w:right w:val="none" w:sz="0" w:space="0" w:color="auto"/>
      </w:divBdr>
    </w:div>
    <w:div w:id="1007832901">
      <w:bodyDiv w:val="1"/>
      <w:marLeft w:val="0"/>
      <w:marRight w:val="0"/>
      <w:marTop w:val="0"/>
      <w:marBottom w:val="0"/>
      <w:divBdr>
        <w:top w:val="none" w:sz="0" w:space="0" w:color="auto"/>
        <w:left w:val="none" w:sz="0" w:space="0" w:color="auto"/>
        <w:bottom w:val="none" w:sz="0" w:space="0" w:color="auto"/>
        <w:right w:val="none" w:sz="0" w:space="0" w:color="auto"/>
      </w:divBdr>
    </w:div>
    <w:div w:id="1008483362">
      <w:bodyDiv w:val="1"/>
      <w:marLeft w:val="0"/>
      <w:marRight w:val="0"/>
      <w:marTop w:val="0"/>
      <w:marBottom w:val="0"/>
      <w:divBdr>
        <w:top w:val="none" w:sz="0" w:space="0" w:color="auto"/>
        <w:left w:val="none" w:sz="0" w:space="0" w:color="auto"/>
        <w:bottom w:val="none" w:sz="0" w:space="0" w:color="auto"/>
        <w:right w:val="none" w:sz="0" w:space="0" w:color="auto"/>
      </w:divBdr>
    </w:div>
    <w:div w:id="1009678680">
      <w:bodyDiv w:val="1"/>
      <w:marLeft w:val="0"/>
      <w:marRight w:val="0"/>
      <w:marTop w:val="0"/>
      <w:marBottom w:val="0"/>
      <w:divBdr>
        <w:top w:val="none" w:sz="0" w:space="0" w:color="auto"/>
        <w:left w:val="none" w:sz="0" w:space="0" w:color="auto"/>
        <w:bottom w:val="none" w:sz="0" w:space="0" w:color="auto"/>
        <w:right w:val="none" w:sz="0" w:space="0" w:color="auto"/>
      </w:divBdr>
    </w:div>
    <w:div w:id="1011641903">
      <w:bodyDiv w:val="1"/>
      <w:marLeft w:val="0"/>
      <w:marRight w:val="0"/>
      <w:marTop w:val="0"/>
      <w:marBottom w:val="0"/>
      <w:divBdr>
        <w:top w:val="none" w:sz="0" w:space="0" w:color="auto"/>
        <w:left w:val="none" w:sz="0" w:space="0" w:color="auto"/>
        <w:bottom w:val="none" w:sz="0" w:space="0" w:color="auto"/>
        <w:right w:val="none" w:sz="0" w:space="0" w:color="auto"/>
      </w:divBdr>
    </w:div>
    <w:div w:id="1012730257">
      <w:bodyDiv w:val="1"/>
      <w:marLeft w:val="0"/>
      <w:marRight w:val="0"/>
      <w:marTop w:val="0"/>
      <w:marBottom w:val="0"/>
      <w:divBdr>
        <w:top w:val="none" w:sz="0" w:space="0" w:color="auto"/>
        <w:left w:val="none" w:sz="0" w:space="0" w:color="auto"/>
        <w:bottom w:val="none" w:sz="0" w:space="0" w:color="auto"/>
        <w:right w:val="none" w:sz="0" w:space="0" w:color="auto"/>
      </w:divBdr>
    </w:div>
    <w:div w:id="1013410016">
      <w:bodyDiv w:val="1"/>
      <w:marLeft w:val="0"/>
      <w:marRight w:val="0"/>
      <w:marTop w:val="0"/>
      <w:marBottom w:val="0"/>
      <w:divBdr>
        <w:top w:val="none" w:sz="0" w:space="0" w:color="auto"/>
        <w:left w:val="none" w:sz="0" w:space="0" w:color="auto"/>
        <w:bottom w:val="none" w:sz="0" w:space="0" w:color="auto"/>
        <w:right w:val="none" w:sz="0" w:space="0" w:color="auto"/>
      </w:divBdr>
    </w:div>
    <w:div w:id="1013610968">
      <w:bodyDiv w:val="1"/>
      <w:marLeft w:val="0"/>
      <w:marRight w:val="0"/>
      <w:marTop w:val="0"/>
      <w:marBottom w:val="0"/>
      <w:divBdr>
        <w:top w:val="none" w:sz="0" w:space="0" w:color="auto"/>
        <w:left w:val="none" w:sz="0" w:space="0" w:color="auto"/>
        <w:bottom w:val="none" w:sz="0" w:space="0" w:color="auto"/>
        <w:right w:val="none" w:sz="0" w:space="0" w:color="auto"/>
      </w:divBdr>
    </w:div>
    <w:div w:id="1017120398">
      <w:bodyDiv w:val="1"/>
      <w:marLeft w:val="0"/>
      <w:marRight w:val="0"/>
      <w:marTop w:val="0"/>
      <w:marBottom w:val="0"/>
      <w:divBdr>
        <w:top w:val="none" w:sz="0" w:space="0" w:color="auto"/>
        <w:left w:val="none" w:sz="0" w:space="0" w:color="auto"/>
        <w:bottom w:val="none" w:sz="0" w:space="0" w:color="auto"/>
        <w:right w:val="none" w:sz="0" w:space="0" w:color="auto"/>
      </w:divBdr>
    </w:div>
    <w:div w:id="1017149273">
      <w:bodyDiv w:val="1"/>
      <w:marLeft w:val="0"/>
      <w:marRight w:val="0"/>
      <w:marTop w:val="0"/>
      <w:marBottom w:val="0"/>
      <w:divBdr>
        <w:top w:val="none" w:sz="0" w:space="0" w:color="auto"/>
        <w:left w:val="none" w:sz="0" w:space="0" w:color="auto"/>
        <w:bottom w:val="none" w:sz="0" w:space="0" w:color="auto"/>
        <w:right w:val="none" w:sz="0" w:space="0" w:color="auto"/>
      </w:divBdr>
    </w:div>
    <w:div w:id="1017389191">
      <w:bodyDiv w:val="1"/>
      <w:marLeft w:val="0"/>
      <w:marRight w:val="0"/>
      <w:marTop w:val="0"/>
      <w:marBottom w:val="0"/>
      <w:divBdr>
        <w:top w:val="none" w:sz="0" w:space="0" w:color="auto"/>
        <w:left w:val="none" w:sz="0" w:space="0" w:color="auto"/>
        <w:bottom w:val="none" w:sz="0" w:space="0" w:color="auto"/>
        <w:right w:val="none" w:sz="0" w:space="0" w:color="auto"/>
      </w:divBdr>
    </w:div>
    <w:div w:id="1017577508">
      <w:bodyDiv w:val="1"/>
      <w:marLeft w:val="0"/>
      <w:marRight w:val="0"/>
      <w:marTop w:val="0"/>
      <w:marBottom w:val="0"/>
      <w:divBdr>
        <w:top w:val="none" w:sz="0" w:space="0" w:color="auto"/>
        <w:left w:val="none" w:sz="0" w:space="0" w:color="auto"/>
        <w:bottom w:val="none" w:sz="0" w:space="0" w:color="auto"/>
        <w:right w:val="none" w:sz="0" w:space="0" w:color="auto"/>
      </w:divBdr>
    </w:div>
    <w:div w:id="1018511177">
      <w:bodyDiv w:val="1"/>
      <w:marLeft w:val="0"/>
      <w:marRight w:val="0"/>
      <w:marTop w:val="0"/>
      <w:marBottom w:val="0"/>
      <w:divBdr>
        <w:top w:val="none" w:sz="0" w:space="0" w:color="auto"/>
        <w:left w:val="none" w:sz="0" w:space="0" w:color="auto"/>
        <w:bottom w:val="none" w:sz="0" w:space="0" w:color="auto"/>
        <w:right w:val="none" w:sz="0" w:space="0" w:color="auto"/>
      </w:divBdr>
    </w:div>
    <w:div w:id="1019160323">
      <w:bodyDiv w:val="1"/>
      <w:marLeft w:val="0"/>
      <w:marRight w:val="0"/>
      <w:marTop w:val="0"/>
      <w:marBottom w:val="0"/>
      <w:divBdr>
        <w:top w:val="none" w:sz="0" w:space="0" w:color="auto"/>
        <w:left w:val="none" w:sz="0" w:space="0" w:color="auto"/>
        <w:bottom w:val="none" w:sz="0" w:space="0" w:color="auto"/>
        <w:right w:val="none" w:sz="0" w:space="0" w:color="auto"/>
      </w:divBdr>
    </w:div>
    <w:div w:id="1019814470">
      <w:bodyDiv w:val="1"/>
      <w:marLeft w:val="0"/>
      <w:marRight w:val="0"/>
      <w:marTop w:val="0"/>
      <w:marBottom w:val="0"/>
      <w:divBdr>
        <w:top w:val="none" w:sz="0" w:space="0" w:color="auto"/>
        <w:left w:val="none" w:sz="0" w:space="0" w:color="auto"/>
        <w:bottom w:val="none" w:sz="0" w:space="0" w:color="auto"/>
        <w:right w:val="none" w:sz="0" w:space="0" w:color="auto"/>
      </w:divBdr>
      <w:divsChild>
        <w:div w:id="1230923109">
          <w:marLeft w:val="640"/>
          <w:marRight w:val="0"/>
          <w:marTop w:val="0"/>
          <w:marBottom w:val="0"/>
          <w:divBdr>
            <w:top w:val="none" w:sz="0" w:space="0" w:color="auto"/>
            <w:left w:val="none" w:sz="0" w:space="0" w:color="auto"/>
            <w:bottom w:val="none" w:sz="0" w:space="0" w:color="auto"/>
            <w:right w:val="none" w:sz="0" w:space="0" w:color="auto"/>
          </w:divBdr>
        </w:div>
        <w:div w:id="2087918889">
          <w:marLeft w:val="640"/>
          <w:marRight w:val="0"/>
          <w:marTop w:val="0"/>
          <w:marBottom w:val="0"/>
          <w:divBdr>
            <w:top w:val="none" w:sz="0" w:space="0" w:color="auto"/>
            <w:left w:val="none" w:sz="0" w:space="0" w:color="auto"/>
            <w:bottom w:val="none" w:sz="0" w:space="0" w:color="auto"/>
            <w:right w:val="none" w:sz="0" w:space="0" w:color="auto"/>
          </w:divBdr>
        </w:div>
        <w:div w:id="1285500341">
          <w:marLeft w:val="640"/>
          <w:marRight w:val="0"/>
          <w:marTop w:val="0"/>
          <w:marBottom w:val="0"/>
          <w:divBdr>
            <w:top w:val="none" w:sz="0" w:space="0" w:color="auto"/>
            <w:left w:val="none" w:sz="0" w:space="0" w:color="auto"/>
            <w:bottom w:val="none" w:sz="0" w:space="0" w:color="auto"/>
            <w:right w:val="none" w:sz="0" w:space="0" w:color="auto"/>
          </w:divBdr>
        </w:div>
        <w:div w:id="416755561">
          <w:marLeft w:val="640"/>
          <w:marRight w:val="0"/>
          <w:marTop w:val="0"/>
          <w:marBottom w:val="0"/>
          <w:divBdr>
            <w:top w:val="none" w:sz="0" w:space="0" w:color="auto"/>
            <w:left w:val="none" w:sz="0" w:space="0" w:color="auto"/>
            <w:bottom w:val="none" w:sz="0" w:space="0" w:color="auto"/>
            <w:right w:val="none" w:sz="0" w:space="0" w:color="auto"/>
          </w:divBdr>
        </w:div>
        <w:div w:id="1893492836">
          <w:marLeft w:val="640"/>
          <w:marRight w:val="0"/>
          <w:marTop w:val="0"/>
          <w:marBottom w:val="0"/>
          <w:divBdr>
            <w:top w:val="none" w:sz="0" w:space="0" w:color="auto"/>
            <w:left w:val="none" w:sz="0" w:space="0" w:color="auto"/>
            <w:bottom w:val="none" w:sz="0" w:space="0" w:color="auto"/>
            <w:right w:val="none" w:sz="0" w:space="0" w:color="auto"/>
          </w:divBdr>
        </w:div>
        <w:div w:id="1684670787">
          <w:marLeft w:val="640"/>
          <w:marRight w:val="0"/>
          <w:marTop w:val="0"/>
          <w:marBottom w:val="0"/>
          <w:divBdr>
            <w:top w:val="none" w:sz="0" w:space="0" w:color="auto"/>
            <w:left w:val="none" w:sz="0" w:space="0" w:color="auto"/>
            <w:bottom w:val="none" w:sz="0" w:space="0" w:color="auto"/>
            <w:right w:val="none" w:sz="0" w:space="0" w:color="auto"/>
          </w:divBdr>
        </w:div>
        <w:div w:id="1655376530">
          <w:marLeft w:val="640"/>
          <w:marRight w:val="0"/>
          <w:marTop w:val="0"/>
          <w:marBottom w:val="0"/>
          <w:divBdr>
            <w:top w:val="none" w:sz="0" w:space="0" w:color="auto"/>
            <w:left w:val="none" w:sz="0" w:space="0" w:color="auto"/>
            <w:bottom w:val="none" w:sz="0" w:space="0" w:color="auto"/>
            <w:right w:val="none" w:sz="0" w:space="0" w:color="auto"/>
          </w:divBdr>
        </w:div>
        <w:div w:id="345983030">
          <w:marLeft w:val="640"/>
          <w:marRight w:val="0"/>
          <w:marTop w:val="0"/>
          <w:marBottom w:val="0"/>
          <w:divBdr>
            <w:top w:val="none" w:sz="0" w:space="0" w:color="auto"/>
            <w:left w:val="none" w:sz="0" w:space="0" w:color="auto"/>
            <w:bottom w:val="none" w:sz="0" w:space="0" w:color="auto"/>
            <w:right w:val="none" w:sz="0" w:space="0" w:color="auto"/>
          </w:divBdr>
        </w:div>
        <w:div w:id="1818914990">
          <w:marLeft w:val="640"/>
          <w:marRight w:val="0"/>
          <w:marTop w:val="0"/>
          <w:marBottom w:val="0"/>
          <w:divBdr>
            <w:top w:val="none" w:sz="0" w:space="0" w:color="auto"/>
            <w:left w:val="none" w:sz="0" w:space="0" w:color="auto"/>
            <w:bottom w:val="none" w:sz="0" w:space="0" w:color="auto"/>
            <w:right w:val="none" w:sz="0" w:space="0" w:color="auto"/>
          </w:divBdr>
        </w:div>
        <w:div w:id="2022969873">
          <w:marLeft w:val="640"/>
          <w:marRight w:val="0"/>
          <w:marTop w:val="0"/>
          <w:marBottom w:val="0"/>
          <w:divBdr>
            <w:top w:val="none" w:sz="0" w:space="0" w:color="auto"/>
            <w:left w:val="none" w:sz="0" w:space="0" w:color="auto"/>
            <w:bottom w:val="none" w:sz="0" w:space="0" w:color="auto"/>
            <w:right w:val="none" w:sz="0" w:space="0" w:color="auto"/>
          </w:divBdr>
        </w:div>
        <w:div w:id="740249410">
          <w:marLeft w:val="640"/>
          <w:marRight w:val="0"/>
          <w:marTop w:val="0"/>
          <w:marBottom w:val="0"/>
          <w:divBdr>
            <w:top w:val="none" w:sz="0" w:space="0" w:color="auto"/>
            <w:left w:val="none" w:sz="0" w:space="0" w:color="auto"/>
            <w:bottom w:val="none" w:sz="0" w:space="0" w:color="auto"/>
            <w:right w:val="none" w:sz="0" w:space="0" w:color="auto"/>
          </w:divBdr>
        </w:div>
        <w:div w:id="927009367">
          <w:marLeft w:val="640"/>
          <w:marRight w:val="0"/>
          <w:marTop w:val="0"/>
          <w:marBottom w:val="0"/>
          <w:divBdr>
            <w:top w:val="none" w:sz="0" w:space="0" w:color="auto"/>
            <w:left w:val="none" w:sz="0" w:space="0" w:color="auto"/>
            <w:bottom w:val="none" w:sz="0" w:space="0" w:color="auto"/>
            <w:right w:val="none" w:sz="0" w:space="0" w:color="auto"/>
          </w:divBdr>
        </w:div>
        <w:div w:id="1199078476">
          <w:marLeft w:val="640"/>
          <w:marRight w:val="0"/>
          <w:marTop w:val="0"/>
          <w:marBottom w:val="0"/>
          <w:divBdr>
            <w:top w:val="none" w:sz="0" w:space="0" w:color="auto"/>
            <w:left w:val="none" w:sz="0" w:space="0" w:color="auto"/>
            <w:bottom w:val="none" w:sz="0" w:space="0" w:color="auto"/>
            <w:right w:val="none" w:sz="0" w:space="0" w:color="auto"/>
          </w:divBdr>
        </w:div>
        <w:div w:id="440539667">
          <w:marLeft w:val="640"/>
          <w:marRight w:val="0"/>
          <w:marTop w:val="0"/>
          <w:marBottom w:val="0"/>
          <w:divBdr>
            <w:top w:val="none" w:sz="0" w:space="0" w:color="auto"/>
            <w:left w:val="none" w:sz="0" w:space="0" w:color="auto"/>
            <w:bottom w:val="none" w:sz="0" w:space="0" w:color="auto"/>
            <w:right w:val="none" w:sz="0" w:space="0" w:color="auto"/>
          </w:divBdr>
        </w:div>
        <w:div w:id="1464075288">
          <w:marLeft w:val="640"/>
          <w:marRight w:val="0"/>
          <w:marTop w:val="0"/>
          <w:marBottom w:val="0"/>
          <w:divBdr>
            <w:top w:val="none" w:sz="0" w:space="0" w:color="auto"/>
            <w:left w:val="none" w:sz="0" w:space="0" w:color="auto"/>
            <w:bottom w:val="none" w:sz="0" w:space="0" w:color="auto"/>
            <w:right w:val="none" w:sz="0" w:space="0" w:color="auto"/>
          </w:divBdr>
        </w:div>
        <w:div w:id="609435275">
          <w:marLeft w:val="640"/>
          <w:marRight w:val="0"/>
          <w:marTop w:val="0"/>
          <w:marBottom w:val="0"/>
          <w:divBdr>
            <w:top w:val="none" w:sz="0" w:space="0" w:color="auto"/>
            <w:left w:val="none" w:sz="0" w:space="0" w:color="auto"/>
            <w:bottom w:val="none" w:sz="0" w:space="0" w:color="auto"/>
            <w:right w:val="none" w:sz="0" w:space="0" w:color="auto"/>
          </w:divBdr>
        </w:div>
        <w:div w:id="2072267009">
          <w:marLeft w:val="640"/>
          <w:marRight w:val="0"/>
          <w:marTop w:val="0"/>
          <w:marBottom w:val="0"/>
          <w:divBdr>
            <w:top w:val="none" w:sz="0" w:space="0" w:color="auto"/>
            <w:left w:val="none" w:sz="0" w:space="0" w:color="auto"/>
            <w:bottom w:val="none" w:sz="0" w:space="0" w:color="auto"/>
            <w:right w:val="none" w:sz="0" w:space="0" w:color="auto"/>
          </w:divBdr>
        </w:div>
        <w:div w:id="1305232276">
          <w:marLeft w:val="640"/>
          <w:marRight w:val="0"/>
          <w:marTop w:val="0"/>
          <w:marBottom w:val="0"/>
          <w:divBdr>
            <w:top w:val="none" w:sz="0" w:space="0" w:color="auto"/>
            <w:left w:val="none" w:sz="0" w:space="0" w:color="auto"/>
            <w:bottom w:val="none" w:sz="0" w:space="0" w:color="auto"/>
            <w:right w:val="none" w:sz="0" w:space="0" w:color="auto"/>
          </w:divBdr>
        </w:div>
        <w:div w:id="635600156">
          <w:marLeft w:val="640"/>
          <w:marRight w:val="0"/>
          <w:marTop w:val="0"/>
          <w:marBottom w:val="0"/>
          <w:divBdr>
            <w:top w:val="none" w:sz="0" w:space="0" w:color="auto"/>
            <w:left w:val="none" w:sz="0" w:space="0" w:color="auto"/>
            <w:bottom w:val="none" w:sz="0" w:space="0" w:color="auto"/>
            <w:right w:val="none" w:sz="0" w:space="0" w:color="auto"/>
          </w:divBdr>
        </w:div>
        <w:div w:id="934940449">
          <w:marLeft w:val="640"/>
          <w:marRight w:val="0"/>
          <w:marTop w:val="0"/>
          <w:marBottom w:val="0"/>
          <w:divBdr>
            <w:top w:val="none" w:sz="0" w:space="0" w:color="auto"/>
            <w:left w:val="none" w:sz="0" w:space="0" w:color="auto"/>
            <w:bottom w:val="none" w:sz="0" w:space="0" w:color="auto"/>
            <w:right w:val="none" w:sz="0" w:space="0" w:color="auto"/>
          </w:divBdr>
        </w:div>
        <w:div w:id="1798841202">
          <w:marLeft w:val="640"/>
          <w:marRight w:val="0"/>
          <w:marTop w:val="0"/>
          <w:marBottom w:val="0"/>
          <w:divBdr>
            <w:top w:val="none" w:sz="0" w:space="0" w:color="auto"/>
            <w:left w:val="none" w:sz="0" w:space="0" w:color="auto"/>
            <w:bottom w:val="none" w:sz="0" w:space="0" w:color="auto"/>
            <w:right w:val="none" w:sz="0" w:space="0" w:color="auto"/>
          </w:divBdr>
        </w:div>
        <w:div w:id="1533884578">
          <w:marLeft w:val="640"/>
          <w:marRight w:val="0"/>
          <w:marTop w:val="0"/>
          <w:marBottom w:val="0"/>
          <w:divBdr>
            <w:top w:val="none" w:sz="0" w:space="0" w:color="auto"/>
            <w:left w:val="none" w:sz="0" w:space="0" w:color="auto"/>
            <w:bottom w:val="none" w:sz="0" w:space="0" w:color="auto"/>
            <w:right w:val="none" w:sz="0" w:space="0" w:color="auto"/>
          </w:divBdr>
        </w:div>
        <w:div w:id="853421945">
          <w:marLeft w:val="640"/>
          <w:marRight w:val="0"/>
          <w:marTop w:val="0"/>
          <w:marBottom w:val="0"/>
          <w:divBdr>
            <w:top w:val="none" w:sz="0" w:space="0" w:color="auto"/>
            <w:left w:val="none" w:sz="0" w:space="0" w:color="auto"/>
            <w:bottom w:val="none" w:sz="0" w:space="0" w:color="auto"/>
            <w:right w:val="none" w:sz="0" w:space="0" w:color="auto"/>
          </w:divBdr>
        </w:div>
        <w:div w:id="976106031">
          <w:marLeft w:val="640"/>
          <w:marRight w:val="0"/>
          <w:marTop w:val="0"/>
          <w:marBottom w:val="0"/>
          <w:divBdr>
            <w:top w:val="none" w:sz="0" w:space="0" w:color="auto"/>
            <w:left w:val="none" w:sz="0" w:space="0" w:color="auto"/>
            <w:bottom w:val="none" w:sz="0" w:space="0" w:color="auto"/>
            <w:right w:val="none" w:sz="0" w:space="0" w:color="auto"/>
          </w:divBdr>
        </w:div>
        <w:div w:id="1193685003">
          <w:marLeft w:val="640"/>
          <w:marRight w:val="0"/>
          <w:marTop w:val="0"/>
          <w:marBottom w:val="0"/>
          <w:divBdr>
            <w:top w:val="none" w:sz="0" w:space="0" w:color="auto"/>
            <w:left w:val="none" w:sz="0" w:space="0" w:color="auto"/>
            <w:bottom w:val="none" w:sz="0" w:space="0" w:color="auto"/>
            <w:right w:val="none" w:sz="0" w:space="0" w:color="auto"/>
          </w:divBdr>
        </w:div>
        <w:div w:id="1055736303">
          <w:marLeft w:val="640"/>
          <w:marRight w:val="0"/>
          <w:marTop w:val="0"/>
          <w:marBottom w:val="0"/>
          <w:divBdr>
            <w:top w:val="none" w:sz="0" w:space="0" w:color="auto"/>
            <w:left w:val="none" w:sz="0" w:space="0" w:color="auto"/>
            <w:bottom w:val="none" w:sz="0" w:space="0" w:color="auto"/>
            <w:right w:val="none" w:sz="0" w:space="0" w:color="auto"/>
          </w:divBdr>
        </w:div>
        <w:div w:id="217399069">
          <w:marLeft w:val="640"/>
          <w:marRight w:val="0"/>
          <w:marTop w:val="0"/>
          <w:marBottom w:val="0"/>
          <w:divBdr>
            <w:top w:val="none" w:sz="0" w:space="0" w:color="auto"/>
            <w:left w:val="none" w:sz="0" w:space="0" w:color="auto"/>
            <w:bottom w:val="none" w:sz="0" w:space="0" w:color="auto"/>
            <w:right w:val="none" w:sz="0" w:space="0" w:color="auto"/>
          </w:divBdr>
        </w:div>
        <w:div w:id="1568613871">
          <w:marLeft w:val="640"/>
          <w:marRight w:val="0"/>
          <w:marTop w:val="0"/>
          <w:marBottom w:val="0"/>
          <w:divBdr>
            <w:top w:val="none" w:sz="0" w:space="0" w:color="auto"/>
            <w:left w:val="none" w:sz="0" w:space="0" w:color="auto"/>
            <w:bottom w:val="none" w:sz="0" w:space="0" w:color="auto"/>
            <w:right w:val="none" w:sz="0" w:space="0" w:color="auto"/>
          </w:divBdr>
        </w:div>
        <w:div w:id="1222911833">
          <w:marLeft w:val="640"/>
          <w:marRight w:val="0"/>
          <w:marTop w:val="0"/>
          <w:marBottom w:val="0"/>
          <w:divBdr>
            <w:top w:val="none" w:sz="0" w:space="0" w:color="auto"/>
            <w:left w:val="none" w:sz="0" w:space="0" w:color="auto"/>
            <w:bottom w:val="none" w:sz="0" w:space="0" w:color="auto"/>
            <w:right w:val="none" w:sz="0" w:space="0" w:color="auto"/>
          </w:divBdr>
        </w:div>
        <w:div w:id="295568383">
          <w:marLeft w:val="640"/>
          <w:marRight w:val="0"/>
          <w:marTop w:val="0"/>
          <w:marBottom w:val="0"/>
          <w:divBdr>
            <w:top w:val="none" w:sz="0" w:space="0" w:color="auto"/>
            <w:left w:val="none" w:sz="0" w:space="0" w:color="auto"/>
            <w:bottom w:val="none" w:sz="0" w:space="0" w:color="auto"/>
            <w:right w:val="none" w:sz="0" w:space="0" w:color="auto"/>
          </w:divBdr>
        </w:div>
        <w:div w:id="1145901892">
          <w:marLeft w:val="640"/>
          <w:marRight w:val="0"/>
          <w:marTop w:val="0"/>
          <w:marBottom w:val="0"/>
          <w:divBdr>
            <w:top w:val="none" w:sz="0" w:space="0" w:color="auto"/>
            <w:left w:val="none" w:sz="0" w:space="0" w:color="auto"/>
            <w:bottom w:val="none" w:sz="0" w:space="0" w:color="auto"/>
            <w:right w:val="none" w:sz="0" w:space="0" w:color="auto"/>
          </w:divBdr>
        </w:div>
        <w:div w:id="619075420">
          <w:marLeft w:val="640"/>
          <w:marRight w:val="0"/>
          <w:marTop w:val="0"/>
          <w:marBottom w:val="0"/>
          <w:divBdr>
            <w:top w:val="none" w:sz="0" w:space="0" w:color="auto"/>
            <w:left w:val="none" w:sz="0" w:space="0" w:color="auto"/>
            <w:bottom w:val="none" w:sz="0" w:space="0" w:color="auto"/>
            <w:right w:val="none" w:sz="0" w:space="0" w:color="auto"/>
          </w:divBdr>
        </w:div>
        <w:div w:id="167984688">
          <w:marLeft w:val="640"/>
          <w:marRight w:val="0"/>
          <w:marTop w:val="0"/>
          <w:marBottom w:val="0"/>
          <w:divBdr>
            <w:top w:val="none" w:sz="0" w:space="0" w:color="auto"/>
            <w:left w:val="none" w:sz="0" w:space="0" w:color="auto"/>
            <w:bottom w:val="none" w:sz="0" w:space="0" w:color="auto"/>
            <w:right w:val="none" w:sz="0" w:space="0" w:color="auto"/>
          </w:divBdr>
        </w:div>
        <w:div w:id="1220097464">
          <w:marLeft w:val="640"/>
          <w:marRight w:val="0"/>
          <w:marTop w:val="0"/>
          <w:marBottom w:val="0"/>
          <w:divBdr>
            <w:top w:val="none" w:sz="0" w:space="0" w:color="auto"/>
            <w:left w:val="none" w:sz="0" w:space="0" w:color="auto"/>
            <w:bottom w:val="none" w:sz="0" w:space="0" w:color="auto"/>
            <w:right w:val="none" w:sz="0" w:space="0" w:color="auto"/>
          </w:divBdr>
        </w:div>
        <w:div w:id="2031567165">
          <w:marLeft w:val="640"/>
          <w:marRight w:val="0"/>
          <w:marTop w:val="0"/>
          <w:marBottom w:val="0"/>
          <w:divBdr>
            <w:top w:val="none" w:sz="0" w:space="0" w:color="auto"/>
            <w:left w:val="none" w:sz="0" w:space="0" w:color="auto"/>
            <w:bottom w:val="none" w:sz="0" w:space="0" w:color="auto"/>
            <w:right w:val="none" w:sz="0" w:space="0" w:color="auto"/>
          </w:divBdr>
        </w:div>
        <w:div w:id="1507279721">
          <w:marLeft w:val="640"/>
          <w:marRight w:val="0"/>
          <w:marTop w:val="0"/>
          <w:marBottom w:val="0"/>
          <w:divBdr>
            <w:top w:val="none" w:sz="0" w:space="0" w:color="auto"/>
            <w:left w:val="none" w:sz="0" w:space="0" w:color="auto"/>
            <w:bottom w:val="none" w:sz="0" w:space="0" w:color="auto"/>
            <w:right w:val="none" w:sz="0" w:space="0" w:color="auto"/>
          </w:divBdr>
        </w:div>
        <w:div w:id="495583463">
          <w:marLeft w:val="640"/>
          <w:marRight w:val="0"/>
          <w:marTop w:val="0"/>
          <w:marBottom w:val="0"/>
          <w:divBdr>
            <w:top w:val="none" w:sz="0" w:space="0" w:color="auto"/>
            <w:left w:val="none" w:sz="0" w:space="0" w:color="auto"/>
            <w:bottom w:val="none" w:sz="0" w:space="0" w:color="auto"/>
            <w:right w:val="none" w:sz="0" w:space="0" w:color="auto"/>
          </w:divBdr>
        </w:div>
        <w:div w:id="572856300">
          <w:marLeft w:val="640"/>
          <w:marRight w:val="0"/>
          <w:marTop w:val="0"/>
          <w:marBottom w:val="0"/>
          <w:divBdr>
            <w:top w:val="none" w:sz="0" w:space="0" w:color="auto"/>
            <w:left w:val="none" w:sz="0" w:space="0" w:color="auto"/>
            <w:bottom w:val="none" w:sz="0" w:space="0" w:color="auto"/>
            <w:right w:val="none" w:sz="0" w:space="0" w:color="auto"/>
          </w:divBdr>
        </w:div>
        <w:div w:id="1115707465">
          <w:marLeft w:val="640"/>
          <w:marRight w:val="0"/>
          <w:marTop w:val="0"/>
          <w:marBottom w:val="0"/>
          <w:divBdr>
            <w:top w:val="none" w:sz="0" w:space="0" w:color="auto"/>
            <w:left w:val="none" w:sz="0" w:space="0" w:color="auto"/>
            <w:bottom w:val="none" w:sz="0" w:space="0" w:color="auto"/>
            <w:right w:val="none" w:sz="0" w:space="0" w:color="auto"/>
          </w:divBdr>
        </w:div>
        <w:div w:id="234752669">
          <w:marLeft w:val="640"/>
          <w:marRight w:val="0"/>
          <w:marTop w:val="0"/>
          <w:marBottom w:val="0"/>
          <w:divBdr>
            <w:top w:val="none" w:sz="0" w:space="0" w:color="auto"/>
            <w:left w:val="none" w:sz="0" w:space="0" w:color="auto"/>
            <w:bottom w:val="none" w:sz="0" w:space="0" w:color="auto"/>
            <w:right w:val="none" w:sz="0" w:space="0" w:color="auto"/>
          </w:divBdr>
        </w:div>
      </w:divsChild>
    </w:div>
    <w:div w:id="1020738267">
      <w:bodyDiv w:val="1"/>
      <w:marLeft w:val="0"/>
      <w:marRight w:val="0"/>
      <w:marTop w:val="0"/>
      <w:marBottom w:val="0"/>
      <w:divBdr>
        <w:top w:val="none" w:sz="0" w:space="0" w:color="auto"/>
        <w:left w:val="none" w:sz="0" w:space="0" w:color="auto"/>
        <w:bottom w:val="none" w:sz="0" w:space="0" w:color="auto"/>
        <w:right w:val="none" w:sz="0" w:space="0" w:color="auto"/>
      </w:divBdr>
    </w:div>
    <w:div w:id="1023558277">
      <w:bodyDiv w:val="1"/>
      <w:marLeft w:val="0"/>
      <w:marRight w:val="0"/>
      <w:marTop w:val="0"/>
      <w:marBottom w:val="0"/>
      <w:divBdr>
        <w:top w:val="none" w:sz="0" w:space="0" w:color="auto"/>
        <w:left w:val="none" w:sz="0" w:space="0" w:color="auto"/>
        <w:bottom w:val="none" w:sz="0" w:space="0" w:color="auto"/>
        <w:right w:val="none" w:sz="0" w:space="0" w:color="auto"/>
      </w:divBdr>
    </w:div>
    <w:div w:id="1024214901">
      <w:bodyDiv w:val="1"/>
      <w:marLeft w:val="0"/>
      <w:marRight w:val="0"/>
      <w:marTop w:val="0"/>
      <w:marBottom w:val="0"/>
      <w:divBdr>
        <w:top w:val="none" w:sz="0" w:space="0" w:color="auto"/>
        <w:left w:val="none" w:sz="0" w:space="0" w:color="auto"/>
        <w:bottom w:val="none" w:sz="0" w:space="0" w:color="auto"/>
        <w:right w:val="none" w:sz="0" w:space="0" w:color="auto"/>
      </w:divBdr>
      <w:divsChild>
        <w:div w:id="1367097228">
          <w:marLeft w:val="640"/>
          <w:marRight w:val="0"/>
          <w:marTop w:val="0"/>
          <w:marBottom w:val="0"/>
          <w:divBdr>
            <w:top w:val="none" w:sz="0" w:space="0" w:color="auto"/>
            <w:left w:val="none" w:sz="0" w:space="0" w:color="auto"/>
            <w:bottom w:val="none" w:sz="0" w:space="0" w:color="auto"/>
            <w:right w:val="none" w:sz="0" w:space="0" w:color="auto"/>
          </w:divBdr>
        </w:div>
        <w:div w:id="195821772">
          <w:marLeft w:val="640"/>
          <w:marRight w:val="0"/>
          <w:marTop w:val="0"/>
          <w:marBottom w:val="0"/>
          <w:divBdr>
            <w:top w:val="none" w:sz="0" w:space="0" w:color="auto"/>
            <w:left w:val="none" w:sz="0" w:space="0" w:color="auto"/>
            <w:bottom w:val="none" w:sz="0" w:space="0" w:color="auto"/>
            <w:right w:val="none" w:sz="0" w:space="0" w:color="auto"/>
          </w:divBdr>
        </w:div>
        <w:div w:id="729233479">
          <w:marLeft w:val="640"/>
          <w:marRight w:val="0"/>
          <w:marTop w:val="0"/>
          <w:marBottom w:val="0"/>
          <w:divBdr>
            <w:top w:val="none" w:sz="0" w:space="0" w:color="auto"/>
            <w:left w:val="none" w:sz="0" w:space="0" w:color="auto"/>
            <w:bottom w:val="none" w:sz="0" w:space="0" w:color="auto"/>
            <w:right w:val="none" w:sz="0" w:space="0" w:color="auto"/>
          </w:divBdr>
        </w:div>
        <w:div w:id="608705049">
          <w:marLeft w:val="640"/>
          <w:marRight w:val="0"/>
          <w:marTop w:val="0"/>
          <w:marBottom w:val="0"/>
          <w:divBdr>
            <w:top w:val="none" w:sz="0" w:space="0" w:color="auto"/>
            <w:left w:val="none" w:sz="0" w:space="0" w:color="auto"/>
            <w:bottom w:val="none" w:sz="0" w:space="0" w:color="auto"/>
            <w:right w:val="none" w:sz="0" w:space="0" w:color="auto"/>
          </w:divBdr>
        </w:div>
        <w:div w:id="808674278">
          <w:marLeft w:val="640"/>
          <w:marRight w:val="0"/>
          <w:marTop w:val="0"/>
          <w:marBottom w:val="0"/>
          <w:divBdr>
            <w:top w:val="none" w:sz="0" w:space="0" w:color="auto"/>
            <w:left w:val="none" w:sz="0" w:space="0" w:color="auto"/>
            <w:bottom w:val="none" w:sz="0" w:space="0" w:color="auto"/>
            <w:right w:val="none" w:sz="0" w:space="0" w:color="auto"/>
          </w:divBdr>
        </w:div>
        <w:div w:id="387270605">
          <w:marLeft w:val="640"/>
          <w:marRight w:val="0"/>
          <w:marTop w:val="0"/>
          <w:marBottom w:val="0"/>
          <w:divBdr>
            <w:top w:val="none" w:sz="0" w:space="0" w:color="auto"/>
            <w:left w:val="none" w:sz="0" w:space="0" w:color="auto"/>
            <w:bottom w:val="none" w:sz="0" w:space="0" w:color="auto"/>
            <w:right w:val="none" w:sz="0" w:space="0" w:color="auto"/>
          </w:divBdr>
        </w:div>
        <w:div w:id="636883242">
          <w:marLeft w:val="640"/>
          <w:marRight w:val="0"/>
          <w:marTop w:val="0"/>
          <w:marBottom w:val="0"/>
          <w:divBdr>
            <w:top w:val="none" w:sz="0" w:space="0" w:color="auto"/>
            <w:left w:val="none" w:sz="0" w:space="0" w:color="auto"/>
            <w:bottom w:val="none" w:sz="0" w:space="0" w:color="auto"/>
            <w:right w:val="none" w:sz="0" w:space="0" w:color="auto"/>
          </w:divBdr>
        </w:div>
        <w:div w:id="21244562">
          <w:marLeft w:val="640"/>
          <w:marRight w:val="0"/>
          <w:marTop w:val="0"/>
          <w:marBottom w:val="0"/>
          <w:divBdr>
            <w:top w:val="none" w:sz="0" w:space="0" w:color="auto"/>
            <w:left w:val="none" w:sz="0" w:space="0" w:color="auto"/>
            <w:bottom w:val="none" w:sz="0" w:space="0" w:color="auto"/>
            <w:right w:val="none" w:sz="0" w:space="0" w:color="auto"/>
          </w:divBdr>
        </w:div>
        <w:div w:id="818692978">
          <w:marLeft w:val="640"/>
          <w:marRight w:val="0"/>
          <w:marTop w:val="0"/>
          <w:marBottom w:val="0"/>
          <w:divBdr>
            <w:top w:val="none" w:sz="0" w:space="0" w:color="auto"/>
            <w:left w:val="none" w:sz="0" w:space="0" w:color="auto"/>
            <w:bottom w:val="none" w:sz="0" w:space="0" w:color="auto"/>
            <w:right w:val="none" w:sz="0" w:space="0" w:color="auto"/>
          </w:divBdr>
        </w:div>
        <w:div w:id="123546595">
          <w:marLeft w:val="640"/>
          <w:marRight w:val="0"/>
          <w:marTop w:val="0"/>
          <w:marBottom w:val="0"/>
          <w:divBdr>
            <w:top w:val="none" w:sz="0" w:space="0" w:color="auto"/>
            <w:left w:val="none" w:sz="0" w:space="0" w:color="auto"/>
            <w:bottom w:val="none" w:sz="0" w:space="0" w:color="auto"/>
            <w:right w:val="none" w:sz="0" w:space="0" w:color="auto"/>
          </w:divBdr>
        </w:div>
        <w:div w:id="926112298">
          <w:marLeft w:val="640"/>
          <w:marRight w:val="0"/>
          <w:marTop w:val="0"/>
          <w:marBottom w:val="0"/>
          <w:divBdr>
            <w:top w:val="none" w:sz="0" w:space="0" w:color="auto"/>
            <w:left w:val="none" w:sz="0" w:space="0" w:color="auto"/>
            <w:bottom w:val="none" w:sz="0" w:space="0" w:color="auto"/>
            <w:right w:val="none" w:sz="0" w:space="0" w:color="auto"/>
          </w:divBdr>
        </w:div>
        <w:div w:id="556475439">
          <w:marLeft w:val="640"/>
          <w:marRight w:val="0"/>
          <w:marTop w:val="0"/>
          <w:marBottom w:val="0"/>
          <w:divBdr>
            <w:top w:val="none" w:sz="0" w:space="0" w:color="auto"/>
            <w:left w:val="none" w:sz="0" w:space="0" w:color="auto"/>
            <w:bottom w:val="none" w:sz="0" w:space="0" w:color="auto"/>
            <w:right w:val="none" w:sz="0" w:space="0" w:color="auto"/>
          </w:divBdr>
        </w:div>
        <w:div w:id="886799492">
          <w:marLeft w:val="640"/>
          <w:marRight w:val="0"/>
          <w:marTop w:val="0"/>
          <w:marBottom w:val="0"/>
          <w:divBdr>
            <w:top w:val="none" w:sz="0" w:space="0" w:color="auto"/>
            <w:left w:val="none" w:sz="0" w:space="0" w:color="auto"/>
            <w:bottom w:val="none" w:sz="0" w:space="0" w:color="auto"/>
            <w:right w:val="none" w:sz="0" w:space="0" w:color="auto"/>
          </w:divBdr>
        </w:div>
        <w:div w:id="200824633">
          <w:marLeft w:val="640"/>
          <w:marRight w:val="0"/>
          <w:marTop w:val="0"/>
          <w:marBottom w:val="0"/>
          <w:divBdr>
            <w:top w:val="none" w:sz="0" w:space="0" w:color="auto"/>
            <w:left w:val="none" w:sz="0" w:space="0" w:color="auto"/>
            <w:bottom w:val="none" w:sz="0" w:space="0" w:color="auto"/>
            <w:right w:val="none" w:sz="0" w:space="0" w:color="auto"/>
          </w:divBdr>
        </w:div>
        <w:div w:id="1086148202">
          <w:marLeft w:val="640"/>
          <w:marRight w:val="0"/>
          <w:marTop w:val="0"/>
          <w:marBottom w:val="0"/>
          <w:divBdr>
            <w:top w:val="none" w:sz="0" w:space="0" w:color="auto"/>
            <w:left w:val="none" w:sz="0" w:space="0" w:color="auto"/>
            <w:bottom w:val="none" w:sz="0" w:space="0" w:color="auto"/>
            <w:right w:val="none" w:sz="0" w:space="0" w:color="auto"/>
          </w:divBdr>
        </w:div>
        <w:div w:id="1656958216">
          <w:marLeft w:val="640"/>
          <w:marRight w:val="0"/>
          <w:marTop w:val="0"/>
          <w:marBottom w:val="0"/>
          <w:divBdr>
            <w:top w:val="none" w:sz="0" w:space="0" w:color="auto"/>
            <w:left w:val="none" w:sz="0" w:space="0" w:color="auto"/>
            <w:bottom w:val="none" w:sz="0" w:space="0" w:color="auto"/>
            <w:right w:val="none" w:sz="0" w:space="0" w:color="auto"/>
          </w:divBdr>
        </w:div>
        <w:div w:id="379017966">
          <w:marLeft w:val="640"/>
          <w:marRight w:val="0"/>
          <w:marTop w:val="0"/>
          <w:marBottom w:val="0"/>
          <w:divBdr>
            <w:top w:val="none" w:sz="0" w:space="0" w:color="auto"/>
            <w:left w:val="none" w:sz="0" w:space="0" w:color="auto"/>
            <w:bottom w:val="none" w:sz="0" w:space="0" w:color="auto"/>
            <w:right w:val="none" w:sz="0" w:space="0" w:color="auto"/>
          </w:divBdr>
        </w:div>
        <w:div w:id="2116047634">
          <w:marLeft w:val="640"/>
          <w:marRight w:val="0"/>
          <w:marTop w:val="0"/>
          <w:marBottom w:val="0"/>
          <w:divBdr>
            <w:top w:val="none" w:sz="0" w:space="0" w:color="auto"/>
            <w:left w:val="none" w:sz="0" w:space="0" w:color="auto"/>
            <w:bottom w:val="none" w:sz="0" w:space="0" w:color="auto"/>
            <w:right w:val="none" w:sz="0" w:space="0" w:color="auto"/>
          </w:divBdr>
        </w:div>
        <w:div w:id="1731033710">
          <w:marLeft w:val="640"/>
          <w:marRight w:val="0"/>
          <w:marTop w:val="0"/>
          <w:marBottom w:val="0"/>
          <w:divBdr>
            <w:top w:val="none" w:sz="0" w:space="0" w:color="auto"/>
            <w:left w:val="none" w:sz="0" w:space="0" w:color="auto"/>
            <w:bottom w:val="none" w:sz="0" w:space="0" w:color="auto"/>
            <w:right w:val="none" w:sz="0" w:space="0" w:color="auto"/>
          </w:divBdr>
        </w:div>
        <w:div w:id="96873028">
          <w:marLeft w:val="640"/>
          <w:marRight w:val="0"/>
          <w:marTop w:val="0"/>
          <w:marBottom w:val="0"/>
          <w:divBdr>
            <w:top w:val="none" w:sz="0" w:space="0" w:color="auto"/>
            <w:left w:val="none" w:sz="0" w:space="0" w:color="auto"/>
            <w:bottom w:val="none" w:sz="0" w:space="0" w:color="auto"/>
            <w:right w:val="none" w:sz="0" w:space="0" w:color="auto"/>
          </w:divBdr>
        </w:div>
        <w:div w:id="2080208937">
          <w:marLeft w:val="640"/>
          <w:marRight w:val="0"/>
          <w:marTop w:val="0"/>
          <w:marBottom w:val="0"/>
          <w:divBdr>
            <w:top w:val="none" w:sz="0" w:space="0" w:color="auto"/>
            <w:left w:val="none" w:sz="0" w:space="0" w:color="auto"/>
            <w:bottom w:val="none" w:sz="0" w:space="0" w:color="auto"/>
            <w:right w:val="none" w:sz="0" w:space="0" w:color="auto"/>
          </w:divBdr>
        </w:div>
        <w:div w:id="1955599245">
          <w:marLeft w:val="640"/>
          <w:marRight w:val="0"/>
          <w:marTop w:val="0"/>
          <w:marBottom w:val="0"/>
          <w:divBdr>
            <w:top w:val="none" w:sz="0" w:space="0" w:color="auto"/>
            <w:left w:val="none" w:sz="0" w:space="0" w:color="auto"/>
            <w:bottom w:val="none" w:sz="0" w:space="0" w:color="auto"/>
            <w:right w:val="none" w:sz="0" w:space="0" w:color="auto"/>
          </w:divBdr>
        </w:div>
        <w:div w:id="645621660">
          <w:marLeft w:val="640"/>
          <w:marRight w:val="0"/>
          <w:marTop w:val="0"/>
          <w:marBottom w:val="0"/>
          <w:divBdr>
            <w:top w:val="none" w:sz="0" w:space="0" w:color="auto"/>
            <w:left w:val="none" w:sz="0" w:space="0" w:color="auto"/>
            <w:bottom w:val="none" w:sz="0" w:space="0" w:color="auto"/>
            <w:right w:val="none" w:sz="0" w:space="0" w:color="auto"/>
          </w:divBdr>
        </w:div>
        <w:div w:id="1631010291">
          <w:marLeft w:val="640"/>
          <w:marRight w:val="0"/>
          <w:marTop w:val="0"/>
          <w:marBottom w:val="0"/>
          <w:divBdr>
            <w:top w:val="none" w:sz="0" w:space="0" w:color="auto"/>
            <w:left w:val="none" w:sz="0" w:space="0" w:color="auto"/>
            <w:bottom w:val="none" w:sz="0" w:space="0" w:color="auto"/>
            <w:right w:val="none" w:sz="0" w:space="0" w:color="auto"/>
          </w:divBdr>
        </w:div>
        <w:div w:id="919020729">
          <w:marLeft w:val="640"/>
          <w:marRight w:val="0"/>
          <w:marTop w:val="0"/>
          <w:marBottom w:val="0"/>
          <w:divBdr>
            <w:top w:val="none" w:sz="0" w:space="0" w:color="auto"/>
            <w:left w:val="none" w:sz="0" w:space="0" w:color="auto"/>
            <w:bottom w:val="none" w:sz="0" w:space="0" w:color="auto"/>
            <w:right w:val="none" w:sz="0" w:space="0" w:color="auto"/>
          </w:divBdr>
        </w:div>
        <w:div w:id="1519469479">
          <w:marLeft w:val="640"/>
          <w:marRight w:val="0"/>
          <w:marTop w:val="0"/>
          <w:marBottom w:val="0"/>
          <w:divBdr>
            <w:top w:val="none" w:sz="0" w:space="0" w:color="auto"/>
            <w:left w:val="none" w:sz="0" w:space="0" w:color="auto"/>
            <w:bottom w:val="none" w:sz="0" w:space="0" w:color="auto"/>
            <w:right w:val="none" w:sz="0" w:space="0" w:color="auto"/>
          </w:divBdr>
        </w:div>
        <w:div w:id="1883903641">
          <w:marLeft w:val="640"/>
          <w:marRight w:val="0"/>
          <w:marTop w:val="0"/>
          <w:marBottom w:val="0"/>
          <w:divBdr>
            <w:top w:val="none" w:sz="0" w:space="0" w:color="auto"/>
            <w:left w:val="none" w:sz="0" w:space="0" w:color="auto"/>
            <w:bottom w:val="none" w:sz="0" w:space="0" w:color="auto"/>
            <w:right w:val="none" w:sz="0" w:space="0" w:color="auto"/>
          </w:divBdr>
        </w:div>
        <w:div w:id="73552054">
          <w:marLeft w:val="640"/>
          <w:marRight w:val="0"/>
          <w:marTop w:val="0"/>
          <w:marBottom w:val="0"/>
          <w:divBdr>
            <w:top w:val="none" w:sz="0" w:space="0" w:color="auto"/>
            <w:left w:val="none" w:sz="0" w:space="0" w:color="auto"/>
            <w:bottom w:val="none" w:sz="0" w:space="0" w:color="auto"/>
            <w:right w:val="none" w:sz="0" w:space="0" w:color="auto"/>
          </w:divBdr>
        </w:div>
        <w:div w:id="55979520">
          <w:marLeft w:val="640"/>
          <w:marRight w:val="0"/>
          <w:marTop w:val="0"/>
          <w:marBottom w:val="0"/>
          <w:divBdr>
            <w:top w:val="none" w:sz="0" w:space="0" w:color="auto"/>
            <w:left w:val="none" w:sz="0" w:space="0" w:color="auto"/>
            <w:bottom w:val="none" w:sz="0" w:space="0" w:color="auto"/>
            <w:right w:val="none" w:sz="0" w:space="0" w:color="auto"/>
          </w:divBdr>
        </w:div>
        <w:div w:id="1454402402">
          <w:marLeft w:val="640"/>
          <w:marRight w:val="0"/>
          <w:marTop w:val="0"/>
          <w:marBottom w:val="0"/>
          <w:divBdr>
            <w:top w:val="none" w:sz="0" w:space="0" w:color="auto"/>
            <w:left w:val="none" w:sz="0" w:space="0" w:color="auto"/>
            <w:bottom w:val="none" w:sz="0" w:space="0" w:color="auto"/>
            <w:right w:val="none" w:sz="0" w:space="0" w:color="auto"/>
          </w:divBdr>
        </w:div>
        <w:div w:id="1171333299">
          <w:marLeft w:val="640"/>
          <w:marRight w:val="0"/>
          <w:marTop w:val="0"/>
          <w:marBottom w:val="0"/>
          <w:divBdr>
            <w:top w:val="none" w:sz="0" w:space="0" w:color="auto"/>
            <w:left w:val="none" w:sz="0" w:space="0" w:color="auto"/>
            <w:bottom w:val="none" w:sz="0" w:space="0" w:color="auto"/>
            <w:right w:val="none" w:sz="0" w:space="0" w:color="auto"/>
          </w:divBdr>
        </w:div>
        <w:div w:id="1981228958">
          <w:marLeft w:val="640"/>
          <w:marRight w:val="0"/>
          <w:marTop w:val="0"/>
          <w:marBottom w:val="0"/>
          <w:divBdr>
            <w:top w:val="none" w:sz="0" w:space="0" w:color="auto"/>
            <w:left w:val="none" w:sz="0" w:space="0" w:color="auto"/>
            <w:bottom w:val="none" w:sz="0" w:space="0" w:color="auto"/>
            <w:right w:val="none" w:sz="0" w:space="0" w:color="auto"/>
          </w:divBdr>
        </w:div>
        <w:div w:id="2011567948">
          <w:marLeft w:val="640"/>
          <w:marRight w:val="0"/>
          <w:marTop w:val="0"/>
          <w:marBottom w:val="0"/>
          <w:divBdr>
            <w:top w:val="none" w:sz="0" w:space="0" w:color="auto"/>
            <w:left w:val="none" w:sz="0" w:space="0" w:color="auto"/>
            <w:bottom w:val="none" w:sz="0" w:space="0" w:color="auto"/>
            <w:right w:val="none" w:sz="0" w:space="0" w:color="auto"/>
          </w:divBdr>
        </w:div>
        <w:div w:id="1432625113">
          <w:marLeft w:val="640"/>
          <w:marRight w:val="0"/>
          <w:marTop w:val="0"/>
          <w:marBottom w:val="0"/>
          <w:divBdr>
            <w:top w:val="none" w:sz="0" w:space="0" w:color="auto"/>
            <w:left w:val="none" w:sz="0" w:space="0" w:color="auto"/>
            <w:bottom w:val="none" w:sz="0" w:space="0" w:color="auto"/>
            <w:right w:val="none" w:sz="0" w:space="0" w:color="auto"/>
          </w:divBdr>
        </w:div>
        <w:div w:id="1240673527">
          <w:marLeft w:val="640"/>
          <w:marRight w:val="0"/>
          <w:marTop w:val="0"/>
          <w:marBottom w:val="0"/>
          <w:divBdr>
            <w:top w:val="none" w:sz="0" w:space="0" w:color="auto"/>
            <w:left w:val="none" w:sz="0" w:space="0" w:color="auto"/>
            <w:bottom w:val="none" w:sz="0" w:space="0" w:color="auto"/>
            <w:right w:val="none" w:sz="0" w:space="0" w:color="auto"/>
          </w:divBdr>
        </w:div>
        <w:div w:id="341592598">
          <w:marLeft w:val="640"/>
          <w:marRight w:val="0"/>
          <w:marTop w:val="0"/>
          <w:marBottom w:val="0"/>
          <w:divBdr>
            <w:top w:val="none" w:sz="0" w:space="0" w:color="auto"/>
            <w:left w:val="none" w:sz="0" w:space="0" w:color="auto"/>
            <w:bottom w:val="none" w:sz="0" w:space="0" w:color="auto"/>
            <w:right w:val="none" w:sz="0" w:space="0" w:color="auto"/>
          </w:divBdr>
        </w:div>
        <w:div w:id="1313487428">
          <w:marLeft w:val="640"/>
          <w:marRight w:val="0"/>
          <w:marTop w:val="0"/>
          <w:marBottom w:val="0"/>
          <w:divBdr>
            <w:top w:val="none" w:sz="0" w:space="0" w:color="auto"/>
            <w:left w:val="none" w:sz="0" w:space="0" w:color="auto"/>
            <w:bottom w:val="none" w:sz="0" w:space="0" w:color="auto"/>
            <w:right w:val="none" w:sz="0" w:space="0" w:color="auto"/>
          </w:divBdr>
        </w:div>
        <w:div w:id="1306929263">
          <w:marLeft w:val="640"/>
          <w:marRight w:val="0"/>
          <w:marTop w:val="0"/>
          <w:marBottom w:val="0"/>
          <w:divBdr>
            <w:top w:val="none" w:sz="0" w:space="0" w:color="auto"/>
            <w:left w:val="none" w:sz="0" w:space="0" w:color="auto"/>
            <w:bottom w:val="none" w:sz="0" w:space="0" w:color="auto"/>
            <w:right w:val="none" w:sz="0" w:space="0" w:color="auto"/>
          </w:divBdr>
        </w:div>
        <w:div w:id="1248077346">
          <w:marLeft w:val="640"/>
          <w:marRight w:val="0"/>
          <w:marTop w:val="0"/>
          <w:marBottom w:val="0"/>
          <w:divBdr>
            <w:top w:val="none" w:sz="0" w:space="0" w:color="auto"/>
            <w:left w:val="none" w:sz="0" w:space="0" w:color="auto"/>
            <w:bottom w:val="none" w:sz="0" w:space="0" w:color="auto"/>
            <w:right w:val="none" w:sz="0" w:space="0" w:color="auto"/>
          </w:divBdr>
        </w:div>
        <w:div w:id="133766012">
          <w:marLeft w:val="640"/>
          <w:marRight w:val="0"/>
          <w:marTop w:val="0"/>
          <w:marBottom w:val="0"/>
          <w:divBdr>
            <w:top w:val="none" w:sz="0" w:space="0" w:color="auto"/>
            <w:left w:val="none" w:sz="0" w:space="0" w:color="auto"/>
            <w:bottom w:val="none" w:sz="0" w:space="0" w:color="auto"/>
            <w:right w:val="none" w:sz="0" w:space="0" w:color="auto"/>
          </w:divBdr>
        </w:div>
        <w:div w:id="1698003933">
          <w:marLeft w:val="640"/>
          <w:marRight w:val="0"/>
          <w:marTop w:val="0"/>
          <w:marBottom w:val="0"/>
          <w:divBdr>
            <w:top w:val="none" w:sz="0" w:space="0" w:color="auto"/>
            <w:left w:val="none" w:sz="0" w:space="0" w:color="auto"/>
            <w:bottom w:val="none" w:sz="0" w:space="0" w:color="auto"/>
            <w:right w:val="none" w:sz="0" w:space="0" w:color="auto"/>
          </w:divBdr>
        </w:div>
        <w:div w:id="211238878">
          <w:marLeft w:val="640"/>
          <w:marRight w:val="0"/>
          <w:marTop w:val="0"/>
          <w:marBottom w:val="0"/>
          <w:divBdr>
            <w:top w:val="none" w:sz="0" w:space="0" w:color="auto"/>
            <w:left w:val="none" w:sz="0" w:space="0" w:color="auto"/>
            <w:bottom w:val="none" w:sz="0" w:space="0" w:color="auto"/>
            <w:right w:val="none" w:sz="0" w:space="0" w:color="auto"/>
          </w:divBdr>
        </w:div>
      </w:divsChild>
    </w:div>
    <w:div w:id="1024552440">
      <w:bodyDiv w:val="1"/>
      <w:marLeft w:val="0"/>
      <w:marRight w:val="0"/>
      <w:marTop w:val="0"/>
      <w:marBottom w:val="0"/>
      <w:divBdr>
        <w:top w:val="none" w:sz="0" w:space="0" w:color="auto"/>
        <w:left w:val="none" w:sz="0" w:space="0" w:color="auto"/>
        <w:bottom w:val="none" w:sz="0" w:space="0" w:color="auto"/>
        <w:right w:val="none" w:sz="0" w:space="0" w:color="auto"/>
      </w:divBdr>
    </w:div>
    <w:div w:id="1029113390">
      <w:bodyDiv w:val="1"/>
      <w:marLeft w:val="0"/>
      <w:marRight w:val="0"/>
      <w:marTop w:val="0"/>
      <w:marBottom w:val="0"/>
      <w:divBdr>
        <w:top w:val="none" w:sz="0" w:space="0" w:color="auto"/>
        <w:left w:val="none" w:sz="0" w:space="0" w:color="auto"/>
        <w:bottom w:val="none" w:sz="0" w:space="0" w:color="auto"/>
        <w:right w:val="none" w:sz="0" w:space="0" w:color="auto"/>
      </w:divBdr>
    </w:div>
    <w:div w:id="1029526974">
      <w:bodyDiv w:val="1"/>
      <w:marLeft w:val="0"/>
      <w:marRight w:val="0"/>
      <w:marTop w:val="0"/>
      <w:marBottom w:val="0"/>
      <w:divBdr>
        <w:top w:val="none" w:sz="0" w:space="0" w:color="auto"/>
        <w:left w:val="none" w:sz="0" w:space="0" w:color="auto"/>
        <w:bottom w:val="none" w:sz="0" w:space="0" w:color="auto"/>
        <w:right w:val="none" w:sz="0" w:space="0" w:color="auto"/>
      </w:divBdr>
    </w:div>
    <w:div w:id="1030455199">
      <w:bodyDiv w:val="1"/>
      <w:marLeft w:val="0"/>
      <w:marRight w:val="0"/>
      <w:marTop w:val="0"/>
      <w:marBottom w:val="0"/>
      <w:divBdr>
        <w:top w:val="none" w:sz="0" w:space="0" w:color="auto"/>
        <w:left w:val="none" w:sz="0" w:space="0" w:color="auto"/>
        <w:bottom w:val="none" w:sz="0" w:space="0" w:color="auto"/>
        <w:right w:val="none" w:sz="0" w:space="0" w:color="auto"/>
      </w:divBdr>
    </w:div>
    <w:div w:id="1033582083">
      <w:bodyDiv w:val="1"/>
      <w:marLeft w:val="0"/>
      <w:marRight w:val="0"/>
      <w:marTop w:val="0"/>
      <w:marBottom w:val="0"/>
      <w:divBdr>
        <w:top w:val="none" w:sz="0" w:space="0" w:color="auto"/>
        <w:left w:val="none" w:sz="0" w:space="0" w:color="auto"/>
        <w:bottom w:val="none" w:sz="0" w:space="0" w:color="auto"/>
        <w:right w:val="none" w:sz="0" w:space="0" w:color="auto"/>
      </w:divBdr>
    </w:div>
    <w:div w:id="1035077043">
      <w:bodyDiv w:val="1"/>
      <w:marLeft w:val="0"/>
      <w:marRight w:val="0"/>
      <w:marTop w:val="0"/>
      <w:marBottom w:val="0"/>
      <w:divBdr>
        <w:top w:val="none" w:sz="0" w:space="0" w:color="auto"/>
        <w:left w:val="none" w:sz="0" w:space="0" w:color="auto"/>
        <w:bottom w:val="none" w:sz="0" w:space="0" w:color="auto"/>
        <w:right w:val="none" w:sz="0" w:space="0" w:color="auto"/>
      </w:divBdr>
    </w:div>
    <w:div w:id="1035084264">
      <w:bodyDiv w:val="1"/>
      <w:marLeft w:val="0"/>
      <w:marRight w:val="0"/>
      <w:marTop w:val="0"/>
      <w:marBottom w:val="0"/>
      <w:divBdr>
        <w:top w:val="none" w:sz="0" w:space="0" w:color="auto"/>
        <w:left w:val="none" w:sz="0" w:space="0" w:color="auto"/>
        <w:bottom w:val="none" w:sz="0" w:space="0" w:color="auto"/>
        <w:right w:val="none" w:sz="0" w:space="0" w:color="auto"/>
      </w:divBdr>
    </w:div>
    <w:div w:id="1038042283">
      <w:bodyDiv w:val="1"/>
      <w:marLeft w:val="0"/>
      <w:marRight w:val="0"/>
      <w:marTop w:val="0"/>
      <w:marBottom w:val="0"/>
      <w:divBdr>
        <w:top w:val="none" w:sz="0" w:space="0" w:color="auto"/>
        <w:left w:val="none" w:sz="0" w:space="0" w:color="auto"/>
        <w:bottom w:val="none" w:sz="0" w:space="0" w:color="auto"/>
        <w:right w:val="none" w:sz="0" w:space="0" w:color="auto"/>
      </w:divBdr>
    </w:div>
    <w:div w:id="1039814758">
      <w:bodyDiv w:val="1"/>
      <w:marLeft w:val="0"/>
      <w:marRight w:val="0"/>
      <w:marTop w:val="0"/>
      <w:marBottom w:val="0"/>
      <w:divBdr>
        <w:top w:val="none" w:sz="0" w:space="0" w:color="auto"/>
        <w:left w:val="none" w:sz="0" w:space="0" w:color="auto"/>
        <w:bottom w:val="none" w:sz="0" w:space="0" w:color="auto"/>
        <w:right w:val="none" w:sz="0" w:space="0" w:color="auto"/>
      </w:divBdr>
    </w:div>
    <w:div w:id="1040207220">
      <w:bodyDiv w:val="1"/>
      <w:marLeft w:val="0"/>
      <w:marRight w:val="0"/>
      <w:marTop w:val="0"/>
      <w:marBottom w:val="0"/>
      <w:divBdr>
        <w:top w:val="none" w:sz="0" w:space="0" w:color="auto"/>
        <w:left w:val="none" w:sz="0" w:space="0" w:color="auto"/>
        <w:bottom w:val="none" w:sz="0" w:space="0" w:color="auto"/>
        <w:right w:val="none" w:sz="0" w:space="0" w:color="auto"/>
      </w:divBdr>
    </w:div>
    <w:div w:id="1040545708">
      <w:bodyDiv w:val="1"/>
      <w:marLeft w:val="0"/>
      <w:marRight w:val="0"/>
      <w:marTop w:val="0"/>
      <w:marBottom w:val="0"/>
      <w:divBdr>
        <w:top w:val="none" w:sz="0" w:space="0" w:color="auto"/>
        <w:left w:val="none" w:sz="0" w:space="0" w:color="auto"/>
        <w:bottom w:val="none" w:sz="0" w:space="0" w:color="auto"/>
        <w:right w:val="none" w:sz="0" w:space="0" w:color="auto"/>
      </w:divBdr>
    </w:div>
    <w:div w:id="1044672961">
      <w:bodyDiv w:val="1"/>
      <w:marLeft w:val="0"/>
      <w:marRight w:val="0"/>
      <w:marTop w:val="0"/>
      <w:marBottom w:val="0"/>
      <w:divBdr>
        <w:top w:val="none" w:sz="0" w:space="0" w:color="auto"/>
        <w:left w:val="none" w:sz="0" w:space="0" w:color="auto"/>
        <w:bottom w:val="none" w:sz="0" w:space="0" w:color="auto"/>
        <w:right w:val="none" w:sz="0" w:space="0" w:color="auto"/>
      </w:divBdr>
    </w:div>
    <w:div w:id="1045064075">
      <w:bodyDiv w:val="1"/>
      <w:marLeft w:val="0"/>
      <w:marRight w:val="0"/>
      <w:marTop w:val="0"/>
      <w:marBottom w:val="0"/>
      <w:divBdr>
        <w:top w:val="none" w:sz="0" w:space="0" w:color="auto"/>
        <w:left w:val="none" w:sz="0" w:space="0" w:color="auto"/>
        <w:bottom w:val="none" w:sz="0" w:space="0" w:color="auto"/>
        <w:right w:val="none" w:sz="0" w:space="0" w:color="auto"/>
      </w:divBdr>
    </w:div>
    <w:div w:id="1045370954">
      <w:bodyDiv w:val="1"/>
      <w:marLeft w:val="0"/>
      <w:marRight w:val="0"/>
      <w:marTop w:val="0"/>
      <w:marBottom w:val="0"/>
      <w:divBdr>
        <w:top w:val="none" w:sz="0" w:space="0" w:color="auto"/>
        <w:left w:val="none" w:sz="0" w:space="0" w:color="auto"/>
        <w:bottom w:val="none" w:sz="0" w:space="0" w:color="auto"/>
        <w:right w:val="none" w:sz="0" w:space="0" w:color="auto"/>
      </w:divBdr>
    </w:div>
    <w:div w:id="1045373508">
      <w:bodyDiv w:val="1"/>
      <w:marLeft w:val="0"/>
      <w:marRight w:val="0"/>
      <w:marTop w:val="0"/>
      <w:marBottom w:val="0"/>
      <w:divBdr>
        <w:top w:val="none" w:sz="0" w:space="0" w:color="auto"/>
        <w:left w:val="none" w:sz="0" w:space="0" w:color="auto"/>
        <w:bottom w:val="none" w:sz="0" w:space="0" w:color="auto"/>
        <w:right w:val="none" w:sz="0" w:space="0" w:color="auto"/>
      </w:divBdr>
    </w:div>
    <w:div w:id="1047415007">
      <w:bodyDiv w:val="1"/>
      <w:marLeft w:val="0"/>
      <w:marRight w:val="0"/>
      <w:marTop w:val="0"/>
      <w:marBottom w:val="0"/>
      <w:divBdr>
        <w:top w:val="none" w:sz="0" w:space="0" w:color="auto"/>
        <w:left w:val="none" w:sz="0" w:space="0" w:color="auto"/>
        <w:bottom w:val="none" w:sz="0" w:space="0" w:color="auto"/>
        <w:right w:val="none" w:sz="0" w:space="0" w:color="auto"/>
      </w:divBdr>
    </w:div>
    <w:div w:id="1049765541">
      <w:bodyDiv w:val="1"/>
      <w:marLeft w:val="0"/>
      <w:marRight w:val="0"/>
      <w:marTop w:val="0"/>
      <w:marBottom w:val="0"/>
      <w:divBdr>
        <w:top w:val="none" w:sz="0" w:space="0" w:color="auto"/>
        <w:left w:val="none" w:sz="0" w:space="0" w:color="auto"/>
        <w:bottom w:val="none" w:sz="0" w:space="0" w:color="auto"/>
        <w:right w:val="none" w:sz="0" w:space="0" w:color="auto"/>
      </w:divBdr>
    </w:div>
    <w:div w:id="1052727362">
      <w:bodyDiv w:val="1"/>
      <w:marLeft w:val="0"/>
      <w:marRight w:val="0"/>
      <w:marTop w:val="0"/>
      <w:marBottom w:val="0"/>
      <w:divBdr>
        <w:top w:val="none" w:sz="0" w:space="0" w:color="auto"/>
        <w:left w:val="none" w:sz="0" w:space="0" w:color="auto"/>
        <w:bottom w:val="none" w:sz="0" w:space="0" w:color="auto"/>
        <w:right w:val="none" w:sz="0" w:space="0" w:color="auto"/>
      </w:divBdr>
    </w:div>
    <w:div w:id="1057163827">
      <w:bodyDiv w:val="1"/>
      <w:marLeft w:val="0"/>
      <w:marRight w:val="0"/>
      <w:marTop w:val="0"/>
      <w:marBottom w:val="0"/>
      <w:divBdr>
        <w:top w:val="none" w:sz="0" w:space="0" w:color="auto"/>
        <w:left w:val="none" w:sz="0" w:space="0" w:color="auto"/>
        <w:bottom w:val="none" w:sz="0" w:space="0" w:color="auto"/>
        <w:right w:val="none" w:sz="0" w:space="0" w:color="auto"/>
      </w:divBdr>
    </w:div>
    <w:div w:id="1057826546">
      <w:bodyDiv w:val="1"/>
      <w:marLeft w:val="0"/>
      <w:marRight w:val="0"/>
      <w:marTop w:val="0"/>
      <w:marBottom w:val="0"/>
      <w:divBdr>
        <w:top w:val="none" w:sz="0" w:space="0" w:color="auto"/>
        <w:left w:val="none" w:sz="0" w:space="0" w:color="auto"/>
        <w:bottom w:val="none" w:sz="0" w:space="0" w:color="auto"/>
        <w:right w:val="none" w:sz="0" w:space="0" w:color="auto"/>
      </w:divBdr>
    </w:div>
    <w:div w:id="1058671168">
      <w:bodyDiv w:val="1"/>
      <w:marLeft w:val="0"/>
      <w:marRight w:val="0"/>
      <w:marTop w:val="0"/>
      <w:marBottom w:val="0"/>
      <w:divBdr>
        <w:top w:val="none" w:sz="0" w:space="0" w:color="auto"/>
        <w:left w:val="none" w:sz="0" w:space="0" w:color="auto"/>
        <w:bottom w:val="none" w:sz="0" w:space="0" w:color="auto"/>
        <w:right w:val="none" w:sz="0" w:space="0" w:color="auto"/>
      </w:divBdr>
    </w:div>
    <w:div w:id="1060520879">
      <w:bodyDiv w:val="1"/>
      <w:marLeft w:val="0"/>
      <w:marRight w:val="0"/>
      <w:marTop w:val="0"/>
      <w:marBottom w:val="0"/>
      <w:divBdr>
        <w:top w:val="none" w:sz="0" w:space="0" w:color="auto"/>
        <w:left w:val="none" w:sz="0" w:space="0" w:color="auto"/>
        <w:bottom w:val="none" w:sz="0" w:space="0" w:color="auto"/>
        <w:right w:val="none" w:sz="0" w:space="0" w:color="auto"/>
      </w:divBdr>
    </w:div>
    <w:div w:id="1060982651">
      <w:bodyDiv w:val="1"/>
      <w:marLeft w:val="0"/>
      <w:marRight w:val="0"/>
      <w:marTop w:val="0"/>
      <w:marBottom w:val="0"/>
      <w:divBdr>
        <w:top w:val="none" w:sz="0" w:space="0" w:color="auto"/>
        <w:left w:val="none" w:sz="0" w:space="0" w:color="auto"/>
        <w:bottom w:val="none" w:sz="0" w:space="0" w:color="auto"/>
        <w:right w:val="none" w:sz="0" w:space="0" w:color="auto"/>
      </w:divBdr>
    </w:div>
    <w:div w:id="1061293231">
      <w:bodyDiv w:val="1"/>
      <w:marLeft w:val="0"/>
      <w:marRight w:val="0"/>
      <w:marTop w:val="0"/>
      <w:marBottom w:val="0"/>
      <w:divBdr>
        <w:top w:val="none" w:sz="0" w:space="0" w:color="auto"/>
        <w:left w:val="none" w:sz="0" w:space="0" w:color="auto"/>
        <w:bottom w:val="none" w:sz="0" w:space="0" w:color="auto"/>
        <w:right w:val="none" w:sz="0" w:space="0" w:color="auto"/>
      </w:divBdr>
    </w:div>
    <w:div w:id="1061715074">
      <w:bodyDiv w:val="1"/>
      <w:marLeft w:val="0"/>
      <w:marRight w:val="0"/>
      <w:marTop w:val="0"/>
      <w:marBottom w:val="0"/>
      <w:divBdr>
        <w:top w:val="none" w:sz="0" w:space="0" w:color="auto"/>
        <w:left w:val="none" w:sz="0" w:space="0" w:color="auto"/>
        <w:bottom w:val="none" w:sz="0" w:space="0" w:color="auto"/>
        <w:right w:val="none" w:sz="0" w:space="0" w:color="auto"/>
      </w:divBdr>
    </w:div>
    <w:div w:id="1063873827">
      <w:bodyDiv w:val="1"/>
      <w:marLeft w:val="0"/>
      <w:marRight w:val="0"/>
      <w:marTop w:val="0"/>
      <w:marBottom w:val="0"/>
      <w:divBdr>
        <w:top w:val="none" w:sz="0" w:space="0" w:color="auto"/>
        <w:left w:val="none" w:sz="0" w:space="0" w:color="auto"/>
        <w:bottom w:val="none" w:sz="0" w:space="0" w:color="auto"/>
        <w:right w:val="none" w:sz="0" w:space="0" w:color="auto"/>
      </w:divBdr>
    </w:div>
    <w:div w:id="1065490466">
      <w:bodyDiv w:val="1"/>
      <w:marLeft w:val="0"/>
      <w:marRight w:val="0"/>
      <w:marTop w:val="0"/>
      <w:marBottom w:val="0"/>
      <w:divBdr>
        <w:top w:val="none" w:sz="0" w:space="0" w:color="auto"/>
        <w:left w:val="none" w:sz="0" w:space="0" w:color="auto"/>
        <w:bottom w:val="none" w:sz="0" w:space="0" w:color="auto"/>
        <w:right w:val="none" w:sz="0" w:space="0" w:color="auto"/>
      </w:divBdr>
    </w:div>
    <w:div w:id="1065951308">
      <w:bodyDiv w:val="1"/>
      <w:marLeft w:val="0"/>
      <w:marRight w:val="0"/>
      <w:marTop w:val="0"/>
      <w:marBottom w:val="0"/>
      <w:divBdr>
        <w:top w:val="none" w:sz="0" w:space="0" w:color="auto"/>
        <w:left w:val="none" w:sz="0" w:space="0" w:color="auto"/>
        <w:bottom w:val="none" w:sz="0" w:space="0" w:color="auto"/>
        <w:right w:val="none" w:sz="0" w:space="0" w:color="auto"/>
      </w:divBdr>
    </w:div>
    <w:div w:id="1073040040">
      <w:bodyDiv w:val="1"/>
      <w:marLeft w:val="0"/>
      <w:marRight w:val="0"/>
      <w:marTop w:val="0"/>
      <w:marBottom w:val="0"/>
      <w:divBdr>
        <w:top w:val="none" w:sz="0" w:space="0" w:color="auto"/>
        <w:left w:val="none" w:sz="0" w:space="0" w:color="auto"/>
        <w:bottom w:val="none" w:sz="0" w:space="0" w:color="auto"/>
        <w:right w:val="none" w:sz="0" w:space="0" w:color="auto"/>
      </w:divBdr>
      <w:divsChild>
        <w:div w:id="1576622296">
          <w:marLeft w:val="640"/>
          <w:marRight w:val="0"/>
          <w:marTop w:val="0"/>
          <w:marBottom w:val="0"/>
          <w:divBdr>
            <w:top w:val="none" w:sz="0" w:space="0" w:color="auto"/>
            <w:left w:val="none" w:sz="0" w:space="0" w:color="auto"/>
            <w:bottom w:val="none" w:sz="0" w:space="0" w:color="auto"/>
            <w:right w:val="none" w:sz="0" w:space="0" w:color="auto"/>
          </w:divBdr>
        </w:div>
        <w:div w:id="120880281">
          <w:marLeft w:val="640"/>
          <w:marRight w:val="0"/>
          <w:marTop w:val="0"/>
          <w:marBottom w:val="0"/>
          <w:divBdr>
            <w:top w:val="none" w:sz="0" w:space="0" w:color="auto"/>
            <w:left w:val="none" w:sz="0" w:space="0" w:color="auto"/>
            <w:bottom w:val="none" w:sz="0" w:space="0" w:color="auto"/>
            <w:right w:val="none" w:sz="0" w:space="0" w:color="auto"/>
          </w:divBdr>
        </w:div>
        <w:div w:id="403068075">
          <w:marLeft w:val="640"/>
          <w:marRight w:val="0"/>
          <w:marTop w:val="0"/>
          <w:marBottom w:val="0"/>
          <w:divBdr>
            <w:top w:val="none" w:sz="0" w:space="0" w:color="auto"/>
            <w:left w:val="none" w:sz="0" w:space="0" w:color="auto"/>
            <w:bottom w:val="none" w:sz="0" w:space="0" w:color="auto"/>
            <w:right w:val="none" w:sz="0" w:space="0" w:color="auto"/>
          </w:divBdr>
        </w:div>
        <w:div w:id="1037193413">
          <w:marLeft w:val="640"/>
          <w:marRight w:val="0"/>
          <w:marTop w:val="0"/>
          <w:marBottom w:val="0"/>
          <w:divBdr>
            <w:top w:val="none" w:sz="0" w:space="0" w:color="auto"/>
            <w:left w:val="none" w:sz="0" w:space="0" w:color="auto"/>
            <w:bottom w:val="none" w:sz="0" w:space="0" w:color="auto"/>
            <w:right w:val="none" w:sz="0" w:space="0" w:color="auto"/>
          </w:divBdr>
        </w:div>
        <w:div w:id="663169535">
          <w:marLeft w:val="640"/>
          <w:marRight w:val="0"/>
          <w:marTop w:val="0"/>
          <w:marBottom w:val="0"/>
          <w:divBdr>
            <w:top w:val="none" w:sz="0" w:space="0" w:color="auto"/>
            <w:left w:val="none" w:sz="0" w:space="0" w:color="auto"/>
            <w:bottom w:val="none" w:sz="0" w:space="0" w:color="auto"/>
            <w:right w:val="none" w:sz="0" w:space="0" w:color="auto"/>
          </w:divBdr>
        </w:div>
        <w:div w:id="781534474">
          <w:marLeft w:val="640"/>
          <w:marRight w:val="0"/>
          <w:marTop w:val="0"/>
          <w:marBottom w:val="0"/>
          <w:divBdr>
            <w:top w:val="none" w:sz="0" w:space="0" w:color="auto"/>
            <w:left w:val="none" w:sz="0" w:space="0" w:color="auto"/>
            <w:bottom w:val="none" w:sz="0" w:space="0" w:color="auto"/>
            <w:right w:val="none" w:sz="0" w:space="0" w:color="auto"/>
          </w:divBdr>
        </w:div>
        <w:div w:id="729500523">
          <w:marLeft w:val="640"/>
          <w:marRight w:val="0"/>
          <w:marTop w:val="0"/>
          <w:marBottom w:val="0"/>
          <w:divBdr>
            <w:top w:val="none" w:sz="0" w:space="0" w:color="auto"/>
            <w:left w:val="none" w:sz="0" w:space="0" w:color="auto"/>
            <w:bottom w:val="none" w:sz="0" w:space="0" w:color="auto"/>
            <w:right w:val="none" w:sz="0" w:space="0" w:color="auto"/>
          </w:divBdr>
        </w:div>
        <w:div w:id="1614047083">
          <w:marLeft w:val="640"/>
          <w:marRight w:val="0"/>
          <w:marTop w:val="0"/>
          <w:marBottom w:val="0"/>
          <w:divBdr>
            <w:top w:val="none" w:sz="0" w:space="0" w:color="auto"/>
            <w:left w:val="none" w:sz="0" w:space="0" w:color="auto"/>
            <w:bottom w:val="none" w:sz="0" w:space="0" w:color="auto"/>
            <w:right w:val="none" w:sz="0" w:space="0" w:color="auto"/>
          </w:divBdr>
        </w:div>
        <w:div w:id="426998173">
          <w:marLeft w:val="640"/>
          <w:marRight w:val="0"/>
          <w:marTop w:val="0"/>
          <w:marBottom w:val="0"/>
          <w:divBdr>
            <w:top w:val="none" w:sz="0" w:space="0" w:color="auto"/>
            <w:left w:val="none" w:sz="0" w:space="0" w:color="auto"/>
            <w:bottom w:val="none" w:sz="0" w:space="0" w:color="auto"/>
            <w:right w:val="none" w:sz="0" w:space="0" w:color="auto"/>
          </w:divBdr>
        </w:div>
        <w:div w:id="426115481">
          <w:marLeft w:val="640"/>
          <w:marRight w:val="0"/>
          <w:marTop w:val="0"/>
          <w:marBottom w:val="0"/>
          <w:divBdr>
            <w:top w:val="none" w:sz="0" w:space="0" w:color="auto"/>
            <w:left w:val="none" w:sz="0" w:space="0" w:color="auto"/>
            <w:bottom w:val="none" w:sz="0" w:space="0" w:color="auto"/>
            <w:right w:val="none" w:sz="0" w:space="0" w:color="auto"/>
          </w:divBdr>
        </w:div>
        <w:div w:id="1587032849">
          <w:marLeft w:val="640"/>
          <w:marRight w:val="0"/>
          <w:marTop w:val="0"/>
          <w:marBottom w:val="0"/>
          <w:divBdr>
            <w:top w:val="none" w:sz="0" w:space="0" w:color="auto"/>
            <w:left w:val="none" w:sz="0" w:space="0" w:color="auto"/>
            <w:bottom w:val="none" w:sz="0" w:space="0" w:color="auto"/>
            <w:right w:val="none" w:sz="0" w:space="0" w:color="auto"/>
          </w:divBdr>
        </w:div>
        <w:div w:id="811558527">
          <w:marLeft w:val="640"/>
          <w:marRight w:val="0"/>
          <w:marTop w:val="0"/>
          <w:marBottom w:val="0"/>
          <w:divBdr>
            <w:top w:val="none" w:sz="0" w:space="0" w:color="auto"/>
            <w:left w:val="none" w:sz="0" w:space="0" w:color="auto"/>
            <w:bottom w:val="none" w:sz="0" w:space="0" w:color="auto"/>
            <w:right w:val="none" w:sz="0" w:space="0" w:color="auto"/>
          </w:divBdr>
        </w:div>
        <w:div w:id="1082412744">
          <w:marLeft w:val="640"/>
          <w:marRight w:val="0"/>
          <w:marTop w:val="0"/>
          <w:marBottom w:val="0"/>
          <w:divBdr>
            <w:top w:val="none" w:sz="0" w:space="0" w:color="auto"/>
            <w:left w:val="none" w:sz="0" w:space="0" w:color="auto"/>
            <w:bottom w:val="none" w:sz="0" w:space="0" w:color="auto"/>
            <w:right w:val="none" w:sz="0" w:space="0" w:color="auto"/>
          </w:divBdr>
        </w:div>
        <w:div w:id="1990674840">
          <w:marLeft w:val="640"/>
          <w:marRight w:val="0"/>
          <w:marTop w:val="0"/>
          <w:marBottom w:val="0"/>
          <w:divBdr>
            <w:top w:val="none" w:sz="0" w:space="0" w:color="auto"/>
            <w:left w:val="none" w:sz="0" w:space="0" w:color="auto"/>
            <w:bottom w:val="none" w:sz="0" w:space="0" w:color="auto"/>
            <w:right w:val="none" w:sz="0" w:space="0" w:color="auto"/>
          </w:divBdr>
        </w:div>
        <w:div w:id="1469128100">
          <w:marLeft w:val="640"/>
          <w:marRight w:val="0"/>
          <w:marTop w:val="0"/>
          <w:marBottom w:val="0"/>
          <w:divBdr>
            <w:top w:val="none" w:sz="0" w:space="0" w:color="auto"/>
            <w:left w:val="none" w:sz="0" w:space="0" w:color="auto"/>
            <w:bottom w:val="none" w:sz="0" w:space="0" w:color="auto"/>
            <w:right w:val="none" w:sz="0" w:space="0" w:color="auto"/>
          </w:divBdr>
        </w:div>
        <w:div w:id="993333673">
          <w:marLeft w:val="640"/>
          <w:marRight w:val="0"/>
          <w:marTop w:val="0"/>
          <w:marBottom w:val="0"/>
          <w:divBdr>
            <w:top w:val="none" w:sz="0" w:space="0" w:color="auto"/>
            <w:left w:val="none" w:sz="0" w:space="0" w:color="auto"/>
            <w:bottom w:val="none" w:sz="0" w:space="0" w:color="auto"/>
            <w:right w:val="none" w:sz="0" w:space="0" w:color="auto"/>
          </w:divBdr>
        </w:div>
        <w:div w:id="39207358">
          <w:marLeft w:val="640"/>
          <w:marRight w:val="0"/>
          <w:marTop w:val="0"/>
          <w:marBottom w:val="0"/>
          <w:divBdr>
            <w:top w:val="none" w:sz="0" w:space="0" w:color="auto"/>
            <w:left w:val="none" w:sz="0" w:space="0" w:color="auto"/>
            <w:bottom w:val="none" w:sz="0" w:space="0" w:color="auto"/>
            <w:right w:val="none" w:sz="0" w:space="0" w:color="auto"/>
          </w:divBdr>
        </w:div>
        <w:div w:id="1071464056">
          <w:marLeft w:val="640"/>
          <w:marRight w:val="0"/>
          <w:marTop w:val="0"/>
          <w:marBottom w:val="0"/>
          <w:divBdr>
            <w:top w:val="none" w:sz="0" w:space="0" w:color="auto"/>
            <w:left w:val="none" w:sz="0" w:space="0" w:color="auto"/>
            <w:bottom w:val="none" w:sz="0" w:space="0" w:color="auto"/>
            <w:right w:val="none" w:sz="0" w:space="0" w:color="auto"/>
          </w:divBdr>
        </w:div>
        <w:div w:id="351108736">
          <w:marLeft w:val="640"/>
          <w:marRight w:val="0"/>
          <w:marTop w:val="0"/>
          <w:marBottom w:val="0"/>
          <w:divBdr>
            <w:top w:val="none" w:sz="0" w:space="0" w:color="auto"/>
            <w:left w:val="none" w:sz="0" w:space="0" w:color="auto"/>
            <w:bottom w:val="none" w:sz="0" w:space="0" w:color="auto"/>
            <w:right w:val="none" w:sz="0" w:space="0" w:color="auto"/>
          </w:divBdr>
        </w:div>
        <w:div w:id="308555135">
          <w:marLeft w:val="640"/>
          <w:marRight w:val="0"/>
          <w:marTop w:val="0"/>
          <w:marBottom w:val="0"/>
          <w:divBdr>
            <w:top w:val="none" w:sz="0" w:space="0" w:color="auto"/>
            <w:left w:val="none" w:sz="0" w:space="0" w:color="auto"/>
            <w:bottom w:val="none" w:sz="0" w:space="0" w:color="auto"/>
            <w:right w:val="none" w:sz="0" w:space="0" w:color="auto"/>
          </w:divBdr>
        </w:div>
        <w:div w:id="28799248">
          <w:marLeft w:val="640"/>
          <w:marRight w:val="0"/>
          <w:marTop w:val="0"/>
          <w:marBottom w:val="0"/>
          <w:divBdr>
            <w:top w:val="none" w:sz="0" w:space="0" w:color="auto"/>
            <w:left w:val="none" w:sz="0" w:space="0" w:color="auto"/>
            <w:bottom w:val="none" w:sz="0" w:space="0" w:color="auto"/>
            <w:right w:val="none" w:sz="0" w:space="0" w:color="auto"/>
          </w:divBdr>
        </w:div>
        <w:div w:id="484009618">
          <w:marLeft w:val="640"/>
          <w:marRight w:val="0"/>
          <w:marTop w:val="0"/>
          <w:marBottom w:val="0"/>
          <w:divBdr>
            <w:top w:val="none" w:sz="0" w:space="0" w:color="auto"/>
            <w:left w:val="none" w:sz="0" w:space="0" w:color="auto"/>
            <w:bottom w:val="none" w:sz="0" w:space="0" w:color="auto"/>
            <w:right w:val="none" w:sz="0" w:space="0" w:color="auto"/>
          </w:divBdr>
        </w:div>
        <w:div w:id="143087692">
          <w:marLeft w:val="640"/>
          <w:marRight w:val="0"/>
          <w:marTop w:val="0"/>
          <w:marBottom w:val="0"/>
          <w:divBdr>
            <w:top w:val="none" w:sz="0" w:space="0" w:color="auto"/>
            <w:left w:val="none" w:sz="0" w:space="0" w:color="auto"/>
            <w:bottom w:val="none" w:sz="0" w:space="0" w:color="auto"/>
            <w:right w:val="none" w:sz="0" w:space="0" w:color="auto"/>
          </w:divBdr>
        </w:div>
        <w:div w:id="137458117">
          <w:marLeft w:val="640"/>
          <w:marRight w:val="0"/>
          <w:marTop w:val="0"/>
          <w:marBottom w:val="0"/>
          <w:divBdr>
            <w:top w:val="none" w:sz="0" w:space="0" w:color="auto"/>
            <w:left w:val="none" w:sz="0" w:space="0" w:color="auto"/>
            <w:bottom w:val="none" w:sz="0" w:space="0" w:color="auto"/>
            <w:right w:val="none" w:sz="0" w:space="0" w:color="auto"/>
          </w:divBdr>
        </w:div>
        <w:div w:id="1209151345">
          <w:marLeft w:val="640"/>
          <w:marRight w:val="0"/>
          <w:marTop w:val="0"/>
          <w:marBottom w:val="0"/>
          <w:divBdr>
            <w:top w:val="none" w:sz="0" w:space="0" w:color="auto"/>
            <w:left w:val="none" w:sz="0" w:space="0" w:color="auto"/>
            <w:bottom w:val="none" w:sz="0" w:space="0" w:color="auto"/>
            <w:right w:val="none" w:sz="0" w:space="0" w:color="auto"/>
          </w:divBdr>
        </w:div>
        <w:div w:id="292247192">
          <w:marLeft w:val="640"/>
          <w:marRight w:val="0"/>
          <w:marTop w:val="0"/>
          <w:marBottom w:val="0"/>
          <w:divBdr>
            <w:top w:val="none" w:sz="0" w:space="0" w:color="auto"/>
            <w:left w:val="none" w:sz="0" w:space="0" w:color="auto"/>
            <w:bottom w:val="none" w:sz="0" w:space="0" w:color="auto"/>
            <w:right w:val="none" w:sz="0" w:space="0" w:color="auto"/>
          </w:divBdr>
        </w:div>
        <w:div w:id="821115530">
          <w:marLeft w:val="640"/>
          <w:marRight w:val="0"/>
          <w:marTop w:val="0"/>
          <w:marBottom w:val="0"/>
          <w:divBdr>
            <w:top w:val="none" w:sz="0" w:space="0" w:color="auto"/>
            <w:left w:val="none" w:sz="0" w:space="0" w:color="auto"/>
            <w:bottom w:val="none" w:sz="0" w:space="0" w:color="auto"/>
            <w:right w:val="none" w:sz="0" w:space="0" w:color="auto"/>
          </w:divBdr>
        </w:div>
        <w:div w:id="1293514899">
          <w:marLeft w:val="640"/>
          <w:marRight w:val="0"/>
          <w:marTop w:val="0"/>
          <w:marBottom w:val="0"/>
          <w:divBdr>
            <w:top w:val="none" w:sz="0" w:space="0" w:color="auto"/>
            <w:left w:val="none" w:sz="0" w:space="0" w:color="auto"/>
            <w:bottom w:val="none" w:sz="0" w:space="0" w:color="auto"/>
            <w:right w:val="none" w:sz="0" w:space="0" w:color="auto"/>
          </w:divBdr>
        </w:div>
        <w:div w:id="975765605">
          <w:marLeft w:val="640"/>
          <w:marRight w:val="0"/>
          <w:marTop w:val="0"/>
          <w:marBottom w:val="0"/>
          <w:divBdr>
            <w:top w:val="none" w:sz="0" w:space="0" w:color="auto"/>
            <w:left w:val="none" w:sz="0" w:space="0" w:color="auto"/>
            <w:bottom w:val="none" w:sz="0" w:space="0" w:color="auto"/>
            <w:right w:val="none" w:sz="0" w:space="0" w:color="auto"/>
          </w:divBdr>
        </w:div>
        <w:div w:id="937834106">
          <w:marLeft w:val="640"/>
          <w:marRight w:val="0"/>
          <w:marTop w:val="0"/>
          <w:marBottom w:val="0"/>
          <w:divBdr>
            <w:top w:val="none" w:sz="0" w:space="0" w:color="auto"/>
            <w:left w:val="none" w:sz="0" w:space="0" w:color="auto"/>
            <w:bottom w:val="none" w:sz="0" w:space="0" w:color="auto"/>
            <w:right w:val="none" w:sz="0" w:space="0" w:color="auto"/>
          </w:divBdr>
        </w:div>
        <w:div w:id="1840998538">
          <w:marLeft w:val="640"/>
          <w:marRight w:val="0"/>
          <w:marTop w:val="0"/>
          <w:marBottom w:val="0"/>
          <w:divBdr>
            <w:top w:val="none" w:sz="0" w:space="0" w:color="auto"/>
            <w:left w:val="none" w:sz="0" w:space="0" w:color="auto"/>
            <w:bottom w:val="none" w:sz="0" w:space="0" w:color="auto"/>
            <w:right w:val="none" w:sz="0" w:space="0" w:color="auto"/>
          </w:divBdr>
        </w:div>
        <w:div w:id="415589994">
          <w:marLeft w:val="640"/>
          <w:marRight w:val="0"/>
          <w:marTop w:val="0"/>
          <w:marBottom w:val="0"/>
          <w:divBdr>
            <w:top w:val="none" w:sz="0" w:space="0" w:color="auto"/>
            <w:left w:val="none" w:sz="0" w:space="0" w:color="auto"/>
            <w:bottom w:val="none" w:sz="0" w:space="0" w:color="auto"/>
            <w:right w:val="none" w:sz="0" w:space="0" w:color="auto"/>
          </w:divBdr>
        </w:div>
        <w:div w:id="264195438">
          <w:marLeft w:val="640"/>
          <w:marRight w:val="0"/>
          <w:marTop w:val="0"/>
          <w:marBottom w:val="0"/>
          <w:divBdr>
            <w:top w:val="none" w:sz="0" w:space="0" w:color="auto"/>
            <w:left w:val="none" w:sz="0" w:space="0" w:color="auto"/>
            <w:bottom w:val="none" w:sz="0" w:space="0" w:color="auto"/>
            <w:right w:val="none" w:sz="0" w:space="0" w:color="auto"/>
          </w:divBdr>
        </w:div>
        <w:div w:id="47579351">
          <w:marLeft w:val="640"/>
          <w:marRight w:val="0"/>
          <w:marTop w:val="0"/>
          <w:marBottom w:val="0"/>
          <w:divBdr>
            <w:top w:val="none" w:sz="0" w:space="0" w:color="auto"/>
            <w:left w:val="none" w:sz="0" w:space="0" w:color="auto"/>
            <w:bottom w:val="none" w:sz="0" w:space="0" w:color="auto"/>
            <w:right w:val="none" w:sz="0" w:space="0" w:color="auto"/>
          </w:divBdr>
        </w:div>
        <w:div w:id="1216969696">
          <w:marLeft w:val="640"/>
          <w:marRight w:val="0"/>
          <w:marTop w:val="0"/>
          <w:marBottom w:val="0"/>
          <w:divBdr>
            <w:top w:val="none" w:sz="0" w:space="0" w:color="auto"/>
            <w:left w:val="none" w:sz="0" w:space="0" w:color="auto"/>
            <w:bottom w:val="none" w:sz="0" w:space="0" w:color="auto"/>
            <w:right w:val="none" w:sz="0" w:space="0" w:color="auto"/>
          </w:divBdr>
        </w:div>
        <w:div w:id="2001617709">
          <w:marLeft w:val="640"/>
          <w:marRight w:val="0"/>
          <w:marTop w:val="0"/>
          <w:marBottom w:val="0"/>
          <w:divBdr>
            <w:top w:val="none" w:sz="0" w:space="0" w:color="auto"/>
            <w:left w:val="none" w:sz="0" w:space="0" w:color="auto"/>
            <w:bottom w:val="none" w:sz="0" w:space="0" w:color="auto"/>
            <w:right w:val="none" w:sz="0" w:space="0" w:color="auto"/>
          </w:divBdr>
        </w:div>
        <w:div w:id="1101267268">
          <w:marLeft w:val="640"/>
          <w:marRight w:val="0"/>
          <w:marTop w:val="0"/>
          <w:marBottom w:val="0"/>
          <w:divBdr>
            <w:top w:val="none" w:sz="0" w:space="0" w:color="auto"/>
            <w:left w:val="none" w:sz="0" w:space="0" w:color="auto"/>
            <w:bottom w:val="none" w:sz="0" w:space="0" w:color="auto"/>
            <w:right w:val="none" w:sz="0" w:space="0" w:color="auto"/>
          </w:divBdr>
        </w:div>
        <w:div w:id="462583989">
          <w:marLeft w:val="640"/>
          <w:marRight w:val="0"/>
          <w:marTop w:val="0"/>
          <w:marBottom w:val="0"/>
          <w:divBdr>
            <w:top w:val="none" w:sz="0" w:space="0" w:color="auto"/>
            <w:left w:val="none" w:sz="0" w:space="0" w:color="auto"/>
            <w:bottom w:val="none" w:sz="0" w:space="0" w:color="auto"/>
            <w:right w:val="none" w:sz="0" w:space="0" w:color="auto"/>
          </w:divBdr>
        </w:div>
        <w:div w:id="1739740669">
          <w:marLeft w:val="640"/>
          <w:marRight w:val="0"/>
          <w:marTop w:val="0"/>
          <w:marBottom w:val="0"/>
          <w:divBdr>
            <w:top w:val="none" w:sz="0" w:space="0" w:color="auto"/>
            <w:left w:val="none" w:sz="0" w:space="0" w:color="auto"/>
            <w:bottom w:val="none" w:sz="0" w:space="0" w:color="auto"/>
            <w:right w:val="none" w:sz="0" w:space="0" w:color="auto"/>
          </w:divBdr>
        </w:div>
        <w:div w:id="1849514924">
          <w:marLeft w:val="640"/>
          <w:marRight w:val="0"/>
          <w:marTop w:val="0"/>
          <w:marBottom w:val="0"/>
          <w:divBdr>
            <w:top w:val="none" w:sz="0" w:space="0" w:color="auto"/>
            <w:left w:val="none" w:sz="0" w:space="0" w:color="auto"/>
            <w:bottom w:val="none" w:sz="0" w:space="0" w:color="auto"/>
            <w:right w:val="none" w:sz="0" w:space="0" w:color="auto"/>
          </w:divBdr>
        </w:div>
        <w:div w:id="141701356">
          <w:marLeft w:val="640"/>
          <w:marRight w:val="0"/>
          <w:marTop w:val="0"/>
          <w:marBottom w:val="0"/>
          <w:divBdr>
            <w:top w:val="none" w:sz="0" w:space="0" w:color="auto"/>
            <w:left w:val="none" w:sz="0" w:space="0" w:color="auto"/>
            <w:bottom w:val="none" w:sz="0" w:space="0" w:color="auto"/>
            <w:right w:val="none" w:sz="0" w:space="0" w:color="auto"/>
          </w:divBdr>
        </w:div>
        <w:div w:id="1400908201">
          <w:marLeft w:val="640"/>
          <w:marRight w:val="0"/>
          <w:marTop w:val="0"/>
          <w:marBottom w:val="0"/>
          <w:divBdr>
            <w:top w:val="none" w:sz="0" w:space="0" w:color="auto"/>
            <w:left w:val="none" w:sz="0" w:space="0" w:color="auto"/>
            <w:bottom w:val="none" w:sz="0" w:space="0" w:color="auto"/>
            <w:right w:val="none" w:sz="0" w:space="0" w:color="auto"/>
          </w:divBdr>
        </w:div>
      </w:divsChild>
    </w:div>
    <w:div w:id="1074812742">
      <w:bodyDiv w:val="1"/>
      <w:marLeft w:val="0"/>
      <w:marRight w:val="0"/>
      <w:marTop w:val="0"/>
      <w:marBottom w:val="0"/>
      <w:divBdr>
        <w:top w:val="none" w:sz="0" w:space="0" w:color="auto"/>
        <w:left w:val="none" w:sz="0" w:space="0" w:color="auto"/>
        <w:bottom w:val="none" w:sz="0" w:space="0" w:color="auto"/>
        <w:right w:val="none" w:sz="0" w:space="0" w:color="auto"/>
      </w:divBdr>
    </w:div>
    <w:div w:id="1074856499">
      <w:bodyDiv w:val="1"/>
      <w:marLeft w:val="0"/>
      <w:marRight w:val="0"/>
      <w:marTop w:val="0"/>
      <w:marBottom w:val="0"/>
      <w:divBdr>
        <w:top w:val="none" w:sz="0" w:space="0" w:color="auto"/>
        <w:left w:val="none" w:sz="0" w:space="0" w:color="auto"/>
        <w:bottom w:val="none" w:sz="0" w:space="0" w:color="auto"/>
        <w:right w:val="none" w:sz="0" w:space="0" w:color="auto"/>
      </w:divBdr>
    </w:div>
    <w:div w:id="1075207341">
      <w:bodyDiv w:val="1"/>
      <w:marLeft w:val="0"/>
      <w:marRight w:val="0"/>
      <w:marTop w:val="0"/>
      <w:marBottom w:val="0"/>
      <w:divBdr>
        <w:top w:val="none" w:sz="0" w:space="0" w:color="auto"/>
        <w:left w:val="none" w:sz="0" w:space="0" w:color="auto"/>
        <w:bottom w:val="none" w:sz="0" w:space="0" w:color="auto"/>
        <w:right w:val="none" w:sz="0" w:space="0" w:color="auto"/>
      </w:divBdr>
    </w:div>
    <w:div w:id="1078212811">
      <w:bodyDiv w:val="1"/>
      <w:marLeft w:val="0"/>
      <w:marRight w:val="0"/>
      <w:marTop w:val="0"/>
      <w:marBottom w:val="0"/>
      <w:divBdr>
        <w:top w:val="none" w:sz="0" w:space="0" w:color="auto"/>
        <w:left w:val="none" w:sz="0" w:space="0" w:color="auto"/>
        <w:bottom w:val="none" w:sz="0" w:space="0" w:color="auto"/>
        <w:right w:val="none" w:sz="0" w:space="0" w:color="auto"/>
      </w:divBdr>
    </w:div>
    <w:div w:id="1078668964">
      <w:bodyDiv w:val="1"/>
      <w:marLeft w:val="0"/>
      <w:marRight w:val="0"/>
      <w:marTop w:val="0"/>
      <w:marBottom w:val="0"/>
      <w:divBdr>
        <w:top w:val="none" w:sz="0" w:space="0" w:color="auto"/>
        <w:left w:val="none" w:sz="0" w:space="0" w:color="auto"/>
        <w:bottom w:val="none" w:sz="0" w:space="0" w:color="auto"/>
        <w:right w:val="none" w:sz="0" w:space="0" w:color="auto"/>
      </w:divBdr>
    </w:div>
    <w:div w:id="1079672087">
      <w:bodyDiv w:val="1"/>
      <w:marLeft w:val="0"/>
      <w:marRight w:val="0"/>
      <w:marTop w:val="0"/>
      <w:marBottom w:val="0"/>
      <w:divBdr>
        <w:top w:val="none" w:sz="0" w:space="0" w:color="auto"/>
        <w:left w:val="none" w:sz="0" w:space="0" w:color="auto"/>
        <w:bottom w:val="none" w:sz="0" w:space="0" w:color="auto"/>
        <w:right w:val="none" w:sz="0" w:space="0" w:color="auto"/>
      </w:divBdr>
    </w:div>
    <w:div w:id="1081220109">
      <w:bodyDiv w:val="1"/>
      <w:marLeft w:val="0"/>
      <w:marRight w:val="0"/>
      <w:marTop w:val="0"/>
      <w:marBottom w:val="0"/>
      <w:divBdr>
        <w:top w:val="none" w:sz="0" w:space="0" w:color="auto"/>
        <w:left w:val="none" w:sz="0" w:space="0" w:color="auto"/>
        <w:bottom w:val="none" w:sz="0" w:space="0" w:color="auto"/>
        <w:right w:val="none" w:sz="0" w:space="0" w:color="auto"/>
      </w:divBdr>
    </w:div>
    <w:div w:id="1086346413">
      <w:bodyDiv w:val="1"/>
      <w:marLeft w:val="0"/>
      <w:marRight w:val="0"/>
      <w:marTop w:val="0"/>
      <w:marBottom w:val="0"/>
      <w:divBdr>
        <w:top w:val="none" w:sz="0" w:space="0" w:color="auto"/>
        <w:left w:val="none" w:sz="0" w:space="0" w:color="auto"/>
        <w:bottom w:val="none" w:sz="0" w:space="0" w:color="auto"/>
        <w:right w:val="none" w:sz="0" w:space="0" w:color="auto"/>
      </w:divBdr>
    </w:div>
    <w:div w:id="1086806585">
      <w:bodyDiv w:val="1"/>
      <w:marLeft w:val="0"/>
      <w:marRight w:val="0"/>
      <w:marTop w:val="0"/>
      <w:marBottom w:val="0"/>
      <w:divBdr>
        <w:top w:val="none" w:sz="0" w:space="0" w:color="auto"/>
        <w:left w:val="none" w:sz="0" w:space="0" w:color="auto"/>
        <w:bottom w:val="none" w:sz="0" w:space="0" w:color="auto"/>
        <w:right w:val="none" w:sz="0" w:space="0" w:color="auto"/>
      </w:divBdr>
    </w:div>
    <w:div w:id="1090199193">
      <w:bodyDiv w:val="1"/>
      <w:marLeft w:val="0"/>
      <w:marRight w:val="0"/>
      <w:marTop w:val="0"/>
      <w:marBottom w:val="0"/>
      <w:divBdr>
        <w:top w:val="none" w:sz="0" w:space="0" w:color="auto"/>
        <w:left w:val="none" w:sz="0" w:space="0" w:color="auto"/>
        <w:bottom w:val="none" w:sz="0" w:space="0" w:color="auto"/>
        <w:right w:val="none" w:sz="0" w:space="0" w:color="auto"/>
      </w:divBdr>
    </w:div>
    <w:div w:id="1094321296">
      <w:bodyDiv w:val="1"/>
      <w:marLeft w:val="0"/>
      <w:marRight w:val="0"/>
      <w:marTop w:val="0"/>
      <w:marBottom w:val="0"/>
      <w:divBdr>
        <w:top w:val="none" w:sz="0" w:space="0" w:color="auto"/>
        <w:left w:val="none" w:sz="0" w:space="0" w:color="auto"/>
        <w:bottom w:val="none" w:sz="0" w:space="0" w:color="auto"/>
        <w:right w:val="none" w:sz="0" w:space="0" w:color="auto"/>
      </w:divBdr>
    </w:div>
    <w:div w:id="1094404011">
      <w:bodyDiv w:val="1"/>
      <w:marLeft w:val="0"/>
      <w:marRight w:val="0"/>
      <w:marTop w:val="0"/>
      <w:marBottom w:val="0"/>
      <w:divBdr>
        <w:top w:val="none" w:sz="0" w:space="0" w:color="auto"/>
        <w:left w:val="none" w:sz="0" w:space="0" w:color="auto"/>
        <w:bottom w:val="none" w:sz="0" w:space="0" w:color="auto"/>
        <w:right w:val="none" w:sz="0" w:space="0" w:color="auto"/>
      </w:divBdr>
    </w:div>
    <w:div w:id="1096513368">
      <w:bodyDiv w:val="1"/>
      <w:marLeft w:val="0"/>
      <w:marRight w:val="0"/>
      <w:marTop w:val="0"/>
      <w:marBottom w:val="0"/>
      <w:divBdr>
        <w:top w:val="none" w:sz="0" w:space="0" w:color="auto"/>
        <w:left w:val="none" w:sz="0" w:space="0" w:color="auto"/>
        <w:bottom w:val="none" w:sz="0" w:space="0" w:color="auto"/>
        <w:right w:val="none" w:sz="0" w:space="0" w:color="auto"/>
      </w:divBdr>
    </w:div>
    <w:div w:id="1098259210">
      <w:bodyDiv w:val="1"/>
      <w:marLeft w:val="0"/>
      <w:marRight w:val="0"/>
      <w:marTop w:val="0"/>
      <w:marBottom w:val="0"/>
      <w:divBdr>
        <w:top w:val="none" w:sz="0" w:space="0" w:color="auto"/>
        <w:left w:val="none" w:sz="0" w:space="0" w:color="auto"/>
        <w:bottom w:val="none" w:sz="0" w:space="0" w:color="auto"/>
        <w:right w:val="none" w:sz="0" w:space="0" w:color="auto"/>
      </w:divBdr>
    </w:div>
    <w:div w:id="1098284353">
      <w:bodyDiv w:val="1"/>
      <w:marLeft w:val="0"/>
      <w:marRight w:val="0"/>
      <w:marTop w:val="0"/>
      <w:marBottom w:val="0"/>
      <w:divBdr>
        <w:top w:val="none" w:sz="0" w:space="0" w:color="auto"/>
        <w:left w:val="none" w:sz="0" w:space="0" w:color="auto"/>
        <w:bottom w:val="none" w:sz="0" w:space="0" w:color="auto"/>
        <w:right w:val="none" w:sz="0" w:space="0" w:color="auto"/>
      </w:divBdr>
    </w:div>
    <w:div w:id="1105419736">
      <w:bodyDiv w:val="1"/>
      <w:marLeft w:val="0"/>
      <w:marRight w:val="0"/>
      <w:marTop w:val="0"/>
      <w:marBottom w:val="0"/>
      <w:divBdr>
        <w:top w:val="none" w:sz="0" w:space="0" w:color="auto"/>
        <w:left w:val="none" w:sz="0" w:space="0" w:color="auto"/>
        <w:bottom w:val="none" w:sz="0" w:space="0" w:color="auto"/>
        <w:right w:val="none" w:sz="0" w:space="0" w:color="auto"/>
      </w:divBdr>
      <w:divsChild>
        <w:div w:id="1803108768">
          <w:marLeft w:val="640"/>
          <w:marRight w:val="0"/>
          <w:marTop w:val="0"/>
          <w:marBottom w:val="0"/>
          <w:divBdr>
            <w:top w:val="none" w:sz="0" w:space="0" w:color="auto"/>
            <w:left w:val="none" w:sz="0" w:space="0" w:color="auto"/>
            <w:bottom w:val="none" w:sz="0" w:space="0" w:color="auto"/>
            <w:right w:val="none" w:sz="0" w:space="0" w:color="auto"/>
          </w:divBdr>
        </w:div>
        <w:div w:id="1063144252">
          <w:marLeft w:val="640"/>
          <w:marRight w:val="0"/>
          <w:marTop w:val="0"/>
          <w:marBottom w:val="0"/>
          <w:divBdr>
            <w:top w:val="none" w:sz="0" w:space="0" w:color="auto"/>
            <w:left w:val="none" w:sz="0" w:space="0" w:color="auto"/>
            <w:bottom w:val="none" w:sz="0" w:space="0" w:color="auto"/>
            <w:right w:val="none" w:sz="0" w:space="0" w:color="auto"/>
          </w:divBdr>
        </w:div>
        <w:div w:id="1281112153">
          <w:marLeft w:val="640"/>
          <w:marRight w:val="0"/>
          <w:marTop w:val="0"/>
          <w:marBottom w:val="0"/>
          <w:divBdr>
            <w:top w:val="none" w:sz="0" w:space="0" w:color="auto"/>
            <w:left w:val="none" w:sz="0" w:space="0" w:color="auto"/>
            <w:bottom w:val="none" w:sz="0" w:space="0" w:color="auto"/>
            <w:right w:val="none" w:sz="0" w:space="0" w:color="auto"/>
          </w:divBdr>
        </w:div>
        <w:div w:id="1392773193">
          <w:marLeft w:val="640"/>
          <w:marRight w:val="0"/>
          <w:marTop w:val="0"/>
          <w:marBottom w:val="0"/>
          <w:divBdr>
            <w:top w:val="none" w:sz="0" w:space="0" w:color="auto"/>
            <w:left w:val="none" w:sz="0" w:space="0" w:color="auto"/>
            <w:bottom w:val="none" w:sz="0" w:space="0" w:color="auto"/>
            <w:right w:val="none" w:sz="0" w:space="0" w:color="auto"/>
          </w:divBdr>
        </w:div>
        <w:div w:id="1967001820">
          <w:marLeft w:val="640"/>
          <w:marRight w:val="0"/>
          <w:marTop w:val="0"/>
          <w:marBottom w:val="0"/>
          <w:divBdr>
            <w:top w:val="none" w:sz="0" w:space="0" w:color="auto"/>
            <w:left w:val="none" w:sz="0" w:space="0" w:color="auto"/>
            <w:bottom w:val="none" w:sz="0" w:space="0" w:color="auto"/>
            <w:right w:val="none" w:sz="0" w:space="0" w:color="auto"/>
          </w:divBdr>
        </w:div>
        <w:div w:id="1328703533">
          <w:marLeft w:val="640"/>
          <w:marRight w:val="0"/>
          <w:marTop w:val="0"/>
          <w:marBottom w:val="0"/>
          <w:divBdr>
            <w:top w:val="none" w:sz="0" w:space="0" w:color="auto"/>
            <w:left w:val="none" w:sz="0" w:space="0" w:color="auto"/>
            <w:bottom w:val="none" w:sz="0" w:space="0" w:color="auto"/>
            <w:right w:val="none" w:sz="0" w:space="0" w:color="auto"/>
          </w:divBdr>
        </w:div>
        <w:div w:id="604844751">
          <w:marLeft w:val="640"/>
          <w:marRight w:val="0"/>
          <w:marTop w:val="0"/>
          <w:marBottom w:val="0"/>
          <w:divBdr>
            <w:top w:val="none" w:sz="0" w:space="0" w:color="auto"/>
            <w:left w:val="none" w:sz="0" w:space="0" w:color="auto"/>
            <w:bottom w:val="none" w:sz="0" w:space="0" w:color="auto"/>
            <w:right w:val="none" w:sz="0" w:space="0" w:color="auto"/>
          </w:divBdr>
        </w:div>
        <w:div w:id="1017653392">
          <w:marLeft w:val="640"/>
          <w:marRight w:val="0"/>
          <w:marTop w:val="0"/>
          <w:marBottom w:val="0"/>
          <w:divBdr>
            <w:top w:val="none" w:sz="0" w:space="0" w:color="auto"/>
            <w:left w:val="none" w:sz="0" w:space="0" w:color="auto"/>
            <w:bottom w:val="none" w:sz="0" w:space="0" w:color="auto"/>
            <w:right w:val="none" w:sz="0" w:space="0" w:color="auto"/>
          </w:divBdr>
        </w:div>
        <w:div w:id="706877810">
          <w:marLeft w:val="640"/>
          <w:marRight w:val="0"/>
          <w:marTop w:val="0"/>
          <w:marBottom w:val="0"/>
          <w:divBdr>
            <w:top w:val="none" w:sz="0" w:space="0" w:color="auto"/>
            <w:left w:val="none" w:sz="0" w:space="0" w:color="auto"/>
            <w:bottom w:val="none" w:sz="0" w:space="0" w:color="auto"/>
            <w:right w:val="none" w:sz="0" w:space="0" w:color="auto"/>
          </w:divBdr>
        </w:div>
        <w:div w:id="1285967176">
          <w:marLeft w:val="640"/>
          <w:marRight w:val="0"/>
          <w:marTop w:val="0"/>
          <w:marBottom w:val="0"/>
          <w:divBdr>
            <w:top w:val="none" w:sz="0" w:space="0" w:color="auto"/>
            <w:left w:val="none" w:sz="0" w:space="0" w:color="auto"/>
            <w:bottom w:val="none" w:sz="0" w:space="0" w:color="auto"/>
            <w:right w:val="none" w:sz="0" w:space="0" w:color="auto"/>
          </w:divBdr>
        </w:div>
        <w:div w:id="1632789578">
          <w:marLeft w:val="640"/>
          <w:marRight w:val="0"/>
          <w:marTop w:val="0"/>
          <w:marBottom w:val="0"/>
          <w:divBdr>
            <w:top w:val="none" w:sz="0" w:space="0" w:color="auto"/>
            <w:left w:val="none" w:sz="0" w:space="0" w:color="auto"/>
            <w:bottom w:val="none" w:sz="0" w:space="0" w:color="auto"/>
            <w:right w:val="none" w:sz="0" w:space="0" w:color="auto"/>
          </w:divBdr>
        </w:div>
        <w:div w:id="585383360">
          <w:marLeft w:val="640"/>
          <w:marRight w:val="0"/>
          <w:marTop w:val="0"/>
          <w:marBottom w:val="0"/>
          <w:divBdr>
            <w:top w:val="none" w:sz="0" w:space="0" w:color="auto"/>
            <w:left w:val="none" w:sz="0" w:space="0" w:color="auto"/>
            <w:bottom w:val="none" w:sz="0" w:space="0" w:color="auto"/>
            <w:right w:val="none" w:sz="0" w:space="0" w:color="auto"/>
          </w:divBdr>
        </w:div>
        <w:div w:id="142351451">
          <w:marLeft w:val="640"/>
          <w:marRight w:val="0"/>
          <w:marTop w:val="0"/>
          <w:marBottom w:val="0"/>
          <w:divBdr>
            <w:top w:val="none" w:sz="0" w:space="0" w:color="auto"/>
            <w:left w:val="none" w:sz="0" w:space="0" w:color="auto"/>
            <w:bottom w:val="none" w:sz="0" w:space="0" w:color="auto"/>
            <w:right w:val="none" w:sz="0" w:space="0" w:color="auto"/>
          </w:divBdr>
        </w:div>
        <w:div w:id="1350139678">
          <w:marLeft w:val="640"/>
          <w:marRight w:val="0"/>
          <w:marTop w:val="0"/>
          <w:marBottom w:val="0"/>
          <w:divBdr>
            <w:top w:val="none" w:sz="0" w:space="0" w:color="auto"/>
            <w:left w:val="none" w:sz="0" w:space="0" w:color="auto"/>
            <w:bottom w:val="none" w:sz="0" w:space="0" w:color="auto"/>
            <w:right w:val="none" w:sz="0" w:space="0" w:color="auto"/>
          </w:divBdr>
        </w:div>
        <w:div w:id="1064795089">
          <w:marLeft w:val="640"/>
          <w:marRight w:val="0"/>
          <w:marTop w:val="0"/>
          <w:marBottom w:val="0"/>
          <w:divBdr>
            <w:top w:val="none" w:sz="0" w:space="0" w:color="auto"/>
            <w:left w:val="none" w:sz="0" w:space="0" w:color="auto"/>
            <w:bottom w:val="none" w:sz="0" w:space="0" w:color="auto"/>
            <w:right w:val="none" w:sz="0" w:space="0" w:color="auto"/>
          </w:divBdr>
        </w:div>
        <w:div w:id="468330895">
          <w:marLeft w:val="640"/>
          <w:marRight w:val="0"/>
          <w:marTop w:val="0"/>
          <w:marBottom w:val="0"/>
          <w:divBdr>
            <w:top w:val="none" w:sz="0" w:space="0" w:color="auto"/>
            <w:left w:val="none" w:sz="0" w:space="0" w:color="auto"/>
            <w:bottom w:val="none" w:sz="0" w:space="0" w:color="auto"/>
            <w:right w:val="none" w:sz="0" w:space="0" w:color="auto"/>
          </w:divBdr>
        </w:div>
        <w:div w:id="1852987914">
          <w:marLeft w:val="640"/>
          <w:marRight w:val="0"/>
          <w:marTop w:val="0"/>
          <w:marBottom w:val="0"/>
          <w:divBdr>
            <w:top w:val="none" w:sz="0" w:space="0" w:color="auto"/>
            <w:left w:val="none" w:sz="0" w:space="0" w:color="auto"/>
            <w:bottom w:val="none" w:sz="0" w:space="0" w:color="auto"/>
            <w:right w:val="none" w:sz="0" w:space="0" w:color="auto"/>
          </w:divBdr>
        </w:div>
        <w:div w:id="1385636832">
          <w:marLeft w:val="640"/>
          <w:marRight w:val="0"/>
          <w:marTop w:val="0"/>
          <w:marBottom w:val="0"/>
          <w:divBdr>
            <w:top w:val="none" w:sz="0" w:space="0" w:color="auto"/>
            <w:left w:val="none" w:sz="0" w:space="0" w:color="auto"/>
            <w:bottom w:val="none" w:sz="0" w:space="0" w:color="auto"/>
            <w:right w:val="none" w:sz="0" w:space="0" w:color="auto"/>
          </w:divBdr>
        </w:div>
        <w:div w:id="1545556459">
          <w:marLeft w:val="640"/>
          <w:marRight w:val="0"/>
          <w:marTop w:val="0"/>
          <w:marBottom w:val="0"/>
          <w:divBdr>
            <w:top w:val="none" w:sz="0" w:space="0" w:color="auto"/>
            <w:left w:val="none" w:sz="0" w:space="0" w:color="auto"/>
            <w:bottom w:val="none" w:sz="0" w:space="0" w:color="auto"/>
            <w:right w:val="none" w:sz="0" w:space="0" w:color="auto"/>
          </w:divBdr>
        </w:div>
        <w:div w:id="1406491143">
          <w:marLeft w:val="640"/>
          <w:marRight w:val="0"/>
          <w:marTop w:val="0"/>
          <w:marBottom w:val="0"/>
          <w:divBdr>
            <w:top w:val="none" w:sz="0" w:space="0" w:color="auto"/>
            <w:left w:val="none" w:sz="0" w:space="0" w:color="auto"/>
            <w:bottom w:val="none" w:sz="0" w:space="0" w:color="auto"/>
            <w:right w:val="none" w:sz="0" w:space="0" w:color="auto"/>
          </w:divBdr>
        </w:div>
        <w:div w:id="1522936009">
          <w:marLeft w:val="640"/>
          <w:marRight w:val="0"/>
          <w:marTop w:val="0"/>
          <w:marBottom w:val="0"/>
          <w:divBdr>
            <w:top w:val="none" w:sz="0" w:space="0" w:color="auto"/>
            <w:left w:val="none" w:sz="0" w:space="0" w:color="auto"/>
            <w:bottom w:val="none" w:sz="0" w:space="0" w:color="auto"/>
            <w:right w:val="none" w:sz="0" w:space="0" w:color="auto"/>
          </w:divBdr>
        </w:div>
        <w:div w:id="922832842">
          <w:marLeft w:val="640"/>
          <w:marRight w:val="0"/>
          <w:marTop w:val="0"/>
          <w:marBottom w:val="0"/>
          <w:divBdr>
            <w:top w:val="none" w:sz="0" w:space="0" w:color="auto"/>
            <w:left w:val="none" w:sz="0" w:space="0" w:color="auto"/>
            <w:bottom w:val="none" w:sz="0" w:space="0" w:color="auto"/>
            <w:right w:val="none" w:sz="0" w:space="0" w:color="auto"/>
          </w:divBdr>
        </w:div>
        <w:div w:id="156045478">
          <w:marLeft w:val="640"/>
          <w:marRight w:val="0"/>
          <w:marTop w:val="0"/>
          <w:marBottom w:val="0"/>
          <w:divBdr>
            <w:top w:val="none" w:sz="0" w:space="0" w:color="auto"/>
            <w:left w:val="none" w:sz="0" w:space="0" w:color="auto"/>
            <w:bottom w:val="none" w:sz="0" w:space="0" w:color="auto"/>
            <w:right w:val="none" w:sz="0" w:space="0" w:color="auto"/>
          </w:divBdr>
        </w:div>
        <w:div w:id="1333028440">
          <w:marLeft w:val="640"/>
          <w:marRight w:val="0"/>
          <w:marTop w:val="0"/>
          <w:marBottom w:val="0"/>
          <w:divBdr>
            <w:top w:val="none" w:sz="0" w:space="0" w:color="auto"/>
            <w:left w:val="none" w:sz="0" w:space="0" w:color="auto"/>
            <w:bottom w:val="none" w:sz="0" w:space="0" w:color="auto"/>
            <w:right w:val="none" w:sz="0" w:space="0" w:color="auto"/>
          </w:divBdr>
        </w:div>
        <w:div w:id="1723476754">
          <w:marLeft w:val="640"/>
          <w:marRight w:val="0"/>
          <w:marTop w:val="0"/>
          <w:marBottom w:val="0"/>
          <w:divBdr>
            <w:top w:val="none" w:sz="0" w:space="0" w:color="auto"/>
            <w:left w:val="none" w:sz="0" w:space="0" w:color="auto"/>
            <w:bottom w:val="none" w:sz="0" w:space="0" w:color="auto"/>
            <w:right w:val="none" w:sz="0" w:space="0" w:color="auto"/>
          </w:divBdr>
        </w:div>
        <w:div w:id="1851019783">
          <w:marLeft w:val="640"/>
          <w:marRight w:val="0"/>
          <w:marTop w:val="0"/>
          <w:marBottom w:val="0"/>
          <w:divBdr>
            <w:top w:val="none" w:sz="0" w:space="0" w:color="auto"/>
            <w:left w:val="none" w:sz="0" w:space="0" w:color="auto"/>
            <w:bottom w:val="none" w:sz="0" w:space="0" w:color="auto"/>
            <w:right w:val="none" w:sz="0" w:space="0" w:color="auto"/>
          </w:divBdr>
        </w:div>
        <w:div w:id="1831479858">
          <w:marLeft w:val="640"/>
          <w:marRight w:val="0"/>
          <w:marTop w:val="0"/>
          <w:marBottom w:val="0"/>
          <w:divBdr>
            <w:top w:val="none" w:sz="0" w:space="0" w:color="auto"/>
            <w:left w:val="none" w:sz="0" w:space="0" w:color="auto"/>
            <w:bottom w:val="none" w:sz="0" w:space="0" w:color="auto"/>
            <w:right w:val="none" w:sz="0" w:space="0" w:color="auto"/>
          </w:divBdr>
        </w:div>
        <w:div w:id="1505827225">
          <w:marLeft w:val="640"/>
          <w:marRight w:val="0"/>
          <w:marTop w:val="0"/>
          <w:marBottom w:val="0"/>
          <w:divBdr>
            <w:top w:val="none" w:sz="0" w:space="0" w:color="auto"/>
            <w:left w:val="none" w:sz="0" w:space="0" w:color="auto"/>
            <w:bottom w:val="none" w:sz="0" w:space="0" w:color="auto"/>
            <w:right w:val="none" w:sz="0" w:space="0" w:color="auto"/>
          </w:divBdr>
        </w:div>
        <w:div w:id="414278207">
          <w:marLeft w:val="640"/>
          <w:marRight w:val="0"/>
          <w:marTop w:val="0"/>
          <w:marBottom w:val="0"/>
          <w:divBdr>
            <w:top w:val="none" w:sz="0" w:space="0" w:color="auto"/>
            <w:left w:val="none" w:sz="0" w:space="0" w:color="auto"/>
            <w:bottom w:val="none" w:sz="0" w:space="0" w:color="auto"/>
            <w:right w:val="none" w:sz="0" w:space="0" w:color="auto"/>
          </w:divBdr>
        </w:div>
        <w:div w:id="537859035">
          <w:marLeft w:val="640"/>
          <w:marRight w:val="0"/>
          <w:marTop w:val="0"/>
          <w:marBottom w:val="0"/>
          <w:divBdr>
            <w:top w:val="none" w:sz="0" w:space="0" w:color="auto"/>
            <w:left w:val="none" w:sz="0" w:space="0" w:color="auto"/>
            <w:bottom w:val="none" w:sz="0" w:space="0" w:color="auto"/>
            <w:right w:val="none" w:sz="0" w:space="0" w:color="auto"/>
          </w:divBdr>
        </w:div>
        <w:div w:id="1463815206">
          <w:marLeft w:val="640"/>
          <w:marRight w:val="0"/>
          <w:marTop w:val="0"/>
          <w:marBottom w:val="0"/>
          <w:divBdr>
            <w:top w:val="none" w:sz="0" w:space="0" w:color="auto"/>
            <w:left w:val="none" w:sz="0" w:space="0" w:color="auto"/>
            <w:bottom w:val="none" w:sz="0" w:space="0" w:color="auto"/>
            <w:right w:val="none" w:sz="0" w:space="0" w:color="auto"/>
          </w:divBdr>
        </w:div>
        <w:div w:id="626008182">
          <w:marLeft w:val="640"/>
          <w:marRight w:val="0"/>
          <w:marTop w:val="0"/>
          <w:marBottom w:val="0"/>
          <w:divBdr>
            <w:top w:val="none" w:sz="0" w:space="0" w:color="auto"/>
            <w:left w:val="none" w:sz="0" w:space="0" w:color="auto"/>
            <w:bottom w:val="none" w:sz="0" w:space="0" w:color="auto"/>
            <w:right w:val="none" w:sz="0" w:space="0" w:color="auto"/>
          </w:divBdr>
        </w:div>
        <w:div w:id="1481074452">
          <w:marLeft w:val="640"/>
          <w:marRight w:val="0"/>
          <w:marTop w:val="0"/>
          <w:marBottom w:val="0"/>
          <w:divBdr>
            <w:top w:val="none" w:sz="0" w:space="0" w:color="auto"/>
            <w:left w:val="none" w:sz="0" w:space="0" w:color="auto"/>
            <w:bottom w:val="none" w:sz="0" w:space="0" w:color="auto"/>
            <w:right w:val="none" w:sz="0" w:space="0" w:color="auto"/>
          </w:divBdr>
        </w:div>
        <w:div w:id="274288840">
          <w:marLeft w:val="640"/>
          <w:marRight w:val="0"/>
          <w:marTop w:val="0"/>
          <w:marBottom w:val="0"/>
          <w:divBdr>
            <w:top w:val="none" w:sz="0" w:space="0" w:color="auto"/>
            <w:left w:val="none" w:sz="0" w:space="0" w:color="auto"/>
            <w:bottom w:val="none" w:sz="0" w:space="0" w:color="auto"/>
            <w:right w:val="none" w:sz="0" w:space="0" w:color="auto"/>
          </w:divBdr>
        </w:div>
        <w:div w:id="411974620">
          <w:marLeft w:val="640"/>
          <w:marRight w:val="0"/>
          <w:marTop w:val="0"/>
          <w:marBottom w:val="0"/>
          <w:divBdr>
            <w:top w:val="none" w:sz="0" w:space="0" w:color="auto"/>
            <w:left w:val="none" w:sz="0" w:space="0" w:color="auto"/>
            <w:bottom w:val="none" w:sz="0" w:space="0" w:color="auto"/>
            <w:right w:val="none" w:sz="0" w:space="0" w:color="auto"/>
          </w:divBdr>
        </w:div>
        <w:div w:id="1913345483">
          <w:marLeft w:val="640"/>
          <w:marRight w:val="0"/>
          <w:marTop w:val="0"/>
          <w:marBottom w:val="0"/>
          <w:divBdr>
            <w:top w:val="none" w:sz="0" w:space="0" w:color="auto"/>
            <w:left w:val="none" w:sz="0" w:space="0" w:color="auto"/>
            <w:bottom w:val="none" w:sz="0" w:space="0" w:color="auto"/>
            <w:right w:val="none" w:sz="0" w:space="0" w:color="auto"/>
          </w:divBdr>
        </w:div>
        <w:div w:id="1611743619">
          <w:marLeft w:val="640"/>
          <w:marRight w:val="0"/>
          <w:marTop w:val="0"/>
          <w:marBottom w:val="0"/>
          <w:divBdr>
            <w:top w:val="none" w:sz="0" w:space="0" w:color="auto"/>
            <w:left w:val="none" w:sz="0" w:space="0" w:color="auto"/>
            <w:bottom w:val="none" w:sz="0" w:space="0" w:color="auto"/>
            <w:right w:val="none" w:sz="0" w:space="0" w:color="auto"/>
          </w:divBdr>
        </w:div>
        <w:div w:id="1333530114">
          <w:marLeft w:val="640"/>
          <w:marRight w:val="0"/>
          <w:marTop w:val="0"/>
          <w:marBottom w:val="0"/>
          <w:divBdr>
            <w:top w:val="none" w:sz="0" w:space="0" w:color="auto"/>
            <w:left w:val="none" w:sz="0" w:space="0" w:color="auto"/>
            <w:bottom w:val="none" w:sz="0" w:space="0" w:color="auto"/>
            <w:right w:val="none" w:sz="0" w:space="0" w:color="auto"/>
          </w:divBdr>
        </w:div>
        <w:div w:id="2123071034">
          <w:marLeft w:val="640"/>
          <w:marRight w:val="0"/>
          <w:marTop w:val="0"/>
          <w:marBottom w:val="0"/>
          <w:divBdr>
            <w:top w:val="none" w:sz="0" w:space="0" w:color="auto"/>
            <w:left w:val="none" w:sz="0" w:space="0" w:color="auto"/>
            <w:bottom w:val="none" w:sz="0" w:space="0" w:color="auto"/>
            <w:right w:val="none" w:sz="0" w:space="0" w:color="auto"/>
          </w:divBdr>
        </w:div>
        <w:div w:id="656540123">
          <w:marLeft w:val="640"/>
          <w:marRight w:val="0"/>
          <w:marTop w:val="0"/>
          <w:marBottom w:val="0"/>
          <w:divBdr>
            <w:top w:val="none" w:sz="0" w:space="0" w:color="auto"/>
            <w:left w:val="none" w:sz="0" w:space="0" w:color="auto"/>
            <w:bottom w:val="none" w:sz="0" w:space="0" w:color="auto"/>
            <w:right w:val="none" w:sz="0" w:space="0" w:color="auto"/>
          </w:divBdr>
        </w:div>
        <w:div w:id="1163666016">
          <w:marLeft w:val="640"/>
          <w:marRight w:val="0"/>
          <w:marTop w:val="0"/>
          <w:marBottom w:val="0"/>
          <w:divBdr>
            <w:top w:val="none" w:sz="0" w:space="0" w:color="auto"/>
            <w:left w:val="none" w:sz="0" w:space="0" w:color="auto"/>
            <w:bottom w:val="none" w:sz="0" w:space="0" w:color="auto"/>
            <w:right w:val="none" w:sz="0" w:space="0" w:color="auto"/>
          </w:divBdr>
        </w:div>
        <w:div w:id="1218054620">
          <w:marLeft w:val="640"/>
          <w:marRight w:val="0"/>
          <w:marTop w:val="0"/>
          <w:marBottom w:val="0"/>
          <w:divBdr>
            <w:top w:val="none" w:sz="0" w:space="0" w:color="auto"/>
            <w:left w:val="none" w:sz="0" w:space="0" w:color="auto"/>
            <w:bottom w:val="none" w:sz="0" w:space="0" w:color="auto"/>
            <w:right w:val="none" w:sz="0" w:space="0" w:color="auto"/>
          </w:divBdr>
        </w:div>
        <w:div w:id="1414232026">
          <w:marLeft w:val="640"/>
          <w:marRight w:val="0"/>
          <w:marTop w:val="0"/>
          <w:marBottom w:val="0"/>
          <w:divBdr>
            <w:top w:val="none" w:sz="0" w:space="0" w:color="auto"/>
            <w:left w:val="none" w:sz="0" w:space="0" w:color="auto"/>
            <w:bottom w:val="none" w:sz="0" w:space="0" w:color="auto"/>
            <w:right w:val="none" w:sz="0" w:space="0" w:color="auto"/>
          </w:divBdr>
        </w:div>
        <w:div w:id="349569408">
          <w:marLeft w:val="640"/>
          <w:marRight w:val="0"/>
          <w:marTop w:val="0"/>
          <w:marBottom w:val="0"/>
          <w:divBdr>
            <w:top w:val="none" w:sz="0" w:space="0" w:color="auto"/>
            <w:left w:val="none" w:sz="0" w:space="0" w:color="auto"/>
            <w:bottom w:val="none" w:sz="0" w:space="0" w:color="auto"/>
            <w:right w:val="none" w:sz="0" w:space="0" w:color="auto"/>
          </w:divBdr>
        </w:div>
        <w:div w:id="643511293">
          <w:marLeft w:val="640"/>
          <w:marRight w:val="0"/>
          <w:marTop w:val="0"/>
          <w:marBottom w:val="0"/>
          <w:divBdr>
            <w:top w:val="none" w:sz="0" w:space="0" w:color="auto"/>
            <w:left w:val="none" w:sz="0" w:space="0" w:color="auto"/>
            <w:bottom w:val="none" w:sz="0" w:space="0" w:color="auto"/>
            <w:right w:val="none" w:sz="0" w:space="0" w:color="auto"/>
          </w:divBdr>
        </w:div>
        <w:div w:id="357318248">
          <w:marLeft w:val="640"/>
          <w:marRight w:val="0"/>
          <w:marTop w:val="0"/>
          <w:marBottom w:val="0"/>
          <w:divBdr>
            <w:top w:val="none" w:sz="0" w:space="0" w:color="auto"/>
            <w:left w:val="none" w:sz="0" w:space="0" w:color="auto"/>
            <w:bottom w:val="none" w:sz="0" w:space="0" w:color="auto"/>
            <w:right w:val="none" w:sz="0" w:space="0" w:color="auto"/>
          </w:divBdr>
        </w:div>
      </w:divsChild>
    </w:div>
    <w:div w:id="1106585305">
      <w:bodyDiv w:val="1"/>
      <w:marLeft w:val="0"/>
      <w:marRight w:val="0"/>
      <w:marTop w:val="0"/>
      <w:marBottom w:val="0"/>
      <w:divBdr>
        <w:top w:val="none" w:sz="0" w:space="0" w:color="auto"/>
        <w:left w:val="none" w:sz="0" w:space="0" w:color="auto"/>
        <w:bottom w:val="none" w:sz="0" w:space="0" w:color="auto"/>
        <w:right w:val="none" w:sz="0" w:space="0" w:color="auto"/>
      </w:divBdr>
    </w:div>
    <w:div w:id="1111821228">
      <w:bodyDiv w:val="1"/>
      <w:marLeft w:val="0"/>
      <w:marRight w:val="0"/>
      <w:marTop w:val="0"/>
      <w:marBottom w:val="0"/>
      <w:divBdr>
        <w:top w:val="none" w:sz="0" w:space="0" w:color="auto"/>
        <w:left w:val="none" w:sz="0" w:space="0" w:color="auto"/>
        <w:bottom w:val="none" w:sz="0" w:space="0" w:color="auto"/>
        <w:right w:val="none" w:sz="0" w:space="0" w:color="auto"/>
      </w:divBdr>
    </w:div>
    <w:div w:id="1115248727">
      <w:bodyDiv w:val="1"/>
      <w:marLeft w:val="0"/>
      <w:marRight w:val="0"/>
      <w:marTop w:val="0"/>
      <w:marBottom w:val="0"/>
      <w:divBdr>
        <w:top w:val="none" w:sz="0" w:space="0" w:color="auto"/>
        <w:left w:val="none" w:sz="0" w:space="0" w:color="auto"/>
        <w:bottom w:val="none" w:sz="0" w:space="0" w:color="auto"/>
        <w:right w:val="none" w:sz="0" w:space="0" w:color="auto"/>
      </w:divBdr>
    </w:div>
    <w:div w:id="1116215401">
      <w:bodyDiv w:val="1"/>
      <w:marLeft w:val="0"/>
      <w:marRight w:val="0"/>
      <w:marTop w:val="0"/>
      <w:marBottom w:val="0"/>
      <w:divBdr>
        <w:top w:val="none" w:sz="0" w:space="0" w:color="auto"/>
        <w:left w:val="none" w:sz="0" w:space="0" w:color="auto"/>
        <w:bottom w:val="none" w:sz="0" w:space="0" w:color="auto"/>
        <w:right w:val="none" w:sz="0" w:space="0" w:color="auto"/>
      </w:divBdr>
    </w:div>
    <w:div w:id="1116679945">
      <w:bodyDiv w:val="1"/>
      <w:marLeft w:val="0"/>
      <w:marRight w:val="0"/>
      <w:marTop w:val="0"/>
      <w:marBottom w:val="0"/>
      <w:divBdr>
        <w:top w:val="none" w:sz="0" w:space="0" w:color="auto"/>
        <w:left w:val="none" w:sz="0" w:space="0" w:color="auto"/>
        <w:bottom w:val="none" w:sz="0" w:space="0" w:color="auto"/>
        <w:right w:val="none" w:sz="0" w:space="0" w:color="auto"/>
      </w:divBdr>
    </w:div>
    <w:div w:id="1118374651">
      <w:bodyDiv w:val="1"/>
      <w:marLeft w:val="0"/>
      <w:marRight w:val="0"/>
      <w:marTop w:val="0"/>
      <w:marBottom w:val="0"/>
      <w:divBdr>
        <w:top w:val="none" w:sz="0" w:space="0" w:color="auto"/>
        <w:left w:val="none" w:sz="0" w:space="0" w:color="auto"/>
        <w:bottom w:val="none" w:sz="0" w:space="0" w:color="auto"/>
        <w:right w:val="none" w:sz="0" w:space="0" w:color="auto"/>
      </w:divBdr>
      <w:divsChild>
        <w:div w:id="1411610512">
          <w:marLeft w:val="640"/>
          <w:marRight w:val="0"/>
          <w:marTop w:val="0"/>
          <w:marBottom w:val="0"/>
          <w:divBdr>
            <w:top w:val="none" w:sz="0" w:space="0" w:color="auto"/>
            <w:left w:val="none" w:sz="0" w:space="0" w:color="auto"/>
            <w:bottom w:val="none" w:sz="0" w:space="0" w:color="auto"/>
            <w:right w:val="none" w:sz="0" w:space="0" w:color="auto"/>
          </w:divBdr>
        </w:div>
        <w:div w:id="71969205">
          <w:marLeft w:val="640"/>
          <w:marRight w:val="0"/>
          <w:marTop w:val="0"/>
          <w:marBottom w:val="0"/>
          <w:divBdr>
            <w:top w:val="none" w:sz="0" w:space="0" w:color="auto"/>
            <w:left w:val="none" w:sz="0" w:space="0" w:color="auto"/>
            <w:bottom w:val="none" w:sz="0" w:space="0" w:color="auto"/>
            <w:right w:val="none" w:sz="0" w:space="0" w:color="auto"/>
          </w:divBdr>
        </w:div>
        <w:div w:id="702480902">
          <w:marLeft w:val="640"/>
          <w:marRight w:val="0"/>
          <w:marTop w:val="0"/>
          <w:marBottom w:val="0"/>
          <w:divBdr>
            <w:top w:val="none" w:sz="0" w:space="0" w:color="auto"/>
            <w:left w:val="none" w:sz="0" w:space="0" w:color="auto"/>
            <w:bottom w:val="none" w:sz="0" w:space="0" w:color="auto"/>
            <w:right w:val="none" w:sz="0" w:space="0" w:color="auto"/>
          </w:divBdr>
        </w:div>
        <w:div w:id="392000088">
          <w:marLeft w:val="640"/>
          <w:marRight w:val="0"/>
          <w:marTop w:val="0"/>
          <w:marBottom w:val="0"/>
          <w:divBdr>
            <w:top w:val="none" w:sz="0" w:space="0" w:color="auto"/>
            <w:left w:val="none" w:sz="0" w:space="0" w:color="auto"/>
            <w:bottom w:val="none" w:sz="0" w:space="0" w:color="auto"/>
            <w:right w:val="none" w:sz="0" w:space="0" w:color="auto"/>
          </w:divBdr>
        </w:div>
        <w:div w:id="1059475672">
          <w:marLeft w:val="640"/>
          <w:marRight w:val="0"/>
          <w:marTop w:val="0"/>
          <w:marBottom w:val="0"/>
          <w:divBdr>
            <w:top w:val="none" w:sz="0" w:space="0" w:color="auto"/>
            <w:left w:val="none" w:sz="0" w:space="0" w:color="auto"/>
            <w:bottom w:val="none" w:sz="0" w:space="0" w:color="auto"/>
            <w:right w:val="none" w:sz="0" w:space="0" w:color="auto"/>
          </w:divBdr>
        </w:div>
        <w:div w:id="238946756">
          <w:marLeft w:val="640"/>
          <w:marRight w:val="0"/>
          <w:marTop w:val="0"/>
          <w:marBottom w:val="0"/>
          <w:divBdr>
            <w:top w:val="none" w:sz="0" w:space="0" w:color="auto"/>
            <w:left w:val="none" w:sz="0" w:space="0" w:color="auto"/>
            <w:bottom w:val="none" w:sz="0" w:space="0" w:color="auto"/>
            <w:right w:val="none" w:sz="0" w:space="0" w:color="auto"/>
          </w:divBdr>
        </w:div>
        <w:div w:id="978191732">
          <w:marLeft w:val="640"/>
          <w:marRight w:val="0"/>
          <w:marTop w:val="0"/>
          <w:marBottom w:val="0"/>
          <w:divBdr>
            <w:top w:val="none" w:sz="0" w:space="0" w:color="auto"/>
            <w:left w:val="none" w:sz="0" w:space="0" w:color="auto"/>
            <w:bottom w:val="none" w:sz="0" w:space="0" w:color="auto"/>
            <w:right w:val="none" w:sz="0" w:space="0" w:color="auto"/>
          </w:divBdr>
        </w:div>
        <w:div w:id="1325477779">
          <w:marLeft w:val="640"/>
          <w:marRight w:val="0"/>
          <w:marTop w:val="0"/>
          <w:marBottom w:val="0"/>
          <w:divBdr>
            <w:top w:val="none" w:sz="0" w:space="0" w:color="auto"/>
            <w:left w:val="none" w:sz="0" w:space="0" w:color="auto"/>
            <w:bottom w:val="none" w:sz="0" w:space="0" w:color="auto"/>
            <w:right w:val="none" w:sz="0" w:space="0" w:color="auto"/>
          </w:divBdr>
        </w:div>
        <w:div w:id="941298623">
          <w:marLeft w:val="640"/>
          <w:marRight w:val="0"/>
          <w:marTop w:val="0"/>
          <w:marBottom w:val="0"/>
          <w:divBdr>
            <w:top w:val="none" w:sz="0" w:space="0" w:color="auto"/>
            <w:left w:val="none" w:sz="0" w:space="0" w:color="auto"/>
            <w:bottom w:val="none" w:sz="0" w:space="0" w:color="auto"/>
            <w:right w:val="none" w:sz="0" w:space="0" w:color="auto"/>
          </w:divBdr>
        </w:div>
        <w:div w:id="301885461">
          <w:marLeft w:val="640"/>
          <w:marRight w:val="0"/>
          <w:marTop w:val="0"/>
          <w:marBottom w:val="0"/>
          <w:divBdr>
            <w:top w:val="none" w:sz="0" w:space="0" w:color="auto"/>
            <w:left w:val="none" w:sz="0" w:space="0" w:color="auto"/>
            <w:bottom w:val="none" w:sz="0" w:space="0" w:color="auto"/>
            <w:right w:val="none" w:sz="0" w:space="0" w:color="auto"/>
          </w:divBdr>
        </w:div>
        <w:div w:id="219247467">
          <w:marLeft w:val="640"/>
          <w:marRight w:val="0"/>
          <w:marTop w:val="0"/>
          <w:marBottom w:val="0"/>
          <w:divBdr>
            <w:top w:val="none" w:sz="0" w:space="0" w:color="auto"/>
            <w:left w:val="none" w:sz="0" w:space="0" w:color="auto"/>
            <w:bottom w:val="none" w:sz="0" w:space="0" w:color="auto"/>
            <w:right w:val="none" w:sz="0" w:space="0" w:color="auto"/>
          </w:divBdr>
        </w:div>
        <w:div w:id="181556847">
          <w:marLeft w:val="640"/>
          <w:marRight w:val="0"/>
          <w:marTop w:val="0"/>
          <w:marBottom w:val="0"/>
          <w:divBdr>
            <w:top w:val="none" w:sz="0" w:space="0" w:color="auto"/>
            <w:left w:val="none" w:sz="0" w:space="0" w:color="auto"/>
            <w:bottom w:val="none" w:sz="0" w:space="0" w:color="auto"/>
            <w:right w:val="none" w:sz="0" w:space="0" w:color="auto"/>
          </w:divBdr>
        </w:div>
        <w:div w:id="1922983724">
          <w:marLeft w:val="640"/>
          <w:marRight w:val="0"/>
          <w:marTop w:val="0"/>
          <w:marBottom w:val="0"/>
          <w:divBdr>
            <w:top w:val="none" w:sz="0" w:space="0" w:color="auto"/>
            <w:left w:val="none" w:sz="0" w:space="0" w:color="auto"/>
            <w:bottom w:val="none" w:sz="0" w:space="0" w:color="auto"/>
            <w:right w:val="none" w:sz="0" w:space="0" w:color="auto"/>
          </w:divBdr>
        </w:div>
        <w:div w:id="856115176">
          <w:marLeft w:val="640"/>
          <w:marRight w:val="0"/>
          <w:marTop w:val="0"/>
          <w:marBottom w:val="0"/>
          <w:divBdr>
            <w:top w:val="none" w:sz="0" w:space="0" w:color="auto"/>
            <w:left w:val="none" w:sz="0" w:space="0" w:color="auto"/>
            <w:bottom w:val="none" w:sz="0" w:space="0" w:color="auto"/>
            <w:right w:val="none" w:sz="0" w:space="0" w:color="auto"/>
          </w:divBdr>
        </w:div>
        <w:div w:id="855115793">
          <w:marLeft w:val="640"/>
          <w:marRight w:val="0"/>
          <w:marTop w:val="0"/>
          <w:marBottom w:val="0"/>
          <w:divBdr>
            <w:top w:val="none" w:sz="0" w:space="0" w:color="auto"/>
            <w:left w:val="none" w:sz="0" w:space="0" w:color="auto"/>
            <w:bottom w:val="none" w:sz="0" w:space="0" w:color="auto"/>
            <w:right w:val="none" w:sz="0" w:space="0" w:color="auto"/>
          </w:divBdr>
        </w:div>
        <w:div w:id="1962688194">
          <w:marLeft w:val="640"/>
          <w:marRight w:val="0"/>
          <w:marTop w:val="0"/>
          <w:marBottom w:val="0"/>
          <w:divBdr>
            <w:top w:val="none" w:sz="0" w:space="0" w:color="auto"/>
            <w:left w:val="none" w:sz="0" w:space="0" w:color="auto"/>
            <w:bottom w:val="none" w:sz="0" w:space="0" w:color="auto"/>
            <w:right w:val="none" w:sz="0" w:space="0" w:color="auto"/>
          </w:divBdr>
        </w:div>
        <w:div w:id="795415841">
          <w:marLeft w:val="640"/>
          <w:marRight w:val="0"/>
          <w:marTop w:val="0"/>
          <w:marBottom w:val="0"/>
          <w:divBdr>
            <w:top w:val="none" w:sz="0" w:space="0" w:color="auto"/>
            <w:left w:val="none" w:sz="0" w:space="0" w:color="auto"/>
            <w:bottom w:val="none" w:sz="0" w:space="0" w:color="auto"/>
            <w:right w:val="none" w:sz="0" w:space="0" w:color="auto"/>
          </w:divBdr>
        </w:div>
        <w:div w:id="373653294">
          <w:marLeft w:val="640"/>
          <w:marRight w:val="0"/>
          <w:marTop w:val="0"/>
          <w:marBottom w:val="0"/>
          <w:divBdr>
            <w:top w:val="none" w:sz="0" w:space="0" w:color="auto"/>
            <w:left w:val="none" w:sz="0" w:space="0" w:color="auto"/>
            <w:bottom w:val="none" w:sz="0" w:space="0" w:color="auto"/>
            <w:right w:val="none" w:sz="0" w:space="0" w:color="auto"/>
          </w:divBdr>
        </w:div>
        <w:div w:id="1140918958">
          <w:marLeft w:val="640"/>
          <w:marRight w:val="0"/>
          <w:marTop w:val="0"/>
          <w:marBottom w:val="0"/>
          <w:divBdr>
            <w:top w:val="none" w:sz="0" w:space="0" w:color="auto"/>
            <w:left w:val="none" w:sz="0" w:space="0" w:color="auto"/>
            <w:bottom w:val="none" w:sz="0" w:space="0" w:color="auto"/>
            <w:right w:val="none" w:sz="0" w:space="0" w:color="auto"/>
          </w:divBdr>
        </w:div>
        <w:div w:id="983775155">
          <w:marLeft w:val="640"/>
          <w:marRight w:val="0"/>
          <w:marTop w:val="0"/>
          <w:marBottom w:val="0"/>
          <w:divBdr>
            <w:top w:val="none" w:sz="0" w:space="0" w:color="auto"/>
            <w:left w:val="none" w:sz="0" w:space="0" w:color="auto"/>
            <w:bottom w:val="none" w:sz="0" w:space="0" w:color="auto"/>
            <w:right w:val="none" w:sz="0" w:space="0" w:color="auto"/>
          </w:divBdr>
        </w:div>
        <w:div w:id="1456368165">
          <w:marLeft w:val="640"/>
          <w:marRight w:val="0"/>
          <w:marTop w:val="0"/>
          <w:marBottom w:val="0"/>
          <w:divBdr>
            <w:top w:val="none" w:sz="0" w:space="0" w:color="auto"/>
            <w:left w:val="none" w:sz="0" w:space="0" w:color="auto"/>
            <w:bottom w:val="none" w:sz="0" w:space="0" w:color="auto"/>
            <w:right w:val="none" w:sz="0" w:space="0" w:color="auto"/>
          </w:divBdr>
        </w:div>
        <w:div w:id="957837525">
          <w:marLeft w:val="640"/>
          <w:marRight w:val="0"/>
          <w:marTop w:val="0"/>
          <w:marBottom w:val="0"/>
          <w:divBdr>
            <w:top w:val="none" w:sz="0" w:space="0" w:color="auto"/>
            <w:left w:val="none" w:sz="0" w:space="0" w:color="auto"/>
            <w:bottom w:val="none" w:sz="0" w:space="0" w:color="auto"/>
            <w:right w:val="none" w:sz="0" w:space="0" w:color="auto"/>
          </w:divBdr>
        </w:div>
        <w:div w:id="1167329506">
          <w:marLeft w:val="640"/>
          <w:marRight w:val="0"/>
          <w:marTop w:val="0"/>
          <w:marBottom w:val="0"/>
          <w:divBdr>
            <w:top w:val="none" w:sz="0" w:space="0" w:color="auto"/>
            <w:left w:val="none" w:sz="0" w:space="0" w:color="auto"/>
            <w:bottom w:val="none" w:sz="0" w:space="0" w:color="auto"/>
            <w:right w:val="none" w:sz="0" w:space="0" w:color="auto"/>
          </w:divBdr>
        </w:div>
        <w:div w:id="1282692031">
          <w:marLeft w:val="640"/>
          <w:marRight w:val="0"/>
          <w:marTop w:val="0"/>
          <w:marBottom w:val="0"/>
          <w:divBdr>
            <w:top w:val="none" w:sz="0" w:space="0" w:color="auto"/>
            <w:left w:val="none" w:sz="0" w:space="0" w:color="auto"/>
            <w:bottom w:val="none" w:sz="0" w:space="0" w:color="auto"/>
            <w:right w:val="none" w:sz="0" w:space="0" w:color="auto"/>
          </w:divBdr>
        </w:div>
        <w:div w:id="1732919449">
          <w:marLeft w:val="640"/>
          <w:marRight w:val="0"/>
          <w:marTop w:val="0"/>
          <w:marBottom w:val="0"/>
          <w:divBdr>
            <w:top w:val="none" w:sz="0" w:space="0" w:color="auto"/>
            <w:left w:val="none" w:sz="0" w:space="0" w:color="auto"/>
            <w:bottom w:val="none" w:sz="0" w:space="0" w:color="auto"/>
            <w:right w:val="none" w:sz="0" w:space="0" w:color="auto"/>
          </w:divBdr>
        </w:div>
        <w:div w:id="1438863146">
          <w:marLeft w:val="640"/>
          <w:marRight w:val="0"/>
          <w:marTop w:val="0"/>
          <w:marBottom w:val="0"/>
          <w:divBdr>
            <w:top w:val="none" w:sz="0" w:space="0" w:color="auto"/>
            <w:left w:val="none" w:sz="0" w:space="0" w:color="auto"/>
            <w:bottom w:val="none" w:sz="0" w:space="0" w:color="auto"/>
            <w:right w:val="none" w:sz="0" w:space="0" w:color="auto"/>
          </w:divBdr>
        </w:div>
        <w:div w:id="415321173">
          <w:marLeft w:val="640"/>
          <w:marRight w:val="0"/>
          <w:marTop w:val="0"/>
          <w:marBottom w:val="0"/>
          <w:divBdr>
            <w:top w:val="none" w:sz="0" w:space="0" w:color="auto"/>
            <w:left w:val="none" w:sz="0" w:space="0" w:color="auto"/>
            <w:bottom w:val="none" w:sz="0" w:space="0" w:color="auto"/>
            <w:right w:val="none" w:sz="0" w:space="0" w:color="auto"/>
          </w:divBdr>
        </w:div>
        <w:div w:id="110713547">
          <w:marLeft w:val="640"/>
          <w:marRight w:val="0"/>
          <w:marTop w:val="0"/>
          <w:marBottom w:val="0"/>
          <w:divBdr>
            <w:top w:val="none" w:sz="0" w:space="0" w:color="auto"/>
            <w:left w:val="none" w:sz="0" w:space="0" w:color="auto"/>
            <w:bottom w:val="none" w:sz="0" w:space="0" w:color="auto"/>
            <w:right w:val="none" w:sz="0" w:space="0" w:color="auto"/>
          </w:divBdr>
        </w:div>
        <w:div w:id="1325668944">
          <w:marLeft w:val="640"/>
          <w:marRight w:val="0"/>
          <w:marTop w:val="0"/>
          <w:marBottom w:val="0"/>
          <w:divBdr>
            <w:top w:val="none" w:sz="0" w:space="0" w:color="auto"/>
            <w:left w:val="none" w:sz="0" w:space="0" w:color="auto"/>
            <w:bottom w:val="none" w:sz="0" w:space="0" w:color="auto"/>
            <w:right w:val="none" w:sz="0" w:space="0" w:color="auto"/>
          </w:divBdr>
        </w:div>
        <w:div w:id="2779090">
          <w:marLeft w:val="640"/>
          <w:marRight w:val="0"/>
          <w:marTop w:val="0"/>
          <w:marBottom w:val="0"/>
          <w:divBdr>
            <w:top w:val="none" w:sz="0" w:space="0" w:color="auto"/>
            <w:left w:val="none" w:sz="0" w:space="0" w:color="auto"/>
            <w:bottom w:val="none" w:sz="0" w:space="0" w:color="auto"/>
            <w:right w:val="none" w:sz="0" w:space="0" w:color="auto"/>
          </w:divBdr>
        </w:div>
        <w:div w:id="152263739">
          <w:marLeft w:val="640"/>
          <w:marRight w:val="0"/>
          <w:marTop w:val="0"/>
          <w:marBottom w:val="0"/>
          <w:divBdr>
            <w:top w:val="none" w:sz="0" w:space="0" w:color="auto"/>
            <w:left w:val="none" w:sz="0" w:space="0" w:color="auto"/>
            <w:bottom w:val="none" w:sz="0" w:space="0" w:color="auto"/>
            <w:right w:val="none" w:sz="0" w:space="0" w:color="auto"/>
          </w:divBdr>
        </w:div>
        <w:div w:id="1856571338">
          <w:marLeft w:val="640"/>
          <w:marRight w:val="0"/>
          <w:marTop w:val="0"/>
          <w:marBottom w:val="0"/>
          <w:divBdr>
            <w:top w:val="none" w:sz="0" w:space="0" w:color="auto"/>
            <w:left w:val="none" w:sz="0" w:space="0" w:color="auto"/>
            <w:bottom w:val="none" w:sz="0" w:space="0" w:color="auto"/>
            <w:right w:val="none" w:sz="0" w:space="0" w:color="auto"/>
          </w:divBdr>
        </w:div>
        <w:div w:id="1674379331">
          <w:marLeft w:val="640"/>
          <w:marRight w:val="0"/>
          <w:marTop w:val="0"/>
          <w:marBottom w:val="0"/>
          <w:divBdr>
            <w:top w:val="none" w:sz="0" w:space="0" w:color="auto"/>
            <w:left w:val="none" w:sz="0" w:space="0" w:color="auto"/>
            <w:bottom w:val="none" w:sz="0" w:space="0" w:color="auto"/>
            <w:right w:val="none" w:sz="0" w:space="0" w:color="auto"/>
          </w:divBdr>
        </w:div>
        <w:div w:id="331295634">
          <w:marLeft w:val="640"/>
          <w:marRight w:val="0"/>
          <w:marTop w:val="0"/>
          <w:marBottom w:val="0"/>
          <w:divBdr>
            <w:top w:val="none" w:sz="0" w:space="0" w:color="auto"/>
            <w:left w:val="none" w:sz="0" w:space="0" w:color="auto"/>
            <w:bottom w:val="none" w:sz="0" w:space="0" w:color="auto"/>
            <w:right w:val="none" w:sz="0" w:space="0" w:color="auto"/>
          </w:divBdr>
        </w:div>
        <w:div w:id="440223806">
          <w:marLeft w:val="640"/>
          <w:marRight w:val="0"/>
          <w:marTop w:val="0"/>
          <w:marBottom w:val="0"/>
          <w:divBdr>
            <w:top w:val="none" w:sz="0" w:space="0" w:color="auto"/>
            <w:left w:val="none" w:sz="0" w:space="0" w:color="auto"/>
            <w:bottom w:val="none" w:sz="0" w:space="0" w:color="auto"/>
            <w:right w:val="none" w:sz="0" w:space="0" w:color="auto"/>
          </w:divBdr>
        </w:div>
        <w:div w:id="469052044">
          <w:marLeft w:val="640"/>
          <w:marRight w:val="0"/>
          <w:marTop w:val="0"/>
          <w:marBottom w:val="0"/>
          <w:divBdr>
            <w:top w:val="none" w:sz="0" w:space="0" w:color="auto"/>
            <w:left w:val="none" w:sz="0" w:space="0" w:color="auto"/>
            <w:bottom w:val="none" w:sz="0" w:space="0" w:color="auto"/>
            <w:right w:val="none" w:sz="0" w:space="0" w:color="auto"/>
          </w:divBdr>
        </w:div>
      </w:divsChild>
    </w:div>
    <w:div w:id="1119959585">
      <w:bodyDiv w:val="1"/>
      <w:marLeft w:val="0"/>
      <w:marRight w:val="0"/>
      <w:marTop w:val="0"/>
      <w:marBottom w:val="0"/>
      <w:divBdr>
        <w:top w:val="none" w:sz="0" w:space="0" w:color="auto"/>
        <w:left w:val="none" w:sz="0" w:space="0" w:color="auto"/>
        <w:bottom w:val="none" w:sz="0" w:space="0" w:color="auto"/>
        <w:right w:val="none" w:sz="0" w:space="0" w:color="auto"/>
      </w:divBdr>
      <w:divsChild>
        <w:div w:id="1895432442">
          <w:marLeft w:val="640"/>
          <w:marRight w:val="0"/>
          <w:marTop w:val="0"/>
          <w:marBottom w:val="0"/>
          <w:divBdr>
            <w:top w:val="none" w:sz="0" w:space="0" w:color="auto"/>
            <w:left w:val="none" w:sz="0" w:space="0" w:color="auto"/>
            <w:bottom w:val="none" w:sz="0" w:space="0" w:color="auto"/>
            <w:right w:val="none" w:sz="0" w:space="0" w:color="auto"/>
          </w:divBdr>
        </w:div>
        <w:div w:id="2107576122">
          <w:marLeft w:val="640"/>
          <w:marRight w:val="0"/>
          <w:marTop w:val="0"/>
          <w:marBottom w:val="0"/>
          <w:divBdr>
            <w:top w:val="none" w:sz="0" w:space="0" w:color="auto"/>
            <w:left w:val="none" w:sz="0" w:space="0" w:color="auto"/>
            <w:bottom w:val="none" w:sz="0" w:space="0" w:color="auto"/>
            <w:right w:val="none" w:sz="0" w:space="0" w:color="auto"/>
          </w:divBdr>
        </w:div>
        <w:div w:id="530925352">
          <w:marLeft w:val="640"/>
          <w:marRight w:val="0"/>
          <w:marTop w:val="0"/>
          <w:marBottom w:val="0"/>
          <w:divBdr>
            <w:top w:val="none" w:sz="0" w:space="0" w:color="auto"/>
            <w:left w:val="none" w:sz="0" w:space="0" w:color="auto"/>
            <w:bottom w:val="none" w:sz="0" w:space="0" w:color="auto"/>
            <w:right w:val="none" w:sz="0" w:space="0" w:color="auto"/>
          </w:divBdr>
        </w:div>
        <w:div w:id="1405031519">
          <w:marLeft w:val="640"/>
          <w:marRight w:val="0"/>
          <w:marTop w:val="0"/>
          <w:marBottom w:val="0"/>
          <w:divBdr>
            <w:top w:val="none" w:sz="0" w:space="0" w:color="auto"/>
            <w:left w:val="none" w:sz="0" w:space="0" w:color="auto"/>
            <w:bottom w:val="none" w:sz="0" w:space="0" w:color="auto"/>
            <w:right w:val="none" w:sz="0" w:space="0" w:color="auto"/>
          </w:divBdr>
        </w:div>
        <w:div w:id="533926282">
          <w:marLeft w:val="640"/>
          <w:marRight w:val="0"/>
          <w:marTop w:val="0"/>
          <w:marBottom w:val="0"/>
          <w:divBdr>
            <w:top w:val="none" w:sz="0" w:space="0" w:color="auto"/>
            <w:left w:val="none" w:sz="0" w:space="0" w:color="auto"/>
            <w:bottom w:val="none" w:sz="0" w:space="0" w:color="auto"/>
            <w:right w:val="none" w:sz="0" w:space="0" w:color="auto"/>
          </w:divBdr>
        </w:div>
        <w:div w:id="2056461806">
          <w:marLeft w:val="640"/>
          <w:marRight w:val="0"/>
          <w:marTop w:val="0"/>
          <w:marBottom w:val="0"/>
          <w:divBdr>
            <w:top w:val="none" w:sz="0" w:space="0" w:color="auto"/>
            <w:left w:val="none" w:sz="0" w:space="0" w:color="auto"/>
            <w:bottom w:val="none" w:sz="0" w:space="0" w:color="auto"/>
            <w:right w:val="none" w:sz="0" w:space="0" w:color="auto"/>
          </w:divBdr>
        </w:div>
        <w:div w:id="1303074556">
          <w:marLeft w:val="640"/>
          <w:marRight w:val="0"/>
          <w:marTop w:val="0"/>
          <w:marBottom w:val="0"/>
          <w:divBdr>
            <w:top w:val="none" w:sz="0" w:space="0" w:color="auto"/>
            <w:left w:val="none" w:sz="0" w:space="0" w:color="auto"/>
            <w:bottom w:val="none" w:sz="0" w:space="0" w:color="auto"/>
            <w:right w:val="none" w:sz="0" w:space="0" w:color="auto"/>
          </w:divBdr>
        </w:div>
        <w:div w:id="390732935">
          <w:marLeft w:val="640"/>
          <w:marRight w:val="0"/>
          <w:marTop w:val="0"/>
          <w:marBottom w:val="0"/>
          <w:divBdr>
            <w:top w:val="none" w:sz="0" w:space="0" w:color="auto"/>
            <w:left w:val="none" w:sz="0" w:space="0" w:color="auto"/>
            <w:bottom w:val="none" w:sz="0" w:space="0" w:color="auto"/>
            <w:right w:val="none" w:sz="0" w:space="0" w:color="auto"/>
          </w:divBdr>
        </w:div>
        <w:div w:id="1724982000">
          <w:marLeft w:val="640"/>
          <w:marRight w:val="0"/>
          <w:marTop w:val="0"/>
          <w:marBottom w:val="0"/>
          <w:divBdr>
            <w:top w:val="none" w:sz="0" w:space="0" w:color="auto"/>
            <w:left w:val="none" w:sz="0" w:space="0" w:color="auto"/>
            <w:bottom w:val="none" w:sz="0" w:space="0" w:color="auto"/>
            <w:right w:val="none" w:sz="0" w:space="0" w:color="auto"/>
          </w:divBdr>
        </w:div>
        <w:div w:id="1777477333">
          <w:marLeft w:val="640"/>
          <w:marRight w:val="0"/>
          <w:marTop w:val="0"/>
          <w:marBottom w:val="0"/>
          <w:divBdr>
            <w:top w:val="none" w:sz="0" w:space="0" w:color="auto"/>
            <w:left w:val="none" w:sz="0" w:space="0" w:color="auto"/>
            <w:bottom w:val="none" w:sz="0" w:space="0" w:color="auto"/>
            <w:right w:val="none" w:sz="0" w:space="0" w:color="auto"/>
          </w:divBdr>
        </w:div>
        <w:div w:id="1064721109">
          <w:marLeft w:val="640"/>
          <w:marRight w:val="0"/>
          <w:marTop w:val="0"/>
          <w:marBottom w:val="0"/>
          <w:divBdr>
            <w:top w:val="none" w:sz="0" w:space="0" w:color="auto"/>
            <w:left w:val="none" w:sz="0" w:space="0" w:color="auto"/>
            <w:bottom w:val="none" w:sz="0" w:space="0" w:color="auto"/>
            <w:right w:val="none" w:sz="0" w:space="0" w:color="auto"/>
          </w:divBdr>
        </w:div>
        <w:div w:id="1390760198">
          <w:marLeft w:val="640"/>
          <w:marRight w:val="0"/>
          <w:marTop w:val="0"/>
          <w:marBottom w:val="0"/>
          <w:divBdr>
            <w:top w:val="none" w:sz="0" w:space="0" w:color="auto"/>
            <w:left w:val="none" w:sz="0" w:space="0" w:color="auto"/>
            <w:bottom w:val="none" w:sz="0" w:space="0" w:color="auto"/>
            <w:right w:val="none" w:sz="0" w:space="0" w:color="auto"/>
          </w:divBdr>
        </w:div>
        <w:div w:id="49158088">
          <w:marLeft w:val="640"/>
          <w:marRight w:val="0"/>
          <w:marTop w:val="0"/>
          <w:marBottom w:val="0"/>
          <w:divBdr>
            <w:top w:val="none" w:sz="0" w:space="0" w:color="auto"/>
            <w:left w:val="none" w:sz="0" w:space="0" w:color="auto"/>
            <w:bottom w:val="none" w:sz="0" w:space="0" w:color="auto"/>
            <w:right w:val="none" w:sz="0" w:space="0" w:color="auto"/>
          </w:divBdr>
        </w:div>
        <w:div w:id="1839150334">
          <w:marLeft w:val="640"/>
          <w:marRight w:val="0"/>
          <w:marTop w:val="0"/>
          <w:marBottom w:val="0"/>
          <w:divBdr>
            <w:top w:val="none" w:sz="0" w:space="0" w:color="auto"/>
            <w:left w:val="none" w:sz="0" w:space="0" w:color="auto"/>
            <w:bottom w:val="none" w:sz="0" w:space="0" w:color="auto"/>
            <w:right w:val="none" w:sz="0" w:space="0" w:color="auto"/>
          </w:divBdr>
        </w:div>
        <w:div w:id="94136097">
          <w:marLeft w:val="640"/>
          <w:marRight w:val="0"/>
          <w:marTop w:val="0"/>
          <w:marBottom w:val="0"/>
          <w:divBdr>
            <w:top w:val="none" w:sz="0" w:space="0" w:color="auto"/>
            <w:left w:val="none" w:sz="0" w:space="0" w:color="auto"/>
            <w:bottom w:val="none" w:sz="0" w:space="0" w:color="auto"/>
            <w:right w:val="none" w:sz="0" w:space="0" w:color="auto"/>
          </w:divBdr>
        </w:div>
        <w:div w:id="1997879100">
          <w:marLeft w:val="640"/>
          <w:marRight w:val="0"/>
          <w:marTop w:val="0"/>
          <w:marBottom w:val="0"/>
          <w:divBdr>
            <w:top w:val="none" w:sz="0" w:space="0" w:color="auto"/>
            <w:left w:val="none" w:sz="0" w:space="0" w:color="auto"/>
            <w:bottom w:val="none" w:sz="0" w:space="0" w:color="auto"/>
            <w:right w:val="none" w:sz="0" w:space="0" w:color="auto"/>
          </w:divBdr>
        </w:div>
        <w:div w:id="44911346">
          <w:marLeft w:val="640"/>
          <w:marRight w:val="0"/>
          <w:marTop w:val="0"/>
          <w:marBottom w:val="0"/>
          <w:divBdr>
            <w:top w:val="none" w:sz="0" w:space="0" w:color="auto"/>
            <w:left w:val="none" w:sz="0" w:space="0" w:color="auto"/>
            <w:bottom w:val="none" w:sz="0" w:space="0" w:color="auto"/>
            <w:right w:val="none" w:sz="0" w:space="0" w:color="auto"/>
          </w:divBdr>
        </w:div>
        <w:div w:id="1206525488">
          <w:marLeft w:val="640"/>
          <w:marRight w:val="0"/>
          <w:marTop w:val="0"/>
          <w:marBottom w:val="0"/>
          <w:divBdr>
            <w:top w:val="none" w:sz="0" w:space="0" w:color="auto"/>
            <w:left w:val="none" w:sz="0" w:space="0" w:color="auto"/>
            <w:bottom w:val="none" w:sz="0" w:space="0" w:color="auto"/>
            <w:right w:val="none" w:sz="0" w:space="0" w:color="auto"/>
          </w:divBdr>
        </w:div>
        <w:div w:id="619647048">
          <w:marLeft w:val="640"/>
          <w:marRight w:val="0"/>
          <w:marTop w:val="0"/>
          <w:marBottom w:val="0"/>
          <w:divBdr>
            <w:top w:val="none" w:sz="0" w:space="0" w:color="auto"/>
            <w:left w:val="none" w:sz="0" w:space="0" w:color="auto"/>
            <w:bottom w:val="none" w:sz="0" w:space="0" w:color="auto"/>
            <w:right w:val="none" w:sz="0" w:space="0" w:color="auto"/>
          </w:divBdr>
        </w:div>
        <w:div w:id="380061765">
          <w:marLeft w:val="640"/>
          <w:marRight w:val="0"/>
          <w:marTop w:val="0"/>
          <w:marBottom w:val="0"/>
          <w:divBdr>
            <w:top w:val="none" w:sz="0" w:space="0" w:color="auto"/>
            <w:left w:val="none" w:sz="0" w:space="0" w:color="auto"/>
            <w:bottom w:val="none" w:sz="0" w:space="0" w:color="auto"/>
            <w:right w:val="none" w:sz="0" w:space="0" w:color="auto"/>
          </w:divBdr>
        </w:div>
        <w:div w:id="694841509">
          <w:marLeft w:val="640"/>
          <w:marRight w:val="0"/>
          <w:marTop w:val="0"/>
          <w:marBottom w:val="0"/>
          <w:divBdr>
            <w:top w:val="none" w:sz="0" w:space="0" w:color="auto"/>
            <w:left w:val="none" w:sz="0" w:space="0" w:color="auto"/>
            <w:bottom w:val="none" w:sz="0" w:space="0" w:color="auto"/>
            <w:right w:val="none" w:sz="0" w:space="0" w:color="auto"/>
          </w:divBdr>
        </w:div>
        <w:div w:id="474026786">
          <w:marLeft w:val="640"/>
          <w:marRight w:val="0"/>
          <w:marTop w:val="0"/>
          <w:marBottom w:val="0"/>
          <w:divBdr>
            <w:top w:val="none" w:sz="0" w:space="0" w:color="auto"/>
            <w:left w:val="none" w:sz="0" w:space="0" w:color="auto"/>
            <w:bottom w:val="none" w:sz="0" w:space="0" w:color="auto"/>
            <w:right w:val="none" w:sz="0" w:space="0" w:color="auto"/>
          </w:divBdr>
        </w:div>
        <w:div w:id="465320810">
          <w:marLeft w:val="640"/>
          <w:marRight w:val="0"/>
          <w:marTop w:val="0"/>
          <w:marBottom w:val="0"/>
          <w:divBdr>
            <w:top w:val="none" w:sz="0" w:space="0" w:color="auto"/>
            <w:left w:val="none" w:sz="0" w:space="0" w:color="auto"/>
            <w:bottom w:val="none" w:sz="0" w:space="0" w:color="auto"/>
            <w:right w:val="none" w:sz="0" w:space="0" w:color="auto"/>
          </w:divBdr>
        </w:div>
        <w:div w:id="1503273119">
          <w:marLeft w:val="640"/>
          <w:marRight w:val="0"/>
          <w:marTop w:val="0"/>
          <w:marBottom w:val="0"/>
          <w:divBdr>
            <w:top w:val="none" w:sz="0" w:space="0" w:color="auto"/>
            <w:left w:val="none" w:sz="0" w:space="0" w:color="auto"/>
            <w:bottom w:val="none" w:sz="0" w:space="0" w:color="auto"/>
            <w:right w:val="none" w:sz="0" w:space="0" w:color="auto"/>
          </w:divBdr>
        </w:div>
        <w:div w:id="2045401354">
          <w:marLeft w:val="640"/>
          <w:marRight w:val="0"/>
          <w:marTop w:val="0"/>
          <w:marBottom w:val="0"/>
          <w:divBdr>
            <w:top w:val="none" w:sz="0" w:space="0" w:color="auto"/>
            <w:left w:val="none" w:sz="0" w:space="0" w:color="auto"/>
            <w:bottom w:val="none" w:sz="0" w:space="0" w:color="auto"/>
            <w:right w:val="none" w:sz="0" w:space="0" w:color="auto"/>
          </w:divBdr>
        </w:div>
        <w:div w:id="1741250003">
          <w:marLeft w:val="640"/>
          <w:marRight w:val="0"/>
          <w:marTop w:val="0"/>
          <w:marBottom w:val="0"/>
          <w:divBdr>
            <w:top w:val="none" w:sz="0" w:space="0" w:color="auto"/>
            <w:left w:val="none" w:sz="0" w:space="0" w:color="auto"/>
            <w:bottom w:val="none" w:sz="0" w:space="0" w:color="auto"/>
            <w:right w:val="none" w:sz="0" w:space="0" w:color="auto"/>
          </w:divBdr>
        </w:div>
        <w:div w:id="220337156">
          <w:marLeft w:val="640"/>
          <w:marRight w:val="0"/>
          <w:marTop w:val="0"/>
          <w:marBottom w:val="0"/>
          <w:divBdr>
            <w:top w:val="none" w:sz="0" w:space="0" w:color="auto"/>
            <w:left w:val="none" w:sz="0" w:space="0" w:color="auto"/>
            <w:bottom w:val="none" w:sz="0" w:space="0" w:color="auto"/>
            <w:right w:val="none" w:sz="0" w:space="0" w:color="auto"/>
          </w:divBdr>
        </w:div>
        <w:div w:id="1650473734">
          <w:marLeft w:val="640"/>
          <w:marRight w:val="0"/>
          <w:marTop w:val="0"/>
          <w:marBottom w:val="0"/>
          <w:divBdr>
            <w:top w:val="none" w:sz="0" w:space="0" w:color="auto"/>
            <w:left w:val="none" w:sz="0" w:space="0" w:color="auto"/>
            <w:bottom w:val="none" w:sz="0" w:space="0" w:color="auto"/>
            <w:right w:val="none" w:sz="0" w:space="0" w:color="auto"/>
          </w:divBdr>
        </w:div>
        <w:div w:id="1591507516">
          <w:marLeft w:val="640"/>
          <w:marRight w:val="0"/>
          <w:marTop w:val="0"/>
          <w:marBottom w:val="0"/>
          <w:divBdr>
            <w:top w:val="none" w:sz="0" w:space="0" w:color="auto"/>
            <w:left w:val="none" w:sz="0" w:space="0" w:color="auto"/>
            <w:bottom w:val="none" w:sz="0" w:space="0" w:color="auto"/>
            <w:right w:val="none" w:sz="0" w:space="0" w:color="auto"/>
          </w:divBdr>
        </w:div>
        <w:div w:id="81338844">
          <w:marLeft w:val="640"/>
          <w:marRight w:val="0"/>
          <w:marTop w:val="0"/>
          <w:marBottom w:val="0"/>
          <w:divBdr>
            <w:top w:val="none" w:sz="0" w:space="0" w:color="auto"/>
            <w:left w:val="none" w:sz="0" w:space="0" w:color="auto"/>
            <w:bottom w:val="none" w:sz="0" w:space="0" w:color="auto"/>
            <w:right w:val="none" w:sz="0" w:space="0" w:color="auto"/>
          </w:divBdr>
        </w:div>
        <w:div w:id="274098815">
          <w:marLeft w:val="640"/>
          <w:marRight w:val="0"/>
          <w:marTop w:val="0"/>
          <w:marBottom w:val="0"/>
          <w:divBdr>
            <w:top w:val="none" w:sz="0" w:space="0" w:color="auto"/>
            <w:left w:val="none" w:sz="0" w:space="0" w:color="auto"/>
            <w:bottom w:val="none" w:sz="0" w:space="0" w:color="auto"/>
            <w:right w:val="none" w:sz="0" w:space="0" w:color="auto"/>
          </w:divBdr>
        </w:div>
        <w:div w:id="753478424">
          <w:marLeft w:val="640"/>
          <w:marRight w:val="0"/>
          <w:marTop w:val="0"/>
          <w:marBottom w:val="0"/>
          <w:divBdr>
            <w:top w:val="none" w:sz="0" w:space="0" w:color="auto"/>
            <w:left w:val="none" w:sz="0" w:space="0" w:color="auto"/>
            <w:bottom w:val="none" w:sz="0" w:space="0" w:color="auto"/>
            <w:right w:val="none" w:sz="0" w:space="0" w:color="auto"/>
          </w:divBdr>
        </w:div>
      </w:divsChild>
    </w:div>
    <w:div w:id="1123773313">
      <w:bodyDiv w:val="1"/>
      <w:marLeft w:val="0"/>
      <w:marRight w:val="0"/>
      <w:marTop w:val="0"/>
      <w:marBottom w:val="0"/>
      <w:divBdr>
        <w:top w:val="none" w:sz="0" w:space="0" w:color="auto"/>
        <w:left w:val="none" w:sz="0" w:space="0" w:color="auto"/>
        <w:bottom w:val="none" w:sz="0" w:space="0" w:color="auto"/>
        <w:right w:val="none" w:sz="0" w:space="0" w:color="auto"/>
      </w:divBdr>
    </w:div>
    <w:div w:id="1124929575">
      <w:bodyDiv w:val="1"/>
      <w:marLeft w:val="0"/>
      <w:marRight w:val="0"/>
      <w:marTop w:val="0"/>
      <w:marBottom w:val="0"/>
      <w:divBdr>
        <w:top w:val="none" w:sz="0" w:space="0" w:color="auto"/>
        <w:left w:val="none" w:sz="0" w:space="0" w:color="auto"/>
        <w:bottom w:val="none" w:sz="0" w:space="0" w:color="auto"/>
        <w:right w:val="none" w:sz="0" w:space="0" w:color="auto"/>
      </w:divBdr>
    </w:div>
    <w:div w:id="1126772342">
      <w:bodyDiv w:val="1"/>
      <w:marLeft w:val="0"/>
      <w:marRight w:val="0"/>
      <w:marTop w:val="0"/>
      <w:marBottom w:val="0"/>
      <w:divBdr>
        <w:top w:val="none" w:sz="0" w:space="0" w:color="auto"/>
        <w:left w:val="none" w:sz="0" w:space="0" w:color="auto"/>
        <w:bottom w:val="none" w:sz="0" w:space="0" w:color="auto"/>
        <w:right w:val="none" w:sz="0" w:space="0" w:color="auto"/>
      </w:divBdr>
    </w:div>
    <w:div w:id="1127164572">
      <w:bodyDiv w:val="1"/>
      <w:marLeft w:val="0"/>
      <w:marRight w:val="0"/>
      <w:marTop w:val="0"/>
      <w:marBottom w:val="0"/>
      <w:divBdr>
        <w:top w:val="none" w:sz="0" w:space="0" w:color="auto"/>
        <w:left w:val="none" w:sz="0" w:space="0" w:color="auto"/>
        <w:bottom w:val="none" w:sz="0" w:space="0" w:color="auto"/>
        <w:right w:val="none" w:sz="0" w:space="0" w:color="auto"/>
      </w:divBdr>
      <w:divsChild>
        <w:div w:id="28452672">
          <w:marLeft w:val="640"/>
          <w:marRight w:val="0"/>
          <w:marTop w:val="0"/>
          <w:marBottom w:val="0"/>
          <w:divBdr>
            <w:top w:val="none" w:sz="0" w:space="0" w:color="auto"/>
            <w:left w:val="none" w:sz="0" w:space="0" w:color="auto"/>
            <w:bottom w:val="none" w:sz="0" w:space="0" w:color="auto"/>
            <w:right w:val="none" w:sz="0" w:space="0" w:color="auto"/>
          </w:divBdr>
        </w:div>
        <w:div w:id="1132015608">
          <w:marLeft w:val="640"/>
          <w:marRight w:val="0"/>
          <w:marTop w:val="0"/>
          <w:marBottom w:val="0"/>
          <w:divBdr>
            <w:top w:val="none" w:sz="0" w:space="0" w:color="auto"/>
            <w:left w:val="none" w:sz="0" w:space="0" w:color="auto"/>
            <w:bottom w:val="none" w:sz="0" w:space="0" w:color="auto"/>
            <w:right w:val="none" w:sz="0" w:space="0" w:color="auto"/>
          </w:divBdr>
        </w:div>
        <w:div w:id="1463158388">
          <w:marLeft w:val="640"/>
          <w:marRight w:val="0"/>
          <w:marTop w:val="0"/>
          <w:marBottom w:val="0"/>
          <w:divBdr>
            <w:top w:val="none" w:sz="0" w:space="0" w:color="auto"/>
            <w:left w:val="none" w:sz="0" w:space="0" w:color="auto"/>
            <w:bottom w:val="none" w:sz="0" w:space="0" w:color="auto"/>
            <w:right w:val="none" w:sz="0" w:space="0" w:color="auto"/>
          </w:divBdr>
        </w:div>
        <w:div w:id="528953310">
          <w:marLeft w:val="640"/>
          <w:marRight w:val="0"/>
          <w:marTop w:val="0"/>
          <w:marBottom w:val="0"/>
          <w:divBdr>
            <w:top w:val="none" w:sz="0" w:space="0" w:color="auto"/>
            <w:left w:val="none" w:sz="0" w:space="0" w:color="auto"/>
            <w:bottom w:val="none" w:sz="0" w:space="0" w:color="auto"/>
            <w:right w:val="none" w:sz="0" w:space="0" w:color="auto"/>
          </w:divBdr>
        </w:div>
        <w:div w:id="2107845994">
          <w:marLeft w:val="640"/>
          <w:marRight w:val="0"/>
          <w:marTop w:val="0"/>
          <w:marBottom w:val="0"/>
          <w:divBdr>
            <w:top w:val="none" w:sz="0" w:space="0" w:color="auto"/>
            <w:left w:val="none" w:sz="0" w:space="0" w:color="auto"/>
            <w:bottom w:val="none" w:sz="0" w:space="0" w:color="auto"/>
            <w:right w:val="none" w:sz="0" w:space="0" w:color="auto"/>
          </w:divBdr>
        </w:div>
        <w:div w:id="1288003635">
          <w:marLeft w:val="640"/>
          <w:marRight w:val="0"/>
          <w:marTop w:val="0"/>
          <w:marBottom w:val="0"/>
          <w:divBdr>
            <w:top w:val="none" w:sz="0" w:space="0" w:color="auto"/>
            <w:left w:val="none" w:sz="0" w:space="0" w:color="auto"/>
            <w:bottom w:val="none" w:sz="0" w:space="0" w:color="auto"/>
            <w:right w:val="none" w:sz="0" w:space="0" w:color="auto"/>
          </w:divBdr>
        </w:div>
        <w:div w:id="919876062">
          <w:marLeft w:val="640"/>
          <w:marRight w:val="0"/>
          <w:marTop w:val="0"/>
          <w:marBottom w:val="0"/>
          <w:divBdr>
            <w:top w:val="none" w:sz="0" w:space="0" w:color="auto"/>
            <w:left w:val="none" w:sz="0" w:space="0" w:color="auto"/>
            <w:bottom w:val="none" w:sz="0" w:space="0" w:color="auto"/>
            <w:right w:val="none" w:sz="0" w:space="0" w:color="auto"/>
          </w:divBdr>
        </w:div>
        <w:div w:id="851720450">
          <w:marLeft w:val="640"/>
          <w:marRight w:val="0"/>
          <w:marTop w:val="0"/>
          <w:marBottom w:val="0"/>
          <w:divBdr>
            <w:top w:val="none" w:sz="0" w:space="0" w:color="auto"/>
            <w:left w:val="none" w:sz="0" w:space="0" w:color="auto"/>
            <w:bottom w:val="none" w:sz="0" w:space="0" w:color="auto"/>
            <w:right w:val="none" w:sz="0" w:space="0" w:color="auto"/>
          </w:divBdr>
        </w:div>
        <w:div w:id="456027964">
          <w:marLeft w:val="640"/>
          <w:marRight w:val="0"/>
          <w:marTop w:val="0"/>
          <w:marBottom w:val="0"/>
          <w:divBdr>
            <w:top w:val="none" w:sz="0" w:space="0" w:color="auto"/>
            <w:left w:val="none" w:sz="0" w:space="0" w:color="auto"/>
            <w:bottom w:val="none" w:sz="0" w:space="0" w:color="auto"/>
            <w:right w:val="none" w:sz="0" w:space="0" w:color="auto"/>
          </w:divBdr>
        </w:div>
        <w:div w:id="37706319">
          <w:marLeft w:val="640"/>
          <w:marRight w:val="0"/>
          <w:marTop w:val="0"/>
          <w:marBottom w:val="0"/>
          <w:divBdr>
            <w:top w:val="none" w:sz="0" w:space="0" w:color="auto"/>
            <w:left w:val="none" w:sz="0" w:space="0" w:color="auto"/>
            <w:bottom w:val="none" w:sz="0" w:space="0" w:color="auto"/>
            <w:right w:val="none" w:sz="0" w:space="0" w:color="auto"/>
          </w:divBdr>
        </w:div>
        <w:div w:id="657348251">
          <w:marLeft w:val="640"/>
          <w:marRight w:val="0"/>
          <w:marTop w:val="0"/>
          <w:marBottom w:val="0"/>
          <w:divBdr>
            <w:top w:val="none" w:sz="0" w:space="0" w:color="auto"/>
            <w:left w:val="none" w:sz="0" w:space="0" w:color="auto"/>
            <w:bottom w:val="none" w:sz="0" w:space="0" w:color="auto"/>
            <w:right w:val="none" w:sz="0" w:space="0" w:color="auto"/>
          </w:divBdr>
        </w:div>
        <w:div w:id="119691747">
          <w:marLeft w:val="640"/>
          <w:marRight w:val="0"/>
          <w:marTop w:val="0"/>
          <w:marBottom w:val="0"/>
          <w:divBdr>
            <w:top w:val="none" w:sz="0" w:space="0" w:color="auto"/>
            <w:left w:val="none" w:sz="0" w:space="0" w:color="auto"/>
            <w:bottom w:val="none" w:sz="0" w:space="0" w:color="auto"/>
            <w:right w:val="none" w:sz="0" w:space="0" w:color="auto"/>
          </w:divBdr>
        </w:div>
        <w:div w:id="1949387911">
          <w:marLeft w:val="640"/>
          <w:marRight w:val="0"/>
          <w:marTop w:val="0"/>
          <w:marBottom w:val="0"/>
          <w:divBdr>
            <w:top w:val="none" w:sz="0" w:space="0" w:color="auto"/>
            <w:left w:val="none" w:sz="0" w:space="0" w:color="auto"/>
            <w:bottom w:val="none" w:sz="0" w:space="0" w:color="auto"/>
            <w:right w:val="none" w:sz="0" w:space="0" w:color="auto"/>
          </w:divBdr>
        </w:div>
        <w:div w:id="59834842">
          <w:marLeft w:val="640"/>
          <w:marRight w:val="0"/>
          <w:marTop w:val="0"/>
          <w:marBottom w:val="0"/>
          <w:divBdr>
            <w:top w:val="none" w:sz="0" w:space="0" w:color="auto"/>
            <w:left w:val="none" w:sz="0" w:space="0" w:color="auto"/>
            <w:bottom w:val="none" w:sz="0" w:space="0" w:color="auto"/>
            <w:right w:val="none" w:sz="0" w:space="0" w:color="auto"/>
          </w:divBdr>
        </w:div>
        <w:div w:id="453181606">
          <w:marLeft w:val="640"/>
          <w:marRight w:val="0"/>
          <w:marTop w:val="0"/>
          <w:marBottom w:val="0"/>
          <w:divBdr>
            <w:top w:val="none" w:sz="0" w:space="0" w:color="auto"/>
            <w:left w:val="none" w:sz="0" w:space="0" w:color="auto"/>
            <w:bottom w:val="none" w:sz="0" w:space="0" w:color="auto"/>
            <w:right w:val="none" w:sz="0" w:space="0" w:color="auto"/>
          </w:divBdr>
        </w:div>
        <w:div w:id="1852917631">
          <w:marLeft w:val="640"/>
          <w:marRight w:val="0"/>
          <w:marTop w:val="0"/>
          <w:marBottom w:val="0"/>
          <w:divBdr>
            <w:top w:val="none" w:sz="0" w:space="0" w:color="auto"/>
            <w:left w:val="none" w:sz="0" w:space="0" w:color="auto"/>
            <w:bottom w:val="none" w:sz="0" w:space="0" w:color="auto"/>
            <w:right w:val="none" w:sz="0" w:space="0" w:color="auto"/>
          </w:divBdr>
        </w:div>
        <w:div w:id="1955626431">
          <w:marLeft w:val="640"/>
          <w:marRight w:val="0"/>
          <w:marTop w:val="0"/>
          <w:marBottom w:val="0"/>
          <w:divBdr>
            <w:top w:val="none" w:sz="0" w:space="0" w:color="auto"/>
            <w:left w:val="none" w:sz="0" w:space="0" w:color="auto"/>
            <w:bottom w:val="none" w:sz="0" w:space="0" w:color="auto"/>
            <w:right w:val="none" w:sz="0" w:space="0" w:color="auto"/>
          </w:divBdr>
        </w:div>
        <w:div w:id="1161888584">
          <w:marLeft w:val="640"/>
          <w:marRight w:val="0"/>
          <w:marTop w:val="0"/>
          <w:marBottom w:val="0"/>
          <w:divBdr>
            <w:top w:val="none" w:sz="0" w:space="0" w:color="auto"/>
            <w:left w:val="none" w:sz="0" w:space="0" w:color="auto"/>
            <w:bottom w:val="none" w:sz="0" w:space="0" w:color="auto"/>
            <w:right w:val="none" w:sz="0" w:space="0" w:color="auto"/>
          </w:divBdr>
        </w:div>
        <w:div w:id="2096125921">
          <w:marLeft w:val="640"/>
          <w:marRight w:val="0"/>
          <w:marTop w:val="0"/>
          <w:marBottom w:val="0"/>
          <w:divBdr>
            <w:top w:val="none" w:sz="0" w:space="0" w:color="auto"/>
            <w:left w:val="none" w:sz="0" w:space="0" w:color="auto"/>
            <w:bottom w:val="none" w:sz="0" w:space="0" w:color="auto"/>
            <w:right w:val="none" w:sz="0" w:space="0" w:color="auto"/>
          </w:divBdr>
        </w:div>
        <w:div w:id="1766917309">
          <w:marLeft w:val="640"/>
          <w:marRight w:val="0"/>
          <w:marTop w:val="0"/>
          <w:marBottom w:val="0"/>
          <w:divBdr>
            <w:top w:val="none" w:sz="0" w:space="0" w:color="auto"/>
            <w:left w:val="none" w:sz="0" w:space="0" w:color="auto"/>
            <w:bottom w:val="none" w:sz="0" w:space="0" w:color="auto"/>
            <w:right w:val="none" w:sz="0" w:space="0" w:color="auto"/>
          </w:divBdr>
        </w:div>
        <w:div w:id="1240947618">
          <w:marLeft w:val="640"/>
          <w:marRight w:val="0"/>
          <w:marTop w:val="0"/>
          <w:marBottom w:val="0"/>
          <w:divBdr>
            <w:top w:val="none" w:sz="0" w:space="0" w:color="auto"/>
            <w:left w:val="none" w:sz="0" w:space="0" w:color="auto"/>
            <w:bottom w:val="none" w:sz="0" w:space="0" w:color="auto"/>
            <w:right w:val="none" w:sz="0" w:space="0" w:color="auto"/>
          </w:divBdr>
        </w:div>
        <w:div w:id="2007126722">
          <w:marLeft w:val="640"/>
          <w:marRight w:val="0"/>
          <w:marTop w:val="0"/>
          <w:marBottom w:val="0"/>
          <w:divBdr>
            <w:top w:val="none" w:sz="0" w:space="0" w:color="auto"/>
            <w:left w:val="none" w:sz="0" w:space="0" w:color="auto"/>
            <w:bottom w:val="none" w:sz="0" w:space="0" w:color="auto"/>
            <w:right w:val="none" w:sz="0" w:space="0" w:color="auto"/>
          </w:divBdr>
        </w:div>
        <w:div w:id="1876506473">
          <w:marLeft w:val="640"/>
          <w:marRight w:val="0"/>
          <w:marTop w:val="0"/>
          <w:marBottom w:val="0"/>
          <w:divBdr>
            <w:top w:val="none" w:sz="0" w:space="0" w:color="auto"/>
            <w:left w:val="none" w:sz="0" w:space="0" w:color="auto"/>
            <w:bottom w:val="none" w:sz="0" w:space="0" w:color="auto"/>
            <w:right w:val="none" w:sz="0" w:space="0" w:color="auto"/>
          </w:divBdr>
        </w:div>
        <w:div w:id="1273785575">
          <w:marLeft w:val="640"/>
          <w:marRight w:val="0"/>
          <w:marTop w:val="0"/>
          <w:marBottom w:val="0"/>
          <w:divBdr>
            <w:top w:val="none" w:sz="0" w:space="0" w:color="auto"/>
            <w:left w:val="none" w:sz="0" w:space="0" w:color="auto"/>
            <w:bottom w:val="none" w:sz="0" w:space="0" w:color="auto"/>
            <w:right w:val="none" w:sz="0" w:space="0" w:color="auto"/>
          </w:divBdr>
        </w:div>
        <w:div w:id="247079833">
          <w:marLeft w:val="640"/>
          <w:marRight w:val="0"/>
          <w:marTop w:val="0"/>
          <w:marBottom w:val="0"/>
          <w:divBdr>
            <w:top w:val="none" w:sz="0" w:space="0" w:color="auto"/>
            <w:left w:val="none" w:sz="0" w:space="0" w:color="auto"/>
            <w:bottom w:val="none" w:sz="0" w:space="0" w:color="auto"/>
            <w:right w:val="none" w:sz="0" w:space="0" w:color="auto"/>
          </w:divBdr>
        </w:div>
        <w:div w:id="936445898">
          <w:marLeft w:val="640"/>
          <w:marRight w:val="0"/>
          <w:marTop w:val="0"/>
          <w:marBottom w:val="0"/>
          <w:divBdr>
            <w:top w:val="none" w:sz="0" w:space="0" w:color="auto"/>
            <w:left w:val="none" w:sz="0" w:space="0" w:color="auto"/>
            <w:bottom w:val="none" w:sz="0" w:space="0" w:color="auto"/>
            <w:right w:val="none" w:sz="0" w:space="0" w:color="auto"/>
          </w:divBdr>
        </w:div>
        <w:div w:id="1334720173">
          <w:marLeft w:val="640"/>
          <w:marRight w:val="0"/>
          <w:marTop w:val="0"/>
          <w:marBottom w:val="0"/>
          <w:divBdr>
            <w:top w:val="none" w:sz="0" w:space="0" w:color="auto"/>
            <w:left w:val="none" w:sz="0" w:space="0" w:color="auto"/>
            <w:bottom w:val="none" w:sz="0" w:space="0" w:color="auto"/>
            <w:right w:val="none" w:sz="0" w:space="0" w:color="auto"/>
          </w:divBdr>
        </w:div>
        <w:div w:id="429860898">
          <w:marLeft w:val="640"/>
          <w:marRight w:val="0"/>
          <w:marTop w:val="0"/>
          <w:marBottom w:val="0"/>
          <w:divBdr>
            <w:top w:val="none" w:sz="0" w:space="0" w:color="auto"/>
            <w:left w:val="none" w:sz="0" w:space="0" w:color="auto"/>
            <w:bottom w:val="none" w:sz="0" w:space="0" w:color="auto"/>
            <w:right w:val="none" w:sz="0" w:space="0" w:color="auto"/>
          </w:divBdr>
        </w:div>
        <w:div w:id="775906425">
          <w:marLeft w:val="640"/>
          <w:marRight w:val="0"/>
          <w:marTop w:val="0"/>
          <w:marBottom w:val="0"/>
          <w:divBdr>
            <w:top w:val="none" w:sz="0" w:space="0" w:color="auto"/>
            <w:left w:val="none" w:sz="0" w:space="0" w:color="auto"/>
            <w:bottom w:val="none" w:sz="0" w:space="0" w:color="auto"/>
            <w:right w:val="none" w:sz="0" w:space="0" w:color="auto"/>
          </w:divBdr>
        </w:div>
        <w:div w:id="180045725">
          <w:marLeft w:val="640"/>
          <w:marRight w:val="0"/>
          <w:marTop w:val="0"/>
          <w:marBottom w:val="0"/>
          <w:divBdr>
            <w:top w:val="none" w:sz="0" w:space="0" w:color="auto"/>
            <w:left w:val="none" w:sz="0" w:space="0" w:color="auto"/>
            <w:bottom w:val="none" w:sz="0" w:space="0" w:color="auto"/>
            <w:right w:val="none" w:sz="0" w:space="0" w:color="auto"/>
          </w:divBdr>
        </w:div>
        <w:div w:id="2122331870">
          <w:marLeft w:val="640"/>
          <w:marRight w:val="0"/>
          <w:marTop w:val="0"/>
          <w:marBottom w:val="0"/>
          <w:divBdr>
            <w:top w:val="none" w:sz="0" w:space="0" w:color="auto"/>
            <w:left w:val="none" w:sz="0" w:space="0" w:color="auto"/>
            <w:bottom w:val="none" w:sz="0" w:space="0" w:color="auto"/>
            <w:right w:val="none" w:sz="0" w:space="0" w:color="auto"/>
          </w:divBdr>
        </w:div>
        <w:div w:id="1775400518">
          <w:marLeft w:val="640"/>
          <w:marRight w:val="0"/>
          <w:marTop w:val="0"/>
          <w:marBottom w:val="0"/>
          <w:divBdr>
            <w:top w:val="none" w:sz="0" w:space="0" w:color="auto"/>
            <w:left w:val="none" w:sz="0" w:space="0" w:color="auto"/>
            <w:bottom w:val="none" w:sz="0" w:space="0" w:color="auto"/>
            <w:right w:val="none" w:sz="0" w:space="0" w:color="auto"/>
          </w:divBdr>
        </w:div>
        <w:div w:id="2094928839">
          <w:marLeft w:val="640"/>
          <w:marRight w:val="0"/>
          <w:marTop w:val="0"/>
          <w:marBottom w:val="0"/>
          <w:divBdr>
            <w:top w:val="none" w:sz="0" w:space="0" w:color="auto"/>
            <w:left w:val="none" w:sz="0" w:space="0" w:color="auto"/>
            <w:bottom w:val="none" w:sz="0" w:space="0" w:color="auto"/>
            <w:right w:val="none" w:sz="0" w:space="0" w:color="auto"/>
          </w:divBdr>
        </w:div>
        <w:div w:id="969480478">
          <w:marLeft w:val="640"/>
          <w:marRight w:val="0"/>
          <w:marTop w:val="0"/>
          <w:marBottom w:val="0"/>
          <w:divBdr>
            <w:top w:val="none" w:sz="0" w:space="0" w:color="auto"/>
            <w:left w:val="none" w:sz="0" w:space="0" w:color="auto"/>
            <w:bottom w:val="none" w:sz="0" w:space="0" w:color="auto"/>
            <w:right w:val="none" w:sz="0" w:space="0" w:color="auto"/>
          </w:divBdr>
        </w:div>
        <w:div w:id="313604743">
          <w:marLeft w:val="640"/>
          <w:marRight w:val="0"/>
          <w:marTop w:val="0"/>
          <w:marBottom w:val="0"/>
          <w:divBdr>
            <w:top w:val="none" w:sz="0" w:space="0" w:color="auto"/>
            <w:left w:val="none" w:sz="0" w:space="0" w:color="auto"/>
            <w:bottom w:val="none" w:sz="0" w:space="0" w:color="auto"/>
            <w:right w:val="none" w:sz="0" w:space="0" w:color="auto"/>
          </w:divBdr>
        </w:div>
        <w:div w:id="1765833603">
          <w:marLeft w:val="640"/>
          <w:marRight w:val="0"/>
          <w:marTop w:val="0"/>
          <w:marBottom w:val="0"/>
          <w:divBdr>
            <w:top w:val="none" w:sz="0" w:space="0" w:color="auto"/>
            <w:left w:val="none" w:sz="0" w:space="0" w:color="auto"/>
            <w:bottom w:val="none" w:sz="0" w:space="0" w:color="auto"/>
            <w:right w:val="none" w:sz="0" w:space="0" w:color="auto"/>
          </w:divBdr>
        </w:div>
        <w:div w:id="1863201184">
          <w:marLeft w:val="640"/>
          <w:marRight w:val="0"/>
          <w:marTop w:val="0"/>
          <w:marBottom w:val="0"/>
          <w:divBdr>
            <w:top w:val="none" w:sz="0" w:space="0" w:color="auto"/>
            <w:left w:val="none" w:sz="0" w:space="0" w:color="auto"/>
            <w:bottom w:val="none" w:sz="0" w:space="0" w:color="auto"/>
            <w:right w:val="none" w:sz="0" w:space="0" w:color="auto"/>
          </w:divBdr>
        </w:div>
        <w:div w:id="1603105356">
          <w:marLeft w:val="640"/>
          <w:marRight w:val="0"/>
          <w:marTop w:val="0"/>
          <w:marBottom w:val="0"/>
          <w:divBdr>
            <w:top w:val="none" w:sz="0" w:space="0" w:color="auto"/>
            <w:left w:val="none" w:sz="0" w:space="0" w:color="auto"/>
            <w:bottom w:val="none" w:sz="0" w:space="0" w:color="auto"/>
            <w:right w:val="none" w:sz="0" w:space="0" w:color="auto"/>
          </w:divBdr>
        </w:div>
        <w:div w:id="1714767441">
          <w:marLeft w:val="640"/>
          <w:marRight w:val="0"/>
          <w:marTop w:val="0"/>
          <w:marBottom w:val="0"/>
          <w:divBdr>
            <w:top w:val="none" w:sz="0" w:space="0" w:color="auto"/>
            <w:left w:val="none" w:sz="0" w:space="0" w:color="auto"/>
            <w:bottom w:val="none" w:sz="0" w:space="0" w:color="auto"/>
            <w:right w:val="none" w:sz="0" w:space="0" w:color="auto"/>
          </w:divBdr>
        </w:div>
        <w:div w:id="783574577">
          <w:marLeft w:val="640"/>
          <w:marRight w:val="0"/>
          <w:marTop w:val="0"/>
          <w:marBottom w:val="0"/>
          <w:divBdr>
            <w:top w:val="none" w:sz="0" w:space="0" w:color="auto"/>
            <w:left w:val="none" w:sz="0" w:space="0" w:color="auto"/>
            <w:bottom w:val="none" w:sz="0" w:space="0" w:color="auto"/>
            <w:right w:val="none" w:sz="0" w:space="0" w:color="auto"/>
          </w:divBdr>
        </w:div>
        <w:div w:id="125008041">
          <w:marLeft w:val="640"/>
          <w:marRight w:val="0"/>
          <w:marTop w:val="0"/>
          <w:marBottom w:val="0"/>
          <w:divBdr>
            <w:top w:val="none" w:sz="0" w:space="0" w:color="auto"/>
            <w:left w:val="none" w:sz="0" w:space="0" w:color="auto"/>
            <w:bottom w:val="none" w:sz="0" w:space="0" w:color="auto"/>
            <w:right w:val="none" w:sz="0" w:space="0" w:color="auto"/>
          </w:divBdr>
        </w:div>
        <w:div w:id="593704483">
          <w:marLeft w:val="640"/>
          <w:marRight w:val="0"/>
          <w:marTop w:val="0"/>
          <w:marBottom w:val="0"/>
          <w:divBdr>
            <w:top w:val="none" w:sz="0" w:space="0" w:color="auto"/>
            <w:left w:val="none" w:sz="0" w:space="0" w:color="auto"/>
            <w:bottom w:val="none" w:sz="0" w:space="0" w:color="auto"/>
            <w:right w:val="none" w:sz="0" w:space="0" w:color="auto"/>
          </w:divBdr>
        </w:div>
        <w:div w:id="2140418153">
          <w:marLeft w:val="640"/>
          <w:marRight w:val="0"/>
          <w:marTop w:val="0"/>
          <w:marBottom w:val="0"/>
          <w:divBdr>
            <w:top w:val="none" w:sz="0" w:space="0" w:color="auto"/>
            <w:left w:val="none" w:sz="0" w:space="0" w:color="auto"/>
            <w:bottom w:val="none" w:sz="0" w:space="0" w:color="auto"/>
            <w:right w:val="none" w:sz="0" w:space="0" w:color="auto"/>
          </w:divBdr>
        </w:div>
        <w:div w:id="1298140730">
          <w:marLeft w:val="640"/>
          <w:marRight w:val="0"/>
          <w:marTop w:val="0"/>
          <w:marBottom w:val="0"/>
          <w:divBdr>
            <w:top w:val="none" w:sz="0" w:space="0" w:color="auto"/>
            <w:left w:val="none" w:sz="0" w:space="0" w:color="auto"/>
            <w:bottom w:val="none" w:sz="0" w:space="0" w:color="auto"/>
            <w:right w:val="none" w:sz="0" w:space="0" w:color="auto"/>
          </w:divBdr>
        </w:div>
        <w:div w:id="1189221200">
          <w:marLeft w:val="640"/>
          <w:marRight w:val="0"/>
          <w:marTop w:val="0"/>
          <w:marBottom w:val="0"/>
          <w:divBdr>
            <w:top w:val="none" w:sz="0" w:space="0" w:color="auto"/>
            <w:left w:val="none" w:sz="0" w:space="0" w:color="auto"/>
            <w:bottom w:val="none" w:sz="0" w:space="0" w:color="auto"/>
            <w:right w:val="none" w:sz="0" w:space="0" w:color="auto"/>
          </w:divBdr>
        </w:div>
        <w:div w:id="2127002444">
          <w:marLeft w:val="640"/>
          <w:marRight w:val="0"/>
          <w:marTop w:val="0"/>
          <w:marBottom w:val="0"/>
          <w:divBdr>
            <w:top w:val="none" w:sz="0" w:space="0" w:color="auto"/>
            <w:left w:val="none" w:sz="0" w:space="0" w:color="auto"/>
            <w:bottom w:val="none" w:sz="0" w:space="0" w:color="auto"/>
            <w:right w:val="none" w:sz="0" w:space="0" w:color="auto"/>
          </w:divBdr>
        </w:div>
      </w:divsChild>
    </w:div>
    <w:div w:id="1128276049">
      <w:bodyDiv w:val="1"/>
      <w:marLeft w:val="0"/>
      <w:marRight w:val="0"/>
      <w:marTop w:val="0"/>
      <w:marBottom w:val="0"/>
      <w:divBdr>
        <w:top w:val="none" w:sz="0" w:space="0" w:color="auto"/>
        <w:left w:val="none" w:sz="0" w:space="0" w:color="auto"/>
        <w:bottom w:val="none" w:sz="0" w:space="0" w:color="auto"/>
        <w:right w:val="none" w:sz="0" w:space="0" w:color="auto"/>
      </w:divBdr>
    </w:div>
    <w:div w:id="1129084271">
      <w:bodyDiv w:val="1"/>
      <w:marLeft w:val="0"/>
      <w:marRight w:val="0"/>
      <w:marTop w:val="0"/>
      <w:marBottom w:val="0"/>
      <w:divBdr>
        <w:top w:val="none" w:sz="0" w:space="0" w:color="auto"/>
        <w:left w:val="none" w:sz="0" w:space="0" w:color="auto"/>
        <w:bottom w:val="none" w:sz="0" w:space="0" w:color="auto"/>
        <w:right w:val="none" w:sz="0" w:space="0" w:color="auto"/>
      </w:divBdr>
      <w:divsChild>
        <w:div w:id="562567919">
          <w:marLeft w:val="640"/>
          <w:marRight w:val="0"/>
          <w:marTop w:val="0"/>
          <w:marBottom w:val="0"/>
          <w:divBdr>
            <w:top w:val="none" w:sz="0" w:space="0" w:color="auto"/>
            <w:left w:val="none" w:sz="0" w:space="0" w:color="auto"/>
            <w:bottom w:val="none" w:sz="0" w:space="0" w:color="auto"/>
            <w:right w:val="none" w:sz="0" w:space="0" w:color="auto"/>
          </w:divBdr>
        </w:div>
        <w:div w:id="1105227404">
          <w:marLeft w:val="640"/>
          <w:marRight w:val="0"/>
          <w:marTop w:val="0"/>
          <w:marBottom w:val="0"/>
          <w:divBdr>
            <w:top w:val="none" w:sz="0" w:space="0" w:color="auto"/>
            <w:left w:val="none" w:sz="0" w:space="0" w:color="auto"/>
            <w:bottom w:val="none" w:sz="0" w:space="0" w:color="auto"/>
            <w:right w:val="none" w:sz="0" w:space="0" w:color="auto"/>
          </w:divBdr>
        </w:div>
        <w:div w:id="120805046">
          <w:marLeft w:val="640"/>
          <w:marRight w:val="0"/>
          <w:marTop w:val="0"/>
          <w:marBottom w:val="0"/>
          <w:divBdr>
            <w:top w:val="none" w:sz="0" w:space="0" w:color="auto"/>
            <w:left w:val="none" w:sz="0" w:space="0" w:color="auto"/>
            <w:bottom w:val="none" w:sz="0" w:space="0" w:color="auto"/>
            <w:right w:val="none" w:sz="0" w:space="0" w:color="auto"/>
          </w:divBdr>
        </w:div>
        <w:div w:id="759453216">
          <w:marLeft w:val="640"/>
          <w:marRight w:val="0"/>
          <w:marTop w:val="0"/>
          <w:marBottom w:val="0"/>
          <w:divBdr>
            <w:top w:val="none" w:sz="0" w:space="0" w:color="auto"/>
            <w:left w:val="none" w:sz="0" w:space="0" w:color="auto"/>
            <w:bottom w:val="none" w:sz="0" w:space="0" w:color="auto"/>
            <w:right w:val="none" w:sz="0" w:space="0" w:color="auto"/>
          </w:divBdr>
        </w:div>
        <w:div w:id="711535713">
          <w:marLeft w:val="640"/>
          <w:marRight w:val="0"/>
          <w:marTop w:val="0"/>
          <w:marBottom w:val="0"/>
          <w:divBdr>
            <w:top w:val="none" w:sz="0" w:space="0" w:color="auto"/>
            <w:left w:val="none" w:sz="0" w:space="0" w:color="auto"/>
            <w:bottom w:val="none" w:sz="0" w:space="0" w:color="auto"/>
            <w:right w:val="none" w:sz="0" w:space="0" w:color="auto"/>
          </w:divBdr>
        </w:div>
        <w:div w:id="293100855">
          <w:marLeft w:val="640"/>
          <w:marRight w:val="0"/>
          <w:marTop w:val="0"/>
          <w:marBottom w:val="0"/>
          <w:divBdr>
            <w:top w:val="none" w:sz="0" w:space="0" w:color="auto"/>
            <w:left w:val="none" w:sz="0" w:space="0" w:color="auto"/>
            <w:bottom w:val="none" w:sz="0" w:space="0" w:color="auto"/>
            <w:right w:val="none" w:sz="0" w:space="0" w:color="auto"/>
          </w:divBdr>
        </w:div>
        <w:div w:id="740568503">
          <w:marLeft w:val="640"/>
          <w:marRight w:val="0"/>
          <w:marTop w:val="0"/>
          <w:marBottom w:val="0"/>
          <w:divBdr>
            <w:top w:val="none" w:sz="0" w:space="0" w:color="auto"/>
            <w:left w:val="none" w:sz="0" w:space="0" w:color="auto"/>
            <w:bottom w:val="none" w:sz="0" w:space="0" w:color="auto"/>
            <w:right w:val="none" w:sz="0" w:space="0" w:color="auto"/>
          </w:divBdr>
        </w:div>
        <w:div w:id="1382091192">
          <w:marLeft w:val="640"/>
          <w:marRight w:val="0"/>
          <w:marTop w:val="0"/>
          <w:marBottom w:val="0"/>
          <w:divBdr>
            <w:top w:val="none" w:sz="0" w:space="0" w:color="auto"/>
            <w:left w:val="none" w:sz="0" w:space="0" w:color="auto"/>
            <w:bottom w:val="none" w:sz="0" w:space="0" w:color="auto"/>
            <w:right w:val="none" w:sz="0" w:space="0" w:color="auto"/>
          </w:divBdr>
        </w:div>
        <w:div w:id="1628200206">
          <w:marLeft w:val="640"/>
          <w:marRight w:val="0"/>
          <w:marTop w:val="0"/>
          <w:marBottom w:val="0"/>
          <w:divBdr>
            <w:top w:val="none" w:sz="0" w:space="0" w:color="auto"/>
            <w:left w:val="none" w:sz="0" w:space="0" w:color="auto"/>
            <w:bottom w:val="none" w:sz="0" w:space="0" w:color="auto"/>
            <w:right w:val="none" w:sz="0" w:space="0" w:color="auto"/>
          </w:divBdr>
        </w:div>
        <w:div w:id="1946226742">
          <w:marLeft w:val="640"/>
          <w:marRight w:val="0"/>
          <w:marTop w:val="0"/>
          <w:marBottom w:val="0"/>
          <w:divBdr>
            <w:top w:val="none" w:sz="0" w:space="0" w:color="auto"/>
            <w:left w:val="none" w:sz="0" w:space="0" w:color="auto"/>
            <w:bottom w:val="none" w:sz="0" w:space="0" w:color="auto"/>
            <w:right w:val="none" w:sz="0" w:space="0" w:color="auto"/>
          </w:divBdr>
        </w:div>
        <w:div w:id="1831479445">
          <w:marLeft w:val="640"/>
          <w:marRight w:val="0"/>
          <w:marTop w:val="0"/>
          <w:marBottom w:val="0"/>
          <w:divBdr>
            <w:top w:val="none" w:sz="0" w:space="0" w:color="auto"/>
            <w:left w:val="none" w:sz="0" w:space="0" w:color="auto"/>
            <w:bottom w:val="none" w:sz="0" w:space="0" w:color="auto"/>
            <w:right w:val="none" w:sz="0" w:space="0" w:color="auto"/>
          </w:divBdr>
        </w:div>
        <w:div w:id="1587691656">
          <w:marLeft w:val="640"/>
          <w:marRight w:val="0"/>
          <w:marTop w:val="0"/>
          <w:marBottom w:val="0"/>
          <w:divBdr>
            <w:top w:val="none" w:sz="0" w:space="0" w:color="auto"/>
            <w:left w:val="none" w:sz="0" w:space="0" w:color="auto"/>
            <w:bottom w:val="none" w:sz="0" w:space="0" w:color="auto"/>
            <w:right w:val="none" w:sz="0" w:space="0" w:color="auto"/>
          </w:divBdr>
        </w:div>
        <w:div w:id="833909600">
          <w:marLeft w:val="640"/>
          <w:marRight w:val="0"/>
          <w:marTop w:val="0"/>
          <w:marBottom w:val="0"/>
          <w:divBdr>
            <w:top w:val="none" w:sz="0" w:space="0" w:color="auto"/>
            <w:left w:val="none" w:sz="0" w:space="0" w:color="auto"/>
            <w:bottom w:val="none" w:sz="0" w:space="0" w:color="auto"/>
            <w:right w:val="none" w:sz="0" w:space="0" w:color="auto"/>
          </w:divBdr>
        </w:div>
        <w:div w:id="1620409644">
          <w:marLeft w:val="640"/>
          <w:marRight w:val="0"/>
          <w:marTop w:val="0"/>
          <w:marBottom w:val="0"/>
          <w:divBdr>
            <w:top w:val="none" w:sz="0" w:space="0" w:color="auto"/>
            <w:left w:val="none" w:sz="0" w:space="0" w:color="auto"/>
            <w:bottom w:val="none" w:sz="0" w:space="0" w:color="auto"/>
            <w:right w:val="none" w:sz="0" w:space="0" w:color="auto"/>
          </w:divBdr>
        </w:div>
        <w:div w:id="790241872">
          <w:marLeft w:val="640"/>
          <w:marRight w:val="0"/>
          <w:marTop w:val="0"/>
          <w:marBottom w:val="0"/>
          <w:divBdr>
            <w:top w:val="none" w:sz="0" w:space="0" w:color="auto"/>
            <w:left w:val="none" w:sz="0" w:space="0" w:color="auto"/>
            <w:bottom w:val="none" w:sz="0" w:space="0" w:color="auto"/>
            <w:right w:val="none" w:sz="0" w:space="0" w:color="auto"/>
          </w:divBdr>
        </w:div>
        <w:div w:id="1585450508">
          <w:marLeft w:val="640"/>
          <w:marRight w:val="0"/>
          <w:marTop w:val="0"/>
          <w:marBottom w:val="0"/>
          <w:divBdr>
            <w:top w:val="none" w:sz="0" w:space="0" w:color="auto"/>
            <w:left w:val="none" w:sz="0" w:space="0" w:color="auto"/>
            <w:bottom w:val="none" w:sz="0" w:space="0" w:color="auto"/>
            <w:right w:val="none" w:sz="0" w:space="0" w:color="auto"/>
          </w:divBdr>
        </w:div>
        <w:div w:id="13384490">
          <w:marLeft w:val="640"/>
          <w:marRight w:val="0"/>
          <w:marTop w:val="0"/>
          <w:marBottom w:val="0"/>
          <w:divBdr>
            <w:top w:val="none" w:sz="0" w:space="0" w:color="auto"/>
            <w:left w:val="none" w:sz="0" w:space="0" w:color="auto"/>
            <w:bottom w:val="none" w:sz="0" w:space="0" w:color="auto"/>
            <w:right w:val="none" w:sz="0" w:space="0" w:color="auto"/>
          </w:divBdr>
        </w:div>
        <w:div w:id="1379629120">
          <w:marLeft w:val="640"/>
          <w:marRight w:val="0"/>
          <w:marTop w:val="0"/>
          <w:marBottom w:val="0"/>
          <w:divBdr>
            <w:top w:val="none" w:sz="0" w:space="0" w:color="auto"/>
            <w:left w:val="none" w:sz="0" w:space="0" w:color="auto"/>
            <w:bottom w:val="none" w:sz="0" w:space="0" w:color="auto"/>
            <w:right w:val="none" w:sz="0" w:space="0" w:color="auto"/>
          </w:divBdr>
        </w:div>
        <w:div w:id="1361122555">
          <w:marLeft w:val="640"/>
          <w:marRight w:val="0"/>
          <w:marTop w:val="0"/>
          <w:marBottom w:val="0"/>
          <w:divBdr>
            <w:top w:val="none" w:sz="0" w:space="0" w:color="auto"/>
            <w:left w:val="none" w:sz="0" w:space="0" w:color="auto"/>
            <w:bottom w:val="none" w:sz="0" w:space="0" w:color="auto"/>
            <w:right w:val="none" w:sz="0" w:space="0" w:color="auto"/>
          </w:divBdr>
        </w:div>
        <w:div w:id="1834032697">
          <w:marLeft w:val="640"/>
          <w:marRight w:val="0"/>
          <w:marTop w:val="0"/>
          <w:marBottom w:val="0"/>
          <w:divBdr>
            <w:top w:val="none" w:sz="0" w:space="0" w:color="auto"/>
            <w:left w:val="none" w:sz="0" w:space="0" w:color="auto"/>
            <w:bottom w:val="none" w:sz="0" w:space="0" w:color="auto"/>
            <w:right w:val="none" w:sz="0" w:space="0" w:color="auto"/>
          </w:divBdr>
        </w:div>
        <w:div w:id="1946383000">
          <w:marLeft w:val="640"/>
          <w:marRight w:val="0"/>
          <w:marTop w:val="0"/>
          <w:marBottom w:val="0"/>
          <w:divBdr>
            <w:top w:val="none" w:sz="0" w:space="0" w:color="auto"/>
            <w:left w:val="none" w:sz="0" w:space="0" w:color="auto"/>
            <w:bottom w:val="none" w:sz="0" w:space="0" w:color="auto"/>
            <w:right w:val="none" w:sz="0" w:space="0" w:color="auto"/>
          </w:divBdr>
        </w:div>
        <w:div w:id="1304388443">
          <w:marLeft w:val="640"/>
          <w:marRight w:val="0"/>
          <w:marTop w:val="0"/>
          <w:marBottom w:val="0"/>
          <w:divBdr>
            <w:top w:val="none" w:sz="0" w:space="0" w:color="auto"/>
            <w:left w:val="none" w:sz="0" w:space="0" w:color="auto"/>
            <w:bottom w:val="none" w:sz="0" w:space="0" w:color="auto"/>
            <w:right w:val="none" w:sz="0" w:space="0" w:color="auto"/>
          </w:divBdr>
        </w:div>
        <w:div w:id="1232735067">
          <w:marLeft w:val="640"/>
          <w:marRight w:val="0"/>
          <w:marTop w:val="0"/>
          <w:marBottom w:val="0"/>
          <w:divBdr>
            <w:top w:val="none" w:sz="0" w:space="0" w:color="auto"/>
            <w:left w:val="none" w:sz="0" w:space="0" w:color="auto"/>
            <w:bottom w:val="none" w:sz="0" w:space="0" w:color="auto"/>
            <w:right w:val="none" w:sz="0" w:space="0" w:color="auto"/>
          </w:divBdr>
        </w:div>
        <w:div w:id="590429594">
          <w:marLeft w:val="640"/>
          <w:marRight w:val="0"/>
          <w:marTop w:val="0"/>
          <w:marBottom w:val="0"/>
          <w:divBdr>
            <w:top w:val="none" w:sz="0" w:space="0" w:color="auto"/>
            <w:left w:val="none" w:sz="0" w:space="0" w:color="auto"/>
            <w:bottom w:val="none" w:sz="0" w:space="0" w:color="auto"/>
            <w:right w:val="none" w:sz="0" w:space="0" w:color="auto"/>
          </w:divBdr>
        </w:div>
        <w:div w:id="1526599922">
          <w:marLeft w:val="640"/>
          <w:marRight w:val="0"/>
          <w:marTop w:val="0"/>
          <w:marBottom w:val="0"/>
          <w:divBdr>
            <w:top w:val="none" w:sz="0" w:space="0" w:color="auto"/>
            <w:left w:val="none" w:sz="0" w:space="0" w:color="auto"/>
            <w:bottom w:val="none" w:sz="0" w:space="0" w:color="auto"/>
            <w:right w:val="none" w:sz="0" w:space="0" w:color="auto"/>
          </w:divBdr>
        </w:div>
        <w:div w:id="515729760">
          <w:marLeft w:val="640"/>
          <w:marRight w:val="0"/>
          <w:marTop w:val="0"/>
          <w:marBottom w:val="0"/>
          <w:divBdr>
            <w:top w:val="none" w:sz="0" w:space="0" w:color="auto"/>
            <w:left w:val="none" w:sz="0" w:space="0" w:color="auto"/>
            <w:bottom w:val="none" w:sz="0" w:space="0" w:color="auto"/>
            <w:right w:val="none" w:sz="0" w:space="0" w:color="auto"/>
          </w:divBdr>
        </w:div>
        <w:div w:id="777526525">
          <w:marLeft w:val="640"/>
          <w:marRight w:val="0"/>
          <w:marTop w:val="0"/>
          <w:marBottom w:val="0"/>
          <w:divBdr>
            <w:top w:val="none" w:sz="0" w:space="0" w:color="auto"/>
            <w:left w:val="none" w:sz="0" w:space="0" w:color="auto"/>
            <w:bottom w:val="none" w:sz="0" w:space="0" w:color="auto"/>
            <w:right w:val="none" w:sz="0" w:space="0" w:color="auto"/>
          </w:divBdr>
        </w:div>
        <w:div w:id="754009243">
          <w:marLeft w:val="640"/>
          <w:marRight w:val="0"/>
          <w:marTop w:val="0"/>
          <w:marBottom w:val="0"/>
          <w:divBdr>
            <w:top w:val="none" w:sz="0" w:space="0" w:color="auto"/>
            <w:left w:val="none" w:sz="0" w:space="0" w:color="auto"/>
            <w:bottom w:val="none" w:sz="0" w:space="0" w:color="auto"/>
            <w:right w:val="none" w:sz="0" w:space="0" w:color="auto"/>
          </w:divBdr>
        </w:div>
        <w:div w:id="360984735">
          <w:marLeft w:val="640"/>
          <w:marRight w:val="0"/>
          <w:marTop w:val="0"/>
          <w:marBottom w:val="0"/>
          <w:divBdr>
            <w:top w:val="none" w:sz="0" w:space="0" w:color="auto"/>
            <w:left w:val="none" w:sz="0" w:space="0" w:color="auto"/>
            <w:bottom w:val="none" w:sz="0" w:space="0" w:color="auto"/>
            <w:right w:val="none" w:sz="0" w:space="0" w:color="auto"/>
          </w:divBdr>
        </w:div>
        <w:div w:id="1225801799">
          <w:marLeft w:val="640"/>
          <w:marRight w:val="0"/>
          <w:marTop w:val="0"/>
          <w:marBottom w:val="0"/>
          <w:divBdr>
            <w:top w:val="none" w:sz="0" w:space="0" w:color="auto"/>
            <w:left w:val="none" w:sz="0" w:space="0" w:color="auto"/>
            <w:bottom w:val="none" w:sz="0" w:space="0" w:color="auto"/>
            <w:right w:val="none" w:sz="0" w:space="0" w:color="auto"/>
          </w:divBdr>
        </w:div>
        <w:div w:id="110367451">
          <w:marLeft w:val="640"/>
          <w:marRight w:val="0"/>
          <w:marTop w:val="0"/>
          <w:marBottom w:val="0"/>
          <w:divBdr>
            <w:top w:val="none" w:sz="0" w:space="0" w:color="auto"/>
            <w:left w:val="none" w:sz="0" w:space="0" w:color="auto"/>
            <w:bottom w:val="none" w:sz="0" w:space="0" w:color="auto"/>
            <w:right w:val="none" w:sz="0" w:space="0" w:color="auto"/>
          </w:divBdr>
        </w:div>
        <w:div w:id="1671787311">
          <w:marLeft w:val="640"/>
          <w:marRight w:val="0"/>
          <w:marTop w:val="0"/>
          <w:marBottom w:val="0"/>
          <w:divBdr>
            <w:top w:val="none" w:sz="0" w:space="0" w:color="auto"/>
            <w:left w:val="none" w:sz="0" w:space="0" w:color="auto"/>
            <w:bottom w:val="none" w:sz="0" w:space="0" w:color="auto"/>
            <w:right w:val="none" w:sz="0" w:space="0" w:color="auto"/>
          </w:divBdr>
        </w:div>
        <w:div w:id="1786923749">
          <w:marLeft w:val="640"/>
          <w:marRight w:val="0"/>
          <w:marTop w:val="0"/>
          <w:marBottom w:val="0"/>
          <w:divBdr>
            <w:top w:val="none" w:sz="0" w:space="0" w:color="auto"/>
            <w:left w:val="none" w:sz="0" w:space="0" w:color="auto"/>
            <w:bottom w:val="none" w:sz="0" w:space="0" w:color="auto"/>
            <w:right w:val="none" w:sz="0" w:space="0" w:color="auto"/>
          </w:divBdr>
        </w:div>
        <w:div w:id="1234125514">
          <w:marLeft w:val="640"/>
          <w:marRight w:val="0"/>
          <w:marTop w:val="0"/>
          <w:marBottom w:val="0"/>
          <w:divBdr>
            <w:top w:val="none" w:sz="0" w:space="0" w:color="auto"/>
            <w:left w:val="none" w:sz="0" w:space="0" w:color="auto"/>
            <w:bottom w:val="none" w:sz="0" w:space="0" w:color="auto"/>
            <w:right w:val="none" w:sz="0" w:space="0" w:color="auto"/>
          </w:divBdr>
        </w:div>
        <w:div w:id="1730305858">
          <w:marLeft w:val="640"/>
          <w:marRight w:val="0"/>
          <w:marTop w:val="0"/>
          <w:marBottom w:val="0"/>
          <w:divBdr>
            <w:top w:val="none" w:sz="0" w:space="0" w:color="auto"/>
            <w:left w:val="none" w:sz="0" w:space="0" w:color="auto"/>
            <w:bottom w:val="none" w:sz="0" w:space="0" w:color="auto"/>
            <w:right w:val="none" w:sz="0" w:space="0" w:color="auto"/>
          </w:divBdr>
        </w:div>
        <w:div w:id="2090809940">
          <w:marLeft w:val="640"/>
          <w:marRight w:val="0"/>
          <w:marTop w:val="0"/>
          <w:marBottom w:val="0"/>
          <w:divBdr>
            <w:top w:val="none" w:sz="0" w:space="0" w:color="auto"/>
            <w:left w:val="none" w:sz="0" w:space="0" w:color="auto"/>
            <w:bottom w:val="none" w:sz="0" w:space="0" w:color="auto"/>
            <w:right w:val="none" w:sz="0" w:space="0" w:color="auto"/>
          </w:divBdr>
        </w:div>
        <w:div w:id="913317702">
          <w:marLeft w:val="640"/>
          <w:marRight w:val="0"/>
          <w:marTop w:val="0"/>
          <w:marBottom w:val="0"/>
          <w:divBdr>
            <w:top w:val="none" w:sz="0" w:space="0" w:color="auto"/>
            <w:left w:val="none" w:sz="0" w:space="0" w:color="auto"/>
            <w:bottom w:val="none" w:sz="0" w:space="0" w:color="auto"/>
            <w:right w:val="none" w:sz="0" w:space="0" w:color="auto"/>
          </w:divBdr>
        </w:div>
        <w:div w:id="1601839645">
          <w:marLeft w:val="640"/>
          <w:marRight w:val="0"/>
          <w:marTop w:val="0"/>
          <w:marBottom w:val="0"/>
          <w:divBdr>
            <w:top w:val="none" w:sz="0" w:space="0" w:color="auto"/>
            <w:left w:val="none" w:sz="0" w:space="0" w:color="auto"/>
            <w:bottom w:val="none" w:sz="0" w:space="0" w:color="auto"/>
            <w:right w:val="none" w:sz="0" w:space="0" w:color="auto"/>
          </w:divBdr>
        </w:div>
      </w:divsChild>
    </w:div>
    <w:div w:id="1129662151">
      <w:bodyDiv w:val="1"/>
      <w:marLeft w:val="0"/>
      <w:marRight w:val="0"/>
      <w:marTop w:val="0"/>
      <w:marBottom w:val="0"/>
      <w:divBdr>
        <w:top w:val="none" w:sz="0" w:space="0" w:color="auto"/>
        <w:left w:val="none" w:sz="0" w:space="0" w:color="auto"/>
        <w:bottom w:val="none" w:sz="0" w:space="0" w:color="auto"/>
        <w:right w:val="none" w:sz="0" w:space="0" w:color="auto"/>
      </w:divBdr>
    </w:div>
    <w:div w:id="1130048167">
      <w:bodyDiv w:val="1"/>
      <w:marLeft w:val="0"/>
      <w:marRight w:val="0"/>
      <w:marTop w:val="0"/>
      <w:marBottom w:val="0"/>
      <w:divBdr>
        <w:top w:val="none" w:sz="0" w:space="0" w:color="auto"/>
        <w:left w:val="none" w:sz="0" w:space="0" w:color="auto"/>
        <w:bottom w:val="none" w:sz="0" w:space="0" w:color="auto"/>
        <w:right w:val="none" w:sz="0" w:space="0" w:color="auto"/>
      </w:divBdr>
    </w:div>
    <w:div w:id="1130397054">
      <w:bodyDiv w:val="1"/>
      <w:marLeft w:val="0"/>
      <w:marRight w:val="0"/>
      <w:marTop w:val="0"/>
      <w:marBottom w:val="0"/>
      <w:divBdr>
        <w:top w:val="none" w:sz="0" w:space="0" w:color="auto"/>
        <w:left w:val="none" w:sz="0" w:space="0" w:color="auto"/>
        <w:bottom w:val="none" w:sz="0" w:space="0" w:color="auto"/>
        <w:right w:val="none" w:sz="0" w:space="0" w:color="auto"/>
      </w:divBdr>
    </w:div>
    <w:div w:id="1131365830">
      <w:bodyDiv w:val="1"/>
      <w:marLeft w:val="0"/>
      <w:marRight w:val="0"/>
      <w:marTop w:val="0"/>
      <w:marBottom w:val="0"/>
      <w:divBdr>
        <w:top w:val="none" w:sz="0" w:space="0" w:color="auto"/>
        <w:left w:val="none" w:sz="0" w:space="0" w:color="auto"/>
        <w:bottom w:val="none" w:sz="0" w:space="0" w:color="auto"/>
        <w:right w:val="none" w:sz="0" w:space="0" w:color="auto"/>
      </w:divBdr>
    </w:div>
    <w:div w:id="1132207949">
      <w:bodyDiv w:val="1"/>
      <w:marLeft w:val="0"/>
      <w:marRight w:val="0"/>
      <w:marTop w:val="0"/>
      <w:marBottom w:val="0"/>
      <w:divBdr>
        <w:top w:val="none" w:sz="0" w:space="0" w:color="auto"/>
        <w:left w:val="none" w:sz="0" w:space="0" w:color="auto"/>
        <w:bottom w:val="none" w:sz="0" w:space="0" w:color="auto"/>
        <w:right w:val="none" w:sz="0" w:space="0" w:color="auto"/>
      </w:divBdr>
    </w:div>
    <w:div w:id="1134257172">
      <w:bodyDiv w:val="1"/>
      <w:marLeft w:val="0"/>
      <w:marRight w:val="0"/>
      <w:marTop w:val="0"/>
      <w:marBottom w:val="0"/>
      <w:divBdr>
        <w:top w:val="none" w:sz="0" w:space="0" w:color="auto"/>
        <w:left w:val="none" w:sz="0" w:space="0" w:color="auto"/>
        <w:bottom w:val="none" w:sz="0" w:space="0" w:color="auto"/>
        <w:right w:val="none" w:sz="0" w:space="0" w:color="auto"/>
      </w:divBdr>
    </w:div>
    <w:div w:id="1136146526">
      <w:bodyDiv w:val="1"/>
      <w:marLeft w:val="0"/>
      <w:marRight w:val="0"/>
      <w:marTop w:val="0"/>
      <w:marBottom w:val="0"/>
      <w:divBdr>
        <w:top w:val="none" w:sz="0" w:space="0" w:color="auto"/>
        <w:left w:val="none" w:sz="0" w:space="0" w:color="auto"/>
        <w:bottom w:val="none" w:sz="0" w:space="0" w:color="auto"/>
        <w:right w:val="none" w:sz="0" w:space="0" w:color="auto"/>
      </w:divBdr>
    </w:div>
    <w:div w:id="1138838541">
      <w:bodyDiv w:val="1"/>
      <w:marLeft w:val="0"/>
      <w:marRight w:val="0"/>
      <w:marTop w:val="0"/>
      <w:marBottom w:val="0"/>
      <w:divBdr>
        <w:top w:val="none" w:sz="0" w:space="0" w:color="auto"/>
        <w:left w:val="none" w:sz="0" w:space="0" w:color="auto"/>
        <w:bottom w:val="none" w:sz="0" w:space="0" w:color="auto"/>
        <w:right w:val="none" w:sz="0" w:space="0" w:color="auto"/>
      </w:divBdr>
    </w:div>
    <w:div w:id="1138839543">
      <w:bodyDiv w:val="1"/>
      <w:marLeft w:val="0"/>
      <w:marRight w:val="0"/>
      <w:marTop w:val="0"/>
      <w:marBottom w:val="0"/>
      <w:divBdr>
        <w:top w:val="none" w:sz="0" w:space="0" w:color="auto"/>
        <w:left w:val="none" w:sz="0" w:space="0" w:color="auto"/>
        <w:bottom w:val="none" w:sz="0" w:space="0" w:color="auto"/>
        <w:right w:val="none" w:sz="0" w:space="0" w:color="auto"/>
      </w:divBdr>
    </w:div>
    <w:div w:id="1140227154">
      <w:bodyDiv w:val="1"/>
      <w:marLeft w:val="0"/>
      <w:marRight w:val="0"/>
      <w:marTop w:val="0"/>
      <w:marBottom w:val="0"/>
      <w:divBdr>
        <w:top w:val="none" w:sz="0" w:space="0" w:color="auto"/>
        <w:left w:val="none" w:sz="0" w:space="0" w:color="auto"/>
        <w:bottom w:val="none" w:sz="0" w:space="0" w:color="auto"/>
        <w:right w:val="none" w:sz="0" w:space="0" w:color="auto"/>
      </w:divBdr>
    </w:div>
    <w:div w:id="1142969087">
      <w:bodyDiv w:val="1"/>
      <w:marLeft w:val="0"/>
      <w:marRight w:val="0"/>
      <w:marTop w:val="0"/>
      <w:marBottom w:val="0"/>
      <w:divBdr>
        <w:top w:val="none" w:sz="0" w:space="0" w:color="auto"/>
        <w:left w:val="none" w:sz="0" w:space="0" w:color="auto"/>
        <w:bottom w:val="none" w:sz="0" w:space="0" w:color="auto"/>
        <w:right w:val="none" w:sz="0" w:space="0" w:color="auto"/>
      </w:divBdr>
    </w:div>
    <w:div w:id="1143541380">
      <w:bodyDiv w:val="1"/>
      <w:marLeft w:val="0"/>
      <w:marRight w:val="0"/>
      <w:marTop w:val="0"/>
      <w:marBottom w:val="0"/>
      <w:divBdr>
        <w:top w:val="none" w:sz="0" w:space="0" w:color="auto"/>
        <w:left w:val="none" w:sz="0" w:space="0" w:color="auto"/>
        <w:bottom w:val="none" w:sz="0" w:space="0" w:color="auto"/>
        <w:right w:val="none" w:sz="0" w:space="0" w:color="auto"/>
      </w:divBdr>
    </w:div>
    <w:div w:id="1146045614">
      <w:bodyDiv w:val="1"/>
      <w:marLeft w:val="0"/>
      <w:marRight w:val="0"/>
      <w:marTop w:val="0"/>
      <w:marBottom w:val="0"/>
      <w:divBdr>
        <w:top w:val="none" w:sz="0" w:space="0" w:color="auto"/>
        <w:left w:val="none" w:sz="0" w:space="0" w:color="auto"/>
        <w:bottom w:val="none" w:sz="0" w:space="0" w:color="auto"/>
        <w:right w:val="none" w:sz="0" w:space="0" w:color="auto"/>
      </w:divBdr>
    </w:div>
    <w:div w:id="1147361981">
      <w:bodyDiv w:val="1"/>
      <w:marLeft w:val="0"/>
      <w:marRight w:val="0"/>
      <w:marTop w:val="0"/>
      <w:marBottom w:val="0"/>
      <w:divBdr>
        <w:top w:val="none" w:sz="0" w:space="0" w:color="auto"/>
        <w:left w:val="none" w:sz="0" w:space="0" w:color="auto"/>
        <w:bottom w:val="none" w:sz="0" w:space="0" w:color="auto"/>
        <w:right w:val="none" w:sz="0" w:space="0" w:color="auto"/>
      </w:divBdr>
    </w:div>
    <w:div w:id="1151026079">
      <w:bodyDiv w:val="1"/>
      <w:marLeft w:val="0"/>
      <w:marRight w:val="0"/>
      <w:marTop w:val="0"/>
      <w:marBottom w:val="0"/>
      <w:divBdr>
        <w:top w:val="none" w:sz="0" w:space="0" w:color="auto"/>
        <w:left w:val="none" w:sz="0" w:space="0" w:color="auto"/>
        <w:bottom w:val="none" w:sz="0" w:space="0" w:color="auto"/>
        <w:right w:val="none" w:sz="0" w:space="0" w:color="auto"/>
      </w:divBdr>
    </w:div>
    <w:div w:id="1152716834">
      <w:bodyDiv w:val="1"/>
      <w:marLeft w:val="0"/>
      <w:marRight w:val="0"/>
      <w:marTop w:val="0"/>
      <w:marBottom w:val="0"/>
      <w:divBdr>
        <w:top w:val="none" w:sz="0" w:space="0" w:color="auto"/>
        <w:left w:val="none" w:sz="0" w:space="0" w:color="auto"/>
        <w:bottom w:val="none" w:sz="0" w:space="0" w:color="auto"/>
        <w:right w:val="none" w:sz="0" w:space="0" w:color="auto"/>
      </w:divBdr>
      <w:divsChild>
        <w:div w:id="1218013488">
          <w:marLeft w:val="640"/>
          <w:marRight w:val="0"/>
          <w:marTop w:val="0"/>
          <w:marBottom w:val="0"/>
          <w:divBdr>
            <w:top w:val="none" w:sz="0" w:space="0" w:color="auto"/>
            <w:left w:val="none" w:sz="0" w:space="0" w:color="auto"/>
            <w:bottom w:val="none" w:sz="0" w:space="0" w:color="auto"/>
            <w:right w:val="none" w:sz="0" w:space="0" w:color="auto"/>
          </w:divBdr>
        </w:div>
        <w:div w:id="1891459889">
          <w:marLeft w:val="640"/>
          <w:marRight w:val="0"/>
          <w:marTop w:val="0"/>
          <w:marBottom w:val="0"/>
          <w:divBdr>
            <w:top w:val="none" w:sz="0" w:space="0" w:color="auto"/>
            <w:left w:val="none" w:sz="0" w:space="0" w:color="auto"/>
            <w:bottom w:val="none" w:sz="0" w:space="0" w:color="auto"/>
            <w:right w:val="none" w:sz="0" w:space="0" w:color="auto"/>
          </w:divBdr>
        </w:div>
        <w:div w:id="1858226545">
          <w:marLeft w:val="640"/>
          <w:marRight w:val="0"/>
          <w:marTop w:val="0"/>
          <w:marBottom w:val="0"/>
          <w:divBdr>
            <w:top w:val="none" w:sz="0" w:space="0" w:color="auto"/>
            <w:left w:val="none" w:sz="0" w:space="0" w:color="auto"/>
            <w:bottom w:val="none" w:sz="0" w:space="0" w:color="auto"/>
            <w:right w:val="none" w:sz="0" w:space="0" w:color="auto"/>
          </w:divBdr>
        </w:div>
        <w:div w:id="290017465">
          <w:marLeft w:val="640"/>
          <w:marRight w:val="0"/>
          <w:marTop w:val="0"/>
          <w:marBottom w:val="0"/>
          <w:divBdr>
            <w:top w:val="none" w:sz="0" w:space="0" w:color="auto"/>
            <w:left w:val="none" w:sz="0" w:space="0" w:color="auto"/>
            <w:bottom w:val="none" w:sz="0" w:space="0" w:color="auto"/>
            <w:right w:val="none" w:sz="0" w:space="0" w:color="auto"/>
          </w:divBdr>
        </w:div>
        <w:div w:id="1807357427">
          <w:marLeft w:val="640"/>
          <w:marRight w:val="0"/>
          <w:marTop w:val="0"/>
          <w:marBottom w:val="0"/>
          <w:divBdr>
            <w:top w:val="none" w:sz="0" w:space="0" w:color="auto"/>
            <w:left w:val="none" w:sz="0" w:space="0" w:color="auto"/>
            <w:bottom w:val="none" w:sz="0" w:space="0" w:color="auto"/>
            <w:right w:val="none" w:sz="0" w:space="0" w:color="auto"/>
          </w:divBdr>
        </w:div>
        <w:div w:id="672343959">
          <w:marLeft w:val="640"/>
          <w:marRight w:val="0"/>
          <w:marTop w:val="0"/>
          <w:marBottom w:val="0"/>
          <w:divBdr>
            <w:top w:val="none" w:sz="0" w:space="0" w:color="auto"/>
            <w:left w:val="none" w:sz="0" w:space="0" w:color="auto"/>
            <w:bottom w:val="none" w:sz="0" w:space="0" w:color="auto"/>
            <w:right w:val="none" w:sz="0" w:space="0" w:color="auto"/>
          </w:divBdr>
        </w:div>
        <w:div w:id="1809929496">
          <w:marLeft w:val="640"/>
          <w:marRight w:val="0"/>
          <w:marTop w:val="0"/>
          <w:marBottom w:val="0"/>
          <w:divBdr>
            <w:top w:val="none" w:sz="0" w:space="0" w:color="auto"/>
            <w:left w:val="none" w:sz="0" w:space="0" w:color="auto"/>
            <w:bottom w:val="none" w:sz="0" w:space="0" w:color="auto"/>
            <w:right w:val="none" w:sz="0" w:space="0" w:color="auto"/>
          </w:divBdr>
        </w:div>
        <w:div w:id="723287293">
          <w:marLeft w:val="640"/>
          <w:marRight w:val="0"/>
          <w:marTop w:val="0"/>
          <w:marBottom w:val="0"/>
          <w:divBdr>
            <w:top w:val="none" w:sz="0" w:space="0" w:color="auto"/>
            <w:left w:val="none" w:sz="0" w:space="0" w:color="auto"/>
            <w:bottom w:val="none" w:sz="0" w:space="0" w:color="auto"/>
            <w:right w:val="none" w:sz="0" w:space="0" w:color="auto"/>
          </w:divBdr>
        </w:div>
        <w:div w:id="536359420">
          <w:marLeft w:val="640"/>
          <w:marRight w:val="0"/>
          <w:marTop w:val="0"/>
          <w:marBottom w:val="0"/>
          <w:divBdr>
            <w:top w:val="none" w:sz="0" w:space="0" w:color="auto"/>
            <w:left w:val="none" w:sz="0" w:space="0" w:color="auto"/>
            <w:bottom w:val="none" w:sz="0" w:space="0" w:color="auto"/>
            <w:right w:val="none" w:sz="0" w:space="0" w:color="auto"/>
          </w:divBdr>
        </w:div>
        <w:div w:id="542715266">
          <w:marLeft w:val="640"/>
          <w:marRight w:val="0"/>
          <w:marTop w:val="0"/>
          <w:marBottom w:val="0"/>
          <w:divBdr>
            <w:top w:val="none" w:sz="0" w:space="0" w:color="auto"/>
            <w:left w:val="none" w:sz="0" w:space="0" w:color="auto"/>
            <w:bottom w:val="none" w:sz="0" w:space="0" w:color="auto"/>
            <w:right w:val="none" w:sz="0" w:space="0" w:color="auto"/>
          </w:divBdr>
        </w:div>
        <w:div w:id="1602377933">
          <w:marLeft w:val="640"/>
          <w:marRight w:val="0"/>
          <w:marTop w:val="0"/>
          <w:marBottom w:val="0"/>
          <w:divBdr>
            <w:top w:val="none" w:sz="0" w:space="0" w:color="auto"/>
            <w:left w:val="none" w:sz="0" w:space="0" w:color="auto"/>
            <w:bottom w:val="none" w:sz="0" w:space="0" w:color="auto"/>
            <w:right w:val="none" w:sz="0" w:space="0" w:color="auto"/>
          </w:divBdr>
        </w:div>
        <w:div w:id="1088772729">
          <w:marLeft w:val="640"/>
          <w:marRight w:val="0"/>
          <w:marTop w:val="0"/>
          <w:marBottom w:val="0"/>
          <w:divBdr>
            <w:top w:val="none" w:sz="0" w:space="0" w:color="auto"/>
            <w:left w:val="none" w:sz="0" w:space="0" w:color="auto"/>
            <w:bottom w:val="none" w:sz="0" w:space="0" w:color="auto"/>
            <w:right w:val="none" w:sz="0" w:space="0" w:color="auto"/>
          </w:divBdr>
        </w:div>
        <w:div w:id="1760104488">
          <w:marLeft w:val="640"/>
          <w:marRight w:val="0"/>
          <w:marTop w:val="0"/>
          <w:marBottom w:val="0"/>
          <w:divBdr>
            <w:top w:val="none" w:sz="0" w:space="0" w:color="auto"/>
            <w:left w:val="none" w:sz="0" w:space="0" w:color="auto"/>
            <w:bottom w:val="none" w:sz="0" w:space="0" w:color="auto"/>
            <w:right w:val="none" w:sz="0" w:space="0" w:color="auto"/>
          </w:divBdr>
        </w:div>
        <w:div w:id="1466581657">
          <w:marLeft w:val="640"/>
          <w:marRight w:val="0"/>
          <w:marTop w:val="0"/>
          <w:marBottom w:val="0"/>
          <w:divBdr>
            <w:top w:val="none" w:sz="0" w:space="0" w:color="auto"/>
            <w:left w:val="none" w:sz="0" w:space="0" w:color="auto"/>
            <w:bottom w:val="none" w:sz="0" w:space="0" w:color="auto"/>
            <w:right w:val="none" w:sz="0" w:space="0" w:color="auto"/>
          </w:divBdr>
        </w:div>
        <w:div w:id="1998995498">
          <w:marLeft w:val="640"/>
          <w:marRight w:val="0"/>
          <w:marTop w:val="0"/>
          <w:marBottom w:val="0"/>
          <w:divBdr>
            <w:top w:val="none" w:sz="0" w:space="0" w:color="auto"/>
            <w:left w:val="none" w:sz="0" w:space="0" w:color="auto"/>
            <w:bottom w:val="none" w:sz="0" w:space="0" w:color="auto"/>
            <w:right w:val="none" w:sz="0" w:space="0" w:color="auto"/>
          </w:divBdr>
        </w:div>
        <w:div w:id="405104935">
          <w:marLeft w:val="640"/>
          <w:marRight w:val="0"/>
          <w:marTop w:val="0"/>
          <w:marBottom w:val="0"/>
          <w:divBdr>
            <w:top w:val="none" w:sz="0" w:space="0" w:color="auto"/>
            <w:left w:val="none" w:sz="0" w:space="0" w:color="auto"/>
            <w:bottom w:val="none" w:sz="0" w:space="0" w:color="auto"/>
            <w:right w:val="none" w:sz="0" w:space="0" w:color="auto"/>
          </w:divBdr>
        </w:div>
        <w:div w:id="626550877">
          <w:marLeft w:val="640"/>
          <w:marRight w:val="0"/>
          <w:marTop w:val="0"/>
          <w:marBottom w:val="0"/>
          <w:divBdr>
            <w:top w:val="none" w:sz="0" w:space="0" w:color="auto"/>
            <w:left w:val="none" w:sz="0" w:space="0" w:color="auto"/>
            <w:bottom w:val="none" w:sz="0" w:space="0" w:color="auto"/>
            <w:right w:val="none" w:sz="0" w:space="0" w:color="auto"/>
          </w:divBdr>
        </w:div>
        <w:div w:id="1887519385">
          <w:marLeft w:val="640"/>
          <w:marRight w:val="0"/>
          <w:marTop w:val="0"/>
          <w:marBottom w:val="0"/>
          <w:divBdr>
            <w:top w:val="none" w:sz="0" w:space="0" w:color="auto"/>
            <w:left w:val="none" w:sz="0" w:space="0" w:color="auto"/>
            <w:bottom w:val="none" w:sz="0" w:space="0" w:color="auto"/>
            <w:right w:val="none" w:sz="0" w:space="0" w:color="auto"/>
          </w:divBdr>
        </w:div>
        <w:div w:id="280962776">
          <w:marLeft w:val="640"/>
          <w:marRight w:val="0"/>
          <w:marTop w:val="0"/>
          <w:marBottom w:val="0"/>
          <w:divBdr>
            <w:top w:val="none" w:sz="0" w:space="0" w:color="auto"/>
            <w:left w:val="none" w:sz="0" w:space="0" w:color="auto"/>
            <w:bottom w:val="none" w:sz="0" w:space="0" w:color="auto"/>
            <w:right w:val="none" w:sz="0" w:space="0" w:color="auto"/>
          </w:divBdr>
        </w:div>
        <w:div w:id="758257656">
          <w:marLeft w:val="640"/>
          <w:marRight w:val="0"/>
          <w:marTop w:val="0"/>
          <w:marBottom w:val="0"/>
          <w:divBdr>
            <w:top w:val="none" w:sz="0" w:space="0" w:color="auto"/>
            <w:left w:val="none" w:sz="0" w:space="0" w:color="auto"/>
            <w:bottom w:val="none" w:sz="0" w:space="0" w:color="auto"/>
            <w:right w:val="none" w:sz="0" w:space="0" w:color="auto"/>
          </w:divBdr>
        </w:div>
        <w:div w:id="633681816">
          <w:marLeft w:val="640"/>
          <w:marRight w:val="0"/>
          <w:marTop w:val="0"/>
          <w:marBottom w:val="0"/>
          <w:divBdr>
            <w:top w:val="none" w:sz="0" w:space="0" w:color="auto"/>
            <w:left w:val="none" w:sz="0" w:space="0" w:color="auto"/>
            <w:bottom w:val="none" w:sz="0" w:space="0" w:color="auto"/>
            <w:right w:val="none" w:sz="0" w:space="0" w:color="auto"/>
          </w:divBdr>
        </w:div>
        <w:div w:id="1546067701">
          <w:marLeft w:val="640"/>
          <w:marRight w:val="0"/>
          <w:marTop w:val="0"/>
          <w:marBottom w:val="0"/>
          <w:divBdr>
            <w:top w:val="none" w:sz="0" w:space="0" w:color="auto"/>
            <w:left w:val="none" w:sz="0" w:space="0" w:color="auto"/>
            <w:bottom w:val="none" w:sz="0" w:space="0" w:color="auto"/>
            <w:right w:val="none" w:sz="0" w:space="0" w:color="auto"/>
          </w:divBdr>
        </w:div>
        <w:div w:id="702249551">
          <w:marLeft w:val="640"/>
          <w:marRight w:val="0"/>
          <w:marTop w:val="0"/>
          <w:marBottom w:val="0"/>
          <w:divBdr>
            <w:top w:val="none" w:sz="0" w:space="0" w:color="auto"/>
            <w:left w:val="none" w:sz="0" w:space="0" w:color="auto"/>
            <w:bottom w:val="none" w:sz="0" w:space="0" w:color="auto"/>
            <w:right w:val="none" w:sz="0" w:space="0" w:color="auto"/>
          </w:divBdr>
        </w:div>
        <w:div w:id="1635142213">
          <w:marLeft w:val="640"/>
          <w:marRight w:val="0"/>
          <w:marTop w:val="0"/>
          <w:marBottom w:val="0"/>
          <w:divBdr>
            <w:top w:val="none" w:sz="0" w:space="0" w:color="auto"/>
            <w:left w:val="none" w:sz="0" w:space="0" w:color="auto"/>
            <w:bottom w:val="none" w:sz="0" w:space="0" w:color="auto"/>
            <w:right w:val="none" w:sz="0" w:space="0" w:color="auto"/>
          </w:divBdr>
        </w:div>
        <w:div w:id="1676690510">
          <w:marLeft w:val="640"/>
          <w:marRight w:val="0"/>
          <w:marTop w:val="0"/>
          <w:marBottom w:val="0"/>
          <w:divBdr>
            <w:top w:val="none" w:sz="0" w:space="0" w:color="auto"/>
            <w:left w:val="none" w:sz="0" w:space="0" w:color="auto"/>
            <w:bottom w:val="none" w:sz="0" w:space="0" w:color="auto"/>
            <w:right w:val="none" w:sz="0" w:space="0" w:color="auto"/>
          </w:divBdr>
        </w:div>
        <w:div w:id="1847135770">
          <w:marLeft w:val="640"/>
          <w:marRight w:val="0"/>
          <w:marTop w:val="0"/>
          <w:marBottom w:val="0"/>
          <w:divBdr>
            <w:top w:val="none" w:sz="0" w:space="0" w:color="auto"/>
            <w:left w:val="none" w:sz="0" w:space="0" w:color="auto"/>
            <w:bottom w:val="none" w:sz="0" w:space="0" w:color="auto"/>
            <w:right w:val="none" w:sz="0" w:space="0" w:color="auto"/>
          </w:divBdr>
        </w:div>
        <w:div w:id="187645773">
          <w:marLeft w:val="640"/>
          <w:marRight w:val="0"/>
          <w:marTop w:val="0"/>
          <w:marBottom w:val="0"/>
          <w:divBdr>
            <w:top w:val="none" w:sz="0" w:space="0" w:color="auto"/>
            <w:left w:val="none" w:sz="0" w:space="0" w:color="auto"/>
            <w:bottom w:val="none" w:sz="0" w:space="0" w:color="auto"/>
            <w:right w:val="none" w:sz="0" w:space="0" w:color="auto"/>
          </w:divBdr>
        </w:div>
        <w:div w:id="242491098">
          <w:marLeft w:val="640"/>
          <w:marRight w:val="0"/>
          <w:marTop w:val="0"/>
          <w:marBottom w:val="0"/>
          <w:divBdr>
            <w:top w:val="none" w:sz="0" w:space="0" w:color="auto"/>
            <w:left w:val="none" w:sz="0" w:space="0" w:color="auto"/>
            <w:bottom w:val="none" w:sz="0" w:space="0" w:color="auto"/>
            <w:right w:val="none" w:sz="0" w:space="0" w:color="auto"/>
          </w:divBdr>
        </w:div>
        <w:div w:id="806629249">
          <w:marLeft w:val="640"/>
          <w:marRight w:val="0"/>
          <w:marTop w:val="0"/>
          <w:marBottom w:val="0"/>
          <w:divBdr>
            <w:top w:val="none" w:sz="0" w:space="0" w:color="auto"/>
            <w:left w:val="none" w:sz="0" w:space="0" w:color="auto"/>
            <w:bottom w:val="none" w:sz="0" w:space="0" w:color="auto"/>
            <w:right w:val="none" w:sz="0" w:space="0" w:color="auto"/>
          </w:divBdr>
        </w:div>
        <w:div w:id="1867060250">
          <w:marLeft w:val="640"/>
          <w:marRight w:val="0"/>
          <w:marTop w:val="0"/>
          <w:marBottom w:val="0"/>
          <w:divBdr>
            <w:top w:val="none" w:sz="0" w:space="0" w:color="auto"/>
            <w:left w:val="none" w:sz="0" w:space="0" w:color="auto"/>
            <w:bottom w:val="none" w:sz="0" w:space="0" w:color="auto"/>
            <w:right w:val="none" w:sz="0" w:space="0" w:color="auto"/>
          </w:divBdr>
        </w:div>
        <w:div w:id="1040323526">
          <w:marLeft w:val="640"/>
          <w:marRight w:val="0"/>
          <w:marTop w:val="0"/>
          <w:marBottom w:val="0"/>
          <w:divBdr>
            <w:top w:val="none" w:sz="0" w:space="0" w:color="auto"/>
            <w:left w:val="none" w:sz="0" w:space="0" w:color="auto"/>
            <w:bottom w:val="none" w:sz="0" w:space="0" w:color="auto"/>
            <w:right w:val="none" w:sz="0" w:space="0" w:color="auto"/>
          </w:divBdr>
        </w:div>
        <w:div w:id="630866156">
          <w:marLeft w:val="640"/>
          <w:marRight w:val="0"/>
          <w:marTop w:val="0"/>
          <w:marBottom w:val="0"/>
          <w:divBdr>
            <w:top w:val="none" w:sz="0" w:space="0" w:color="auto"/>
            <w:left w:val="none" w:sz="0" w:space="0" w:color="auto"/>
            <w:bottom w:val="none" w:sz="0" w:space="0" w:color="auto"/>
            <w:right w:val="none" w:sz="0" w:space="0" w:color="auto"/>
          </w:divBdr>
        </w:div>
        <w:div w:id="1043678540">
          <w:marLeft w:val="640"/>
          <w:marRight w:val="0"/>
          <w:marTop w:val="0"/>
          <w:marBottom w:val="0"/>
          <w:divBdr>
            <w:top w:val="none" w:sz="0" w:space="0" w:color="auto"/>
            <w:left w:val="none" w:sz="0" w:space="0" w:color="auto"/>
            <w:bottom w:val="none" w:sz="0" w:space="0" w:color="auto"/>
            <w:right w:val="none" w:sz="0" w:space="0" w:color="auto"/>
          </w:divBdr>
        </w:div>
        <w:div w:id="351029895">
          <w:marLeft w:val="640"/>
          <w:marRight w:val="0"/>
          <w:marTop w:val="0"/>
          <w:marBottom w:val="0"/>
          <w:divBdr>
            <w:top w:val="none" w:sz="0" w:space="0" w:color="auto"/>
            <w:left w:val="none" w:sz="0" w:space="0" w:color="auto"/>
            <w:bottom w:val="none" w:sz="0" w:space="0" w:color="auto"/>
            <w:right w:val="none" w:sz="0" w:space="0" w:color="auto"/>
          </w:divBdr>
        </w:div>
      </w:divsChild>
    </w:div>
    <w:div w:id="1156923649">
      <w:bodyDiv w:val="1"/>
      <w:marLeft w:val="0"/>
      <w:marRight w:val="0"/>
      <w:marTop w:val="0"/>
      <w:marBottom w:val="0"/>
      <w:divBdr>
        <w:top w:val="none" w:sz="0" w:space="0" w:color="auto"/>
        <w:left w:val="none" w:sz="0" w:space="0" w:color="auto"/>
        <w:bottom w:val="none" w:sz="0" w:space="0" w:color="auto"/>
        <w:right w:val="none" w:sz="0" w:space="0" w:color="auto"/>
      </w:divBdr>
    </w:div>
    <w:div w:id="1158958133">
      <w:bodyDiv w:val="1"/>
      <w:marLeft w:val="0"/>
      <w:marRight w:val="0"/>
      <w:marTop w:val="0"/>
      <w:marBottom w:val="0"/>
      <w:divBdr>
        <w:top w:val="none" w:sz="0" w:space="0" w:color="auto"/>
        <w:left w:val="none" w:sz="0" w:space="0" w:color="auto"/>
        <w:bottom w:val="none" w:sz="0" w:space="0" w:color="auto"/>
        <w:right w:val="none" w:sz="0" w:space="0" w:color="auto"/>
      </w:divBdr>
    </w:div>
    <w:div w:id="1160271866">
      <w:bodyDiv w:val="1"/>
      <w:marLeft w:val="0"/>
      <w:marRight w:val="0"/>
      <w:marTop w:val="0"/>
      <w:marBottom w:val="0"/>
      <w:divBdr>
        <w:top w:val="none" w:sz="0" w:space="0" w:color="auto"/>
        <w:left w:val="none" w:sz="0" w:space="0" w:color="auto"/>
        <w:bottom w:val="none" w:sz="0" w:space="0" w:color="auto"/>
        <w:right w:val="none" w:sz="0" w:space="0" w:color="auto"/>
      </w:divBdr>
    </w:div>
    <w:div w:id="1161429553">
      <w:bodyDiv w:val="1"/>
      <w:marLeft w:val="0"/>
      <w:marRight w:val="0"/>
      <w:marTop w:val="0"/>
      <w:marBottom w:val="0"/>
      <w:divBdr>
        <w:top w:val="none" w:sz="0" w:space="0" w:color="auto"/>
        <w:left w:val="none" w:sz="0" w:space="0" w:color="auto"/>
        <w:bottom w:val="none" w:sz="0" w:space="0" w:color="auto"/>
        <w:right w:val="none" w:sz="0" w:space="0" w:color="auto"/>
      </w:divBdr>
      <w:divsChild>
        <w:div w:id="1403406233">
          <w:marLeft w:val="640"/>
          <w:marRight w:val="0"/>
          <w:marTop w:val="0"/>
          <w:marBottom w:val="0"/>
          <w:divBdr>
            <w:top w:val="none" w:sz="0" w:space="0" w:color="auto"/>
            <w:left w:val="none" w:sz="0" w:space="0" w:color="auto"/>
            <w:bottom w:val="none" w:sz="0" w:space="0" w:color="auto"/>
            <w:right w:val="none" w:sz="0" w:space="0" w:color="auto"/>
          </w:divBdr>
        </w:div>
        <w:div w:id="1601571072">
          <w:marLeft w:val="640"/>
          <w:marRight w:val="0"/>
          <w:marTop w:val="0"/>
          <w:marBottom w:val="0"/>
          <w:divBdr>
            <w:top w:val="none" w:sz="0" w:space="0" w:color="auto"/>
            <w:left w:val="none" w:sz="0" w:space="0" w:color="auto"/>
            <w:bottom w:val="none" w:sz="0" w:space="0" w:color="auto"/>
            <w:right w:val="none" w:sz="0" w:space="0" w:color="auto"/>
          </w:divBdr>
        </w:div>
        <w:div w:id="1512258192">
          <w:marLeft w:val="640"/>
          <w:marRight w:val="0"/>
          <w:marTop w:val="0"/>
          <w:marBottom w:val="0"/>
          <w:divBdr>
            <w:top w:val="none" w:sz="0" w:space="0" w:color="auto"/>
            <w:left w:val="none" w:sz="0" w:space="0" w:color="auto"/>
            <w:bottom w:val="none" w:sz="0" w:space="0" w:color="auto"/>
            <w:right w:val="none" w:sz="0" w:space="0" w:color="auto"/>
          </w:divBdr>
        </w:div>
        <w:div w:id="880560523">
          <w:marLeft w:val="640"/>
          <w:marRight w:val="0"/>
          <w:marTop w:val="0"/>
          <w:marBottom w:val="0"/>
          <w:divBdr>
            <w:top w:val="none" w:sz="0" w:space="0" w:color="auto"/>
            <w:left w:val="none" w:sz="0" w:space="0" w:color="auto"/>
            <w:bottom w:val="none" w:sz="0" w:space="0" w:color="auto"/>
            <w:right w:val="none" w:sz="0" w:space="0" w:color="auto"/>
          </w:divBdr>
        </w:div>
        <w:div w:id="171342061">
          <w:marLeft w:val="640"/>
          <w:marRight w:val="0"/>
          <w:marTop w:val="0"/>
          <w:marBottom w:val="0"/>
          <w:divBdr>
            <w:top w:val="none" w:sz="0" w:space="0" w:color="auto"/>
            <w:left w:val="none" w:sz="0" w:space="0" w:color="auto"/>
            <w:bottom w:val="none" w:sz="0" w:space="0" w:color="auto"/>
            <w:right w:val="none" w:sz="0" w:space="0" w:color="auto"/>
          </w:divBdr>
        </w:div>
        <w:div w:id="996999301">
          <w:marLeft w:val="640"/>
          <w:marRight w:val="0"/>
          <w:marTop w:val="0"/>
          <w:marBottom w:val="0"/>
          <w:divBdr>
            <w:top w:val="none" w:sz="0" w:space="0" w:color="auto"/>
            <w:left w:val="none" w:sz="0" w:space="0" w:color="auto"/>
            <w:bottom w:val="none" w:sz="0" w:space="0" w:color="auto"/>
            <w:right w:val="none" w:sz="0" w:space="0" w:color="auto"/>
          </w:divBdr>
        </w:div>
        <w:div w:id="1930962308">
          <w:marLeft w:val="640"/>
          <w:marRight w:val="0"/>
          <w:marTop w:val="0"/>
          <w:marBottom w:val="0"/>
          <w:divBdr>
            <w:top w:val="none" w:sz="0" w:space="0" w:color="auto"/>
            <w:left w:val="none" w:sz="0" w:space="0" w:color="auto"/>
            <w:bottom w:val="none" w:sz="0" w:space="0" w:color="auto"/>
            <w:right w:val="none" w:sz="0" w:space="0" w:color="auto"/>
          </w:divBdr>
        </w:div>
        <w:div w:id="1209802864">
          <w:marLeft w:val="640"/>
          <w:marRight w:val="0"/>
          <w:marTop w:val="0"/>
          <w:marBottom w:val="0"/>
          <w:divBdr>
            <w:top w:val="none" w:sz="0" w:space="0" w:color="auto"/>
            <w:left w:val="none" w:sz="0" w:space="0" w:color="auto"/>
            <w:bottom w:val="none" w:sz="0" w:space="0" w:color="auto"/>
            <w:right w:val="none" w:sz="0" w:space="0" w:color="auto"/>
          </w:divBdr>
        </w:div>
        <w:div w:id="110588046">
          <w:marLeft w:val="640"/>
          <w:marRight w:val="0"/>
          <w:marTop w:val="0"/>
          <w:marBottom w:val="0"/>
          <w:divBdr>
            <w:top w:val="none" w:sz="0" w:space="0" w:color="auto"/>
            <w:left w:val="none" w:sz="0" w:space="0" w:color="auto"/>
            <w:bottom w:val="none" w:sz="0" w:space="0" w:color="auto"/>
            <w:right w:val="none" w:sz="0" w:space="0" w:color="auto"/>
          </w:divBdr>
        </w:div>
        <w:div w:id="851410263">
          <w:marLeft w:val="640"/>
          <w:marRight w:val="0"/>
          <w:marTop w:val="0"/>
          <w:marBottom w:val="0"/>
          <w:divBdr>
            <w:top w:val="none" w:sz="0" w:space="0" w:color="auto"/>
            <w:left w:val="none" w:sz="0" w:space="0" w:color="auto"/>
            <w:bottom w:val="none" w:sz="0" w:space="0" w:color="auto"/>
            <w:right w:val="none" w:sz="0" w:space="0" w:color="auto"/>
          </w:divBdr>
        </w:div>
        <w:div w:id="268515634">
          <w:marLeft w:val="640"/>
          <w:marRight w:val="0"/>
          <w:marTop w:val="0"/>
          <w:marBottom w:val="0"/>
          <w:divBdr>
            <w:top w:val="none" w:sz="0" w:space="0" w:color="auto"/>
            <w:left w:val="none" w:sz="0" w:space="0" w:color="auto"/>
            <w:bottom w:val="none" w:sz="0" w:space="0" w:color="auto"/>
            <w:right w:val="none" w:sz="0" w:space="0" w:color="auto"/>
          </w:divBdr>
        </w:div>
        <w:div w:id="1231692022">
          <w:marLeft w:val="640"/>
          <w:marRight w:val="0"/>
          <w:marTop w:val="0"/>
          <w:marBottom w:val="0"/>
          <w:divBdr>
            <w:top w:val="none" w:sz="0" w:space="0" w:color="auto"/>
            <w:left w:val="none" w:sz="0" w:space="0" w:color="auto"/>
            <w:bottom w:val="none" w:sz="0" w:space="0" w:color="auto"/>
            <w:right w:val="none" w:sz="0" w:space="0" w:color="auto"/>
          </w:divBdr>
        </w:div>
        <w:div w:id="164050478">
          <w:marLeft w:val="640"/>
          <w:marRight w:val="0"/>
          <w:marTop w:val="0"/>
          <w:marBottom w:val="0"/>
          <w:divBdr>
            <w:top w:val="none" w:sz="0" w:space="0" w:color="auto"/>
            <w:left w:val="none" w:sz="0" w:space="0" w:color="auto"/>
            <w:bottom w:val="none" w:sz="0" w:space="0" w:color="auto"/>
            <w:right w:val="none" w:sz="0" w:space="0" w:color="auto"/>
          </w:divBdr>
        </w:div>
        <w:div w:id="721757092">
          <w:marLeft w:val="640"/>
          <w:marRight w:val="0"/>
          <w:marTop w:val="0"/>
          <w:marBottom w:val="0"/>
          <w:divBdr>
            <w:top w:val="none" w:sz="0" w:space="0" w:color="auto"/>
            <w:left w:val="none" w:sz="0" w:space="0" w:color="auto"/>
            <w:bottom w:val="none" w:sz="0" w:space="0" w:color="auto"/>
            <w:right w:val="none" w:sz="0" w:space="0" w:color="auto"/>
          </w:divBdr>
        </w:div>
        <w:div w:id="1274090342">
          <w:marLeft w:val="640"/>
          <w:marRight w:val="0"/>
          <w:marTop w:val="0"/>
          <w:marBottom w:val="0"/>
          <w:divBdr>
            <w:top w:val="none" w:sz="0" w:space="0" w:color="auto"/>
            <w:left w:val="none" w:sz="0" w:space="0" w:color="auto"/>
            <w:bottom w:val="none" w:sz="0" w:space="0" w:color="auto"/>
            <w:right w:val="none" w:sz="0" w:space="0" w:color="auto"/>
          </w:divBdr>
        </w:div>
        <w:div w:id="1184398268">
          <w:marLeft w:val="640"/>
          <w:marRight w:val="0"/>
          <w:marTop w:val="0"/>
          <w:marBottom w:val="0"/>
          <w:divBdr>
            <w:top w:val="none" w:sz="0" w:space="0" w:color="auto"/>
            <w:left w:val="none" w:sz="0" w:space="0" w:color="auto"/>
            <w:bottom w:val="none" w:sz="0" w:space="0" w:color="auto"/>
            <w:right w:val="none" w:sz="0" w:space="0" w:color="auto"/>
          </w:divBdr>
        </w:div>
        <w:div w:id="35586393">
          <w:marLeft w:val="640"/>
          <w:marRight w:val="0"/>
          <w:marTop w:val="0"/>
          <w:marBottom w:val="0"/>
          <w:divBdr>
            <w:top w:val="none" w:sz="0" w:space="0" w:color="auto"/>
            <w:left w:val="none" w:sz="0" w:space="0" w:color="auto"/>
            <w:bottom w:val="none" w:sz="0" w:space="0" w:color="auto"/>
            <w:right w:val="none" w:sz="0" w:space="0" w:color="auto"/>
          </w:divBdr>
        </w:div>
        <w:div w:id="685327861">
          <w:marLeft w:val="640"/>
          <w:marRight w:val="0"/>
          <w:marTop w:val="0"/>
          <w:marBottom w:val="0"/>
          <w:divBdr>
            <w:top w:val="none" w:sz="0" w:space="0" w:color="auto"/>
            <w:left w:val="none" w:sz="0" w:space="0" w:color="auto"/>
            <w:bottom w:val="none" w:sz="0" w:space="0" w:color="auto"/>
            <w:right w:val="none" w:sz="0" w:space="0" w:color="auto"/>
          </w:divBdr>
        </w:div>
        <w:div w:id="1702780019">
          <w:marLeft w:val="640"/>
          <w:marRight w:val="0"/>
          <w:marTop w:val="0"/>
          <w:marBottom w:val="0"/>
          <w:divBdr>
            <w:top w:val="none" w:sz="0" w:space="0" w:color="auto"/>
            <w:left w:val="none" w:sz="0" w:space="0" w:color="auto"/>
            <w:bottom w:val="none" w:sz="0" w:space="0" w:color="auto"/>
            <w:right w:val="none" w:sz="0" w:space="0" w:color="auto"/>
          </w:divBdr>
        </w:div>
        <w:div w:id="1398817332">
          <w:marLeft w:val="640"/>
          <w:marRight w:val="0"/>
          <w:marTop w:val="0"/>
          <w:marBottom w:val="0"/>
          <w:divBdr>
            <w:top w:val="none" w:sz="0" w:space="0" w:color="auto"/>
            <w:left w:val="none" w:sz="0" w:space="0" w:color="auto"/>
            <w:bottom w:val="none" w:sz="0" w:space="0" w:color="auto"/>
            <w:right w:val="none" w:sz="0" w:space="0" w:color="auto"/>
          </w:divBdr>
        </w:div>
        <w:div w:id="1918130178">
          <w:marLeft w:val="640"/>
          <w:marRight w:val="0"/>
          <w:marTop w:val="0"/>
          <w:marBottom w:val="0"/>
          <w:divBdr>
            <w:top w:val="none" w:sz="0" w:space="0" w:color="auto"/>
            <w:left w:val="none" w:sz="0" w:space="0" w:color="auto"/>
            <w:bottom w:val="none" w:sz="0" w:space="0" w:color="auto"/>
            <w:right w:val="none" w:sz="0" w:space="0" w:color="auto"/>
          </w:divBdr>
        </w:div>
        <w:div w:id="1531917580">
          <w:marLeft w:val="640"/>
          <w:marRight w:val="0"/>
          <w:marTop w:val="0"/>
          <w:marBottom w:val="0"/>
          <w:divBdr>
            <w:top w:val="none" w:sz="0" w:space="0" w:color="auto"/>
            <w:left w:val="none" w:sz="0" w:space="0" w:color="auto"/>
            <w:bottom w:val="none" w:sz="0" w:space="0" w:color="auto"/>
            <w:right w:val="none" w:sz="0" w:space="0" w:color="auto"/>
          </w:divBdr>
        </w:div>
        <w:div w:id="548346229">
          <w:marLeft w:val="640"/>
          <w:marRight w:val="0"/>
          <w:marTop w:val="0"/>
          <w:marBottom w:val="0"/>
          <w:divBdr>
            <w:top w:val="none" w:sz="0" w:space="0" w:color="auto"/>
            <w:left w:val="none" w:sz="0" w:space="0" w:color="auto"/>
            <w:bottom w:val="none" w:sz="0" w:space="0" w:color="auto"/>
            <w:right w:val="none" w:sz="0" w:space="0" w:color="auto"/>
          </w:divBdr>
        </w:div>
        <w:div w:id="771514371">
          <w:marLeft w:val="640"/>
          <w:marRight w:val="0"/>
          <w:marTop w:val="0"/>
          <w:marBottom w:val="0"/>
          <w:divBdr>
            <w:top w:val="none" w:sz="0" w:space="0" w:color="auto"/>
            <w:left w:val="none" w:sz="0" w:space="0" w:color="auto"/>
            <w:bottom w:val="none" w:sz="0" w:space="0" w:color="auto"/>
            <w:right w:val="none" w:sz="0" w:space="0" w:color="auto"/>
          </w:divBdr>
        </w:div>
        <w:div w:id="1743521066">
          <w:marLeft w:val="640"/>
          <w:marRight w:val="0"/>
          <w:marTop w:val="0"/>
          <w:marBottom w:val="0"/>
          <w:divBdr>
            <w:top w:val="none" w:sz="0" w:space="0" w:color="auto"/>
            <w:left w:val="none" w:sz="0" w:space="0" w:color="auto"/>
            <w:bottom w:val="none" w:sz="0" w:space="0" w:color="auto"/>
            <w:right w:val="none" w:sz="0" w:space="0" w:color="auto"/>
          </w:divBdr>
        </w:div>
        <w:div w:id="378164205">
          <w:marLeft w:val="640"/>
          <w:marRight w:val="0"/>
          <w:marTop w:val="0"/>
          <w:marBottom w:val="0"/>
          <w:divBdr>
            <w:top w:val="none" w:sz="0" w:space="0" w:color="auto"/>
            <w:left w:val="none" w:sz="0" w:space="0" w:color="auto"/>
            <w:bottom w:val="none" w:sz="0" w:space="0" w:color="auto"/>
            <w:right w:val="none" w:sz="0" w:space="0" w:color="auto"/>
          </w:divBdr>
        </w:div>
        <w:div w:id="1443456306">
          <w:marLeft w:val="640"/>
          <w:marRight w:val="0"/>
          <w:marTop w:val="0"/>
          <w:marBottom w:val="0"/>
          <w:divBdr>
            <w:top w:val="none" w:sz="0" w:space="0" w:color="auto"/>
            <w:left w:val="none" w:sz="0" w:space="0" w:color="auto"/>
            <w:bottom w:val="none" w:sz="0" w:space="0" w:color="auto"/>
            <w:right w:val="none" w:sz="0" w:space="0" w:color="auto"/>
          </w:divBdr>
        </w:div>
        <w:div w:id="1535339550">
          <w:marLeft w:val="640"/>
          <w:marRight w:val="0"/>
          <w:marTop w:val="0"/>
          <w:marBottom w:val="0"/>
          <w:divBdr>
            <w:top w:val="none" w:sz="0" w:space="0" w:color="auto"/>
            <w:left w:val="none" w:sz="0" w:space="0" w:color="auto"/>
            <w:bottom w:val="none" w:sz="0" w:space="0" w:color="auto"/>
            <w:right w:val="none" w:sz="0" w:space="0" w:color="auto"/>
          </w:divBdr>
        </w:div>
        <w:div w:id="1406219990">
          <w:marLeft w:val="640"/>
          <w:marRight w:val="0"/>
          <w:marTop w:val="0"/>
          <w:marBottom w:val="0"/>
          <w:divBdr>
            <w:top w:val="none" w:sz="0" w:space="0" w:color="auto"/>
            <w:left w:val="none" w:sz="0" w:space="0" w:color="auto"/>
            <w:bottom w:val="none" w:sz="0" w:space="0" w:color="auto"/>
            <w:right w:val="none" w:sz="0" w:space="0" w:color="auto"/>
          </w:divBdr>
        </w:div>
        <w:div w:id="1054160728">
          <w:marLeft w:val="640"/>
          <w:marRight w:val="0"/>
          <w:marTop w:val="0"/>
          <w:marBottom w:val="0"/>
          <w:divBdr>
            <w:top w:val="none" w:sz="0" w:space="0" w:color="auto"/>
            <w:left w:val="none" w:sz="0" w:space="0" w:color="auto"/>
            <w:bottom w:val="none" w:sz="0" w:space="0" w:color="auto"/>
            <w:right w:val="none" w:sz="0" w:space="0" w:color="auto"/>
          </w:divBdr>
        </w:div>
        <w:div w:id="1209954631">
          <w:marLeft w:val="640"/>
          <w:marRight w:val="0"/>
          <w:marTop w:val="0"/>
          <w:marBottom w:val="0"/>
          <w:divBdr>
            <w:top w:val="none" w:sz="0" w:space="0" w:color="auto"/>
            <w:left w:val="none" w:sz="0" w:space="0" w:color="auto"/>
            <w:bottom w:val="none" w:sz="0" w:space="0" w:color="auto"/>
            <w:right w:val="none" w:sz="0" w:space="0" w:color="auto"/>
          </w:divBdr>
        </w:div>
        <w:div w:id="1754430008">
          <w:marLeft w:val="640"/>
          <w:marRight w:val="0"/>
          <w:marTop w:val="0"/>
          <w:marBottom w:val="0"/>
          <w:divBdr>
            <w:top w:val="none" w:sz="0" w:space="0" w:color="auto"/>
            <w:left w:val="none" w:sz="0" w:space="0" w:color="auto"/>
            <w:bottom w:val="none" w:sz="0" w:space="0" w:color="auto"/>
            <w:right w:val="none" w:sz="0" w:space="0" w:color="auto"/>
          </w:divBdr>
        </w:div>
        <w:div w:id="1418943063">
          <w:marLeft w:val="640"/>
          <w:marRight w:val="0"/>
          <w:marTop w:val="0"/>
          <w:marBottom w:val="0"/>
          <w:divBdr>
            <w:top w:val="none" w:sz="0" w:space="0" w:color="auto"/>
            <w:left w:val="none" w:sz="0" w:space="0" w:color="auto"/>
            <w:bottom w:val="none" w:sz="0" w:space="0" w:color="auto"/>
            <w:right w:val="none" w:sz="0" w:space="0" w:color="auto"/>
          </w:divBdr>
        </w:div>
        <w:div w:id="1417702599">
          <w:marLeft w:val="640"/>
          <w:marRight w:val="0"/>
          <w:marTop w:val="0"/>
          <w:marBottom w:val="0"/>
          <w:divBdr>
            <w:top w:val="none" w:sz="0" w:space="0" w:color="auto"/>
            <w:left w:val="none" w:sz="0" w:space="0" w:color="auto"/>
            <w:bottom w:val="none" w:sz="0" w:space="0" w:color="auto"/>
            <w:right w:val="none" w:sz="0" w:space="0" w:color="auto"/>
          </w:divBdr>
        </w:div>
        <w:div w:id="746614859">
          <w:marLeft w:val="640"/>
          <w:marRight w:val="0"/>
          <w:marTop w:val="0"/>
          <w:marBottom w:val="0"/>
          <w:divBdr>
            <w:top w:val="none" w:sz="0" w:space="0" w:color="auto"/>
            <w:left w:val="none" w:sz="0" w:space="0" w:color="auto"/>
            <w:bottom w:val="none" w:sz="0" w:space="0" w:color="auto"/>
            <w:right w:val="none" w:sz="0" w:space="0" w:color="auto"/>
          </w:divBdr>
        </w:div>
        <w:div w:id="113838156">
          <w:marLeft w:val="640"/>
          <w:marRight w:val="0"/>
          <w:marTop w:val="0"/>
          <w:marBottom w:val="0"/>
          <w:divBdr>
            <w:top w:val="none" w:sz="0" w:space="0" w:color="auto"/>
            <w:left w:val="none" w:sz="0" w:space="0" w:color="auto"/>
            <w:bottom w:val="none" w:sz="0" w:space="0" w:color="auto"/>
            <w:right w:val="none" w:sz="0" w:space="0" w:color="auto"/>
          </w:divBdr>
        </w:div>
        <w:div w:id="1560628607">
          <w:marLeft w:val="640"/>
          <w:marRight w:val="0"/>
          <w:marTop w:val="0"/>
          <w:marBottom w:val="0"/>
          <w:divBdr>
            <w:top w:val="none" w:sz="0" w:space="0" w:color="auto"/>
            <w:left w:val="none" w:sz="0" w:space="0" w:color="auto"/>
            <w:bottom w:val="none" w:sz="0" w:space="0" w:color="auto"/>
            <w:right w:val="none" w:sz="0" w:space="0" w:color="auto"/>
          </w:divBdr>
        </w:div>
        <w:div w:id="229270583">
          <w:marLeft w:val="640"/>
          <w:marRight w:val="0"/>
          <w:marTop w:val="0"/>
          <w:marBottom w:val="0"/>
          <w:divBdr>
            <w:top w:val="none" w:sz="0" w:space="0" w:color="auto"/>
            <w:left w:val="none" w:sz="0" w:space="0" w:color="auto"/>
            <w:bottom w:val="none" w:sz="0" w:space="0" w:color="auto"/>
            <w:right w:val="none" w:sz="0" w:space="0" w:color="auto"/>
          </w:divBdr>
        </w:div>
        <w:div w:id="1225485842">
          <w:marLeft w:val="640"/>
          <w:marRight w:val="0"/>
          <w:marTop w:val="0"/>
          <w:marBottom w:val="0"/>
          <w:divBdr>
            <w:top w:val="none" w:sz="0" w:space="0" w:color="auto"/>
            <w:left w:val="none" w:sz="0" w:space="0" w:color="auto"/>
            <w:bottom w:val="none" w:sz="0" w:space="0" w:color="auto"/>
            <w:right w:val="none" w:sz="0" w:space="0" w:color="auto"/>
          </w:divBdr>
        </w:div>
        <w:div w:id="1342898476">
          <w:marLeft w:val="640"/>
          <w:marRight w:val="0"/>
          <w:marTop w:val="0"/>
          <w:marBottom w:val="0"/>
          <w:divBdr>
            <w:top w:val="none" w:sz="0" w:space="0" w:color="auto"/>
            <w:left w:val="none" w:sz="0" w:space="0" w:color="auto"/>
            <w:bottom w:val="none" w:sz="0" w:space="0" w:color="auto"/>
            <w:right w:val="none" w:sz="0" w:space="0" w:color="auto"/>
          </w:divBdr>
        </w:div>
        <w:div w:id="1997948766">
          <w:marLeft w:val="640"/>
          <w:marRight w:val="0"/>
          <w:marTop w:val="0"/>
          <w:marBottom w:val="0"/>
          <w:divBdr>
            <w:top w:val="none" w:sz="0" w:space="0" w:color="auto"/>
            <w:left w:val="none" w:sz="0" w:space="0" w:color="auto"/>
            <w:bottom w:val="none" w:sz="0" w:space="0" w:color="auto"/>
            <w:right w:val="none" w:sz="0" w:space="0" w:color="auto"/>
          </w:divBdr>
        </w:div>
        <w:div w:id="2077698564">
          <w:marLeft w:val="640"/>
          <w:marRight w:val="0"/>
          <w:marTop w:val="0"/>
          <w:marBottom w:val="0"/>
          <w:divBdr>
            <w:top w:val="none" w:sz="0" w:space="0" w:color="auto"/>
            <w:left w:val="none" w:sz="0" w:space="0" w:color="auto"/>
            <w:bottom w:val="none" w:sz="0" w:space="0" w:color="auto"/>
            <w:right w:val="none" w:sz="0" w:space="0" w:color="auto"/>
          </w:divBdr>
        </w:div>
        <w:div w:id="2059624209">
          <w:marLeft w:val="640"/>
          <w:marRight w:val="0"/>
          <w:marTop w:val="0"/>
          <w:marBottom w:val="0"/>
          <w:divBdr>
            <w:top w:val="none" w:sz="0" w:space="0" w:color="auto"/>
            <w:left w:val="none" w:sz="0" w:space="0" w:color="auto"/>
            <w:bottom w:val="none" w:sz="0" w:space="0" w:color="auto"/>
            <w:right w:val="none" w:sz="0" w:space="0" w:color="auto"/>
          </w:divBdr>
        </w:div>
        <w:div w:id="1162500864">
          <w:marLeft w:val="640"/>
          <w:marRight w:val="0"/>
          <w:marTop w:val="0"/>
          <w:marBottom w:val="0"/>
          <w:divBdr>
            <w:top w:val="none" w:sz="0" w:space="0" w:color="auto"/>
            <w:left w:val="none" w:sz="0" w:space="0" w:color="auto"/>
            <w:bottom w:val="none" w:sz="0" w:space="0" w:color="auto"/>
            <w:right w:val="none" w:sz="0" w:space="0" w:color="auto"/>
          </w:divBdr>
        </w:div>
        <w:div w:id="920724171">
          <w:marLeft w:val="640"/>
          <w:marRight w:val="0"/>
          <w:marTop w:val="0"/>
          <w:marBottom w:val="0"/>
          <w:divBdr>
            <w:top w:val="none" w:sz="0" w:space="0" w:color="auto"/>
            <w:left w:val="none" w:sz="0" w:space="0" w:color="auto"/>
            <w:bottom w:val="none" w:sz="0" w:space="0" w:color="auto"/>
            <w:right w:val="none" w:sz="0" w:space="0" w:color="auto"/>
          </w:divBdr>
        </w:div>
        <w:div w:id="1266498322">
          <w:marLeft w:val="640"/>
          <w:marRight w:val="0"/>
          <w:marTop w:val="0"/>
          <w:marBottom w:val="0"/>
          <w:divBdr>
            <w:top w:val="none" w:sz="0" w:space="0" w:color="auto"/>
            <w:left w:val="none" w:sz="0" w:space="0" w:color="auto"/>
            <w:bottom w:val="none" w:sz="0" w:space="0" w:color="auto"/>
            <w:right w:val="none" w:sz="0" w:space="0" w:color="auto"/>
          </w:divBdr>
        </w:div>
      </w:divsChild>
    </w:div>
    <w:div w:id="1163004630">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166482336">
      <w:bodyDiv w:val="1"/>
      <w:marLeft w:val="0"/>
      <w:marRight w:val="0"/>
      <w:marTop w:val="0"/>
      <w:marBottom w:val="0"/>
      <w:divBdr>
        <w:top w:val="none" w:sz="0" w:space="0" w:color="auto"/>
        <w:left w:val="none" w:sz="0" w:space="0" w:color="auto"/>
        <w:bottom w:val="none" w:sz="0" w:space="0" w:color="auto"/>
        <w:right w:val="none" w:sz="0" w:space="0" w:color="auto"/>
      </w:divBdr>
    </w:div>
    <w:div w:id="1167358560">
      <w:bodyDiv w:val="1"/>
      <w:marLeft w:val="0"/>
      <w:marRight w:val="0"/>
      <w:marTop w:val="0"/>
      <w:marBottom w:val="0"/>
      <w:divBdr>
        <w:top w:val="none" w:sz="0" w:space="0" w:color="auto"/>
        <w:left w:val="none" w:sz="0" w:space="0" w:color="auto"/>
        <w:bottom w:val="none" w:sz="0" w:space="0" w:color="auto"/>
        <w:right w:val="none" w:sz="0" w:space="0" w:color="auto"/>
      </w:divBdr>
    </w:div>
    <w:div w:id="1168713865">
      <w:bodyDiv w:val="1"/>
      <w:marLeft w:val="0"/>
      <w:marRight w:val="0"/>
      <w:marTop w:val="0"/>
      <w:marBottom w:val="0"/>
      <w:divBdr>
        <w:top w:val="none" w:sz="0" w:space="0" w:color="auto"/>
        <w:left w:val="none" w:sz="0" w:space="0" w:color="auto"/>
        <w:bottom w:val="none" w:sz="0" w:space="0" w:color="auto"/>
        <w:right w:val="none" w:sz="0" w:space="0" w:color="auto"/>
      </w:divBdr>
      <w:divsChild>
        <w:div w:id="2065565794">
          <w:marLeft w:val="640"/>
          <w:marRight w:val="0"/>
          <w:marTop w:val="0"/>
          <w:marBottom w:val="0"/>
          <w:divBdr>
            <w:top w:val="none" w:sz="0" w:space="0" w:color="auto"/>
            <w:left w:val="none" w:sz="0" w:space="0" w:color="auto"/>
            <w:bottom w:val="none" w:sz="0" w:space="0" w:color="auto"/>
            <w:right w:val="none" w:sz="0" w:space="0" w:color="auto"/>
          </w:divBdr>
        </w:div>
        <w:div w:id="287779846">
          <w:marLeft w:val="640"/>
          <w:marRight w:val="0"/>
          <w:marTop w:val="0"/>
          <w:marBottom w:val="0"/>
          <w:divBdr>
            <w:top w:val="none" w:sz="0" w:space="0" w:color="auto"/>
            <w:left w:val="none" w:sz="0" w:space="0" w:color="auto"/>
            <w:bottom w:val="none" w:sz="0" w:space="0" w:color="auto"/>
            <w:right w:val="none" w:sz="0" w:space="0" w:color="auto"/>
          </w:divBdr>
        </w:div>
        <w:div w:id="1919244380">
          <w:marLeft w:val="640"/>
          <w:marRight w:val="0"/>
          <w:marTop w:val="0"/>
          <w:marBottom w:val="0"/>
          <w:divBdr>
            <w:top w:val="none" w:sz="0" w:space="0" w:color="auto"/>
            <w:left w:val="none" w:sz="0" w:space="0" w:color="auto"/>
            <w:bottom w:val="none" w:sz="0" w:space="0" w:color="auto"/>
            <w:right w:val="none" w:sz="0" w:space="0" w:color="auto"/>
          </w:divBdr>
        </w:div>
        <w:div w:id="1928809332">
          <w:marLeft w:val="640"/>
          <w:marRight w:val="0"/>
          <w:marTop w:val="0"/>
          <w:marBottom w:val="0"/>
          <w:divBdr>
            <w:top w:val="none" w:sz="0" w:space="0" w:color="auto"/>
            <w:left w:val="none" w:sz="0" w:space="0" w:color="auto"/>
            <w:bottom w:val="none" w:sz="0" w:space="0" w:color="auto"/>
            <w:right w:val="none" w:sz="0" w:space="0" w:color="auto"/>
          </w:divBdr>
        </w:div>
        <w:div w:id="1223565911">
          <w:marLeft w:val="640"/>
          <w:marRight w:val="0"/>
          <w:marTop w:val="0"/>
          <w:marBottom w:val="0"/>
          <w:divBdr>
            <w:top w:val="none" w:sz="0" w:space="0" w:color="auto"/>
            <w:left w:val="none" w:sz="0" w:space="0" w:color="auto"/>
            <w:bottom w:val="none" w:sz="0" w:space="0" w:color="auto"/>
            <w:right w:val="none" w:sz="0" w:space="0" w:color="auto"/>
          </w:divBdr>
        </w:div>
        <w:div w:id="148181426">
          <w:marLeft w:val="640"/>
          <w:marRight w:val="0"/>
          <w:marTop w:val="0"/>
          <w:marBottom w:val="0"/>
          <w:divBdr>
            <w:top w:val="none" w:sz="0" w:space="0" w:color="auto"/>
            <w:left w:val="none" w:sz="0" w:space="0" w:color="auto"/>
            <w:bottom w:val="none" w:sz="0" w:space="0" w:color="auto"/>
            <w:right w:val="none" w:sz="0" w:space="0" w:color="auto"/>
          </w:divBdr>
        </w:div>
        <w:div w:id="1995715569">
          <w:marLeft w:val="640"/>
          <w:marRight w:val="0"/>
          <w:marTop w:val="0"/>
          <w:marBottom w:val="0"/>
          <w:divBdr>
            <w:top w:val="none" w:sz="0" w:space="0" w:color="auto"/>
            <w:left w:val="none" w:sz="0" w:space="0" w:color="auto"/>
            <w:bottom w:val="none" w:sz="0" w:space="0" w:color="auto"/>
            <w:right w:val="none" w:sz="0" w:space="0" w:color="auto"/>
          </w:divBdr>
        </w:div>
        <w:div w:id="884685116">
          <w:marLeft w:val="640"/>
          <w:marRight w:val="0"/>
          <w:marTop w:val="0"/>
          <w:marBottom w:val="0"/>
          <w:divBdr>
            <w:top w:val="none" w:sz="0" w:space="0" w:color="auto"/>
            <w:left w:val="none" w:sz="0" w:space="0" w:color="auto"/>
            <w:bottom w:val="none" w:sz="0" w:space="0" w:color="auto"/>
            <w:right w:val="none" w:sz="0" w:space="0" w:color="auto"/>
          </w:divBdr>
        </w:div>
        <w:div w:id="1439257435">
          <w:marLeft w:val="640"/>
          <w:marRight w:val="0"/>
          <w:marTop w:val="0"/>
          <w:marBottom w:val="0"/>
          <w:divBdr>
            <w:top w:val="none" w:sz="0" w:space="0" w:color="auto"/>
            <w:left w:val="none" w:sz="0" w:space="0" w:color="auto"/>
            <w:bottom w:val="none" w:sz="0" w:space="0" w:color="auto"/>
            <w:right w:val="none" w:sz="0" w:space="0" w:color="auto"/>
          </w:divBdr>
        </w:div>
        <w:div w:id="1765805657">
          <w:marLeft w:val="640"/>
          <w:marRight w:val="0"/>
          <w:marTop w:val="0"/>
          <w:marBottom w:val="0"/>
          <w:divBdr>
            <w:top w:val="none" w:sz="0" w:space="0" w:color="auto"/>
            <w:left w:val="none" w:sz="0" w:space="0" w:color="auto"/>
            <w:bottom w:val="none" w:sz="0" w:space="0" w:color="auto"/>
            <w:right w:val="none" w:sz="0" w:space="0" w:color="auto"/>
          </w:divBdr>
        </w:div>
        <w:div w:id="2001807574">
          <w:marLeft w:val="640"/>
          <w:marRight w:val="0"/>
          <w:marTop w:val="0"/>
          <w:marBottom w:val="0"/>
          <w:divBdr>
            <w:top w:val="none" w:sz="0" w:space="0" w:color="auto"/>
            <w:left w:val="none" w:sz="0" w:space="0" w:color="auto"/>
            <w:bottom w:val="none" w:sz="0" w:space="0" w:color="auto"/>
            <w:right w:val="none" w:sz="0" w:space="0" w:color="auto"/>
          </w:divBdr>
        </w:div>
        <w:div w:id="1047140891">
          <w:marLeft w:val="640"/>
          <w:marRight w:val="0"/>
          <w:marTop w:val="0"/>
          <w:marBottom w:val="0"/>
          <w:divBdr>
            <w:top w:val="none" w:sz="0" w:space="0" w:color="auto"/>
            <w:left w:val="none" w:sz="0" w:space="0" w:color="auto"/>
            <w:bottom w:val="none" w:sz="0" w:space="0" w:color="auto"/>
            <w:right w:val="none" w:sz="0" w:space="0" w:color="auto"/>
          </w:divBdr>
        </w:div>
        <w:div w:id="399057449">
          <w:marLeft w:val="640"/>
          <w:marRight w:val="0"/>
          <w:marTop w:val="0"/>
          <w:marBottom w:val="0"/>
          <w:divBdr>
            <w:top w:val="none" w:sz="0" w:space="0" w:color="auto"/>
            <w:left w:val="none" w:sz="0" w:space="0" w:color="auto"/>
            <w:bottom w:val="none" w:sz="0" w:space="0" w:color="auto"/>
            <w:right w:val="none" w:sz="0" w:space="0" w:color="auto"/>
          </w:divBdr>
        </w:div>
        <w:div w:id="385494780">
          <w:marLeft w:val="640"/>
          <w:marRight w:val="0"/>
          <w:marTop w:val="0"/>
          <w:marBottom w:val="0"/>
          <w:divBdr>
            <w:top w:val="none" w:sz="0" w:space="0" w:color="auto"/>
            <w:left w:val="none" w:sz="0" w:space="0" w:color="auto"/>
            <w:bottom w:val="none" w:sz="0" w:space="0" w:color="auto"/>
            <w:right w:val="none" w:sz="0" w:space="0" w:color="auto"/>
          </w:divBdr>
        </w:div>
        <w:div w:id="325940211">
          <w:marLeft w:val="640"/>
          <w:marRight w:val="0"/>
          <w:marTop w:val="0"/>
          <w:marBottom w:val="0"/>
          <w:divBdr>
            <w:top w:val="none" w:sz="0" w:space="0" w:color="auto"/>
            <w:left w:val="none" w:sz="0" w:space="0" w:color="auto"/>
            <w:bottom w:val="none" w:sz="0" w:space="0" w:color="auto"/>
            <w:right w:val="none" w:sz="0" w:space="0" w:color="auto"/>
          </w:divBdr>
        </w:div>
        <w:div w:id="1852066686">
          <w:marLeft w:val="640"/>
          <w:marRight w:val="0"/>
          <w:marTop w:val="0"/>
          <w:marBottom w:val="0"/>
          <w:divBdr>
            <w:top w:val="none" w:sz="0" w:space="0" w:color="auto"/>
            <w:left w:val="none" w:sz="0" w:space="0" w:color="auto"/>
            <w:bottom w:val="none" w:sz="0" w:space="0" w:color="auto"/>
            <w:right w:val="none" w:sz="0" w:space="0" w:color="auto"/>
          </w:divBdr>
        </w:div>
        <w:div w:id="771633597">
          <w:marLeft w:val="640"/>
          <w:marRight w:val="0"/>
          <w:marTop w:val="0"/>
          <w:marBottom w:val="0"/>
          <w:divBdr>
            <w:top w:val="none" w:sz="0" w:space="0" w:color="auto"/>
            <w:left w:val="none" w:sz="0" w:space="0" w:color="auto"/>
            <w:bottom w:val="none" w:sz="0" w:space="0" w:color="auto"/>
            <w:right w:val="none" w:sz="0" w:space="0" w:color="auto"/>
          </w:divBdr>
        </w:div>
        <w:div w:id="868564923">
          <w:marLeft w:val="640"/>
          <w:marRight w:val="0"/>
          <w:marTop w:val="0"/>
          <w:marBottom w:val="0"/>
          <w:divBdr>
            <w:top w:val="none" w:sz="0" w:space="0" w:color="auto"/>
            <w:left w:val="none" w:sz="0" w:space="0" w:color="auto"/>
            <w:bottom w:val="none" w:sz="0" w:space="0" w:color="auto"/>
            <w:right w:val="none" w:sz="0" w:space="0" w:color="auto"/>
          </w:divBdr>
        </w:div>
        <w:div w:id="2131700030">
          <w:marLeft w:val="640"/>
          <w:marRight w:val="0"/>
          <w:marTop w:val="0"/>
          <w:marBottom w:val="0"/>
          <w:divBdr>
            <w:top w:val="none" w:sz="0" w:space="0" w:color="auto"/>
            <w:left w:val="none" w:sz="0" w:space="0" w:color="auto"/>
            <w:bottom w:val="none" w:sz="0" w:space="0" w:color="auto"/>
            <w:right w:val="none" w:sz="0" w:space="0" w:color="auto"/>
          </w:divBdr>
        </w:div>
        <w:div w:id="1331523776">
          <w:marLeft w:val="640"/>
          <w:marRight w:val="0"/>
          <w:marTop w:val="0"/>
          <w:marBottom w:val="0"/>
          <w:divBdr>
            <w:top w:val="none" w:sz="0" w:space="0" w:color="auto"/>
            <w:left w:val="none" w:sz="0" w:space="0" w:color="auto"/>
            <w:bottom w:val="none" w:sz="0" w:space="0" w:color="auto"/>
            <w:right w:val="none" w:sz="0" w:space="0" w:color="auto"/>
          </w:divBdr>
        </w:div>
        <w:div w:id="765732604">
          <w:marLeft w:val="640"/>
          <w:marRight w:val="0"/>
          <w:marTop w:val="0"/>
          <w:marBottom w:val="0"/>
          <w:divBdr>
            <w:top w:val="none" w:sz="0" w:space="0" w:color="auto"/>
            <w:left w:val="none" w:sz="0" w:space="0" w:color="auto"/>
            <w:bottom w:val="none" w:sz="0" w:space="0" w:color="auto"/>
            <w:right w:val="none" w:sz="0" w:space="0" w:color="auto"/>
          </w:divBdr>
        </w:div>
        <w:div w:id="380789704">
          <w:marLeft w:val="640"/>
          <w:marRight w:val="0"/>
          <w:marTop w:val="0"/>
          <w:marBottom w:val="0"/>
          <w:divBdr>
            <w:top w:val="none" w:sz="0" w:space="0" w:color="auto"/>
            <w:left w:val="none" w:sz="0" w:space="0" w:color="auto"/>
            <w:bottom w:val="none" w:sz="0" w:space="0" w:color="auto"/>
            <w:right w:val="none" w:sz="0" w:space="0" w:color="auto"/>
          </w:divBdr>
        </w:div>
        <w:div w:id="366834255">
          <w:marLeft w:val="640"/>
          <w:marRight w:val="0"/>
          <w:marTop w:val="0"/>
          <w:marBottom w:val="0"/>
          <w:divBdr>
            <w:top w:val="none" w:sz="0" w:space="0" w:color="auto"/>
            <w:left w:val="none" w:sz="0" w:space="0" w:color="auto"/>
            <w:bottom w:val="none" w:sz="0" w:space="0" w:color="auto"/>
            <w:right w:val="none" w:sz="0" w:space="0" w:color="auto"/>
          </w:divBdr>
        </w:div>
        <w:div w:id="1678726911">
          <w:marLeft w:val="640"/>
          <w:marRight w:val="0"/>
          <w:marTop w:val="0"/>
          <w:marBottom w:val="0"/>
          <w:divBdr>
            <w:top w:val="none" w:sz="0" w:space="0" w:color="auto"/>
            <w:left w:val="none" w:sz="0" w:space="0" w:color="auto"/>
            <w:bottom w:val="none" w:sz="0" w:space="0" w:color="auto"/>
            <w:right w:val="none" w:sz="0" w:space="0" w:color="auto"/>
          </w:divBdr>
        </w:div>
        <w:div w:id="568149438">
          <w:marLeft w:val="640"/>
          <w:marRight w:val="0"/>
          <w:marTop w:val="0"/>
          <w:marBottom w:val="0"/>
          <w:divBdr>
            <w:top w:val="none" w:sz="0" w:space="0" w:color="auto"/>
            <w:left w:val="none" w:sz="0" w:space="0" w:color="auto"/>
            <w:bottom w:val="none" w:sz="0" w:space="0" w:color="auto"/>
            <w:right w:val="none" w:sz="0" w:space="0" w:color="auto"/>
          </w:divBdr>
        </w:div>
        <w:div w:id="936331537">
          <w:marLeft w:val="640"/>
          <w:marRight w:val="0"/>
          <w:marTop w:val="0"/>
          <w:marBottom w:val="0"/>
          <w:divBdr>
            <w:top w:val="none" w:sz="0" w:space="0" w:color="auto"/>
            <w:left w:val="none" w:sz="0" w:space="0" w:color="auto"/>
            <w:bottom w:val="none" w:sz="0" w:space="0" w:color="auto"/>
            <w:right w:val="none" w:sz="0" w:space="0" w:color="auto"/>
          </w:divBdr>
        </w:div>
        <w:div w:id="776098963">
          <w:marLeft w:val="640"/>
          <w:marRight w:val="0"/>
          <w:marTop w:val="0"/>
          <w:marBottom w:val="0"/>
          <w:divBdr>
            <w:top w:val="none" w:sz="0" w:space="0" w:color="auto"/>
            <w:left w:val="none" w:sz="0" w:space="0" w:color="auto"/>
            <w:bottom w:val="none" w:sz="0" w:space="0" w:color="auto"/>
            <w:right w:val="none" w:sz="0" w:space="0" w:color="auto"/>
          </w:divBdr>
        </w:div>
        <w:div w:id="517045235">
          <w:marLeft w:val="640"/>
          <w:marRight w:val="0"/>
          <w:marTop w:val="0"/>
          <w:marBottom w:val="0"/>
          <w:divBdr>
            <w:top w:val="none" w:sz="0" w:space="0" w:color="auto"/>
            <w:left w:val="none" w:sz="0" w:space="0" w:color="auto"/>
            <w:bottom w:val="none" w:sz="0" w:space="0" w:color="auto"/>
            <w:right w:val="none" w:sz="0" w:space="0" w:color="auto"/>
          </w:divBdr>
        </w:div>
        <w:div w:id="1499075181">
          <w:marLeft w:val="640"/>
          <w:marRight w:val="0"/>
          <w:marTop w:val="0"/>
          <w:marBottom w:val="0"/>
          <w:divBdr>
            <w:top w:val="none" w:sz="0" w:space="0" w:color="auto"/>
            <w:left w:val="none" w:sz="0" w:space="0" w:color="auto"/>
            <w:bottom w:val="none" w:sz="0" w:space="0" w:color="auto"/>
            <w:right w:val="none" w:sz="0" w:space="0" w:color="auto"/>
          </w:divBdr>
        </w:div>
        <w:div w:id="1774276489">
          <w:marLeft w:val="640"/>
          <w:marRight w:val="0"/>
          <w:marTop w:val="0"/>
          <w:marBottom w:val="0"/>
          <w:divBdr>
            <w:top w:val="none" w:sz="0" w:space="0" w:color="auto"/>
            <w:left w:val="none" w:sz="0" w:space="0" w:color="auto"/>
            <w:bottom w:val="none" w:sz="0" w:space="0" w:color="auto"/>
            <w:right w:val="none" w:sz="0" w:space="0" w:color="auto"/>
          </w:divBdr>
        </w:div>
        <w:div w:id="1488858225">
          <w:marLeft w:val="640"/>
          <w:marRight w:val="0"/>
          <w:marTop w:val="0"/>
          <w:marBottom w:val="0"/>
          <w:divBdr>
            <w:top w:val="none" w:sz="0" w:space="0" w:color="auto"/>
            <w:left w:val="none" w:sz="0" w:space="0" w:color="auto"/>
            <w:bottom w:val="none" w:sz="0" w:space="0" w:color="auto"/>
            <w:right w:val="none" w:sz="0" w:space="0" w:color="auto"/>
          </w:divBdr>
        </w:div>
        <w:div w:id="94064173">
          <w:marLeft w:val="640"/>
          <w:marRight w:val="0"/>
          <w:marTop w:val="0"/>
          <w:marBottom w:val="0"/>
          <w:divBdr>
            <w:top w:val="none" w:sz="0" w:space="0" w:color="auto"/>
            <w:left w:val="none" w:sz="0" w:space="0" w:color="auto"/>
            <w:bottom w:val="none" w:sz="0" w:space="0" w:color="auto"/>
            <w:right w:val="none" w:sz="0" w:space="0" w:color="auto"/>
          </w:divBdr>
        </w:div>
        <w:div w:id="568616298">
          <w:marLeft w:val="640"/>
          <w:marRight w:val="0"/>
          <w:marTop w:val="0"/>
          <w:marBottom w:val="0"/>
          <w:divBdr>
            <w:top w:val="none" w:sz="0" w:space="0" w:color="auto"/>
            <w:left w:val="none" w:sz="0" w:space="0" w:color="auto"/>
            <w:bottom w:val="none" w:sz="0" w:space="0" w:color="auto"/>
            <w:right w:val="none" w:sz="0" w:space="0" w:color="auto"/>
          </w:divBdr>
        </w:div>
        <w:div w:id="733430273">
          <w:marLeft w:val="640"/>
          <w:marRight w:val="0"/>
          <w:marTop w:val="0"/>
          <w:marBottom w:val="0"/>
          <w:divBdr>
            <w:top w:val="none" w:sz="0" w:space="0" w:color="auto"/>
            <w:left w:val="none" w:sz="0" w:space="0" w:color="auto"/>
            <w:bottom w:val="none" w:sz="0" w:space="0" w:color="auto"/>
            <w:right w:val="none" w:sz="0" w:space="0" w:color="auto"/>
          </w:divBdr>
        </w:div>
        <w:div w:id="1013800672">
          <w:marLeft w:val="640"/>
          <w:marRight w:val="0"/>
          <w:marTop w:val="0"/>
          <w:marBottom w:val="0"/>
          <w:divBdr>
            <w:top w:val="none" w:sz="0" w:space="0" w:color="auto"/>
            <w:left w:val="none" w:sz="0" w:space="0" w:color="auto"/>
            <w:bottom w:val="none" w:sz="0" w:space="0" w:color="auto"/>
            <w:right w:val="none" w:sz="0" w:space="0" w:color="auto"/>
          </w:divBdr>
        </w:div>
        <w:div w:id="1328250010">
          <w:marLeft w:val="640"/>
          <w:marRight w:val="0"/>
          <w:marTop w:val="0"/>
          <w:marBottom w:val="0"/>
          <w:divBdr>
            <w:top w:val="none" w:sz="0" w:space="0" w:color="auto"/>
            <w:left w:val="none" w:sz="0" w:space="0" w:color="auto"/>
            <w:bottom w:val="none" w:sz="0" w:space="0" w:color="auto"/>
            <w:right w:val="none" w:sz="0" w:space="0" w:color="auto"/>
          </w:divBdr>
        </w:div>
        <w:div w:id="974724886">
          <w:marLeft w:val="640"/>
          <w:marRight w:val="0"/>
          <w:marTop w:val="0"/>
          <w:marBottom w:val="0"/>
          <w:divBdr>
            <w:top w:val="none" w:sz="0" w:space="0" w:color="auto"/>
            <w:left w:val="none" w:sz="0" w:space="0" w:color="auto"/>
            <w:bottom w:val="none" w:sz="0" w:space="0" w:color="auto"/>
            <w:right w:val="none" w:sz="0" w:space="0" w:color="auto"/>
          </w:divBdr>
        </w:div>
        <w:div w:id="495805351">
          <w:marLeft w:val="640"/>
          <w:marRight w:val="0"/>
          <w:marTop w:val="0"/>
          <w:marBottom w:val="0"/>
          <w:divBdr>
            <w:top w:val="none" w:sz="0" w:space="0" w:color="auto"/>
            <w:left w:val="none" w:sz="0" w:space="0" w:color="auto"/>
            <w:bottom w:val="none" w:sz="0" w:space="0" w:color="auto"/>
            <w:right w:val="none" w:sz="0" w:space="0" w:color="auto"/>
          </w:divBdr>
        </w:div>
        <w:div w:id="481699037">
          <w:marLeft w:val="640"/>
          <w:marRight w:val="0"/>
          <w:marTop w:val="0"/>
          <w:marBottom w:val="0"/>
          <w:divBdr>
            <w:top w:val="none" w:sz="0" w:space="0" w:color="auto"/>
            <w:left w:val="none" w:sz="0" w:space="0" w:color="auto"/>
            <w:bottom w:val="none" w:sz="0" w:space="0" w:color="auto"/>
            <w:right w:val="none" w:sz="0" w:space="0" w:color="auto"/>
          </w:divBdr>
        </w:div>
        <w:div w:id="946499360">
          <w:marLeft w:val="640"/>
          <w:marRight w:val="0"/>
          <w:marTop w:val="0"/>
          <w:marBottom w:val="0"/>
          <w:divBdr>
            <w:top w:val="none" w:sz="0" w:space="0" w:color="auto"/>
            <w:left w:val="none" w:sz="0" w:space="0" w:color="auto"/>
            <w:bottom w:val="none" w:sz="0" w:space="0" w:color="auto"/>
            <w:right w:val="none" w:sz="0" w:space="0" w:color="auto"/>
          </w:divBdr>
        </w:div>
        <w:div w:id="1301301287">
          <w:marLeft w:val="640"/>
          <w:marRight w:val="0"/>
          <w:marTop w:val="0"/>
          <w:marBottom w:val="0"/>
          <w:divBdr>
            <w:top w:val="none" w:sz="0" w:space="0" w:color="auto"/>
            <w:left w:val="none" w:sz="0" w:space="0" w:color="auto"/>
            <w:bottom w:val="none" w:sz="0" w:space="0" w:color="auto"/>
            <w:right w:val="none" w:sz="0" w:space="0" w:color="auto"/>
          </w:divBdr>
        </w:div>
        <w:div w:id="788358179">
          <w:marLeft w:val="640"/>
          <w:marRight w:val="0"/>
          <w:marTop w:val="0"/>
          <w:marBottom w:val="0"/>
          <w:divBdr>
            <w:top w:val="none" w:sz="0" w:space="0" w:color="auto"/>
            <w:left w:val="none" w:sz="0" w:space="0" w:color="auto"/>
            <w:bottom w:val="none" w:sz="0" w:space="0" w:color="auto"/>
            <w:right w:val="none" w:sz="0" w:space="0" w:color="auto"/>
          </w:divBdr>
        </w:div>
      </w:divsChild>
    </w:div>
    <w:div w:id="1170216767">
      <w:bodyDiv w:val="1"/>
      <w:marLeft w:val="0"/>
      <w:marRight w:val="0"/>
      <w:marTop w:val="0"/>
      <w:marBottom w:val="0"/>
      <w:divBdr>
        <w:top w:val="none" w:sz="0" w:space="0" w:color="auto"/>
        <w:left w:val="none" w:sz="0" w:space="0" w:color="auto"/>
        <w:bottom w:val="none" w:sz="0" w:space="0" w:color="auto"/>
        <w:right w:val="none" w:sz="0" w:space="0" w:color="auto"/>
      </w:divBdr>
    </w:div>
    <w:div w:id="1170294100">
      <w:bodyDiv w:val="1"/>
      <w:marLeft w:val="0"/>
      <w:marRight w:val="0"/>
      <w:marTop w:val="0"/>
      <w:marBottom w:val="0"/>
      <w:divBdr>
        <w:top w:val="none" w:sz="0" w:space="0" w:color="auto"/>
        <w:left w:val="none" w:sz="0" w:space="0" w:color="auto"/>
        <w:bottom w:val="none" w:sz="0" w:space="0" w:color="auto"/>
        <w:right w:val="none" w:sz="0" w:space="0" w:color="auto"/>
      </w:divBdr>
    </w:div>
    <w:div w:id="1172374618">
      <w:bodyDiv w:val="1"/>
      <w:marLeft w:val="0"/>
      <w:marRight w:val="0"/>
      <w:marTop w:val="0"/>
      <w:marBottom w:val="0"/>
      <w:divBdr>
        <w:top w:val="none" w:sz="0" w:space="0" w:color="auto"/>
        <w:left w:val="none" w:sz="0" w:space="0" w:color="auto"/>
        <w:bottom w:val="none" w:sz="0" w:space="0" w:color="auto"/>
        <w:right w:val="none" w:sz="0" w:space="0" w:color="auto"/>
      </w:divBdr>
      <w:divsChild>
        <w:div w:id="367754795">
          <w:marLeft w:val="0"/>
          <w:marRight w:val="0"/>
          <w:marTop w:val="0"/>
          <w:marBottom w:val="0"/>
          <w:divBdr>
            <w:top w:val="none" w:sz="0" w:space="0" w:color="auto"/>
            <w:left w:val="none" w:sz="0" w:space="0" w:color="auto"/>
            <w:bottom w:val="none" w:sz="0" w:space="0" w:color="auto"/>
            <w:right w:val="none" w:sz="0" w:space="0" w:color="auto"/>
          </w:divBdr>
        </w:div>
        <w:div w:id="1422406089">
          <w:marLeft w:val="0"/>
          <w:marRight w:val="0"/>
          <w:marTop w:val="0"/>
          <w:marBottom w:val="0"/>
          <w:divBdr>
            <w:top w:val="none" w:sz="0" w:space="0" w:color="auto"/>
            <w:left w:val="none" w:sz="0" w:space="0" w:color="auto"/>
            <w:bottom w:val="none" w:sz="0" w:space="0" w:color="auto"/>
            <w:right w:val="none" w:sz="0" w:space="0" w:color="auto"/>
          </w:divBdr>
        </w:div>
        <w:div w:id="55855608">
          <w:marLeft w:val="0"/>
          <w:marRight w:val="0"/>
          <w:marTop w:val="0"/>
          <w:marBottom w:val="0"/>
          <w:divBdr>
            <w:top w:val="none" w:sz="0" w:space="0" w:color="auto"/>
            <w:left w:val="none" w:sz="0" w:space="0" w:color="auto"/>
            <w:bottom w:val="none" w:sz="0" w:space="0" w:color="auto"/>
            <w:right w:val="none" w:sz="0" w:space="0" w:color="auto"/>
          </w:divBdr>
        </w:div>
        <w:div w:id="1036856793">
          <w:marLeft w:val="0"/>
          <w:marRight w:val="0"/>
          <w:marTop w:val="0"/>
          <w:marBottom w:val="0"/>
          <w:divBdr>
            <w:top w:val="none" w:sz="0" w:space="0" w:color="auto"/>
            <w:left w:val="none" w:sz="0" w:space="0" w:color="auto"/>
            <w:bottom w:val="none" w:sz="0" w:space="0" w:color="auto"/>
            <w:right w:val="none" w:sz="0" w:space="0" w:color="auto"/>
          </w:divBdr>
        </w:div>
        <w:div w:id="2030449451">
          <w:marLeft w:val="0"/>
          <w:marRight w:val="0"/>
          <w:marTop w:val="0"/>
          <w:marBottom w:val="0"/>
          <w:divBdr>
            <w:top w:val="none" w:sz="0" w:space="0" w:color="auto"/>
            <w:left w:val="none" w:sz="0" w:space="0" w:color="auto"/>
            <w:bottom w:val="none" w:sz="0" w:space="0" w:color="auto"/>
            <w:right w:val="none" w:sz="0" w:space="0" w:color="auto"/>
          </w:divBdr>
        </w:div>
        <w:div w:id="320625165">
          <w:marLeft w:val="0"/>
          <w:marRight w:val="0"/>
          <w:marTop w:val="0"/>
          <w:marBottom w:val="0"/>
          <w:divBdr>
            <w:top w:val="none" w:sz="0" w:space="0" w:color="auto"/>
            <w:left w:val="none" w:sz="0" w:space="0" w:color="auto"/>
            <w:bottom w:val="none" w:sz="0" w:space="0" w:color="auto"/>
            <w:right w:val="none" w:sz="0" w:space="0" w:color="auto"/>
          </w:divBdr>
        </w:div>
        <w:div w:id="1362241876">
          <w:marLeft w:val="0"/>
          <w:marRight w:val="0"/>
          <w:marTop w:val="0"/>
          <w:marBottom w:val="0"/>
          <w:divBdr>
            <w:top w:val="none" w:sz="0" w:space="0" w:color="auto"/>
            <w:left w:val="none" w:sz="0" w:space="0" w:color="auto"/>
            <w:bottom w:val="none" w:sz="0" w:space="0" w:color="auto"/>
            <w:right w:val="none" w:sz="0" w:space="0" w:color="auto"/>
          </w:divBdr>
        </w:div>
        <w:div w:id="278219295">
          <w:marLeft w:val="0"/>
          <w:marRight w:val="0"/>
          <w:marTop w:val="0"/>
          <w:marBottom w:val="0"/>
          <w:divBdr>
            <w:top w:val="none" w:sz="0" w:space="0" w:color="auto"/>
            <w:left w:val="none" w:sz="0" w:space="0" w:color="auto"/>
            <w:bottom w:val="none" w:sz="0" w:space="0" w:color="auto"/>
            <w:right w:val="none" w:sz="0" w:space="0" w:color="auto"/>
          </w:divBdr>
        </w:div>
        <w:div w:id="476187013">
          <w:marLeft w:val="0"/>
          <w:marRight w:val="0"/>
          <w:marTop w:val="0"/>
          <w:marBottom w:val="0"/>
          <w:divBdr>
            <w:top w:val="none" w:sz="0" w:space="0" w:color="auto"/>
            <w:left w:val="none" w:sz="0" w:space="0" w:color="auto"/>
            <w:bottom w:val="none" w:sz="0" w:space="0" w:color="auto"/>
            <w:right w:val="none" w:sz="0" w:space="0" w:color="auto"/>
          </w:divBdr>
        </w:div>
        <w:div w:id="719474526">
          <w:marLeft w:val="0"/>
          <w:marRight w:val="0"/>
          <w:marTop w:val="0"/>
          <w:marBottom w:val="0"/>
          <w:divBdr>
            <w:top w:val="none" w:sz="0" w:space="0" w:color="auto"/>
            <w:left w:val="none" w:sz="0" w:space="0" w:color="auto"/>
            <w:bottom w:val="none" w:sz="0" w:space="0" w:color="auto"/>
            <w:right w:val="none" w:sz="0" w:space="0" w:color="auto"/>
          </w:divBdr>
        </w:div>
        <w:div w:id="1452474395">
          <w:marLeft w:val="0"/>
          <w:marRight w:val="0"/>
          <w:marTop w:val="0"/>
          <w:marBottom w:val="0"/>
          <w:divBdr>
            <w:top w:val="none" w:sz="0" w:space="0" w:color="auto"/>
            <w:left w:val="none" w:sz="0" w:space="0" w:color="auto"/>
            <w:bottom w:val="none" w:sz="0" w:space="0" w:color="auto"/>
            <w:right w:val="none" w:sz="0" w:space="0" w:color="auto"/>
          </w:divBdr>
        </w:div>
        <w:div w:id="143860190">
          <w:marLeft w:val="0"/>
          <w:marRight w:val="0"/>
          <w:marTop w:val="0"/>
          <w:marBottom w:val="0"/>
          <w:divBdr>
            <w:top w:val="none" w:sz="0" w:space="0" w:color="auto"/>
            <w:left w:val="none" w:sz="0" w:space="0" w:color="auto"/>
            <w:bottom w:val="none" w:sz="0" w:space="0" w:color="auto"/>
            <w:right w:val="none" w:sz="0" w:space="0" w:color="auto"/>
          </w:divBdr>
        </w:div>
        <w:div w:id="1362894967">
          <w:marLeft w:val="0"/>
          <w:marRight w:val="0"/>
          <w:marTop w:val="0"/>
          <w:marBottom w:val="0"/>
          <w:divBdr>
            <w:top w:val="none" w:sz="0" w:space="0" w:color="auto"/>
            <w:left w:val="none" w:sz="0" w:space="0" w:color="auto"/>
            <w:bottom w:val="none" w:sz="0" w:space="0" w:color="auto"/>
            <w:right w:val="none" w:sz="0" w:space="0" w:color="auto"/>
          </w:divBdr>
        </w:div>
        <w:div w:id="338966042">
          <w:marLeft w:val="0"/>
          <w:marRight w:val="0"/>
          <w:marTop w:val="0"/>
          <w:marBottom w:val="0"/>
          <w:divBdr>
            <w:top w:val="none" w:sz="0" w:space="0" w:color="auto"/>
            <w:left w:val="none" w:sz="0" w:space="0" w:color="auto"/>
            <w:bottom w:val="none" w:sz="0" w:space="0" w:color="auto"/>
            <w:right w:val="none" w:sz="0" w:space="0" w:color="auto"/>
          </w:divBdr>
        </w:div>
        <w:div w:id="377437188">
          <w:marLeft w:val="0"/>
          <w:marRight w:val="0"/>
          <w:marTop w:val="0"/>
          <w:marBottom w:val="0"/>
          <w:divBdr>
            <w:top w:val="none" w:sz="0" w:space="0" w:color="auto"/>
            <w:left w:val="none" w:sz="0" w:space="0" w:color="auto"/>
            <w:bottom w:val="none" w:sz="0" w:space="0" w:color="auto"/>
            <w:right w:val="none" w:sz="0" w:space="0" w:color="auto"/>
          </w:divBdr>
        </w:div>
        <w:div w:id="1910847470">
          <w:marLeft w:val="0"/>
          <w:marRight w:val="0"/>
          <w:marTop w:val="0"/>
          <w:marBottom w:val="0"/>
          <w:divBdr>
            <w:top w:val="none" w:sz="0" w:space="0" w:color="auto"/>
            <w:left w:val="none" w:sz="0" w:space="0" w:color="auto"/>
            <w:bottom w:val="none" w:sz="0" w:space="0" w:color="auto"/>
            <w:right w:val="none" w:sz="0" w:space="0" w:color="auto"/>
          </w:divBdr>
        </w:div>
      </w:divsChild>
    </w:div>
    <w:div w:id="1173228638">
      <w:bodyDiv w:val="1"/>
      <w:marLeft w:val="0"/>
      <w:marRight w:val="0"/>
      <w:marTop w:val="0"/>
      <w:marBottom w:val="0"/>
      <w:divBdr>
        <w:top w:val="none" w:sz="0" w:space="0" w:color="auto"/>
        <w:left w:val="none" w:sz="0" w:space="0" w:color="auto"/>
        <w:bottom w:val="none" w:sz="0" w:space="0" w:color="auto"/>
        <w:right w:val="none" w:sz="0" w:space="0" w:color="auto"/>
      </w:divBdr>
    </w:div>
    <w:div w:id="1174494426">
      <w:bodyDiv w:val="1"/>
      <w:marLeft w:val="0"/>
      <w:marRight w:val="0"/>
      <w:marTop w:val="0"/>
      <w:marBottom w:val="0"/>
      <w:divBdr>
        <w:top w:val="none" w:sz="0" w:space="0" w:color="auto"/>
        <w:left w:val="none" w:sz="0" w:space="0" w:color="auto"/>
        <w:bottom w:val="none" w:sz="0" w:space="0" w:color="auto"/>
        <w:right w:val="none" w:sz="0" w:space="0" w:color="auto"/>
      </w:divBdr>
    </w:div>
    <w:div w:id="1174615547">
      <w:bodyDiv w:val="1"/>
      <w:marLeft w:val="0"/>
      <w:marRight w:val="0"/>
      <w:marTop w:val="0"/>
      <w:marBottom w:val="0"/>
      <w:divBdr>
        <w:top w:val="none" w:sz="0" w:space="0" w:color="auto"/>
        <w:left w:val="none" w:sz="0" w:space="0" w:color="auto"/>
        <w:bottom w:val="none" w:sz="0" w:space="0" w:color="auto"/>
        <w:right w:val="none" w:sz="0" w:space="0" w:color="auto"/>
      </w:divBdr>
    </w:div>
    <w:div w:id="1175455760">
      <w:bodyDiv w:val="1"/>
      <w:marLeft w:val="0"/>
      <w:marRight w:val="0"/>
      <w:marTop w:val="0"/>
      <w:marBottom w:val="0"/>
      <w:divBdr>
        <w:top w:val="none" w:sz="0" w:space="0" w:color="auto"/>
        <w:left w:val="none" w:sz="0" w:space="0" w:color="auto"/>
        <w:bottom w:val="none" w:sz="0" w:space="0" w:color="auto"/>
        <w:right w:val="none" w:sz="0" w:space="0" w:color="auto"/>
      </w:divBdr>
    </w:div>
    <w:div w:id="1177228830">
      <w:bodyDiv w:val="1"/>
      <w:marLeft w:val="0"/>
      <w:marRight w:val="0"/>
      <w:marTop w:val="0"/>
      <w:marBottom w:val="0"/>
      <w:divBdr>
        <w:top w:val="none" w:sz="0" w:space="0" w:color="auto"/>
        <w:left w:val="none" w:sz="0" w:space="0" w:color="auto"/>
        <w:bottom w:val="none" w:sz="0" w:space="0" w:color="auto"/>
        <w:right w:val="none" w:sz="0" w:space="0" w:color="auto"/>
      </w:divBdr>
    </w:div>
    <w:div w:id="1177379782">
      <w:bodyDiv w:val="1"/>
      <w:marLeft w:val="0"/>
      <w:marRight w:val="0"/>
      <w:marTop w:val="0"/>
      <w:marBottom w:val="0"/>
      <w:divBdr>
        <w:top w:val="none" w:sz="0" w:space="0" w:color="auto"/>
        <w:left w:val="none" w:sz="0" w:space="0" w:color="auto"/>
        <w:bottom w:val="none" w:sz="0" w:space="0" w:color="auto"/>
        <w:right w:val="none" w:sz="0" w:space="0" w:color="auto"/>
      </w:divBdr>
    </w:div>
    <w:div w:id="1181089854">
      <w:bodyDiv w:val="1"/>
      <w:marLeft w:val="0"/>
      <w:marRight w:val="0"/>
      <w:marTop w:val="0"/>
      <w:marBottom w:val="0"/>
      <w:divBdr>
        <w:top w:val="none" w:sz="0" w:space="0" w:color="auto"/>
        <w:left w:val="none" w:sz="0" w:space="0" w:color="auto"/>
        <w:bottom w:val="none" w:sz="0" w:space="0" w:color="auto"/>
        <w:right w:val="none" w:sz="0" w:space="0" w:color="auto"/>
      </w:divBdr>
    </w:div>
    <w:div w:id="1181772391">
      <w:bodyDiv w:val="1"/>
      <w:marLeft w:val="0"/>
      <w:marRight w:val="0"/>
      <w:marTop w:val="0"/>
      <w:marBottom w:val="0"/>
      <w:divBdr>
        <w:top w:val="none" w:sz="0" w:space="0" w:color="auto"/>
        <w:left w:val="none" w:sz="0" w:space="0" w:color="auto"/>
        <w:bottom w:val="none" w:sz="0" w:space="0" w:color="auto"/>
        <w:right w:val="none" w:sz="0" w:space="0" w:color="auto"/>
      </w:divBdr>
    </w:div>
    <w:div w:id="1184201594">
      <w:bodyDiv w:val="1"/>
      <w:marLeft w:val="0"/>
      <w:marRight w:val="0"/>
      <w:marTop w:val="0"/>
      <w:marBottom w:val="0"/>
      <w:divBdr>
        <w:top w:val="none" w:sz="0" w:space="0" w:color="auto"/>
        <w:left w:val="none" w:sz="0" w:space="0" w:color="auto"/>
        <w:bottom w:val="none" w:sz="0" w:space="0" w:color="auto"/>
        <w:right w:val="none" w:sz="0" w:space="0" w:color="auto"/>
      </w:divBdr>
    </w:div>
    <w:div w:id="1184589207">
      <w:bodyDiv w:val="1"/>
      <w:marLeft w:val="0"/>
      <w:marRight w:val="0"/>
      <w:marTop w:val="0"/>
      <w:marBottom w:val="0"/>
      <w:divBdr>
        <w:top w:val="none" w:sz="0" w:space="0" w:color="auto"/>
        <w:left w:val="none" w:sz="0" w:space="0" w:color="auto"/>
        <w:bottom w:val="none" w:sz="0" w:space="0" w:color="auto"/>
        <w:right w:val="none" w:sz="0" w:space="0" w:color="auto"/>
      </w:divBdr>
    </w:div>
    <w:div w:id="1185049128">
      <w:bodyDiv w:val="1"/>
      <w:marLeft w:val="0"/>
      <w:marRight w:val="0"/>
      <w:marTop w:val="0"/>
      <w:marBottom w:val="0"/>
      <w:divBdr>
        <w:top w:val="none" w:sz="0" w:space="0" w:color="auto"/>
        <w:left w:val="none" w:sz="0" w:space="0" w:color="auto"/>
        <w:bottom w:val="none" w:sz="0" w:space="0" w:color="auto"/>
        <w:right w:val="none" w:sz="0" w:space="0" w:color="auto"/>
      </w:divBdr>
      <w:divsChild>
        <w:div w:id="1628194797">
          <w:marLeft w:val="640"/>
          <w:marRight w:val="0"/>
          <w:marTop w:val="0"/>
          <w:marBottom w:val="0"/>
          <w:divBdr>
            <w:top w:val="none" w:sz="0" w:space="0" w:color="auto"/>
            <w:left w:val="none" w:sz="0" w:space="0" w:color="auto"/>
            <w:bottom w:val="none" w:sz="0" w:space="0" w:color="auto"/>
            <w:right w:val="none" w:sz="0" w:space="0" w:color="auto"/>
          </w:divBdr>
        </w:div>
        <w:div w:id="1582328337">
          <w:marLeft w:val="640"/>
          <w:marRight w:val="0"/>
          <w:marTop w:val="0"/>
          <w:marBottom w:val="0"/>
          <w:divBdr>
            <w:top w:val="none" w:sz="0" w:space="0" w:color="auto"/>
            <w:left w:val="none" w:sz="0" w:space="0" w:color="auto"/>
            <w:bottom w:val="none" w:sz="0" w:space="0" w:color="auto"/>
            <w:right w:val="none" w:sz="0" w:space="0" w:color="auto"/>
          </w:divBdr>
        </w:div>
        <w:div w:id="1191141688">
          <w:marLeft w:val="640"/>
          <w:marRight w:val="0"/>
          <w:marTop w:val="0"/>
          <w:marBottom w:val="0"/>
          <w:divBdr>
            <w:top w:val="none" w:sz="0" w:space="0" w:color="auto"/>
            <w:left w:val="none" w:sz="0" w:space="0" w:color="auto"/>
            <w:bottom w:val="none" w:sz="0" w:space="0" w:color="auto"/>
            <w:right w:val="none" w:sz="0" w:space="0" w:color="auto"/>
          </w:divBdr>
        </w:div>
        <w:div w:id="1282806734">
          <w:marLeft w:val="640"/>
          <w:marRight w:val="0"/>
          <w:marTop w:val="0"/>
          <w:marBottom w:val="0"/>
          <w:divBdr>
            <w:top w:val="none" w:sz="0" w:space="0" w:color="auto"/>
            <w:left w:val="none" w:sz="0" w:space="0" w:color="auto"/>
            <w:bottom w:val="none" w:sz="0" w:space="0" w:color="auto"/>
            <w:right w:val="none" w:sz="0" w:space="0" w:color="auto"/>
          </w:divBdr>
        </w:div>
        <w:div w:id="1242332695">
          <w:marLeft w:val="640"/>
          <w:marRight w:val="0"/>
          <w:marTop w:val="0"/>
          <w:marBottom w:val="0"/>
          <w:divBdr>
            <w:top w:val="none" w:sz="0" w:space="0" w:color="auto"/>
            <w:left w:val="none" w:sz="0" w:space="0" w:color="auto"/>
            <w:bottom w:val="none" w:sz="0" w:space="0" w:color="auto"/>
            <w:right w:val="none" w:sz="0" w:space="0" w:color="auto"/>
          </w:divBdr>
        </w:div>
        <w:div w:id="1889875426">
          <w:marLeft w:val="640"/>
          <w:marRight w:val="0"/>
          <w:marTop w:val="0"/>
          <w:marBottom w:val="0"/>
          <w:divBdr>
            <w:top w:val="none" w:sz="0" w:space="0" w:color="auto"/>
            <w:left w:val="none" w:sz="0" w:space="0" w:color="auto"/>
            <w:bottom w:val="none" w:sz="0" w:space="0" w:color="auto"/>
            <w:right w:val="none" w:sz="0" w:space="0" w:color="auto"/>
          </w:divBdr>
        </w:div>
        <w:div w:id="791096965">
          <w:marLeft w:val="640"/>
          <w:marRight w:val="0"/>
          <w:marTop w:val="0"/>
          <w:marBottom w:val="0"/>
          <w:divBdr>
            <w:top w:val="none" w:sz="0" w:space="0" w:color="auto"/>
            <w:left w:val="none" w:sz="0" w:space="0" w:color="auto"/>
            <w:bottom w:val="none" w:sz="0" w:space="0" w:color="auto"/>
            <w:right w:val="none" w:sz="0" w:space="0" w:color="auto"/>
          </w:divBdr>
        </w:div>
        <w:div w:id="1193417956">
          <w:marLeft w:val="640"/>
          <w:marRight w:val="0"/>
          <w:marTop w:val="0"/>
          <w:marBottom w:val="0"/>
          <w:divBdr>
            <w:top w:val="none" w:sz="0" w:space="0" w:color="auto"/>
            <w:left w:val="none" w:sz="0" w:space="0" w:color="auto"/>
            <w:bottom w:val="none" w:sz="0" w:space="0" w:color="auto"/>
            <w:right w:val="none" w:sz="0" w:space="0" w:color="auto"/>
          </w:divBdr>
        </w:div>
        <w:div w:id="1725519800">
          <w:marLeft w:val="640"/>
          <w:marRight w:val="0"/>
          <w:marTop w:val="0"/>
          <w:marBottom w:val="0"/>
          <w:divBdr>
            <w:top w:val="none" w:sz="0" w:space="0" w:color="auto"/>
            <w:left w:val="none" w:sz="0" w:space="0" w:color="auto"/>
            <w:bottom w:val="none" w:sz="0" w:space="0" w:color="auto"/>
            <w:right w:val="none" w:sz="0" w:space="0" w:color="auto"/>
          </w:divBdr>
        </w:div>
        <w:div w:id="1506944110">
          <w:marLeft w:val="640"/>
          <w:marRight w:val="0"/>
          <w:marTop w:val="0"/>
          <w:marBottom w:val="0"/>
          <w:divBdr>
            <w:top w:val="none" w:sz="0" w:space="0" w:color="auto"/>
            <w:left w:val="none" w:sz="0" w:space="0" w:color="auto"/>
            <w:bottom w:val="none" w:sz="0" w:space="0" w:color="auto"/>
            <w:right w:val="none" w:sz="0" w:space="0" w:color="auto"/>
          </w:divBdr>
        </w:div>
        <w:div w:id="349452095">
          <w:marLeft w:val="640"/>
          <w:marRight w:val="0"/>
          <w:marTop w:val="0"/>
          <w:marBottom w:val="0"/>
          <w:divBdr>
            <w:top w:val="none" w:sz="0" w:space="0" w:color="auto"/>
            <w:left w:val="none" w:sz="0" w:space="0" w:color="auto"/>
            <w:bottom w:val="none" w:sz="0" w:space="0" w:color="auto"/>
            <w:right w:val="none" w:sz="0" w:space="0" w:color="auto"/>
          </w:divBdr>
        </w:div>
        <w:div w:id="2056193897">
          <w:marLeft w:val="640"/>
          <w:marRight w:val="0"/>
          <w:marTop w:val="0"/>
          <w:marBottom w:val="0"/>
          <w:divBdr>
            <w:top w:val="none" w:sz="0" w:space="0" w:color="auto"/>
            <w:left w:val="none" w:sz="0" w:space="0" w:color="auto"/>
            <w:bottom w:val="none" w:sz="0" w:space="0" w:color="auto"/>
            <w:right w:val="none" w:sz="0" w:space="0" w:color="auto"/>
          </w:divBdr>
        </w:div>
        <w:div w:id="1675719394">
          <w:marLeft w:val="640"/>
          <w:marRight w:val="0"/>
          <w:marTop w:val="0"/>
          <w:marBottom w:val="0"/>
          <w:divBdr>
            <w:top w:val="none" w:sz="0" w:space="0" w:color="auto"/>
            <w:left w:val="none" w:sz="0" w:space="0" w:color="auto"/>
            <w:bottom w:val="none" w:sz="0" w:space="0" w:color="auto"/>
            <w:right w:val="none" w:sz="0" w:space="0" w:color="auto"/>
          </w:divBdr>
        </w:div>
        <w:div w:id="1895121201">
          <w:marLeft w:val="640"/>
          <w:marRight w:val="0"/>
          <w:marTop w:val="0"/>
          <w:marBottom w:val="0"/>
          <w:divBdr>
            <w:top w:val="none" w:sz="0" w:space="0" w:color="auto"/>
            <w:left w:val="none" w:sz="0" w:space="0" w:color="auto"/>
            <w:bottom w:val="none" w:sz="0" w:space="0" w:color="auto"/>
            <w:right w:val="none" w:sz="0" w:space="0" w:color="auto"/>
          </w:divBdr>
        </w:div>
        <w:div w:id="494491834">
          <w:marLeft w:val="640"/>
          <w:marRight w:val="0"/>
          <w:marTop w:val="0"/>
          <w:marBottom w:val="0"/>
          <w:divBdr>
            <w:top w:val="none" w:sz="0" w:space="0" w:color="auto"/>
            <w:left w:val="none" w:sz="0" w:space="0" w:color="auto"/>
            <w:bottom w:val="none" w:sz="0" w:space="0" w:color="auto"/>
            <w:right w:val="none" w:sz="0" w:space="0" w:color="auto"/>
          </w:divBdr>
        </w:div>
        <w:div w:id="81224180">
          <w:marLeft w:val="640"/>
          <w:marRight w:val="0"/>
          <w:marTop w:val="0"/>
          <w:marBottom w:val="0"/>
          <w:divBdr>
            <w:top w:val="none" w:sz="0" w:space="0" w:color="auto"/>
            <w:left w:val="none" w:sz="0" w:space="0" w:color="auto"/>
            <w:bottom w:val="none" w:sz="0" w:space="0" w:color="auto"/>
            <w:right w:val="none" w:sz="0" w:space="0" w:color="auto"/>
          </w:divBdr>
        </w:div>
        <w:div w:id="1991323764">
          <w:marLeft w:val="640"/>
          <w:marRight w:val="0"/>
          <w:marTop w:val="0"/>
          <w:marBottom w:val="0"/>
          <w:divBdr>
            <w:top w:val="none" w:sz="0" w:space="0" w:color="auto"/>
            <w:left w:val="none" w:sz="0" w:space="0" w:color="auto"/>
            <w:bottom w:val="none" w:sz="0" w:space="0" w:color="auto"/>
            <w:right w:val="none" w:sz="0" w:space="0" w:color="auto"/>
          </w:divBdr>
        </w:div>
        <w:div w:id="1951863228">
          <w:marLeft w:val="640"/>
          <w:marRight w:val="0"/>
          <w:marTop w:val="0"/>
          <w:marBottom w:val="0"/>
          <w:divBdr>
            <w:top w:val="none" w:sz="0" w:space="0" w:color="auto"/>
            <w:left w:val="none" w:sz="0" w:space="0" w:color="auto"/>
            <w:bottom w:val="none" w:sz="0" w:space="0" w:color="auto"/>
            <w:right w:val="none" w:sz="0" w:space="0" w:color="auto"/>
          </w:divBdr>
        </w:div>
        <w:div w:id="1471630583">
          <w:marLeft w:val="640"/>
          <w:marRight w:val="0"/>
          <w:marTop w:val="0"/>
          <w:marBottom w:val="0"/>
          <w:divBdr>
            <w:top w:val="none" w:sz="0" w:space="0" w:color="auto"/>
            <w:left w:val="none" w:sz="0" w:space="0" w:color="auto"/>
            <w:bottom w:val="none" w:sz="0" w:space="0" w:color="auto"/>
            <w:right w:val="none" w:sz="0" w:space="0" w:color="auto"/>
          </w:divBdr>
        </w:div>
        <w:div w:id="1146630572">
          <w:marLeft w:val="640"/>
          <w:marRight w:val="0"/>
          <w:marTop w:val="0"/>
          <w:marBottom w:val="0"/>
          <w:divBdr>
            <w:top w:val="none" w:sz="0" w:space="0" w:color="auto"/>
            <w:left w:val="none" w:sz="0" w:space="0" w:color="auto"/>
            <w:bottom w:val="none" w:sz="0" w:space="0" w:color="auto"/>
            <w:right w:val="none" w:sz="0" w:space="0" w:color="auto"/>
          </w:divBdr>
        </w:div>
        <w:div w:id="682518266">
          <w:marLeft w:val="640"/>
          <w:marRight w:val="0"/>
          <w:marTop w:val="0"/>
          <w:marBottom w:val="0"/>
          <w:divBdr>
            <w:top w:val="none" w:sz="0" w:space="0" w:color="auto"/>
            <w:left w:val="none" w:sz="0" w:space="0" w:color="auto"/>
            <w:bottom w:val="none" w:sz="0" w:space="0" w:color="auto"/>
            <w:right w:val="none" w:sz="0" w:space="0" w:color="auto"/>
          </w:divBdr>
        </w:div>
        <w:div w:id="655762997">
          <w:marLeft w:val="640"/>
          <w:marRight w:val="0"/>
          <w:marTop w:val="0"/>
          <w:marBottom w:val="0"/>
          <w:divBdr>
            <w:top w:val="none" w:sz="0" w:space="0" w:color="auto"/>
            <w:left w:val="none" w:sz="0" w:space="0" w:color="auto"/>
            <w:bottom w:val="none" w:sz="0" w:space="0" w:color="auto"/>
            <w:right w:val="none" w:sz="0" w:space="0" w:color="auto"/>
          </w:divBdr>
        </w:div>
        <w:div w:id="1542278624">
          <w:marLeft w:val="640"/>
          <w:marRight w:val="0"/>
          <w:marTop w:val="0"/>
          <w:marBottom w:val="0"/>
          <w:divBdr>
            <w:top w:val="none" w:sz="0" w:space="0" w:color="auto"/>
            <w:left w:val="none" w:sz="0" w:space="0" w:color="auto"/>
            <w:bottom w:val="none" w:sz="0" w:space="0" w:color="auto"/>
            <w:right w:val="none" w:sz="0" w:space="0" w:color="auto"/>
          </w:divBdr>
        </w:div>
        <w:div w:id="561870145">
          <w:marLeft w:val="640"/>
          <w:marRight w:val="0"/>
          <w:marTop w:val="0"/>
          <w:marBottom w:val="0"/>
          <w:divBdr>
            <w:top w:val="none" w:sz="0" w:space="0" w:color="auto"/>
            <w:left w:val="none" w:sz="0" w:space="0" w:color="auto"/>
            <w:bottom w:val="none" w:sz="0" w:space="0" w:color="auto"/>
            <w:right w:val="none" w:sz="0" w:space="0" w:color="auto"/>
          </w:divBdr>
        </w:div>
        <w:div w:id="1919824492">
          <w:marLeft w:val="640"/>
          <w:marRight w:val="0"/>
          <w:marTop w:val="0"/>
          <w:marBottom w:val="0"/>
          <w:divBdr>
            <w:top w:val="none" w:sz="0" w:space="0" w:color="auto"/>
            <w:left w:val="none" w:sz="0" w:space="0" w:color="auto"/>
            <w:bottom w:val="none" w:sz="0" w:space="0" w:color="auto"/>
            <w:right w:val="none" w:sz="0" w:space="0" w:color="auto"/>
          </w:divBdr>
        </w:div>
        <w:div w:id="2002270775">
          <w:marLeft w:val="640"/>
          <w:marRight w:val="0"/>
          <w:marTop w:val="0"/>
          <w:marBottom w:val="0"/>
          <w:divBdr>
            <w:top w:val="none" w:sz="0" w:space="0" w:color="auto"/>
            <w:left w:val="none" w:sz="0" w:space="0" w:color="auto"/>
            <w:bottom w:val="none" w:sz="0" w:space="0" w:color="auto"/>
            <w:right w:val="none" w:sz="0" w:space="0" w:color="auto"/>
          </w:divBdr>
        </w:div>
        <w:div w:id="1995257067">
          <w:marLeft w:val="640"/>
          <w:marRight w:val="0"/>
          <w:marTop w:val="0"/>
          <w:marBottom w:val="0"/>
          <w:divBdr>
            <w:top w:val="none" w:sz="0" w:space="0" w:color="auto"/>
            <w:left w:val="none" w:sz="0" w:space="0" w:color="auto"/>
            <w:bottom w:val="none" w:sz="0" w:space="0" w:color="auto"/>
            <w:right w:val="none" w:sz="0" w:space="0" w:color="auto"/>
          </w:divBdr>
        </w:div>
        <w:div w:id="557790536">
          <w:marLeft w:val="640"/>
          <w:marRight w:val="0"/>
          <w:marTop w:val="0"/>
          <w:marBottom w:val="0"/>
          <w:divBdr>
            <w:top w:val="none" w:sz="0" w:space="0" w:color="auto"/>
            <w:left w:val="none" w:sz="0" w:space="0" w:color="auto"/>
            <w:bottom w:val="none" w:sz="0" w:space="0" w:color="auto"/>
            <w:right w:val="none" w:sz="0" w:space="0" w:color="auto"/>
          </w:divBdr>
        </w:div>
        <w:div w:id="472676741">
          <w:marLeft w:val="640"/>
          <w:marRight w:val="0"/>
          <w:marTop w:val="0"/>
          <w:marBottom w:val="0"/>
          <w:divBdr>
            <w:top w:val="none" w:sz="0" w:space="0" w:color="auto"/>
            <w:left w:val="none" w:sz="0" w:space="0" w:color="auto"/>
            <w:bottom w:val="none" w:sz="0" w:space="0" w:color="auto"/>
            <w:right w:val="none" w:sz="0" w:space="0" w:color="auto"/>
          </w:divBdr>
        </w:div>
        <w:div w:id="457339411">
          <w:marLeft w:val="640"/>
          <w:marRight w:val="0"/>
          <w:marTop w:val="0"/>
          <w:marBottom w:val="0"/>
          <w:divBdr>
            <w:top w:val="none" w:sz="0" w:space="0" w:color="auto"/>
            <w:left w:val="none" w:sz="0" w:space="0" w:color="auto"/>
            <w:bottom w:val="none" w:sz="0" w:space="0" w:color="auto"/>
            <w:right w:val="none" w:sz="0" w:space="0" w:color="auto"/>
          </w:divBdr>
        </w:div>
        <w:div w:id="1917282963">
          <w:marLeft w:val="640"/>
          <w:marRight w:val="0"/>
          <w:marTop w:val="0"/>
          <w:marBottom w:val="0"/>
          <w:divBdr>
            <w:top w:val="none" w:sz="0" w:space="0" w:color="auto"/>
            <w:left w:val="none" w:sz="0" w:space="0" w:color="auto"/>
            <w:bottom w:val="none" w:sz="0" w:space="0" w:color="auto"/>
            <w:right w:val="none" w:sz="0" w:space="0" w:color="auto"/>
          </w:divBdr>
        </w:div>
        <w:div w:id="886718317">
          <w:marLeft w:val="640"/>
          <w:marRight w:val="0"/>
          <w:marTop w:val="0"/>
          <w:marBottom w:val="0"/>
          <w:divBdr>
            <w:top w:val="none" w:sz="0" w:space="0" w:color="auto"/>
            <w:left w:val="none" w:sz="0" w:space="0" w:color="auto"/>
            <w:bottom w:val="none" w:sz="0" w:space="0" w:color="auto"/>
            <w:right w:val="none" w:sz="0" w:space="0" w:color="auto"/>
          </w:divBdr>
        </w:div>
        <w:div w:id="1681085117">
          <w:marLeft w:val="640"/>
          <w:marRight w:val="0"/>
          <w:marTop w:val="0"/>
          <w:marBottom w:val="0"/>
          <w:divBdr>
            <w:top w:val="none" w:sz="0" w:space="0" w:color="auto"/>
            <w:left w:val="none" w:sz="0" w:space="0" w:color="auto"/>
            <w:bottom w:val="none" w:sz="0" w:space="0" w:color="auto"/>
            <w:right w:val="none" w:sz="0" w:space="0" w:color="auto"/>
          </w:divBdr>
        </w:div>
        <w:div w:id="921182228">
          <w:marLeft w:val="640"/>
          <w:marRight w:val="0"/>
          <w:marTop w:val="0"/>
          <w:marBottom w:val="0"/>
          <w:divBdr>
            <w:top w:val="none" w:sz="0" w:space="0" w:color="auto"/>
            <w:left w:val="none" w:sz="0" w:space="0" w:color="auto"/>
            <w:bottom w:val="none" w:sz="0" w:space="0" w:color="auto"/>
            <w:right w:val="none" w:sz="0" w:space="0" w:color="auto"/>
          </w:divBdr>
        </w:div>
        <w:div w:id="723917204">
          <w:marLeft w:val="640"/>
          <w:marRight w:val="0"/>
          <w:marTop w:val="0"/>
          <w:marBottom w:val="0"/>
          <w:divBdr>
            <w:top w:val="none" w:sz="0" w:space="0" w:color="auto"/>
            <w:left w:val="none" w:sz="0" w:space="0" w:color="auto"/>
            <w:bottom w:val="none" w:sz="0" w:space="0" w:color="auto"/>
            <w:right w:val="none" w:sz="0" w:space="0" w:color="auto"/>
          </w:divBdr>
        </w:div>
        <w:div w:id="1152796839">
          <w:marLeft w:val="640"/>
          <w:marRight w:val="0"/>
          <w:marTop w:val="0"/>
          <w:marBottom w:val="0"/>
          <w:divBdr>
            <w:top w:val="none" w:sz="0" w:space="0" w:color="auto"/>
            <w:left w:val="none" w:sz="0" w:space="0" w:color="auto"/>
            <w:bottom w:val="none" w:sz="0" w:space="0" w:color="auto"/>
            <w:right w:val="none" w:sz="0" w:space="0" w:color="auto"/>
          </w:divBdr>
        </w:div>
        <w:div w:id="1087766710">
          <w:marLeft w:val="640"/>
          <w:marRight w:val="0"/>
          <w:marTop w:val="0"/>
          <w:marBottom w:val="0"/>
          <w:divBdr>
            <w:top w:val="none" w:sz="0" w:space="0" w:color="auto"/>
            <w:left w:val="none" w:sz="0" w:space="0" w:color="auto"/>
            <w:bottom w:val="none" w:sz="0" w:space="0" w:color="auto"/>
            <w:right w:val="none" w:sz="0" w:space="0" w:color="auto"/>
          </w:divBdr>
        </w:div>
        <w:div w:id="1553031713">
          <w:marLeft w:val="640"/>
          <w:marRight w:val="0"/>
          <w:marTop w:val="0"/>
          <w:marBottom w:val="0"/>
          <w:divBdr>
            <w:top w:val="none" w:sz="0" w:space="0" w:color="auto"/>
            <w:left w:val="none" w:sz="0" w:space="0" w:color="auto"/>
            <w:bottom w:val="none" w:sz="0" w:space="0" w:color="auto"/>
            <w:right w:val="none" w:sz="0" w:space="0" w:color="auto"/>
          </w:divBdr>
        </w:div>
        <w:div w:id="897932684">
          <w:marLeft w:val="640"/>
          <w:marRight w:val="0"/>
          <w:marTop w:val="0"/>
          <w:marBottom w:val="0"/>
          <w:divBdr>
            <w:top w:val="none" w:sz="0" w:space="0" w:color="auto"/>
            <w:left w:val="none" w:sz="0" w:space="0" w:color="auto"/>
            <w:bottom w:val="none" w:sz="0" w:space="0" w:color="auto"/>
            <w:right w:val="none" w:sz="0" w:space="0" w:color="auto"/>
          </w:divBdr>
        </w:div>
        <w:div w:id="1663241132">
          <w:marLeft w:val="640"/>
          <w:marRight w:val="0"/>
          <w:marTop w:val="0"/>
          <w:marBottom w:val="0"/>
          <w:divBdr>
            <w:top w:val="none" w:sz="0" w:space="0" w:color="auto"/>
            <w:left w:val="none" w:sz="0" w:space="0" w:color="auto"/>
            <w:bottom w:val="none" w:sz="0" w:space="0" w:color="auto"/>
            <w:right w:val="none" w:sz="0" w:space="0" w:color="auto"/>
          </w:divBdr>
        </w:div>
        <w:div w:id="1497726459">
          <w:marLeft w:val="640"/>
          <w:marRight w:val="0"/>
          <w:marTop w:val="0"/>
          <w:marBottom w:val="0"/>
          <w:divBdr>
            <w:top w:val="none" w:sz="0" w:space="0" w:color="auto"/>
            <w:left w:val="none" w:sz="0" w:space="0" w:color="auto"/>
            <w:bottom w:val="none" w:sz="0" w:space="0" w:color="auto"/>
            <w:right w:val="none" w:sz="0" w:space="0" w:color="auto"/>
          </w:divBdr>
        </w:div>
        <w:div w:id="957031321">
          <w:marLeft w:val="640"/>
          <w:marRight w:val="0"/>
          <w:marTop w:val="0"/>
          <w:marBottom w:val="0"/>
          <w:divBdr>
            <w:top w:val="none" w:sz="0" w:space="0" w:color="auto"/>
            <w:left w:val="none" w:sz="0" w:space="0" w:color="auto"/>
            <w:bottom w:val="none" w:sz="0" w:space="0" w:color="auto"/>
            <w:right w:val="none" w:sz="0" w:space="0" w:color="auto"/>
          </w:divBdr>
        </w:div>
        <w:div w:id="743913874">
          <w:marLeft w:val="640"/>
          <w:marRight w:val="0"/>
          <w:marTop w:val="0"/>
          <w:marBottom w:val="0"/>
          <w:divBdr>
            <w:top w:val="none" w:sz="0" w:space="0" w:color="auto"/>
            <w:left w:val="none" w:sz="0" w:space="0" w:color="auto"/>
            <w:bottom w:val="none" w:sz="0" w:space="0" w:color="auto"/>
            <w:right w:val="none" w:sz="0" w:space="0" w:color="auto"/>
          </w:divBdr>
        </w:div>
        <w:div w:id="699866692">
          <w:marLeft w:val="640"/>
          <w:marRight w:val="0"/>
          <w:marTop w:val="0"/>
          <w:marBottom w:val="0"/>
          <w:divBdr>
            <w:top w:val="none" w:sz="0" w:space="0" w:color="auto"/>
            <w:left w:val="none" w:sz="0" w:space="0" w:color="auto"/>
            <w:bottom w:val="none" w:sz="0" w:space="0" w:color="auto"/>
            <w:right w:val="none" w:sz="0" w:space="0" w:color="auto"/>
          </w:divBdr>
        </w:div>
        <w:div w:id="467552900">
          <w:marLeft w:val="640"/>
          <w:marRight w:val="0"/>
          <w:marTop w:val="0"/>
          <w:marBottom w:val="0"/>
          <w:divBdr>
            <w:top w:val="none" w:sz="0" w:space="0" w:color="auto"/>
            <w:left w:val="none" w:sz="0" w:space="0" w:color="auto"/>
            <w:bottom w:val="none" w:sz="0" w:space="0" w:color="auto"/>
            <w:right w:val="none" w:sz="0" w:space="0" w:color="auto"/>
          </w:divBdr>
        </w:div>
        <w:div w:id="1310935114">
          <w:marLeft w:val="640"/>
          <w:marRight w:val="0"/>
          <w:marTop w:val="0"/>
          <w:marBottom w:val="0"/>
          <w:divBdr>
            <w:top w:val="none" w:sz="0" w:space="0" w:color="auto"/>
            <w:left w:val="none" w:sz="0" w:space="0" w:color="auto"/>
            <w:bottom w:val="none" w:sz="0" w:space="0" w:color="auto"/>
            <w:right w:val="none" w:sz="0" w:space="0" w:color="auto"/>
          </w:divBdr>
        </w:div>
        <w:div w:id="1513639971">
          <w:marLeft w:val="640"/>
          <w:marRight w:val="0"/>
          <w:marTop w:val="0"/>
          <w:marBottom w:val="0"/>
          <w:divBdr>
            <w:top w:val="none" w:sz="0" w:space="0" w:color="auto"/>
            <w:left w:val="none" w:sz="0" w:space="0" w:color="auto"/>
            <w:bottom w:val="none" w:sz="0" w:space="0" w:color="auto"/>
            <w:right w:val="none" w:sz="0" w:space="0" w:color="auto"/>
          </w:divBdr>
        </w:div>
        <w:div w:id="1682464916">
          <w:marLeft w:val="640"/>
          <w:marRight w:val="0"/>
          <w:marTop w:val="0"/>
          <w:marBottom w:val="0"/>
          <w:divBdr>
            <w:top w:val="none" w:sz="0" w:space="0" w:color="auto"/>
            <w:left w:val="none" w:sz="0" w:space="0" w:color="auto"/>
            <w:bottom w:val="none" w:sz="0" w:space="0" w:color="auto"/>
            <w:right w:val="none" w:sz="0" w:space="0" w:color="auto"/>
          </w:divBdr>
        </w:div>
        <w:div w:id="1015498075">
          <w:marLeft w:val="640"/>
          <w:marRight w:val="0"/>
          <w:marTop w:val="0"/>
          <w:marBottom w:val="0"/>
          <w:divBdr>
            <w:top w:val="none" w:sz="0" w:space="0" w:color="auto"/>
            <w:left w:val="none" w:sz="0" w:space="0" w:color="auto"/>
            <w:bottom w:val="none" w:sz="0" w:space="0" w:color="auto"/>
            <w:right w:val="none" w:sz="0" w:space="0" w:color="auto"/>
          </w:divBdr>
        </w:div>
      </w:divsChild>
    </w:div>
    <w:div w:id="1185678487">
      <w:bodyDiv w:val="1"/>
      <w:marLeft w:val="0"/>
      <w:marRight w:val="0"/>
      <w:marTop w:val="0"/>
      <w:marBottom w:val="0"/>
      <w:divBdr>
        <w:top w:val="none" w:sz="0" w:space="0" w:color="auto"/>
        <w:left w:val="none" w:sz="0" w:space="0" w:color="auto"/>
        <w:bottom w:val="none" w:sz="0" w:space="0" w:color="auto"/>
        <w:right w:val="none" w:sz="0" w:space="0" w:color="auto"/>
      </w:divBdr>
    </w:div>
    <w:div w:id="1188104451">
      <w:bodyDiv w:val="1"/>
      <w:marLeft w:val="0"/>
      <w:marRight w:val="0"/>
      <w:marTop w:val="0"/>
      <w:marBottom w:val="0"/>
      <w:divBdr>
        <w:top w:val="none" w:sz="0" w:space="0" w:color="auto"/>
        <w:left w:val="none" w:sz="0" w:space="0" w:color="auto"/>
        <w:bottom w:val="none" w:sz="0" w:space="0" w:color="auto"/>
        <w:right w:val="none" w:sz="0" w:space="0" w:color="auto"/>
      </w:divBdr>
    </w:div>
    <w:div w:id="1191727817">
      <w:bodyDiv w:val="1"/>
      <w:marLeft w:val="0"/>
      <w:marRight w:val="0"/>
      <w:marTop w:val="0"/>
      <w:marBottom w:val="0"/>
      <w:divBdr>
        <w:top w:val="none" w:sz="0" w:space="0" w:color="auto"/>
        <w:left w:val="none" w:sz="0" w:space="0" w:color="auto"/>
        <w:bottom w:val="none" w:sz="0" w:space="0" w:color="auto"/>
        <w:right w:val="none" w:sz="0" w:space="0" w:color="auto"/>
      </w:divBdr>
    </w:div>
    <w:div w:id="1192914362">
      <w:bodyDiv w:val="1"/>
      <w:marLeft w:val="0"/>
      <w:marRight w:val="0"/>
      <w:marTop w:val="0"/>
      <w:marBottom w:val="0"/>
      <w:divBdr>
        <w:top w:val="none" w:sz="0" w:space="0" w:color="auto"/>
        <w:left w:val="none" w:sz="0" w:space="0" w:color="auto"/>
        <w:bottom w:val="none" w:sz="0" w:space="0" w:color="auto"/>
        <w:right w:val="none" w:sz="0" w:space="0" w:color="auto"/>
      </w:divBdr>
    </w:div>
    <w:div w:id="1194001586">
      <w:bodyDiv w:val="1"/>
      <w:marLeft w:val="0"/>
      <w:marRight w:val="0"/>
      <w:marTop w:val="0"/>
      <w:marBottom w:val="0"/>
      <w:divBdr>
        <w:top w:val="none" w:sz="0" w:space="0" w:color="auto"/>
        <w:left w:val="none" w:sz="0" w:space="0" w:color="auto"/>
        <w:bottom w:val="none" w:sz="0" w:space="0" w:color="auto"/>
        <w:right w:val="none" w:sz="0" w:space="0" w:color="auto"/>
      </w:divBdr>
    </w:div>
    <w:div w:id="1195996847">
      <w:bodyDiv w:val="1"/>
      <w:marLeft w:val="0"/>
      <w:marRight w:val="0"/>
      <w:marTop w:val="0"/>
      <w:marBottom w:val="0"/>
      <w:divBdr>
        <w:top w:val="none" w:sz="0" w:space="0" w:color="auto"/>
        <w:left w:val="none" w:sz="0" w:space="0" w:color="auto"/>
        <w:bottom w:val="none" w:sz="0" w:space="0" w:color="auto"/>
        <w:right w:val="none" w:sz="0" w:space="0" w:color="auto"/>
      </w:divBdr>
    </w:div>
    <w:div w:id="1196697818">
      <w:bodyDiv w:val="1"/>
      <w:marLeft w:val="0"/>
      <w:marRight w:val="0"/>
      <w:marTop w:val="0"/>
      <w:marBottom w:val="0"/>
      <w:divBdr>
        <w:top w:val="none" w:sz="0" w:space="0" w:color="auto"/>
        <w:left w:val="none" w:sz="0" w:space="0" w:color="auto"/>
        <w:bottom w:val="none" w:sz="0" w:space="0" w:color="auto"/>
        <w:right w:val="none" w:sz="0" w:space="0" w:color="auto"/>
      </w:divBdr>
    </w:div>
    <w:div w:id="1197885858">
      <w:bodyDiv w:val="1"/>
      <w:marLeft w:val="0"/>
      <w:marRight w:val="0"/>
      <w:marTop w:val="0"/>
      <w:marBottom w:val="0"/>
      <w:divBdr>
        <w:top w:val="none" w:sz="0" w:space="0" w:color="auto"/>
        <w:left w:val="none" w:sz="0" w:space="0" w:color="auto"/>
        <w:bottom w:val="none" w:sz="0" w:space="0" w:color="auto"/>
        <w:right w:val="none" w:sz="0" w:space="0" w:color="auto"/>
      </w:divBdr>
    </w:div>
    <w:div w:id="1198549427">
      <w:bodyDiv w:val="1"/>
      <w:marLeft w:val="0"/>
      <w:marRight w:val="0"/>
      <w:marTop w:val="0"/>
      <w:marBottom w:val="0"/>
      <w:divBdr>
        <w:top w:val="none" w:sz="0" w:space="0" w:color="auto"/>
        <w:left w:val="none" w:sz="0" w:space="0" w:color="auto"/>
        <w:bottom w:val="none" w:sz="0" w:space="0" w:color="auto"/>
        <w:right w:val="none" w:sz="0" w:space="0" w:color="auto"/>
      </w:divBdr>
    </w:div>
    <w:div w:id="1201238325">
      <w:bodyDiv w:val="1"/>
      <w:marLeft w:val="0"/>
      <w:marRight w:val="0"/>
      <w:marTop w:val="0"/>
      <w:marBottom w:val="0"/>
      <w:divBdr>
        <w:top w:val="none" w:sz="0" w:space="0" w:color="auto"/>
        <w:left w:val="none" w:sz="0" w:space="0" w:color="auto"/>
        <w:bottom w:val="none" w:sz="0" w:space="0" w:color="auto"/>
        <w:right w:val="none" w:sz="0" w:space="0" w:color="auto"/>
      </w:divBdr>
      <w:divsChild>
        <w:div w:id="1471635096">
          <w:marLeft w:val="640"/>
          <w:marRight w:val="0"/>
          <w:marTop w:val="0"/>
          <w:marBottom w:val="0"/>
          <w:divBdr>
            <w:top w:val="none" w:sz="0" w:space="0" w:color="auto"/>
            <w:left w:val="none" w:sz="0" w:space="0" w:color="auto"/>
            <w:bottom w:val="none" w:sz="0" w:space="0" w:color="auto"/>
            <w:right w:val="none" w:sz="0" w:space="0" w:color="auto"/>
          </w:divBdr>
        </w:div>
        <w:div w:id="514272315">
          <w:marLeft w:val="640"/>
          <w:marRight w:val="0"/>
          <w:marTop w:val="0"/>
          <w:marBottom w:val="0"/>
          <w:divBdr>
            <w:top w:val="none" w:sz="0" w:space="0" w:color="auto"/>
            <w:left w:val="none" w:sz="0" w:space="0" w:color="auto"/>
            <w:bottom w:val="none" w:sz="0" w:space="0" w:color="auto"/>
            <w:right w:val="none" w:sz="0" w:space="0" w:color="auto"/>
          </w:divBdr>
        </w:div>
        <w:div w:id="1784105469">
          <w:marLeft w:val="640"/>
          <w:marRight w:val="0"/>
          <w:marTop w:val="0"/>
          <w:marBottom w:val="0"/>
          <w:divBdr>
            <w:top w:val="none" w:sz="0" w:space="0" w:color="auto"/>
            <w:left w:val="none" w:sz="0" w:space="0" w:color="auto"/>
            <w:bottom w:val="none" w:sz="0" w:space="0" w:color="auto"/>
            <w:right w:val="none" w:sz="0" w:space="0" w:color="auto"/>
          </w:divBdr>
        </w:div>
        <w:div w:id="121583571">
          <w:marLeft w:val="640"/>
          <w:marRight w:val="0"/>
          <w:marTop w:val="0"/>
          <w:marBottom w:val="0"/>
          <w:divBdr>
            <w:top w:val="none" w:sz="0" w:space="0" w:color="auto"/>
            <w:left w:val="none" w:sz="0" w:space="0" w:color="auto"/>
            <w:bottom w:val="none" w:sz="0" w:space="0" w:color="auto"/>
            <w:right w:val="none" w:sz="0" w:space="0" w:color="auto"/>
          </w:divBdr>
        </w:div>
        <w:div w:id="932471709">
          <w:marLeft w:val="640"/>
          <w:marRight w:val="0"/>
          <w:marTop w:val="0"/>
          <w:marBottom w:val="0"/>
          <w:divBdr>
            <w:top w:val="none" w:sz="0" w:space="0" w:color="auto"/>
            <w:left w:val="none" w:sz="0" w:space="0" w:color="auto"/>
            <w:bottom w:val="none" w:sz="0" w:space="0" w:color="auto"/>
            <w:right w:val="none" w:sz="0" w:space="0" w:color="auto"/>
          </w:divBdr>
        </w:div>
        <w:div w:id="404643234">
          <w:marLeft w:val="640"/>
          <w:marRight w:val="0"/>
          <w:marTop w:val="0"/>
          <w:marBottom w:val="0"/>
          <w:divBdr>
            <w:top w:val="none" w:sz="0" w:space="0" w:color="auto"/>
            <w:left w:val="none" w:sz="0" w:space="0" w:color="auto"/>
            <w:bottom w:val="none" w:sz="0" w:space="0" w:color="auto"/>
            <w:right w:val="none" w:sz="0" w:space="0" w:color="auto"/>
          </w:divBdr>
        </w:div>
        <w:div w:id="725571295">
          <w:marLeft w:val="640"/>
          <w:marRight w:val="0"/>
          <w:marTop w:val="0"/>
          <w:marBottom w:val="0"/>
          <w:divBdr>
            <w:top w:val="none" w:sz="0" w:space="0" w:color="auto"/>
            <w:left w:val="none" w:sz="0" w:space="0" w:color="auto"/>
            <w:bottom w:val="none" w:sz="0" w:space="0" w:color="auto"/>
            <w:right w:val="none" w:sz="0" w:space="0" w:color="auto"/>
          </w:divBdr>
        </w:div>
        <w:div w:id="1382291701">
          <w:marLeft w:val="640"/>
          <w:marRight w:val="0"/>
          <w:marTop w:val="0"/>
          <w:marBottom w:val="0"/>
          <w:divBdr>
            <w:top w:val="none" w:sz="0" w:space="0" w:color="auto"/>
            <w:left w:val="none" w:sz="0" w:space="0" w:color="auto"/>
            <w:bottom w:val="none" w:sz="0" w:space="0" w:color="auto"/>
            <w:right w:val="none" w:sz="0" w:space="0" w:color="auto"/>
          </w:divBdr>
        </w:div>
        <w:div w:id="2017880104">
          <w:marLeft w:val="640"/>
          <w:marRight w:val="0"/>
          <w:marTop w:val="0"/>
          <w:marBottom w:val="0"/>
          <w:divBdr>
            <w:top w:val="none" w:sz="0" w:space="0" w:color="auto"/>
            <w:left w:val="none" w:sz="0" w:space="0" w:color="auto"/>
            <w:bottom w:val="none" w:sz="0" w:space="0" w:color="auto"/>
            <w:right w:val="none" w:sz="0" w:space="0" w:color="auto"/>
          </w:divBdr>
        </w:div>
        <w:div w:id="1613707407">
          <w:marLeft w:val="640"/>
          <w:marRight w:val="0"/>
          <w:marTop w:val="0"/>
          <w:marBottom w:val="0"/>
          <w:divBdr>
            <w:top w:val="none" w:sz="0" w:space="0" w:color="auto"/>
            <w:left w:val="none" w:sz="0" w:space="0" w:color="auto"/>
            <w:bottom w:val="none" w:sz="0" w:space="0" w:color="auto"/>
            <w:right w:val="none" w:sz="0" w:space="0" w:color="auto"/>
          </w:divBdr>
        </w:div>
        <w:div w:id="1627396049">
          <w:marLeft w:val="640"/>
          <w:marRight w:val="0"/>
          <w:marTop w:val="0"/>
          <w:marBottom w:val="0"/>
          <w:divBdr>
            <w:top w:val="none" w:sz="0" w:space="0" w:color="auto"/>
            <w:left w:val="none" w:sz="0" w:space="0" w:color="auto"/>
            <w:bottom w:val="none" w:sz="0" w:space="0" w:color="auto"/>
            <w:right w:val="none" w:sz="0" w:space="0" w:color="auto"/>
          </w:divBdr>
        </w:div>
        <w:div w:id="721057332">
          <w:marLeft w:val="640"/>
          <w:marRight w:val="0"/>
          <w:marTop w:val="0"/>
          <w:marBottom w:val="0"/>
          <w:divBdr>
            <w:top w:val="none" w:sz="0" w:space="0" w:color="auto"/>
            <w:left w:val="none" w:sz="0" w:space="0" w:color="auto"/>
            <w:bottom w:val="none" w:sz="0" w:space="0" w:color="auto"/>
            <w:right w:val="none" w:sz="0" w:space="0" w:color="auto"/>
          </w:divBdr>
        </w:div>
        <w:div w:id="1208958254">
          <w:marLeft w:val="640"/>
          <w:marRight w:val="0"/>
          <w:marTop w:val="0"/>
          <w:marBottom w:val="0"/>
          <w:divBdr>
            <w:top w:val="none" w:sz="0" w:space="0" w:color="auto"/>
            <w:left w:val="none" w:sz="0" w:space="0" w:color="auto"/>
            <w:bottom w:val="none" w:sz="0" w:space="0" w:color="auto"/>
            <w:right w:val="none" w:sz="0" w:space="0" w:color="auto"/>
          </w:divBdr>
        </w:div>
        <w:div w:id="538471124">
          <w:marLeft w:val="640"/>
          <w:marRight w:val="0"/>
          <w:marTop w:val="0"/>
          <w:marBottom w:val="0"/>
          <w:divBdr>
            <w:top w:val="none" w:sz="0" w:space="0" w:color="auto"/>
            <w:left w:val="none" w:sz="0" w:space="0" w:color="auto"/>
            <w:bottom w:val="none" w:sz="0" w:space="0" w:color="auto"/>
            <w:right w:val="none" w:sz="0" w:space="0" w:color="auto"/>
          </w:divBdr>
        </w:div>
        <w:div w:id="2085444724">
          <w:marLeft w:val="640"/>
          <w:marRight w:val="0"/>
          <w:marTop w:val="0"/>
          <w:marBottom w:val="0"/>
          <w:divBdr>
            <w:top w:val="none" w:sz="0" w:space="0" w:color="auto"/>
            <w:left w:val="none" w:sz="0" w:space="0" w:color="auto"/>
            <w:bottom w:val="none" w:sz="0" w:space="0" w:color="auto"/>
            <w:right w:val="none" w:sz="0" w:space="0" w:color="auto"/>
          </w:divBdr>
        </w:div>
        <w:div w:id="1603492941">
          <w:marLeft w:val="640"/>
          <w:marRight w:val="0"/>
          <w:marTop w:val="0"/>
          <w:marBottom w:val="0"/>
          <w:divBdr>
            <w:top w:val="none" w:sz="0" w:space="0" w:color="auto"/>
            <w:left w:val="none" w:sz="0" w:space="0" w:color="auto"/>
            <w:bottom w:val="none" w:sz="0" w:space="0" w:color="auto"/>
            <w:right w:val="none" w:sz="0" w:space="0" w:color="auto"/>
          </w:divBdr>
        </w:div>
        <w:div w:id="314996163">
          <w:marLeft w:val="640"/>
          <w:marRight w:val="0"/>
          <w:marTop w:val="0"/>
          <w:marBottom w:val="0"/>
          <w:divBdr>
            <w:top w:val="none" w:sz="0" w:space="0" w:color="auto"/>
            <w:left w:val="none" w:sz="0" w:space="0" w:color="auto"/>
            <w:bottom w:val="none" w:sz="0" w:space="0" w:color="auto"/>
            <w:right w:val="none" w:sz="0" w:space="0" w:color="auto"/>
          </w:divBdr>
        </w:div>
        <w:div w:id="1399791882">
          <w:marLeft w:val="640"/>
          <w:marRight w:val="0"/>
          <w:marTop w:val="0"/>
          <w:marBottom w:val="0"/>
          <w:divBdr>
            <w:top w:val="none" w:sz="0" w:space="0" w:color="auto"/>
            <w:left w:val="none" w:sz="0" w:space="0" w:color="auto"/>
            <w:bottom w:val="none" w:sz="0" w:space="0" w:color="auto"/>
            <w:right w:val="none" w:sz="0" w:space="0" w:color="auto"/>
          </w:divBdr>
        </w:div>
        <w:div w:id="191462127">
          <w:marLeft w:val="640"/>
          <w:marRight w:val="0"/>
          <w:marTop w:val="0"/>
          <w:marBottom w:val="0"/>
          <w:divBdr>
            <w:top w:val="none" w:sz="0" w:space="0" w:color="auto"/>
            <w:left w:val="none" w:sz="0" w:space="0" w:color="auto"/>
            <w:bottom w:val="none" w:sz="0" w:space="0" w:color="auto"/>
            <w:right w:val="none" w:sz="0" w:space="0" w:color="auto"/>
          </w:divBdr>
        </w:div>
        <w:div w:id="1142498568">
          <w:marLeft w:val="640"/>
          <w:marRight w:val="0"/>
          <w:marTop w:val="0"/>
          <w:marBottom w:val="0"/>
          <w:divBdr>
            <w:top w:val="none" w:sz="0" w:space="0" w:color="auto"/>
            <w:left w:val="none" w:sz="0" w:space="0" w:color="auto"/>
            <w:bottom w:val="none" w:sz="0" w:space="0" w:color="auto"/>
            <w:right w:val="none" w:sz="0" w:space="0" w:color="auto"/>
          </w:divBdr>
        </w:div>
        <w:div w:id="1022168686">
          <w:marLeft w:val="640"/>
          <w:marRight w:val="0"/>
          <w:marTop w:val="0"/>
          <w:marBottom w:val="0"/>
          <w:divBdr>
            <w:top w:val="none" w:sz="0" w:space="0" w:color="auto"/>
            <w:left w:val="none" w:sz="0" w:space="0" w:color="auto"/>
            <w:bottom w:val="none" w:sz="0" w:space="0" w:color="auto"/>
            <w:right w:val="none" w:sz="0" w:space="0" w:color="auto"/>
          </w:divBdr>
        </w:div>
        <w:div w:id="219828441">
          <w:marLeft w:val="640"/>
          <w:marRight w:val="0"/>
          <w:marTop w:val="0"/>
          <w:marBottom w:val="0"/>
          <w:divBdr>
            <w:top w:val="none" w:sz="0" w:space="0" w:color="auto"/>
            <w:left w:val="none" w:sz="0" w:space="0" w:color="auto"/>
            <w:bottom w:val="none" w:sz="0" w:space="0" w:color="auto"/>
            <w:right w:val="none" w:sz="0" w:space="0" w:color="auto"/>
          </w:divBdr>
        </w:div>
        <w:div w:id="1184902393">
          <w:marLeft w:val="640"/>
          <w:marRight w:val="0"/>
          <w:marTop w:val="0"/>
          <w:marBottom w:val="0"/>
          <w:divBdr>
            <w:top w:val="none" w:sz="0" w:space="0" w:color="auto"/>
            <w:left w:val="none" w:sz="0" w:space="0" w:color="auto"/>
            <w:bottom w:val="none" w:sz="0" w:space="0" w:color="auto"/>
            <w:right w:val="none" w:sz="0" w:space="0" w:color="auto"/>
          </w:divBdr>
        </w:div>
        <w:div w:id="1809011445">
          <w:marLeft w:val="640"/>
          <w:marRight w:val="0"/>
          <w:marTop w:val="0"/>
          <w:marBottom w:val="0"/>
          <w:divBdr>
            <w:top w:val="none" w:sz="0" w:space="0" w:color="auto"/>
            <w:left w:val="none" w:sz="0" w:space="0" w:color="auto"/>
            <w:bottom w:val="none" w:sz="0" w:space="0" w:color="auto"/>
            <w:right w:val="none" w:sz="0" w:space="0" w:color="auto"/>
          </w:divBdr>
        </w:div>
        <w:div w:id="883905764">
          <w:marLeft w:val="640"/>
          <w:marRight w:val="0"/>
          <w:marTop w:val="0"/>
          <w:marBottom w:val="0"/>
          <w:divBdr>
            <w:top w:val="none" w:sz="0" w:space="0" w:color="auto"/>
            <w:left w:val="none" w:sz="0" w:space="0" w:color="auto"/>
            <w:bottom w:val="none" w:sz="0" w:space="0" w:color="auto"/>
            <w:right w:val="none" w:sz="0" w:space="0" w:color="auto"/>
          </w:divBdr>
        </w:div>
        <w:div w:id="1523015580">
          <w:marLeft w:val="640"/>
          <w:marRight w:val="0"/>
          <w:marTop w:val="0"/>
          <w:marBottom w:val="0"/>
          <w:divBdr>
            <w:top w:val="none" w:sz="0" w:space="0" w:color="auto"/>
            <w:left w:val="none" w:sz="0" w:space="0" w:color="auto"/>
            <w:bottom w:val="none" w:sz="0" w:space="0" w:color="auto"/>
            <w:right w:val="none" w:sz="0" w:space="0" w:color="auto"/>
          </w:divBdr>
        </w:div>
        <w:div w:id="181750202">
          <w:marLeft w:val="640"/>
          <w:marRight w:val="0"/>
          <w:marTop w:val="0"/>
          <w:marBottom w:val="0"/>
          <w:divBdr>
            <w:top w:val="none" w:sz="0" w:space="0" w:color="auto"/>
            <w:left w:val="none" w:sz="0" w:space="0" w:color="auto"/>
            <w:bottom w:val="none" w:sz="0" w:space="0" w:color="auto"/>
            <w:right w:val="none" w:sz="0" w:space="0" w:color="auto"/>
          </w:divBdr>
        </w:div>
        <w:div w:id="334234588">
          <w:marLeft w:val="640"/>
          <w:marRight w:val="0"/>
          <w:marTop w:val="0"/>
          <w:marBottom w:val="0"/>
          <w:divBdr>
            <w:top w:val="none" w:sz="0" w:space="0" w:color="auto"/>
            <w:left w:val="none" w:sz="0" w:space="0" w:color="auto"/>
            <w:bottom w:val="none" w:sz="0" w:space="0" w:color="auto"/>
            <w:right w:val="none" w:sz="0" w:space="0" w:color="auto"/>
          </w:divBdr>
        </w:div>
        <w:div w:id="538247655">
          <w:marLeft w:val="640"/>
          <w:marRight w:val="0"/>
          <w:marTop w:val="0"/>
          <w:marBottom w:val="0"/>
          <w:divBdr>
            <w:top w:val="none" w:sz="0" w:space="0" w:color="auto"/>
            <w:left w:val="none" w:sz="0" w:space="0" w:color="auto"/>
            <w:bottom w:val="none" w:sz="0" w:space="0" w:color="auto"/>
            <w:right w:val="none" w:sz="0" w:space="0" w:color="auto"/>
          </w:divBdr>
        </w:div>
        <w:div w:id="264535456">
          <w:marLeft w:val="640"/>
          <w:marRight w:val="0"/>
          <w:marTop w:val="0"/>
          <w:marBottom w:val="0"/>
          <w:divBdr>
            <w:top w:val="none" w:sz="0" w:space="0" w:color="auto"/>
            <w:left w:val="none" w:sz="0" w:space="0" w:color="auto"/>
            <w:bottom w:val="none" w:sz="0" w:space="0" w:color="auto"/>
            <w:right w:val="none" w:sz="0" w:space="0" w:color="auto"/>
          </w:divBdr>
        </w:div>
        <w:div w:id="2121223427">
          <w:marLeft w:val="640"/>
          <w:marRight w:val="0"/>
          <w:marTop w:val="0"/>
          <w:marBottom w:val="0"/>
          <w:divBdr>
            <w:top w:val="none" w:sz="0" w:space="0" w:color="auto"/>
            <w:left w:val="none" w:sz="0" w:space="0" w:color="auto"/>
            <w:bottom w:val="none" w:sz="0" w:space="0" w:color="auto"/>
            <w:right w:val="none" w:sz="0" w:space="0" w:color="auto"/>
          </w:divBdr>
        </w:div>
        <w:div w:id="126122946">
          <w:marLeft w:val="640"/>
          <w:marRight w:val="0"/>
          <w:marTop w:val="0"/>
          <w:marBottom w:val="0"/>
          <w:divBdr>
            <w:top w:val="none" w:sz="0" w:space="0" w:color="auto"/>
            <w:left w:val="none" w:sz="0" w:space="0" w:color="auto"/>
            <w:bottom w:val="none" w:sz="0" w:space="0" w:color="auto"/>
            <w:right w:val="none" w:sz="0" w:space="0" w:color="auto"/>
          </w:divBdr>
        </w:div>
        <w:div w:id="1744375755">
          <w:marLeft w:val="640"/>
          <w:marRight w:val="0"/>
          <w:marTop w:val="0"/>
          <w:marBottom w:val="0"/>
          <w:divBdr>
            <w:top w:val="none" w:sz="0" w:space="0" w:color="auto"/>
            <w:left w:val="none" w:sz="0" w:space="0" w:color="auto"/>
            <w:bottom w:val="none" w:sz="0" w:space="0" w:color="auto"/>
            <w:right w:val="none" w:sz="0" w:space="0" w:color="auto"/>
          </w:divBdr>
        </w:div>
        <w:div w:id="1798529934">
          <w:marLeft w:val="640"/>
          <w:marRight w:val="0"/>
          <w:marTop w:val="0"/>
          <w:marBottom w:val="0"/>
          <w:divBdr>
            <w:top w:val="none" w:sz="0" w:space="0" w:color="auto"/>
            <w:left w:val="none" w:sz="0" w:space="0" w:color="auto"/>
            <w:bottom w:val="none" w:sz="0" w:space="0" w:color="auto"/>
            <w:right w:val="none" w:sz="0" w:space="0" w:color="auto"/>
          </w:divBdr>
        </w:div>
        <w:div w:id="1779908419">
          <w:marLeft w:val="640"/>
          <w:marRight w:val="0"/>
          <w:marTop w:val="0"/>
          <w:marBottom w:val="0"/>
          <w:divBdr>
            <w:top w:val="none" w:sz="0" w:space="0" w:color="auto"/>
            <w:left w:val="none" w:sz="0" w:space="0" w:color="auto"/>
            <w:bottom w:val="none" w:sz="0" w:space="0" w:color="auto"/>
            <w:right w:val="none" w:sz="0" w:space="0" w:color="auto"/>
          </w:divBdr>
        </w:div>
        <w:div w:id="184249241">
          <w:marLeft w:val="640"/>
          <w:marRight w:val="0"/>
          <w:marTop w:val="0"/>
          <w:marBottom w:val="0"/>
          <w:divBdr>
            <w:top w:val="none" w:sz="0" w:space="0" w:color="auto"/>
            <w:left w:val="none" w:sz="0" w:space="0" w:color="auto"/>
            <w:bottom w:val="none" w:sz="0" w:space="0" w:color="auto"/>
            <w:right w:val="none" w:sz="0" w:space="0" w:color="auto"/>
          </w:divBdr>
        </w:div>
        <w:div w:id="71776409">
          <w:marLeft w:val="640"/>
          <w:marRight w:val="0"/>
          <w:marTop w:val="0"/>
          <w:marBottom w:val="0"/>
          <w:divBdr>
            <w:top w:val="none" w:sz="0" w:space="0" w:color="auto"/>
            <w:left w:val="none" w:sz="0" w:space="0" w:color="auto"/>
            <w:bottom w:val="none" w:sz="0" w:space="0" w:color="auto"/>
            <w:right w:val="none" w:sz="0" w:space="0" w:color="auto"/>
          </w:divBdr>
        </w:div>
        <w:div w:id="1383483407">
          <w:marLeft w:val="640"/>
          <w:marRight w:val="0"/>
          <w:marTop w:val="0"/>
          <w:marBottom w:val="0"/>
          <w:divBdr>
            <w:top w:val="none" w:sz="0" w:space="0" w:color="auto"/>
            <w:left w:val="none" w:sz="0" w:space="0" w:color="auto"/>
            <w:bottom w:val="none" w:sz="0" w:space="0" w:color="auto"/>
            <w:right w:val="none" w:sz="0" w:space="0" w:color="auto"/>
          </w:divBdr>
        </w:div>
        <w:div w:id="236942145">
          <w:marLeft w:val="640"/>
          <w:marRight w:val="0"/>
          <w:marTop w:val="0"/>
          <w:marBottom w:val="0"/>
          <w:divBdr>
            <w:top w:val="none" w:sz="0" w:space="0" w:color="auto"/>
            <w:left w:val="none" w:sz="0" w:space="0" w:color="auto"/>
            <w:bottom w:val="none" w:sz="0" w:space="0" w:color="auto"/>
            <w:right w:val="none" w:sz="0" w:space="0" w:color="auto"/>
          </w:divBdr>
        </w:div>
        <w:div w:id="756250506">
          <w:marLeft w:val="640"/>
          <w:marRight w:val="0"/>
          <w:marTop w:val="0"/>
          <w:marBottom w:val="0"/>
          <w:divBdr>
            <w:top w:val="none" w:sz="0" w:space="0" w:color="auto"/>
            <w:left w:val="none" w:sz="0" w:space="0" w:color="auto"/>
            <w:bottom w:val="none" w:sz="0" w:space="0" w:color="auto"/>
            <w:right w:val="none" w:sz="0" w:space="0" w:color="auto"/>
          </w:divBdr>
        </w:div>
        <w:div w:id="57673726">
          <w:marLeft w:val="640"/>
          <w:marRight w:val="0"/>
          <w:marTop w:val="0"/>
          <w:marBottom w:val="0"/>
          <w:divBdr>
            <w:top w:val="none" w:sz="0" w:space="0" w:color="auto"/>
            <w:left w:val="none" w:sz="0" w:space="0" w:color="auto"/>
            <w:bottom w:val="none" w:sz="0" w:space="0" w:color="auto"/>
            <w:right w:val="none" w:sz="0" w:space="0" w:color="auto"/>
          </w:divBdr>
        </w:div>
        <w:div w:id="787354674">
          <w:marLeft w:val="640"/>
          <w:marRight w:val="0"/>
          <w:marTop w:val="0"/>
          <w:marBottom w:val="0"/>
          <w:divBdr>
            <w:top w:val="none" w:sz="0" w:space="0" w:color="auto"/>
            <w:left w:val="none" w:sz="0" w:space="0" w:color="auto"/>
            <w:bottom w:val="none" w:sz="0" w:space="0" w:color="auto"/>
            <w:right w:val="none" w:sz="0" w:space="0" w:color="auto"/>
          </w:divBdr>
        </w:div>
      </w:divsChild>
    </w:div>
    <w:div w:id="1202353764">
      <w:bodyDiv w:val="1"/>
      <w:marLeft w:val="0"/>
      <w:marRight w:val="0"/>
      <w:marTop w:val="0"/>
      <w:marBottom w:val="0"/>
      <w:divBdr>
        <w:top w:val="none" w:sz="0" w:space="0" w:color="auto"/>
        <w:left w:val="none" w:sz="0" w:space="0" w:color="auto"/>
        <w:bottom w:val="none" w:sz="0" w:space="0" w:color="auto"/>
        <w:right w:val="none" w:sz="0" w:space="0" w:color="auto"/>
      </w:divBdr>
    </w:div>
    <w:div w:id="1203521186">
      <w:bodyDiv w:val="1"/>
      <w:marLeft w:val="0"/>
      <w:marRight w:val="0"/>
      <w:marTop w:val="0"/>
      <w:marBottom w:val="0"/>
      <w:divBdr>
        <w:top w:val="none" w:sz="0" w:space="0" w:color="auto"/>
        <w:left w:val="none" w:sz="0" w:space="0" w:color="auto"/>
        <w:bottom w:val="none" w:sz="0" w:space="0" w:color="auto"/>
        <w:right w:val="none" w:sz="0" w:space="0" w:color="auto"/>
      </w:divBdr>
    </w:div>
    <w:div w:id="1203708901">
      <w:bodyDiv w:val="1"/>
      <w:marLeft w:val="0"/>
      <w:marRight w:val="0"/>
      <w:marTop w:val="0"/>
      <w:marBottom w:val="0"/>
      <w:divBdr>
        <w:top w:val="none" w:sz="0" w:space="0" w:color="auto"/>
        <w:left w:val="none" w:sz="0" w:space="0" w:color="auto"/>
        <w:bottom w:val="none" w:sz="0" w:space="0" w:color="auto"/>
        <w:right w:val="none" w:sz="0" w:space="0" w:color="auto"/>
      </w:divBdr>
    </w:div>
    <w:div w:id="1204438472">
      <w:bodyDiv w:val="1"/>
      <w:marLeft w:val="0"/>
      <w:marRight w:val="0"/>
      <w:marTop w:val="0"/>
      <w:marBottom w:val="0"/>
      <w:divBdr>
        <w:top w:val="none" w:sz="0" w:space="0" w:color="auto"/>
        <w:left w:val="none" w:sz="0" w:space="0" w:color="auto"/>
        <w:bottom w:val="none" w:sz="0" w:space="0" w:color="auto"/>
        <w:right w:val="none" w:sz="0" w:space="0" w:color="auto"/>
      </w:divBdr>
    </w:div>
    <w:div w:id="1204559462">
      <w:bodyDiv w:val="1"/>
      <w:marLeft w:val="0"/>
      <w:marRight w:val="0"/>
      <w:marTop w:val="0"/>
      <w:marBottom w:val="0"/>
      <w:divBdr>
        <w:top w:val="none" w:sz="0" w:space="0" w:color="auto"/>
        <w:left w:val="none" w:sz="0" w:space="0" w:color="auto"/>
        <w:bottom w:val="none" w:sz="0" w:space="0" w:color="auto"/>
        <w:right w:val="none" w:sz="0" w:space="0" w:color="auto"/>
      </w:divBdr>
    </w:div>
    <w:div w:id="1204903597">
      <w:bodyDiv w:val="1"/>
      <w:marLeft w:val="0"/>
      <w:marRight w:val="0"/>
      <w:marTop w:val="0"/>
      <w:marBottom w:val="0"/>
      <w:divBdr>
        <w:top w:val="none" w:sz="0" w:space="0" w:color="auto"/>
        <w:left w:val="none" w:sz="0" w:space="0" w:color="auto"/>
        <w:bottom w:val="none" w:sz="0" w:space="0" w:color="auto"/>
        <w:right w:val="none" w:sz="0" w:space="0" w:color="auto"/>
      </w:divBdr>
    </w:div>
    <w:div w:id="1204977643">
      <w:bodyDiv w:val="1"/>
      <w:marLeft w:val="0"/>
      <w:marRight w:val="0"/>
      <w:marTop w:val="0"/>
      <w:marBottom w:val="0"/>
      <w:divBdr>
        <w:top w:val="none" w:sz="0" w:space="0" w:color="auto"/>
        <w:left w:val="none" w:sz="0" w:space="0" w:color="auto"/>
        <w:bottom w:val="none" w:sz="0" w:space="0" w:color="auto"/>
        <w:right w:val="none" w:sz="0" w:space="0" w:color="auto"/>
      </w:divBdr>
    </w:div>
    <w:div w:id="1205101503">
      <w:bodyDiv w:val="1"/>
      <w:marLeft w:val="0"/>
      <w:marRight w:val="0"/>
      <w:marTop w:val="0"/>
      <w:marBottom w:val="0"/>
      <w:divBdr>
        <w:top w:val="none" w:sz="0" w:space="0" w:color="auto"/>
        <w:left w:val="none" w:sz="0" w:space="0" w:color="auto"/>
        <w:bottom w:val="none" w:sz="0" w:space="0" w:color="auto"/>
        <w:right w:val="none" w:sz="0" w:space="0" w:color="auto"/>
      </w:divBdr>
    </w:div>
    <w:div w:id="1205173353">
      <w:bodyDiv w:val="1"/>
      <w:marLeft w:val="0"/>
      <w:marRight w:val="0"/>
      <w:marTop w:val="0"/>
      <w:marBottom w:val="0"/>
      <w:divBdr>
        <w:top w:val="none" w:sz="0" w:space="0" w:color="auto"/>
        <w:left w:val="none" w:sz="0" w:space="0" w:color="auto"/>
        <w:bottom w:val="none" w:sz="0" w:space="0" w:color="auto"/>
        <w:right w:val="none" w:sz="0" w:space="0" w:color="auto"/>
      </w:divBdr>
    </w:div>
    <w:div w:id="1205603677">
      <w:bodyDiv w:val="1"/>
      <w:marLeft w:val="0"/>
      <w:marRight w:val="0"/>
      <w:marTop w:val="0"/>
      <w:marBottom w:val="0"/>
      <w:divBdr>
        <w:top w:val="none" w:sz="0" w:space="0" w:color="auto"/>
        <w:left w:val="none" w:sz="0" w:space="0" w:color="auto"/>
        <w:bottom w:val="none" w:sz="0" w:space="0" w:color="auto"/>
        <w:right w:val="none" w:sz="0" w:space="0" w:color="auto"/>
      </w:divBdr>
    </w:div>
    <w:div w:id="1207718270">
      <w:bodyDiv w:val="1"/>
      <w:marLeft w:val="0"/>
      <w:marRight w:val="0"/>
      <w:marTop w:val="0"/>
      <w:marBottom w:val="0"/>
      <w:divBdr>
        <w:top w:val="none" w:sz="0" w:space="0" w:color="auto"/>
        <w:left w:val="none" w:sz="0" w:space="0" w:color="auto"/>
        <w:bottom w:val="none" w:sz="0" w:space="0" w:color="auto"/>
        <w:right w:val="none" w:sz="0" w:space="0" w:color="auto"/>
      </w:divBdr>
    </w:div>
    <w:div w:id="1208838236">
      <w:bodyDiv w:val="1"/>
      <w:marLeft w:val="0"/>
      <w:marRight w:val="0"/>
      <w:marTop w:val="0"/>
      <w:marBottom w:val="0"/>
      <w:divBdr>
        <w:top w:val="none" w:sz="0" w:space="0" w:color="auto"/>
        <w:left w:val="none" w:sz="0" w:space="0" w:color="auto"/>
        <w:bottom w:val="none" w:sz="0" w:space="0" w:color="auto"/>
        <w:right w:val="none" w:sz="0" w:space="0" w:color="auto"/>
      </w:divBdr>
    </w:div>
    <w:div w:id="1209344218">
      <w:bodyDiv w:val="1"/>
      <w:marLeft w:val="0"/>
      <w:marRight w:val="0"/>
      <w:marTop w:val="0"/>
      <w:marBottom w:val="0"/>
      <w:divBdr>
        <w:top w:val="none" w:sz="0" w:space="0" w:color="auto"/>
        <w:left w:val="none" w:sz="0" w:space="0" w:color="auto"/>
        <w:bottom w:val="none" w:sz="0" w:space="0" w:color="auto"/>
        <w:right w:val="none" w:sz="0" w:space="0" w:color="auto"/>
      </w:divBdr>
    </w:div>
    <w:div w:id="1213300464">
      <w:bodyDiv w:val="1"/>
      <w:marLeft w:val="0"/>
      <w:marRight w:val="0"/>
      <w:marTop w:val="0"/>
      <w:marBottom w:val="0"/>
      <w:divBdr>
        <w:top w:val="none" w:sz="0" w:space="0" w:color="auto"/>
        <w:left w:val="none" w:sz="0" w:space="0" w:color="auto"/>
        <w:bottom w:val="none" w:sz="0" w:space="0" w:color="auto"/>
        <w:right w:val="none" w:sz="0" w:space="0" w:color="auto"/>
      </w:divBdr>
    </w:div>
    <w:div w:id="1215921395">
      <w:bodyDiv w:val="1"/>
      <w:marLeft w:val="0"/>
      <w:marRight w:val="0"/>
      <w:marTop w:val="0"/>
      <w:marBottom w:val="0"/>
      <w:divBdr>
        <w:top w:val="none" w:sz="0" w:space="0" w:color="auto"/>
        <w:left w:val="none" w:sz="0" w:space="0" w:color="auto"/>
        <w:bottom w:val="none" w:sz="0" w:space="0" w:color="auto"/>
        <w:right w:val="none" w:sz="0" w:space="0" w:color="auto"/>
      </w:divBdr>
    </w:div>
    <w:div w:id="1216118399">
      <w:bodyDiv w:val="1"/>
      <w:marLeft w:val="0"/>
      <w:marRight w:val="0"/>
      <w:marTop w:val="0"/>
      <w:marBottom w:val="0"/>
      <w:divBdr>
        <w:top w:val="none" w:sz="0" w:space="0" w:color="auto"/>
        <w:left w:val="none" w:sz="0" w:space="0" w:color="auto"/>
        <w:bottom w:val="none" w:sz="0" w:space="0" w:color="auto"/>
        <w:right w:val="none" w:sz="0" w:space="0" w:color="auto"/>
      </w:divBdr>
      <w:divsChild>
        <w:div w:id="194999136">
          <w:marLeft w:val="640"/>
          <w:marRight w:val="0"/>
          <w:marTop w:val="0"/>
          <w:marBottom w:val="0"/>
          <w:divBdr>
            <w:top w:val="none" w:sz="0" w:space="0" w:color="auto"/>
            <w:left w:val="none" w:sz="0" w:space="0" w:color="auto"/>
            <w:bottom w:val="none" w:sz="0" w:space="0" w:color="auto"/>
            <w:right w:val="none" w:sz="0" w:space="0" w:color="auto"/>
          </w:divBdr>
        </w:div>
        <w:div w:id="1599556948">
          <w:marLeft w:val="640"/>
          <w:marRight w:val="0"/>
          <w:marTop w:val="0"/>
          <w:marBottom w:val="0"/>
          <w:divBdr>
            <w:top w:val="none" w:sz="0" w:space="0" w:color="auto"/>
            <w:left w:val="none" w:sz="0" w:space="0" w:color="auto"/>
            <w:bottom w:val="none" w:sz="0" w:space="0" w:color="auto"/>
            <w:right w:val="none" w:sz="0" w:space="0" w:color="auto"/>
          </w:divBdr>
        </w:div>
        <w:div w:id="867255126">
          <w:marLeft w:val="640"/>
          <w:marRight w:val="0"/>
          <w:marTop w:val="0"/>
          <w:marBottom w:val="0"/>
          <w:divBdr>
            <w:top w:val="none" w:sz="0" w:space="0" w:color="auto"/>
            <w:left w:val="none" w:sz="0" w:space="0" w:color="auto"/>
            <w:bottom w:val="none" w:sz="0" w:space="0" w:color="auto"/>
            <w:right w:val="none" w:sz="0" w:space="0" w:color="auto"/>
          </w:divBdr>
        </w:div>
        <w:div w:id="1494488659">
          <w:marLeft w:val="640"/>
          <w:marRight w:val="0"/>
          <w:marTop w:val="0"/>
          <w:marBottom w:val="0"/>
          <w:divBdr>
            <w:top w:val="none" w:sz="0" w:space="0" w:color="auto"/>
            <w:left w:val="none" w:sz="0" w:space="0" w:color="auto"/>
            <w:bottom w:val="none" w:sz="0" w:space="0" w:color="auto"/>
            <w:right w:val="none" w:sz="0" w:space="0" w:color="auto"/>
          </w:divBdr>
        </w:div>
        <w:div w:id="2136679648">
          <w:marLeft w:val="640"/>
          <w:marRight w:val="0"/>
          <w:marTop w:val="0"/>
          <w:marBottom w:val="0"/>
          <w:divBdr>
            <w:top w:val="none" w:sz="0" w:space="0" w:color="auto"/>
            <w:left w:val="none" w:sz="0" w:space="0" w:color="auto"/>
            <w:bottom w:val="none" w:sz="0" w:space="0" w:color="auto"/>
            <w:right w:val="none" w:sz="0" w:space="0" w:color="auto"/>
          </w:divBdr>
        </w:div>
        <w:div w:id="1031422768">
          <w:marLeft w:val="640"/>
          <w:marRight w:val="0"/>
          <w:marTop w:val="0"/>
          <w:marBottom w:val="0"/>
          <w:divBdr>
            <w:top w:val="none" w:sz="0" w:space="0" w:color="auto"/>
            <w:left w:val="none" w:sz="0" w:space="0" w:color="auto"/>
            <w:bottom w:val="none" w:sz="0" w:space="0" w:color="auto"/>
            <w:right w:val="none" w:sz="0" w:space="0" w:color="auto"/>
          </w:divBdr>
        </w:div>
        <w:div w:id="610210833">
          <w:marLeft w:val="640"/>
          <w:marRight w:val="0"/>
          <w:marTop w:val="0"/>
          <w:marBottom w:val="0"/>
          <w:divBdr>
            <w:top w:val="none" w:sz="0" w:space="0" w:color="auto"/>
            <w:left w:val="none" w:sz="0" w:space="0" w:color="auto"/>
            <w:bottom w:val="none" w:sz="0" w:space="0" w:color="auto"/>
            <w:right w:val="none" w:sz="0" w:space="0" w:color="auto"/>
          </w:divBdr>
        </w:div>
        <w:div w:id="1294140050">
          <w:marLeft w:val="640"/>
          <w:marRight w:val="0"/>
          <w:marTop w:val="0"/>
          <w:marBottom w:val="0"/>
          <w:divBdr>
            <w:top w:val="none" w:sz="0" w:space="0" w:color="auto"/>
            <w:left w:val="none" w:sz="0" w:space="0" w:color="auto"/>
            <w:bottom w:val="none" w:sz="0" w:space="0" w:color="auto"/>
            <w:right w:val="none" w:sz="0" w:space="0" w:color="auto"/>
          </w:divBdr>
        </w:div>
        <w:div w:id="298726870">
          <w:marLeft w:val="640"/>
          <w:marRight w:val="0"/>
          <w:marTop w:val="0"/>
          <w:marBottom w:val="0"/>
          <w:divBdr>
            <w:top w:val="none" w:sz="0" w:space="0" w:color="auto"/>
            <w:left w:val="none" w:sz="0" w:space="0" w:color="auto"/>
            <w:bottom w:val="none" w:sz="0" w:space="0" w:color="auto"/>
            <w:right w:val="none" w:sz="0" w:space="0" w:color="auto"/>
          </w:divBdr>
        </w:div>
        <w:div w:id="1655838992">
          <w:marLeft w:val="640"/>
          <w:marRight w:val="0"/>
          <w:marTop w:val="0"/>
          <w:marBottom w:val="0"/>
          <w:divBdr>
            <w:top w:val="none" w:sz="0" w:space="0" w:color="auto"/>
            <w:left w:val="none" w:sz="0" w:space="0" w:color="auto"/>
            <w:bottom w:val="none" w:sz="0" w:space="0" w:color="auto"/>
            <w:right w:val="none" w:sz="0" w:space="0" w:color="auto"/>
          </w:divBdr>
        </w:div>
        <w:div w:id="399251312">
          <w:marLeft w:val="640"/>
          <w:marRight w:val="0"/>
          <w:marTop w:val="0"/>
          <w:marBottom w:val="0"/>
          <w:divBdr>
            <w:top w:val="none" w:sz="0" w:space="0" w:color="auto"/>
            <w:left w:val="none" w:sz="0" w:space="0" w:color="auto"/>
            <w:bottom w:val="none" w:sz="0" w:space="0" w:color="auto"/>
            <w:right w:val="none" w:sz="0" w:space="0" w:color="auto"/>
          </w:divBdr>
        </w:div>
        <w:div w:id="848449045">
          <w:marLeft w:val="640"/>
          <w:marRight w:val="0"/>
          <w:marTop w:val="0"/>
          <w:marBottom w:val="0"/>
          <w:divBdr>
            <w:top w:val="none" w:sz="0" w:space="0" w:color="auto"/>
            <w:left w:val="none" w:sz="0" w:space="0" w:color="auto"/>
            <w:bottom w:val="none" w:sz="0" w:space="0" w:color="auto"/>
            <w:right w:val="none" w:sz="0" w:space="0" w:color="auto"/>
          </w:divBdr>
        </w:div>
        <w:div w:id="486016966">
          <w:marLeft w:val="640"/>
          <w:marRight w:val="0"/>
          <w:marTop w:val="0"/>
          <w:marBottom w:val="0"/>
          <w:divBdr>
            <w:top w:val="none" w:sz="0" w:space="0" w:color="auto"/>
            <w:left w:val="none" w:sz="0" w:space="0" w:color="auto"/>
            <w:bottom w:val="none" w:sz="0" w:space="0" w:color="auto"/>
            <w:right w:val="none" w:sz="0" w:space="0" w:color="auto"/>
          </w:divBdr>
        </w:div>
        <w:div w:id="968242040">
          <w:marLeft w:val="640"/>
          <w:marRight w:val="0"/>
          <w:marTop w:val="0"/>
          <w:marBottom w:val="0"/>
          <w:divBdr>
            <w:top w:val="none" w:sz="0" w:space="0" w:color="auto"/>
            <w:left w:val="none" w:sz="0" w:space="0" w:color="auto"/>
            <w:bottom w:val="none" w:sz="0" w:space="0" w:color="auto"/>
            <w:right w:val="none" w:sz="0" w:space="0" w:color="auto"/>
          </w:divBdr>
        </w:div>
        <w:div w:id="676542289">
          <w:marLeft w:val="640"/>
          <w:marRight w:val="0"/>
          <w:marTop w:val="0"/>
          <w:marBottom w:val="0"/>
          <w:divBdr>
            <w:top w:val="none" w:sz="0" w:space="0" w:color="auto"/>
            <w:left w:val="none" w:sz="0" w:space="0" w:color="auto"/>
            <w:bottom w:val="none" w:sz="0" w:space="0" w:color="auto"/>
            <w:right w:val="none" w:sz="0" w:space="0" w:color="auto"/>
          </w:divBdr>
        </w:div>
        <w:div w:id="1119951078">
          <w:marLeft w:val="640"/>
          <w:marRight w:val="0"/>
          <w:marTop w:val="0"/>
          <w:marBottom w:val="0"/>
          <w:divBdr>
            <w:top w:val="none" w:sz="0" w:space="0" w:color="auto"/>
            <w:left w:val="none" w:sz="0" w:space="0" w:color="auto"/>
            <w:bottom w:val="none" w:sz="0" w:space="0" w:color="auto"/>
            <w:right w:val="none" w:sz="0" w:space="0" w:color="auto"/>
          </w:divBdr>
        </w:div>
        <w:div w:id="1368216958">
          <w:marLeft w:val="640"/>
          <w:marRight w:val="0"/>
          <w:marTop w:val="0"/>
          <w:marBottom w:val="0"/>
          <w:divBdr>
            <w:top w:val="none" w:sz="0" w:space="0" w:color="auto"/>
            <w:left w:val="none" w:sz="0" w:space="0" w:color="auto"/>
            <w:bottom w:val="none" w:sz="0" w:space="0" w:color="auto"/>
            <w:right w:val="none" w:sz="0" w:space="0" w:color="auto"/>
          </w:divBdr>
        </w:div>
        <w:div w:id="1849980358">
          <w:marLeft w:val="640"/>
          <w:marRight w:val="0"/>
          <w:marTop w:val="0"/>
          <w:marBottom w:val="0"/>
          <w:divBdr>
            <w:top w:val="none" w:sz="0" w:space="0" w:color="auto"/>
            <w:left w:val="none" w:sz="0" w:space="0" w:color="auto"/>
            <w:bottom w:val="none" w:sz="0" w:space="0" w:color="auto"/>
            <w:right w:val="none" w:sz="0" w:space="0" w:color="auto"/>
          </w:divBdr>
        </w:div>
        <w:div w:id="1164589730">
          <w:marLeft w:val="640"/>
          <w:marRight w:val="0"/>
          <w:marTop w:val="0"/>
          <w:marBottom w:val="0"/>
          <w:divBdr>
            <w:top w:val="none" w:sz="0" w:space="0" w:color="auto"/>
            <w:left w:val="none" w:sz="0" w:space="0" w:color="auto"/>
            <w:bottom w:val="none" w:sz="0" w:space="0" w:color="auto"/>
            <w:right w:val="none" w:sz="0" w:space="0" w:color="auto"/>
          </w:divBdr>
        </w:div>
        <w:div w:id="1692952667">
          <w:marLeft w:val="640"/>
          <w:marRight w:val="0"/>
          <w:marTop w:val="0"/>
          <w:marBottom w:val="0"/>
          <w:divBdr>
            <w:top w:val="none" w:sz="0" w:space="0" w:color="auto"/>
            <w:left w:val="none" w:sz="0" w:space="0" w:color="auto"/>
            <w:bottom w:val="none" w:sz="0" w:space="0" w:color="auto"/>
            <w:right w:val="none" w:sz="0" w:space="0" w:color="auto"/>
          </w:divBdr>
        </w:div>
        <w:div w:id="391001814">
          <w:marLeft w:val="640"/>
          <w:marRight w:val="0"/>
          <w:marTop w:val="0"/>
          <w:marBottom w:val="0"/>
          <w:divBdr>
            <w:top w:val="none" w:sz="0" w:space="0" w:color="auto"/>
            <w:left w:val="none" w:sz="0" w:space="0" w:color="auto"/>
            <w:bottom w:val="none" w:sz="0" w:space="0" w:color="auto"/>
            <w:right w:val="none" w:sz="0" w:space="0" w:color="auto"/>
          </w:divBdr>
        </w:div>
        <w:div w:id="1201043253">
          <w:marLeft w:val="640"/>
          <w:marRight w:val="0"/>
          <w:marTop w:val="0"/>
          <w:marBottom w:val="0"/>
          <w:divBdr>
            <w:top w:val="none" w:sz="0" w:space="0" w:color="auto"/>
            <w:left w:val="none" w:sz="0" w:space="0" w:color="auto"/>
            <w:bottom w:val="none" w:sz="0" w:space="0" w:color="auto"/>
            <w:right w:val="none" w:sz="0" w:space="0" w:color="auto"/>
          </w:divBdr>
        </w:div>
        <w:div w:id="1363818843">
          <w:marLeft w:val="640"/>
          <w:marRight w:val="0"/>
          <w:marTop w:val="0"/>
          <w:marBottom w:val="0"/>
          <w:divBdr>
            <w:top w:val="none" w:sz="0" w:space="0" w:color="auto"/>
            <w:left w:val="none" w:sz="0" w:space="0" w:color="auto"/>
            <w:bottom w:val="none" w:sz="0" w:space="0" w:color="auto"/>
            <w:right w:val="none" w:sz="0" w:space="0" w:color="auto"/>
          </w:divBdr>
        </w:div>
        <w:div w:id="2030983082">
          <w:marLeft w:val="640"/>
          <w:marRight w:val="0"/>
          <w:marTop w:val="0"/>
          <w:marBottom w:val="0"/>
          <w:divBdr>
            <w:top w:val="none" w:sz="0" w:space="0" w:color="auto"/>
            <w:left w:val="none" w:sz="0" w:space="0" w:color="auto"/>
            <w:bottom w:val="none" w:sz="0" w:space="0" w:color="auto"/>
            <w:right w:val="none" w:sz="0" w:space="0" w:color="auto"/>
          </w:divBdr>
        </w:div>
        <w:div w:id="1239442841">
          <w:marLeft w:val="640"/>
          <w:marRight w:val="0"/>
          <w:marTop w:val="0"/>
          <w:marBottom w:val="0"/>
          <w:divBdr>
            <w:top w:val="none" w:sz="0" w:space="0" w:color="auto"/>
            <w:left w:val="none" w:sz="0" w:space="0" w:color="auto"/>
            <w:bottom w:val="none" w:sz="0" w:space="0" w:color="auto"/>
            <w:right w:val="none" w:sz="0" w:space="0" w:color="auto"/>
          </w:divBdr>
        </w:div>
        <w:div w:id="1255743829">
          <w:marLeft w:val="640"/>
          <w:marRight w:val="0"/>
          <w:marTop w:val="0"/>
          <w:marBottom w:val="0"/>
          <w:divBdr>
            <w:top w:val="none" w:sz="0" w:space="0" w:color="auto"/>
            <w:left w:val="none" w:sz="0" w:space="0" w:color="auto"/>
            <w:bottom w:val="none" w:sz="0" w:space="0" w:color="auto"/>
            <w:right w:val="none" w:sz="0" w:space="0" w:color="auto"/>
          </w:divBdr>
        </w:div>
        <w:div w:id="1577088129">
          <w:marLeft w:val="640"/>
          <w:marRight w:val="0"/>
          <w:marTop w:val="0"/>
          <w:marBottom w:val="0"/>
          <w:divBdr>
            <w:top w:val="none" w:sz="0" w:space="0" w:color="auto"/>
            <w:left w:val="none" w:sz="0" w:space="0" w:color="auto"/>
            <w:bottom w:val="none" w:sz="0" w:space="0" w:color="auto"/>
            <w:right w:val="none" w:sz="0" w:space="0" w:color="auto"/>
          </w:divBdr>
        </w:div>
        <w:div w:id="840395273">
          <w:marLeft w:val="640"/>
          <w:marRight w:val="0"/>
          <w:marTop w:val="0"/>
          <w:marBottom w:val="0"/>
          <w:divBdr>
            <w:top w:val="none" w:sz="0" w:space="0" w:color="auto"/>
            <w:left w:val="none" w:sz="0" w:space="0" w:color="auto"/>
            <w:bottom w:val="none" w:sz="0" w:space="0" w:color="auto"/>
            <w:right w:val="none" w:sz="0" w:space="0" w:color="auto"/>
          </w:divBdr>
        </w:div>
        <w:div w:id="1998877381">
          <w:marLeft w:val="640"/>
          <w:marRight w:val="0"/>
          <w:marTop w:val="0"/>
          <w:marBottom w:val="0"/>
          <w:divBdr>
            <w:top w:val="none" w:sz="0" w:space="0" w:color="auto"/>
            <w:left w:val="none" w:sz="0" w:space="0" w:color="auto"/>
            <w:bottom w:val="none" w:sz="0" w:space="0" w:color="auto"/>
            <w:right w:val="none" w:sz="0" w:space="0" w:color="auto"/>
          </w:divBdr>
        </w:div>
        <w:div w:id="677192705">
          <w:marLeft w:val="640"/>
          <w:marRight w:val="0"/>
          <w:marTop w:val="0"/>
          <w:marBottom w:val="0"/>
          <w:divBdr>
            <w:top w:val="none" w:sz="0" w:space="0" w:color="auto"/>
            <w:left w:val="none" w:sz="0" w:space="0" w:color="auto"/>
            <w:bottom w:val="none" w:sz="0" w:space="0" w:color="auto"/>
            <w:right w:val="none" w:sz="0" w:space="0" w:color="auto"/>
          </w:divBdr>
        </w:div>
        <w:div w:id="1520773293">
          <w:marLeft w:val="640"/>
          <w:marRight w:val="0"/>
          <w:marTop w:val="0"/>
          <w:marBottom w:val="0"/>
          <w:divBdr>
            <w:top w:val="none" w:sz="0" w:space="0" w:color="auto"/>
            <w:left w:val="none" w:sz="0" w:space="0" w:color="auto"/>
            <w:bottom w:val="none" w:sz="0" w:space="0" w:color="auto"/>
            <w:right w:val="none" w:sz="0" w:space="0" w:color="auto"/>
          </w:divBdr>
        </w:div>
        <w:div w:id="179663716">
          <w:marLeft w:val="640"/>
          <w:marRight w:val="0"/>
          <w:marTop w:val="0"/>
          <w:marBottom w:val="0"/>
          <w:divBdr>
            <w:top w:val="none" w:sz="0" w:space="0" w:color="auto"/>
            <w:left w:val="none" w:sz="0" w:space="0" w:color="auto"/>
            <w:bottom w:val="none" w:sz="0" w:space="0" w:color="auto"/>
            <w:right w:val="none" w:sz="0" w:space="0" w:color="auto"/>
          </w:divBdr>
        </w:div>
        <w:div w:id="1628050096">
          <w:marLeft w:val="640"/>
          <w:marRight w:val="0"/>
          <w:marTop w:val="0"/>
          <w:marBottom w:val="0"/>
          <w:divBdr>
            <w:top w:val="none" w:sz="0" w:space="0" w:color="auto"/>
            <w:left w:val="none" w:sz="0" w:space="0" w:color="auto"/>
            <w:bottom w:val="none" w:sz="0" w:space="0" w:color="auto"/>
            <w:right w:val="none" w:sz="0" w:space="0" w:color="auto"/>
          </w:divBdr>
        </w:div>
        <w:div w:id="38937003">
          <w:marLeft w:val="640"/>
          <w:marRight w:val="0"/>
          <w:marTop w:val="0"/>
          <w:marBottom w:val="0"/>
          <w:divBdr>
            <w:top w:val="none" w:sz="0" w:space="0" w:color="auto"/>
            <w:left w:val="none" w:sz="0" w:space="0" w:color="auto"/>
            <w:bottom w:val="none" w:sz="0" w:space="0" w:color="auto"/>
            <w:right w:val="none" w:sz="0" w:space="0" w:color="auto"/>
          </w:divBdr>
        </w:div>
        <w:div w:id="598374526">
          <w:marLeft w:val="640"/>
          <w:marRight w:val="0"/>
          <w:marTop w:val="0"/>
          <w:marBottom w:val="0"/>
          <w:divBdr>
            <w:top w:val="none" w:sz="0" w:space="0" w:color="auto"/>
            <w:left w:val="none" w:sz="0" w:space="0" w:color="auto"/>
            <w:bottom w:val="none" w:sz="0" w:space="0" w:color="auto"/>
            <w:right w:val="none" w:sz="0" w:space="0" w:color="auto"/>
          </w:divBdr>
        </w:div>
        <w:div w:id="376897946">
          <w:marLeft w:val="640"/>
          <w:marRight w:val="0"/>
          <w:marTop w:val="0"/>
          <w:marBottom w:val="0"/>
          <w:divBdr>
            <w:top w:val="none" w:sz="0" w:space="0" w:color="auto"/>
            <w:left w:val="none" w:sz="0" w:space="0" w:color="auto"/>
            <w:bottom w:val="none" w:sz="0" w:space="0" w:color="auto"/>
            <w:right w:val="none" w:sz="0" w:space="0" w:color="auto"/>
          </w:divBdr>
        </w:div>
        <w:div w:id="2075740455">
          <w:marLeft w:val="640"/>
          <w:marRight w:val="0"/>
          <w:marTop w:val="0"/>
          <w:marBottom w:val="0"/>
          <w:divBdr>
            <w:top w:val="none" w:sz="0" w:space="0" w:color="auto"/>
            <w:left w:val="none" w:sz="0" w:space="0" w:color="auto"/>
            <w:bottom w:val="none" w:sz="0" w:space="0" w:color="auto"/>
            <w:right w:val="none" w:sz="0" w:space="0" w:color="auto"/>
          </w:divBdr>
        </w:div>
        <w:div w:id="1913737847">
          <w:marLeft w:val="640"/>
          <w:marRight w:val="0"/>
          <w:marTop w:val="0"/>
          <w:marBottom w:val="0"/>
          <w:divBdr>
            <w:top w:val="none" w:sz="0" w:space="0" w:color="auto"/>
            <w:left w:val="none" w:sz="0" w:space="0" w:color="auto"/>
            <w:bottom w:val="none" w:sz="0" w:space="0" w:color="auto"/>
            <w:right w:val="none" w:sz="0" w:space="0" w:color="auto"/>
          </w:divBdr>
        </w:div>
      </w:divsChild>
    </w:div>
    <w:div w:id="1217156711">
      <w:bodyDiv w:val="1"/>
      <w:marLeft w:val="0"/>
      <w:marRight w:val="0"/>
      <w:marTop w:val="0"/>
      <w:marBottom w:val="0"/>
      <w:divBdr>
        <w:top w:val="none" w:sz="0" w:space="0" w:color="auto"/>
        <w:left w:val="none" w:sz="0" w:space="0" w:color="auto"/>
        <w:bottom w:val="none" w:sz="0" w:space="0" w:color="auto"/>
        <w:right w:val="none" w:sz="0" w:space="0" w:color="auto"/>
      </w:divBdr>
    </w:div>
    <w:div w:id="1218933659">
      <w:bodyDiv w:val="1"/>
      <w:marLeft w:val="0"/>
      <w:marRight w:val="0"/>
      <w:marTop w:val="0"/>
      <w:marBottom w:val="0"/>
      <w:divBdr>
        <w:top w:val="none" w:sz="0" w:space="0" w:color="auto"/>
        <w:left w:val="none" w:sz="0" w:space="0" w:color="auto"/>
        <w:bottom w:val="none" w:sz="0" w:space="0" w:color="auto"/>
        <w:right w:val="none" w:sz="0" w:space="0" w:color="auto"/>
      </w:divBdr>
    </w:div>
    <w:div w:id="1220748478">
      <w:bodyDiv w:val="1"/>
      <w:marLeft w:val="0"/>
      <w:marRight w:val="0"/>
      <w:marTop w:val="0"/>
      <w:marBottom w:val="0"/>
      <w:divBdr>
        <w:top w:val="none" w:sz="0" w:space="0" w:color="auto"/>
        <w:left w:val="none" w:sz="0" w:space="0" w:color="auto"/>
        <w:bottom w:val="none" w:sz="0" w:space="0" w:color="auto"/>
        <w:right w:val="none" w:sz="0" w:space="0" w:color="auto"/>
      </w:divBdr>
    </w:div>
    <w:div w:id="1220819593">
      <w:bodyDiv w:val="1"/>
      <w:marLeft w:val="0"/>
      <w:marRight w:val="0"/>
      <w:marTop w:val="0"/>
      <w:marBottom w:val="0"/>
      <w:divBdr>
        <w:top w:val="none" w:sz="0" w:space="0" w:color="auto"/>
        <w:left w:val="none" w:sz="0" w:space="0" w:color="auto"/>
        <w:bottom w:val="none" w:sz="0" w:space="0" w:color="auto"/>
        <w:right w:val="none" w:sz="0" w:space="0" w:color="auto"/>
      </w:divBdr>
    </w:div>
    <w:div w:id="1224682406">
      <w:bodyDiv w:val="1"/>
      <w:marLeft w:val="0"/>
      <w:marRight w:val="0"/>
      <w:marTop w:val="0"/>
      <w:marBottom w:val="0"/>
      <w:divBdr>
        <w:top w:val="none" w:sz="0" w:space="0" w:color="auto"/>
        <w:left w:val="none" w:sz="0" w:space="0" w:color="auto"/>
        <w:bottom w:val="none" w:sz="0" w:space="0" w:color="auto"/>
        <w:right w:val="none" w:sz="0" w:space="0" w:color="auto"/>
      </w:divBdr>
    </w:div>
    <w:div w:id="1225990975">
      <w:bodyDiv w:val="1"/>
      <w:marLeft w:val="0"/>
      <w:marRight w:val="0"/>
      <w:marTop w:val="0"/>
      <w:marBottom w:val="0"/>
      <w:divBdr>
        <w:top w:val="none" w:sz="0" w:space="0" w:color="auto"/>
        <w:left w:val="none" w:sz="0" w:space="0" w:color="auto"/>
        <w:bottom w:val="none" w:sz="0" w:space="0" w:color="auto"/>
        <w:right w:val="none" w:sz="0" w:space="0" w:color="auto"/>
      </w:divBdr>
    </w:div>
    <w:div w:id="1226179893">
      <w:bodyDiv w:val="1"/>
      <w:marLeft w:val="0"/>
      <w:marRight w:val="0"/>
      <w:marTop w:val="0"/>
      <w:marBottom w:val="0"/>
      <w:divBdr>
        <w:top w:val="none" w:sz="0" w:space="0" w:color="auto"/>
        <w:left w:val="none" w:sz="0" w:space="0" w:color="auto"/>
        <w:bottom w:val="none" w:sz="0" w:space="0" w:color="auto"/>
        <w:right w:val="none" w:sz="0" w:space="0" w:color="auto"/>
      </w:divBdr>
    </w:div>
    <w:div w:id="1227957439">
      <w:bodyDiv w:val="1"/>
      <w:marLeft w:val="0"/>
      <w:marRight w:val="0"/>
      <w:marTop w:val="0"/>
      <w:marBottom w:val="0"/>
      <w:divBdr>
        <w:top w:val="none" w:sz="0" w:space="0" w:color="auto"/>
        <w:left w:val="none" w:sz="0" w:space="0" w:color="auto"/>
        <w:bottom w:val="none" w:sz="0" w:space="0" w:color="auto"/>
        <w:right w:val="none" w:sz="0" w:space="0" w:color="auto"/>
      </w:divBdr>
    </w:div>
    <w:div w:id="1228149621">
      <w:bodyDiv w:val="1"/>
      <w:marLeft w:val="0"/>
      <w:marRight w:val="0"/>
      <w:marTop w:val="0"/>
      <w:marBottom w:val="0"/>
      <w:divBdr>
        <w:top w:val="none" w:sz="0" w:space="0" w:color="auto"/>
        <w:left w:val="none" w:sz="0" w:space="0" w:color="auto"/>
        <w:bottom w:val="none" w:sz="0" w:space="0" w:color="auto"/>
        <w:right w:val="none" w:sz="0" w:space="0" w:color="auto"/>
      </w:divBdr>
    </w:div>
    <w:div w:id="1233929524">
      <w:bodyDiv w:val="1"/>
      <w:marLeft w:val="0"/>
      <w:marRight w:val="0"/>
      <w:marTop w:val="0"/>
      <w:marBottom w:val="0"/>
      <w:divBdr>
        <w:top w:val="none" w:sz="0" w:space="0" w:color="auto"/>
        <w:left w:val="none" w:sz="0" w:space="0" w:color="auto"/>
        <w:bottom w:val="none" w:sz="0" w:space="0" w:color="auto"/>
        <w:right w:val="none" w:sz="0" w:space="0" w:color="auto"/>
      </w:divBdr>
    </w:div>
    <w:div w:id="1234848951">
      <w:bodyDiv w:val="1"/>
      <w:marLeft w:val="0"/>
      <w:marRight w:val="0"/>
      <w:marTop w:val="0"/>
      <w:marBottom w:val="0"/>
      <w:divBdr>
        <w:top w:val="none" w:sz="0" w:space="0" w:color="auto"/>
        <w:left w:val="none" w:sz="0" w:space="0" w:color="auto"/>
        <w:bottom w:val="none" w:sz="0" w:space="0" w:color="auto"/>
        <w:right w:val="none" w:sz="0" w:space="0" w:color="auto"/>
      </w:divBdr>
    </w:div>
    <w:div w:id="1234856272">
      <w:bodyDiv w:val="1"/>
      <w:marLeft w:val="0"/>
      <w:marRight w:val="0"/>
      <w:marTop w:val="0"/>
      <w:marBottom w:val="0"/>
      <w:divBdr>
        <w:top w:val="none" w:sz="0" w:space="0" w:color="auto"/>
        <w:left w:val="none" w:sz="0" w:space="0" w:color="auto"/>
        <w:bottom w:val="none" w:sz="0" w:space="0" w:color="auto"/>
        <w:right w:val="none" w:sz="0" w:space="0" w:color="auto"/>
      </w:divBdr>
    </w:div>
    <w:div w:id="1236622845">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3177540">
      <w:bodyDiv w:val="1"/>
      <w:marLeft w:val="0"/>
      <w:marRight w:val="0"/>
      <w:marTop w:val="0"/>
      <w:marBottom w:val="0"/>
      <w:divBdr>
        <w:top w:val="none" w:sz="0" w:space="0" w:color="auto"/>
        <w:left w:val="none" w:sz="0" w:space="0" w:color="auto"/>
        <w:bottom w:val="none" w:sz="0" w:space="0" w:color="auto"/>
        <w:right w:val="none" w:sz="0" w:space="0" w:color="auto"/>
      </w:divBdr>
    </w:div>
    <w:div w:id="1244990714">
      <w:bodyDiv w:val="1"/>
      <w:marLeft w:val="0"/>
      <w:marRight w:val="0"/>
      <w:marTop w:val="0"/>
      <w:marBottom w:val="0"/>
      <w:divBdr>
        <w:top w:val="none" w:sz="0" w:space="0" w:color="auto"/>
        <w:left w:val="none" w:sz="0" w:space="0" w:color="auto"/>
        <w:bottom w:val="none" w:sz="0" w:space="0" w:color="auto"/>
        <w:right w:val="none" w:sz="0" w:space="0" w:color="auto"/>
      </w:divBdr>
    </w:div>
    <w:div w:id="1247112169">
      <w:bodyDiv w:val="1"/>
      <w:marLeft w:val="0"/>
      <w:marRight w:val="0"/>
      <w:marTop w:val="0"/>
      <w:marBottom w:val="0"/>
      <w:divBdr>
        <w:top w:val="none" w:sz="0" w:space="0" w:color="auto"/>
        <w:left w:val="none" w:sz="0" w:space="0" w:color="auto"/>
        <w:bottom w:val="none" w:sz="0" w:space="0" w:color="auto"/>
        <w:right w:val="none" w:sz="0" w:space="0" w:color="auto"/>
      </w:divBdr>
    </w:div>
    <w:div w:id="1253397858">
      <w:bodyDiv w:val="1"/>
      <w:marLeft w:val="0"/>
      <w:marRight w:val="0"/>
      <w:marTop w:val="0"/>
      <w:marBottom w:val="0"/>
      <w:divBdr>
        <w:top w:val="none" w:sz="0" w:space="0" w:color="auto"/>
        <w:left w:val="none" w:sz="0" w:space="0" w:color="auto"/>
        <w:bottom w:val="none" w:sz="0" w:space="0" w:color="auto"/>
        <w:right w:val="none" w:sz="0" w:space="0" w:color="auto"/>
      </w:divBdr>
      <w:divsChild>
        <w:div w:id="451637707">
          <w:marLeft w:val="640"/>
          <w:marRight w:val="0"/>
          <w:marTop w:val="0"/>
          <w:marBottom w:val="0"/>
          <w:divBdr>
            <w:top w:val="none" w:sz="0" w:space="0" w:color="auto"/>
            <w:left w:val="none" w:sz="0" w:space="0" w:color="auto"/>
            <w:bottom w:val="none" w:sz="0" w:space="0" w:color="auto"/>
            <w:right w:val="none" w:sz="0" w:space="0" w:color="auto"/>
          </w:divBdr>
        </w:div>
        <w:div w:id="436759537">
          <w:marLeft w:val="640"/>
          <w:marRight w:val="0"/>
          <w:marTop w:val="0"/>
          <w:marBottom w:val="0"/>
          <w:divBdr>
            <w:top w:val="none" w:sz="0" w:space="0" w:color="auto"/>
            <w:left w:val="none" w:sz="0" w:space="0" w:color="auto"/>
            <w:bottom w:val="none" w:sz="0" w:space="0" w:color="auto"/>
            <w:right w:val="none" w:sz="0" w:space="0" w:color="auto"/>
          </w:divBdr>
        </w:div>
        <w:div w:id="923949921">
          <w:marLeft w:val="640"/>
          <w:marRight w:val="0"/>
          <w:marTop w:val="0"/>
          <w:marBottom w:val="0"/>
          <w:divBdr>
            <w:top w:val="none" w:sz="0" w:space="0" w:color="auto"/>
            <w:left w:val="none" w:sz="0" w:space="0" w:color="auto"/>
            <w:bottom w:val="none" w:sz="0" w:space="0" w:color="auto"/>
            <w:right w:val="none" w:sz="0" w:space="0" w:color="auto"/>
          </w:divBdr>
        </w:div>
        <w:div w:id="715617668">
          <w:marLeft w:val="640"/>
          <w:marRight w:val="0"/>
          <w:marTop w:val="0"/>
          <w:marBottom w:val="0"/>
          <w:divBdr>
            <w:top w:val="none" w:sz="0" w:space="0" w:color="auto"/>
            <w:left w:val="none" w:sz="0" w:space="0" w:color="auto"/>
            <w:bottom w:val="none" w:sz="0" w:space="0" w:color="auto"/>
            <w:right w:val="none" w:sz="0" w:space="0" w:color="auto"/>
          </w:divBdr>
        </w:div>
        <w:div w:id="1750343991">
          <w:marLeft w:val="640"/>
          <w:marRight w:val="0"/>
          <w:marTop w:val="0"/>
          <w:marBottom w:val="0"/>
          <w:divBdr>
            <w:top w:val="none" w:sz="0" w:space="0" w:color="auto"/>
            <w:left w:val="none" w:sz="0" w:space="0" w:color="auto"/>
            <w:bottom w:val="none" w:sz="0" w:space="0" w:color="auto"/>
            <w:right w:val="none" w:sz="0" w:space="0" w:color="auto"/>
          </w:divBdr>
        </w:div>
        <w:div w:id="1460873810">
          <w:marLeft w:val="640"/>
          <w:marRight w:val="0"/>
          <w:marTop w:val="0"/>
          <w:marBottom w:val="0"/>
          <w:divBdr>
            <w:top w:val="none" w:sz="0" w:space="0" w:color="auto"/>
            <w:left w:val="none" w:sz="0" w:space="0" w:color="auto"/>
            <w:bottom w:val="none" w:sz="0" w:space="0" w:color="auto"/>
            <w:right w:val="none" w:sz="0" w:space="0" w:color="auto"/>
          </w:divBdr>
        </w:div>
        <w:div w:id="758330748">
          <w:marLeft w:val="640"/>
          <w:marRight w:val="0"/>
          <w:marTop w:val="0"/>
          <w:marBottom w:val="0"/>
          <w:divBdr>
            <w:top w:val="none" w:sz="0" w:space="0" w:color="auto"/>
            <w:left w:val="none" w:sz="0" w:space="0" w:color="auto"/>
            <w:bottom w:val="none" w:sz="0" w:space="0" w:color="auto"/>
            <w:right w:val="none" w:sz="0" w:space="0" w:color="auto"/>
          </w:divBdr>
        </w:div>
        <w:div w:id="1747455408">
          <w:marLeft w:val="640"/>
          <w:marRight w:val="0"/>
          <w:marTop w:val="0"/>
          <w:marBottom w:val="0"/>
          <w:divBdr>
            <w:top w:val="none" w:sz="0" w:space="0" w:color="auto"/>
            <w:left w:val="none" w:sz="0" w:space="0" w:color="auto"/>
            <w:bottom w:val="none" w:sz="0" w:space="0" w:color="auto"/>
            <w:right w:val="none" w:sz="0" w:space="0" w:color="auto"/>
          </w:divBdr>
        </w:div>
        <w:div w:id="587034333">
          <w:marLeft w:val="640"/>
          <w:marRight w:val="0"/>
          <w:marTop w:val="0"/>
          <w:marBottom w:val="0"/>
          <w:divBdr>
            <w:top w:val="none" w:sz="0" w:space="0" w:color="auto"/>
            <w:left w:val="none" w:sz="0" w:space="0" w:color="auto"/>
            <w:bottom w:val="none" w:sz="0" w:space="0" w:color="auto"/>
            <w:right w:val="none" w:sz="0" w:space="0" w:color="auto"/>
          </w:divBdr>
        </w:div>
        <w:div w:id="989821240">
          <w:marLeft w:val="640"/>
          <w:marRight w:val="0"/>
          <w:marTop w:val="0"/>
          <w:marBottom w:val="0"/>
          <w:divBdr>
            <w:top w:val="none" w:sz="0" w:space="0" w:color="auto"/>
            <w:left w:val="none" w:sz="0" w:space="0" w:color="auto"/>
            <w:bottom w:val="none" w:sz="0" w:space="0" w:color="auto"/>
            <w:right w:val="none" w:sz="0" w:space="0" w:color="auto"/>
          </w:divBdr>
        </w:div>
        <w:div w:id="2064518750">
          <w:marLeft w:val="640"/>
          <w:marRight w:val="0"/>
          <w:marTop w:val="0"/>
          <w:marBottom w:val="0"/>
          <w:divBdr>
            <w:top w:val="none" w:sz="0" w:space="0" w:color="auto"/>
            <w:left w:val="none" w:sz="0" w:space="0" w:color="auto"/>
            <w:bottom w:val="none" w:sz="0" w:space="0" w:color="auto"/>
            <w:right w:val="none" w:sz="0" w:space="0" w:color="auto"/>
          </w:divBdr>
        </w:div>
        <w:div w:id="1176115106">
          <w:marLeft w:val="640"/>
          <w:marRight w:val="0"/>
          <w:marTop w:val="0"/>
          <w:marBottom w:val="0"/>
          <w:divBdr>
            <w:top w:val="none" w:sz="0" w:space="0" w:color="auto"/>
            <w:left w:val="none" w:sz="0" w:space="0" w:color="auto"/>
            <w:bottom w:val="none" w:sz="0" w:space="0" w:color="auto"/>
            <w:right w:val="none" w:sz="0" w:space="0" w:color="auto"/>
          </w:divBdr>
        </w:div>
        <w:div w:id="549921359">
          <w:marLeft w:val="640"/>
          <w:marRight w:val="0"/>
          <w:marTop w:val="0"/>
          <w:marBottom w:val="0"/>
          <w:divBdr>
            <w:top w:val="none" w:sz="0" w:space="0" w:color="auto"/>
            <w:left w:val="none" w:sz="0" w:space="0" w:color="auto"/>
            <w:bottom w:val="none" w:sz="0" w:space="0" w:color="auto"/>
            <w:right w:val="none" w:sz="0" w:space="0" w:color="auto"/>
          </w:divBdr>
        </w:div>
        <w:div w:id="1326126962">
          <w:marLeft w:val="640"/>
          <w:marRight w:val="0"/>
          <w:marTop w:val="0"/>
          <w:marBottom w:val="0"/>
          <w:divBdr>
            <w:top w:val="none" w:sz="0" w:space="0" w:color="auto"/>
            <w:left w:val="none" w:sz="0" w:space="0" w:color="auto"/>
            <w:bottom w:val="none" w:sz="0" w:space="0" w:color="auto"/>
            <w:right w:val="none" w:sz="0" w:space="0" w:color="auto"/>
          </w:divBdr>
        </w:div>
        <w:div w:id="196353363">
          <w:marLeft w:val="640"/>
          <w:marRight w:val="0"/>
          <w:marTop w:val="0"/>
          <w:marBottom w:val="0"/>
          <w:divBdr>
            <w:top w:val="none" w:sz="0" w:space="0" w:color="auto"/>
            <w:left w:val="none" w:sz="0" w:space="0" w:color="auto"/>
            <w:bottom w:val="none" w:sz="0" w:space="0" w:color="auto"/>
            <w:right w:val="none" w:sz="0" w:space="0" w:color="auto"/>
          </w:divBdr>
        </w:div>
        <w:div w:id="102462877">
          <w:marLeft w:val="640"/>
          <w:marRight w:val="0"/>
          <w:marTop w:val="0"/>
          <w:marBottom w:val="0"/>
          <w:divBdr>
            <w:top w:val="none" w:sz="0" w:space="0" w:color="auto"/>
            <w:left w:val="none" w:sz="0" w:space="0" w:color="auto"/>
            <w:bottom w:val="none" w:sz="0" w:space="0" w:color="auto"/>
            <w:right w:val="none" w:sz="0" w:space="0" w:color="auto"/>
          </w:divBdr>
        </w:div>
        <w:div w:id="1075321004">
          <w:marLeft w:val="640"/>
          <w:marRight w:val="0"/>
          <w:marTop w:val="0"/>
          <w:marBottom w:val="0"/>
          <w:divBdr>
            <w:top w:val="none" w:sz="0" w:space="0" w:color="auto"/>
            <w:left w:val="none" w:sz="0" w:space="0" w:color="auto"/>
            <w:bottom w:val="none" w:sz="0" w:space="0" w:color="auto"/>
            <w:right w:val="none" w:sz="0" w:space="0" w:color="auto"/>
          </w:divBdr>
        </w:div>
        <w:div w:id="403725659">
          <w:marLeft w:val="640"/>
          <w:marRight w:val="0"/>
          <w:marTop w:val="0"/>
          <w:marBottom w:val="0"/>
          <w:divBdr>
            <w:top w:val="none" w:sz="0" w:space="0" w:color="auto"/>
            <w:left w:val="none" w:sz="0" w:space="0" w:color="auto"/>
            <w:bottom w:val="none" w:sz="0" w:space="0" w:color="auto"/>
            <w:right w:val="none" w:sz="0" w:space="0" w:color="auto"/>
          </w:divBdr>
        </w:div>
        <w:div w:id="149061441">
          <w:marLeft w:val="640"/>
          <w:marRight w:val="0"/>
          <w:marTop w:val="0"/>
          <w:marBottom w:val="0"/>
          <w:divBdr>
            <w:top w:val="none" w:sz="0" w:space="0" w:color="auto"/>
            <w:left w:val="none" w:sz="0" w:space="0" w:color="auto"/>
            <w:bottom w:val="none" w:sz="0" w:space="0" w:color="auto"/>
            <w:right w:val="none" w:sz="0" w:space="0" w:color="auto"/>
          </w:divBdr>
        </w:div>
        <w:div w:id="430247968">
          <w:marLeft w:val="640"/>
          <w:marRight w:val="0"/>
          <w:marTop w:val="0"/>
          <w:marBottom w:val="0"/>
          <w:divBdr>
            <w:top w:val="none" w:sz="0" w:space="0" w:color="auto"/>
            <w:left w:val="none" w:sz="0" w:space="0" w:color="auto"/>
            <w:bottom w:val="none" w:sz="0" w:space="0" w:color="auto"/>
            <w:right w:val="none" w:sz="0" w:space="0" w:color="auto"/>
          </w:divBdr>
        </w:div>
        <w:div w:id="761683519">
          <w:marLeft w:val="640"/>
          <w:marRight w:val="0"/>
          <w:marTop w:val="0"/>
          <w:marBottom w:val="0"/>
          <w:divBdr>
            <w:top w:val="none" w:sz="0" w:space="0" w:color="auto"/>
            <w:left w:val="none" w:sz="0" w:space="0" w:color="auto"/>
            <w:bottom w:val="none" w:sz="0" w:space="0" w:color="auto"/>
            <w:right w:val="none" w:sz="0" w:space="0" w:color="auto"/>
          </w:divBdr>
        </w:div>
        <w:div w:id="828597769">
          <w:marLeft w:val="640"/>
          <w:marRight w:val="0"/>
          <w:marTop w:val="0"/>
          <w:marBottom w:val="0"/>
          <w:divBdr>
            <w:top w:val="none" w:sz="0" w:space="0" w:color="auto"/>
            <w:left w:val="none" w:sz="0" w:space="0" w:color="auto"/>
            <w:bottom w:val="none" w:sz="0" w:space="0" w:color="auto"/>
            <w:right w:val="none" w:sz="0" w:space="0" w:color="auto"/>
          </w:divBdr>
        </w:div>
        <w:div w:id="394621260">
          <w:marLeft w:val="640"/>
          <w:marRight w:val="0"/>
          <w:marTop w:val="0"/>
          <w:marBottom w:val="0"/>
          <w:divBdr>
            <w:top w:val="none" w:sz="0" w:space="0" w:color="auto"/>
            <w:left w:val="none" w:sz="0" w:space="0" w:color="auto"/>
            <w:bottom w:val="none" w:sz="0" w:space="0" w:color="auto"/>
            <w:right w:val="none" w:sz="0" w:space="0" w:color="auto"/>
          </w:divBdr>
        </w:div>
        <w:div w:id="311178091">
          <w:marLeft w:val="640"/>
          <w:marRight w:val="0"/>
          <w:marTop w:val="0"/>
          <w:marBottom w:val="0"/>
          <w:divBdr>
            <w:top w:val="none" w:sz="0" w:space="0" w:color="auto"/>
            <w:left w:val="none" w:sz="0" w:space="0" w:color="auto"/>
            <w:bottom w:val="none" w:sz="0" w:space="0" w:color="auto"/>
            <w:right w:val="none" w:sz="0" w:space="0" w:color="auto"/>
          </w:divBdr>
        </w:div>
        <w:div w:id="514461611">
          <w:marLeft w:val="640"/>
          <w:marRight w:val="0"/>
          <w:marTop w:val="0"/>
          <w:marBottom w:val="0"/>
          <w:divBdr>
            <w:top w:val="none" w:sz="0" w:space="0" w:color="auto"/>
            <w:left w:val="none" w:sz="0" w:space="0" w:color="auto"/>
            <w:bottom w:val="none" w:sz="0" w:space="0" w:color="auto"/>
            <w:right w:val="none" w:sz="0" w:space="0" w:color="auto"/>
          </w:divBdr>
        </w:div>
        <w:div w:id="435291528">
          <w:marLeft w:val="640"/>
          <w:marRight w:val="0"/>
          <w:marTop w:val="0"/>
          <w:marBottom w:val="0"/>
          <w:divBdr>
            <w:top w:val="none" w:sz="0" w:space="0" w:color="auto"/>
            <w:left w:val="none" w:sz="0" w:space="0" w:color="auto"/>
            <w:bottom w:val="none" w:sz="0" w:space="0" w:color="auto"/>
            <w:right w:val="none" w:sz="0" w:space="0" w:color="auto"/>
          </w:divBdr>
        </w:div>
        <w:div w:id="914171920">
          <w:marLeft w:val="640"/>
          <w:marRight w:val="0"/>
          <w:marTop w:val="0"/>
          <w:marBottom w:val="0"/>
          <w:divBdr>
            <w:top w:val="none" w:sz="0" w:space="0" w:color="auto"/>
            <w:left w:val="none" w:sz="0" w:space="0" w:color="auto"/>
            <w:bottom w:val="none" w:sz="0" w:space="0" w:color="auto"/>
            <w:right w:val="none" w:sz="0" w:space="0" w:color="auto"/>
          </w:divBdr>
        </w:div>
        <w:div w:id="321591827">
          <w:marLeft w:val="640"/>
          <w:marRight w:val="0"/>
          <w:marTop w:val="0"/>
          <w:marBottom w:val="0"/>
          <w:divBdr>
            <w:top w:val="none" w:sz="0" w:space="0" w:color="auto"/>
            <w:left w:val="none" w:sz="0" w:space="0" w:color="auto"/>
            <w:bottom w:val="none" w:sz="0" w:space="0" w:color="auto"/>
            <w:right w:val="none" w:sz="0" w:space="0" w:color="auto"/>
          </w:divBdr>
        </w:div>
        <w:div w:id="1443067184">
          <w:marLeft w:val="640"/>
          <w:marRight w:val="0"/>
          <w:marTop w:val="0"/>
          <w:marBottom w:val="0"/>
          <w:divBdr>
            <w:top w:val="none" w:sz="0" w:space="0" w:color="auto"/>
            <w:left w:val="none" w:sz="0" w:space="0" w:color="auto"/>
            <w:bottom w:val="none" w:sz="0" w:space="0" w:color="auto"/>
            <w:right w:val="none" w:sz="0" w:space="0" w:color="auto"/>
          </w:divBdr>
        </w:div>
        <w:div w:id="1414548957">
          <w:marLeft w:val="640"/>
          <w:marRight w:val="0"/>
          <w:marTop w:val="0"/>
          <w:marBottom w:val="0"/>
          <w:divBdr>
            <w:top w:val="none" w:sz="0" w:space="0" w:color="auto"/>
            <w:left w:val="none" w:sz="0" w:space="0" w:color="auto"/>
            <w:bottom w:val="none" w:sz="0" w:space="0" w:color="auto"/>
            <w:right w:val="none" w:sz="0" w:space="0" w:color="auto"/>
          </w:divBdr>
        </w:div>
        <w:div w:id="1124886532">
          <w:marLeft w:val="640"/>
          <w:marRight w:val="0"/>
          <w:marTop w:val="0"/>
          <w:marBottom w:val="0"/>
          <w:divBdr>
            <w:top w:val="none" w:sz="0" w:space="0" w:color="auto"/>
            <w:left w:val="none" w:sz="0" w:space="0" w:color="auto"/>
            <w:bottom w:val="none" w:sz="0" w:space="0" w:color="auto"/>
            <w:right w:val="none" w:sz="0" w:space="0" w:color="auto"/>
          </w:divBdr>
        </w:div>
        <w:div w:id="2126147108">
          <w:marLeft w:val="640"/>
          <w:marRight w:val="0"/>
          <w:marTop w:val="0"/>
          <w:marBottom w:val="0"/>
          <w:divBdr>
            <w:top w:val="none" w:sz="0" w:space="0" w:color="auto"/>
            <w:left w:val="none" w:sz="0" w:space="0" w:color="auto"/>
            <w:bottom w:val="none" w:sz="0" w:space="0" w:color="auto"/>
            <w:right w:val="none" w:sz="0" w:space="0" w:color="auto"/>
          </w:divBdr>
        </w:div>
        <w:div w:id="58679321">
          <w:marLeft w:val="640"/>
          <w:marRight w:val="0"/>
          <w:marTop w:val="0"/>
          <w:marBottom w:val="0"/>
          <w:divBdr>
            <w:top w:val="none" w:sz="0" w:space="0" w:color="auto"/>
            <w:left w:val="none" w:sz="0" w:space="0" w:color="auto"/>
            <w:bottom w:val="none" w:sz="0" w:space="0" w:color="auto"/>
            <w:right w:val="none" w:sz="0" w:space="0" w:color="auto"/>
          </w:divBdr>
        </w:div>
        <w:div w:id="1008481686">
          <w:marLeft w:val="640"/>
          <w:marRight w:val="0"/>
          <w:marTop w:val="0"/>
          <w:marBottom w:val="0"/>
          <w:divBdr>
            <w:top w:val="none" w:sz="0" w:space="0" w:color="auto"/>
            <w:left w:val="none" w:sz="0" w:space="0" w:color="auto"/>
            <w:bottom w:val="none" w:sz="0" w:space="0" w:color="auto"/>
            <w:right w:val="none" w:sz="0" w:space="0" w:color="auto"/>
          </w:divBdr>
        </w:div>
        <w:div w:id="1199775274">
          <w:marLeft w:val="640"/>
          <w:marRight w:val="0"/>
          <w:marTop w:val="0"/>
          <w:marBottom w:val="0"/>
          <w:divBdr>
            <w:top w:val="none" w:sz="0" w:space="0" w:color="auto"/>
            <w:left w:val="none" w:sz="0" w:space="0" w:color="auto"/>
            <w:bottom w:val="none" w:sz="0" w:space="0" w:color="auto"/>
            <w:right w:val="none" w:sz="0" w:space="0" w:color="auto"/>
          </w:divBdr>
        </w:div>
        <w:div w:id="1025711582">
          <w:marLeft w:val="640"/>
          <w:marRight w:val="0"/>
          <w:marTop w:val="0"/>
          <w:marBottom w:val="0"/>
          <w:divBdr>
            <w:top w:val="none" w:sz="0" w:space="0" w:color="auto"/>
            <w:left w:val="none" w:sz="0" w:space="0" w:color="auto"/>
            <w:bottom w:val="none" w:sz="0" w:space="0" w:color="auto"/>
            <w:right w:val="none" w:sz="0" w:space="0" w:color="auto"/>
          </w:divBdr>
        </w:div>
        <w:div w:id="1295986883">
          <w:marLeft w:val="640"/>
          <w:marRight w:val="0"/>
          <w:marTop w:val="0"/>
          <w:marBottom w:val="0"/>
          <w:divBdr>
            <w:top w:val="none" w:sz="0" w:space="0" w:color="auto"/>
            <w:left w:val="none" w:sz="0" w:space="0" w:color="auto"/>
            <w:bottom w:val="none" w:sz="0" w:space="0" w:color="auto"/>
            <w:right w:val="none" w:sz="0" w:space="0" w:color="auto"/>
          </w:divBdr>
        </w:div>
        <w:div w:id="1017539995">
          <w:marLeft w:val="640"/>
          <w:marRight w:val="0"/>
          <w:marTop w:val="0"/>
          <w:marBottom w:val="0"/>
          <w:divBdr>
            <w:top w:val="none" w:sz="0" w:space="0" w:color="auto"/>
            <w:left w:val="none" w:sz="0" w:space="0" w:color="auto"/>
            <w:bottom w:val="none" w:sz="0" w:space="0" w:color="auto"/>
            <w:right w:val="none" w:sz="0" w:space="0" w:color="auto"/>
          </w:divBdr>
        </w:div>
        <w:div w:id="33699382">
          <w:marLeft w:val="640"/>
          <w:marRight w:val="0"/>
          <w:marTop w:val="0"/>
          <w:marBottom w:val="0"/>
          <w:divBdr>
            <w:top w:val="none" w:sz="0" w:space="0" w:color="auto"/>
            <w:left w:val="none" w:sz="0" w:space="0" w:color="auto"/>
            <w:bottom w:val="none" w:sz="0" w:space="0" w:color="auto"/>
            <w:right w:val="none" w:sz="0" w:space="0" w:color="auto"/>
          </w:divBdr>
        </w:div>
        <w:div w:id="1554192004">
          <w:marLeft w:val="640"/>
          <w:marRight w:val="0"/>
          <w:marTop w:val="0"/>
          <w:marBottom w:val="0"/>
          <w:divBdr>
            <w:top w:val="none" w:sz="0" w:space="0" w:color="auto"/>
            <w:left w:val="none" w:sz="0" w:space="0" w:color="auto"/>
            <w:bottom w:val="none" w:sz="0" w:space="0" w:color="auto"/>
            <w:right w:val="none" w:sz="0" w:space="0" w:color="auto"/>
          </w:divBdr>
        </w:div>
        <w:div w:id="1522624719">
          <w:marLeft w:val="640"/>
          <w:marRight w:val="0"/>
          <w:marTop w:val="0"/>
          <w:marBottom w:val="0"/>
          <w:divBdr>
            <w:top w:val="none" w:sz="0" w:space="0" w:color="auto"/>
            <w:left w:val="none" w:sz="0" w:space="0" w:color="auto"/>
            <w:bottom w:val="none" w:sz="0" w:space="0" w:color="auto"/>
            <w:right w:val="none" w:sz="0" w:space="0" w:color="auto"/>
          </w:divBdr>
        </w:div>
        <w:div w:id="1788770097">
          <w:marLeft w:val="640"/>
          <w:marRight w:val="0"/>
          <w:marTop w:val="0"/>
          <w:marBottom w:val="0"/>
          <w:divBdr>
            <w:top w:val="none" w:sz="0" w:space="0" w:color="auto"/>
            <w:left w:val="none" w:sz="0" w:space="0" w:color="auto"/>
            <w:bottom w:val="none" w:sz="0" w:space="0" w:color="auto"/>
            <w:right w:val="none" w:sz="0" w:space="0" w:color="auto"/>
          </w:divBdr>
        </w:div>
        <w:div w:id="1024552220">
          <w:marLeft w:val="640"/>
          <w:marRight w:val="0"/>
          <w:marTop w:val="0"/>
          <w:marBottom w:val="0"/>
          <w:divBdr>
            <w:top w:val="none" w:sz="0" w:space="0" w:color="auto"/>
            <w:left w:val="none" w:sz="0" w:space="0" w:color="auto"/>
            <w:bottom w:val="none" w:sz="0" w:space="0" w:color="auto"/>
            <w:right w:val="none" w:sz="0" w:space="0" w:color="auto"/>
          </w:divBdr>
        </w:div>
        <w:div w:id="1754817455">
          <w:marLeft w:val="640"/>
          <w:marRight w:val="0"/>
          <w:marTop w:val="0"/>
          <w:marBottom w:val="0"/>
          <w:divBdr>
            <w:top w:val="none" w:sz="0" w:space="0" w:color="auto"/>
            <w:left w:val="none" w:sz="0" w:space="0" w:color="auto"/>
            <w:bottom w:val="none" w:sz="0" w:space="0" w:color="auto"/>
            <w:right w:val="none" w:sz="0" w:space="0" w:color="auto"/>
          </w:divBdr>
        </w:div>
      </w:divsChild>
    </w:div>
    <w:div w:id="1254699867">
      <w:bodyDiv w:val="1"/>
      <w:marLeft w:val="0"/>
      <w:marRight w:val="0"/>
      <w:marTop w:val="0"/>
      <w:marBottom w:val="0"/>
      <w:divBdr>
        <w:top w:val="none" w:sz="0" w:space="0" w:color="auto"/>
        <w:left w:val="none" w:sz="0" w:space="0" w:color="auto"/>
        <w:bottom w:val="none" w:sz="0" w:space="0" w:color="auto"/>
        <w:right w:val="none" w:sz="0" w:space="0" w:color="auto"/>
      </w:divBdr>
    </w:div>
    <w:div w:id="1255280057">
      <w:bodyDiv w:val="1"/>
      <w:marLeft w:val="0"/>
      <w:marRight w:val="0"/>
      <w:marTop w:val="0"/>
      <w:marBottom w:val="0"/>
      <w:divBdr>
        <w:top w:val="none" w:sz="0" w:space="0" w:color="auto"/>
        <w:left w:val="none" w:sz="0" w:space="0" w:color="auto"/>
        <w:bottom w:val="none" w:sz="0" w:space="0" w:color="auto"/>
        <w:right w:val="none" w:sz="0" w:space="0" w:color="auto"/>
      </w:divBdr>
    </w:div>
    <w:div w:id="1256330017">
      <w:bodyDiv w:val="1"/>
      <w:marLeft w:val="0"/>
      <w:marRight w:val="0"/>
      <w:marTop w:val="0"/>
      <w:marBottom w:val="0"/>
      <w:divBdr>
        <w:top w:val="none" w:sz="0" w:space="0" w:color="auto"/>
        <w:left w:val="none" w:sz="0" w:space="0" w:color="auto"/>
        <w:bottom w:val="none" w:sz="0" w:space="0" w:color="auto"/>
        <w:right w:val="none" w:sz="0" w:space="0" w:color="auto"/>
      </w:divBdr>
    </w:div>
    <w:div w:id="1258363176">
      <w:bodyDiv w:val="1"/>
      <w:marLeft w:val="0"/>
      <w:marRight w:val="0"/>
      <w:marTop w:val="0"/>
      <w:marBottom w:val="0"/>
      <w:divBdr>
        <w:top w:val="none" w:sz="0" w:space="0" w:color="auto"/>
        <w:left w:val="none" w:sz="0" w:space="0" w:color="auto"/>
        <w:bottom w:val="none" w:sz="0" w:space="0" w:color="auto"/>
        <w:right w:val="none" w:sz="0" w:space="0" w:color="auto"/>
      </w:divBdr>
    </w:div>
    <w:div w:id="1258948367">
      <w:bodyDiv w:val="1"/>
      <w:marLeft w:val="0"/>
      <w:marRight w:val="0"/>
      <w:marTop w:val="0"/>
      <w:marBottom w:val="0"/>
      <w:divBdr>
        <w:top w:val="none" w:sz="0" w:space="0" w:color="auto"/>
        <w:left w:val="none" w:sz="0" w:space="0" w:color="auto"/>
        <w:bottom w:val="none" w:sz="0" w:space="0" w:color="auto"/>
        <w:right w:val="none" w:sz="0" w:space="0" w:color="auto"/>
      </w:divBdr>
    </w:div>
    <w:div w:id="1260480110">
      <w:bodyDiv w:val="1"/>
      <w:marLeft w:val="0"/>
      <w:marRight w:val="0"/>
      <w:marTop w:val="0"/>
      <w:marBottom w:val="0"/>
      <w:divBdr>
        <w:top w:val="none" w:sz="0" w:space="0" w:color="auto"/>
        <w:left w:val="none" w:sz="0" w:space="0" w:color="auto"/>
        <w:bottom w:val="none" w:sz="0" w:space="0" w:color="auto"/>
        <w:right w:val="none" w:sz="0" w:space="0" w:color="auto"/>
      </w:divBdr>
    </w:div>
    <w:div w:id="1260523157">
      <w:bodyDiv w:val="1"/>
      <w:marLeft w:val="0"/>
      <w:marRight w:val="0"/>
      <w:marTop w:val="0"/>
      <w:marBottom w:val="0"/>
      <w:divBdr>
        <w:top w:val="none" w:sz="0" w:space="0" w:color="auto"/>
        <w:left w:val="none" w:sz="0" w:space="0" w:color="auto"/>
        <w:bottom w:val="none" w:sz="0" w:space="0" w:color="auto"/>
        <w:right w:val="none" w:sz="0" w:space="0" w:color="auto"/>
      </w:divBdr>
    </w:div>
    <w:div w:id="1261447162">
      <w:bodyDiv w:val="1"/>
      <w:marLeft w:val="0"/>
      <w:marRight w:val="0"/>
      <w:marTop w:val="0"/>
      <w:marBottom w:val="0"/>
      <w:divBdr>
        <w:top w:val="none" w:sz="0" w:space="0" w:color="auto"/>
        <w:left w:val="none" w:sz="0" w:space="0" w:color="auto"/>
        <w:bottom w:val="none" w:sz="0" w:space="0" w:color="auto"/>
        <w:right w:val="none" w:sz="0" w:space="0" w:color="auto"/>
      </w:divBdr>
    </w:div>
    <w:div w:id="1261909799">
      <w:bodyDiv w:val="1"/>
      <w:marLeft w:val="0"/>
      <w:marRight w:val="0"/>
      <w:marTop w:val="0"/>
      <w:marBottom w:val="0"/>
      <w:divBdr>
        <w:top w:val="none" w:sz="0" w:space="0" w:color="auto"/>
        <w:left w:val="none" w:sz="0" w:space="0" w:color="auto"/>
        <w:bottom w:val="none" w:sz="0" w:space="0" w:color="auto"/>
        <w:right w:val="none" w:sz="0" w:space="0" w:color="auto"/>
      </w:divBdr>
      <w:divsChild>
        <w:div w:id="2058238051">
          <w:marLeft w:val="640"/>
          <w:marRight w:val="0"/>
          <w:marTop w:val="0"/>
          <w:marBottom w:val="0"/>
          <w:divBdr>
            <w:top w:val="none" w:sz="0" w:space="0" w:color="auto"/>
            <w:left w:val="none" w:sz="0" w:space="0" w:color="auto"/>
            <w:bottom w:val="none" w:sz="0" w:space="0" w:color="auto"/>
            <w:right w:val="none" w:sz="0" w:space="0" w:color="auto"/>
          </w:divBdr>
        </w:div>
        <w:div w:id="1293097769">
          <w:marLeft w:val="640"/>
          <w:marRight w:val="0"/>
          <w:marTop w:val="0"/>
          <w:marBottom w:val="0"/>
          <w:divBdr>
            <w:top w:val="none" w:sz="0" w:space="0" w:color="auto"/>
            <w:left w:val="none" w:sz="0" w:space="0" w:color="auto"/>
            <w:bottom w:val="none" w:sz="0" w:space="0" w:color="auto"/>
            <w:right w:val="none" w:sz="0" w:space="0" w:color="auto"/>
          </w:divBdr>
        </w:div>
        <w:div w:id="1899322745">
          <w:marLeft w:val="640"/>
          <w:marRight w:val="0"/>
          <w:marTop w:val="0"/>
          <w:marBottom w:val="0"/>
          <w:divBdr>
            <w:top w:val="none" w:sz="0" w:space="0" w:color="auto"/>
            <w:left w:val="none" w:sz="0" w:space="0" w:color="auto"/>
            <w:bottom w:val="none" w:sz="0" w:space="0" w:color="auto"/>
            <w:right w:val="none" w:sz="0" w:space="0" w:color="auto"/>
          </w:divBdr>
        </w:div>
        <w:div w:id="292686022">
          <w:marLeft w:val="640"/>
          <w:marRight w:val="0"/>
          <w:marTop w:val="0"/>
          <w:marBottom w:val="0"/>
          <w:divBdr>
            <w:top w:val="none" w:sz="0" w:space="0" w:color="auto"/>
            <w:left w:val="none" w:sz="0" w:space="0" w:color="auto"/>
            <w:bottom w:val="none" w:sz="0" w:space="0" w:color="auto"/>
            <w:right w:val="none" w:sz="0" w:space="0" w:color="auto"/>
          </w:divBdr>
        </w:div>
        <w:div w:id="434326180">
          <w:marLeft w:val="640"/>
          <w:marRight w:val="0"/>
          <w:marTop w:val="0"/>
          <w:marBottom w:val="0"/>
          <w:divBdr>
            <w:top w:val="none" w:sz="0" w:space="0" w:color="auto"/>
            <w:left w:val="none" w:sz="0" w:space="0" w:color="auto"/>
            <w:bottom w:val="none" w:sz="0" w:space="0" w:color="auto"/>
            <w:right w:val="none" w:sz="0" w:space="0" w:color="auto"/>
          </w:divBdr>
        </w:div>
        <w:div w:id="434792619">
          <w:marLeft w:val="640"/>
          <w:marRight w:val="0"/>
          <w:marTop w:val="0"/>
          <w:marBottom w:val="0"/>
          <w:divBdr>
            <w:top w:val="none" w:sz="0" w:space="0" w:color="auto"/>
            <w:left w:val="none" w:sz="0" w:space="0" w:color="auto"/>
            <w:bottom w:val="none" w:sz="0" w:space="0" w:color="auto"/>
            <w:right w:val="none" w:sz="0" w:space="0" w:color="auto"/>
          </w:divBdr>
        </w:div>
        <w:div w:id="143278253">
          <w:marLeft w:val="640"/>
          <w:marRight w:val="0"/>
          <w:marTop w:val="0"/>
          <w:marBottom w:val="0"/>
          <w:divBdr>
            <w:top w:val="none" w:sz="0" w:space="0" w:color="auto"/>
            <w:left w:val="none" w:sz="0" w:space="0" w:color="auto"/>
            <w:bottom w:val="none" w:sz="0" w:space="0" w:color="auto"/>
            <w:right w:val="none" w:sz="0" w:space="0" w:color="auto"/>
          </w:divBdr>
        </w:div>
        <w:div w:id="1301618487">
          <w:marLeft w:val="640"/>
          <w:marRight w:val="0"/>
          <w:marTop w:val="0"/>
          <w:marBottom w:val="0"/>
          <w:divBdr>
            <w:top w:val="none" w:sz="0" w:space="0" w:color="auto"/>
            <w:left w:val="none" w:sz="0" w:space="0" w:color="auto"/>
            <w:bottom w:val="none" w:sz="0" w:space="0" w:color="auto"/>
            <w:right w:val="none" w:sz="0" w:space="0" w:color="auto"/>
          </w:divBdr>
        </w:div>
        <w:div w:id="28606413">
          <w:marLeft w:val="640"/>
          <w:marRight w:val="0"/>
          <w:marTop w:val="0"/>
          <w:marBottom w:val="0"/>
          <w:divBdr>
            <w:top w:val="none" w:sz="0" w:space="0" w:color="auto"/>
            <w:left w:val="none" w:sz="0" w:space="0" w:color="auto"/>
            <w:bottom w:val="none" w:sz="0" w:space="0" w:color="auto"/>
            <w:right w:val="none" w:sz="0" w:space="0" w:color="auto"/>
          </w:divBdr>
        </w:div>
        <w:div w:id="114645660">
          <w:marLeft w:val="640"/>
          <w:marRight w:val="0"/>
          <w:marTop w:val="0"/>
          <w:marBottom w:val="0"/>
          <w:divBdr>
            <w:top w:val="none" w:sz="0" w:space="0" w:color="auto"/>
            <w:left w:val="none" w:sz="0" w:space="0" w:color="auto"/>
            <w:bottom w:val="none" w:sz="0" w:space="0" w:color="auto"/>
            <w:right w:val="none" w:sz="0" w:space="0" w:color="auto"/>
          </w:divBdr>
        </w:div>
        <w:div w:id="737827239">
          <w:marLeft w:val="640"/>
          <w:marRight w:val="0"/>
          <w:marTop w:val="0"/>
          <w:marBottom w:val="0"/>
          <w:divBdr>
            <w:top w:val="none" w:sz="0" w:space="0" w:color="auto"/>
            <w:left w:val="none" w:sz="0" w:space="0" w:color="auto"/>
            <w:bottom w:val="none" w:sz="0" w:space="0" w:color="auto"/>
            <w:right w:val="none" w:sz="0" w:space="0" w:color="auto"/>
          </w:divBdr>
        </w:div>
        <w:div w:id="2102993962">
          <w:marLeft w:val="640"/>
          <w:marRight w:val="0"/>
          <w:marTop w:val="0"/>
          <w:marBottom w:val="0"/>
          <w:divBdr>
            <w:top w:val="none" w:sz="0" w:space="0" w:color="auto"/>
            <w:left w:val="none" w:sz="0" w:space="0" w:color="auto"/>
            <w:bottom w:val="none" w:sz="0" w:space="0" w:color="auto"/>
            <w:right w:val="none" w:sz="0" w:space="0" w:color="auto"/>
          </w:divBdr>
        </w:div>
        <w:div w:id="1990396389">
          <w:marLeft w:val="640"/>
          <w:marRight w:val="0"/>
          <w:marTop w:val="0"/>
          <w:marBottom w:val="0"/>
          <w:divBdr>
            <w:top w:val="none" w:sz="0" w:space="0" w:color="auto"/>
            <w:left w:val="none" w:sz="0" w:space="0" w:color="auto"/>
            <w:bottom w:val="none" w:sz="0" w:space="0" w:color="auto"/>
            <w:right w:val="none" w:sz="0" w:space="0" w:color="auto"/>
          </w:divBdr>
        </w:div>
        <w:div w:id="630138988">
          <w:marLeft w:val="640"/>
          <w:marRight w:val="0"/>
          <w:marTop w:val="0"/>
          <w:marBottom w:val="0"/>
          <w:divBdr>
            <w:top w:val="none" w:sz="0" w:space="0" w:color="auto"/>
            <w:left w:val="none" w:sz="0" w:space="0" w:color="auto"/>
            <w:bottom w:val="none" w:sz="0" w:space="0" w:color="auto"/>
            <w:right w:val="none" w:sz="0" w:space="0" w:color="auto"/>
          </w:divBdr>
        </w:div>
        <w:div w:id="1365180427">
          <w:marLeft w:val="640"/>
          <w:marRight w:val="0"/>
          <w:marTop w:val="0"/>
          <w:marBottom w:val="0"/>
          <w:divBdr>
            <w:top w:val="none" w:sz="0" w:space="0" w:color="auto"/>
            <w:left w:val="none" w:sz="0" w:space="0" w:color="auto"/>
            <w:bottom w:val="none" w:sz="0" w:space="0" w:color="auto"/>
            <w:right w:val="none" w:sz="0" w:space="0" w:color="auto"/>
          </w:divBdr>
        </w:div>
        <w:div w:id="814374793">
          <w:marLeft w:val="640"/>
          <w:marRight w:val="0"/>
          <w:marTop w:val="0"/>
          <w:marBottom w:val="0"/>
          <w:divBdr>
            <w:top w:val="none" w:sz="0" w:space="0" w:color="auto"/>
            <w:left w:val="none" w:sz="0" w:space="0" w:color="auto"/>
            <w:bottom w:val="none" w:sz="0" w:space="0" w:color="auto"/>
            <w:right w:val="none" w:sz="0" w:space="0" w:color="auto"/>
          </w:divBdr>
        </w:div>
        <w:div w:id="919949978">
          <w:marLeft w:val="640"/>
          <w:marRight w:val="0"/>
          <w:marTop w:val="0"/>
          <w:marBottom w:val="0"/>
          <w:divBdr>
            <w:top w:val="none" w:sz="0" w:space="0" w:color="auto"/>
            <w:left w:val="none" w:sz="0" w:space="0" w:color="auto"/>
            <w:bottom w:val="none" w:sz="0" w:space="0" w:color="auto"/>
            <w:right w:val="none" w:sz="0" w:space="0" w:color="auto"/>
          </w:divBdr>
        </w:div>
        <w:div w:id="92215072">
          <w:marLeft w:val="640"/>
          <w:marRight w:val="0"/>
          <w:marTop w:val="0"/>
          <w:marBottom w:val="0"/>
          <w:divBdr>
            <w:top w:val="none" w:sz="0" w:space="0" w:color="auto"/>
            <w:left w:val="none" w:sz="0" w:space="0" w:color="auto"/>
            <w:bottom w:val="none" w:sz="0" w:space="0" w:color="auto"/>
            <w:right w:val="none" w:sz="0" w:space="0" w:color="auto"/>
          </w:divBdr>
        </w:div>
        <w:div w:id="1170023727">
          <w:marLeft w:val="640"/>
          <w:marRight w:val="0"/>
          <w:marTop w:val="0"/>
          <w:marBottom w:val="0"/>
          <w:divBdr>
            <w:top w:val="none" w:sz="0" w:space="0" w:color="auto"/>
            <w:left w:val="none" w:sz="0" w:space="0" w:color="auto"/>
            <w:bottom w:val="none" w:sz="0" w:space="0" w:color="auto"/>
            <w:right w:val="none" w:sz="0" w:space="0" w:color="auto"/>
          </w:divBdr>
        </w:div>
        <w:div w:id="289433085">
          <w:marLeft w:val="640"/>
          <w:marRight w:val="0"/>
          <w:marTop w:val="0"/>
          <w:marBottom w:val="0"/>
          <w:divBdr>
            <w:top w:val="none" w:sz="0" w:space="0" w:color="auto"/>
            <w:left w:val="none" w:sz="0" w:space="0" w:color="auto"/>
            <w:bottom w:val="none" w:sz="0" w:space="0" w:color="auto"/>
            <w:right w:val="none" w:sz="0" w:space="0" w:color="auto"/>
          </w:divBdr>
        </w:div>
        <w:div w:id="878861043">
          <w:marLeft w:val="640"/>
          <w:marRight w:val="0"/>
          <w:marTop w:val="0"/>
          <w:marBottom w:val="0"/>
          <w:divBdr>
            <w:top w:val="none" w:sz="0" w:space="0" w:color="auto"/>
            <w:left w:val="none" w:sz="0" w:space="0" w:color="auto"/>
            <w:bottom w:val="none" w:sz="0" w:space="0" w:color="auto"/>
            <w:right w:val="none" w:sz="0" w:space="0" w:color="auto"/>
          </w:divBdr>
        </w:div>
        <w:div w:id="1199781516">
          <w:marLeft w:val="640"/>
          <w:marRight w:val="0"/>
          <w:marTop w:val="0"/>
          <w:marBottom w:val="0"/>
          <w:divBdr>
            <w:top w:val="none" w:sz="0" w:space="0" w:color="auto"/>
            <w:left w:val="none" w:sz="0" w:space="0" w:color="auto"/>
            <w:bottom w:val="none" w:sz="0" w:space="0" w:color="auto"/>
            <w:right w:val="none" w:sz="0" w:space="0" w:color="auto"/>
          </w:divBdr>
        </w:div>
        <w:div w:id="841238891">
          <w:marLeft w:val="640"/>
          <w:marRight w:val="0"/>
          <w:marTop w:val="0"/>
          <w:marBottom w:val="0"/>
          <w:divBdr>
            <w:top w:val="none" w:sz="0" w:space="0" w:color="auto"/>
            <w:left w:val="none" w:sz="0" w:space="0" w:color="auto"/>
            <w:bottom w:val="none" w:sz="0" w:space="0" w:color="auto"/>
            <w:right w:val="none" w:sz="0" w:space="0" w:color="auto"/>
          </w:divBdr>
        </w:div>
        <w:div w:id="738673967">
          <w:marLeft w:val="640"/>
          <w:marRight w:val="0"/>
          <w:marTop w:val="0"/>
          <w:marBottom w:val="0"/>
          <w:divBdr>
            <w:top w:val="none" w:sz="0" w:space="0" w:color="auto"/>
            <w:left w:val="none" w:sz="0" w:space="0" w:color="auto"/>
            <w:bottom w:val="none" w:sz="0" w:space="0" w:color="auto"/>
            <w:right w:val="none" w:sz="0" w:space="0" w:color="auto"/>
          </w:divBdr>
        </w:div>
        <w:div w:id="722365921">
          <w:marLeft w:val="640"/>
          <w:marRight w:val="0"/>
          <w:marTop w:val="0"/>
          <w:marBottom w:val="0"/>
          <w:divBdr>
            <w:top w:val="none" w:sz="0" w:space="0" w:color="auto"/>
            <w:left w:val="none" w:sz="0" w:space="0" w:color="auto"/>
            <w:bottom w:val="none" w:sz="0" w:space="0" w:color="auto"/>
            <w:right w:val="none" w:sz="0" w:space="0" w:color="auto"/>
          </w:divBdr>
        </w:div>
        <w:div w:id="1959751950">
          <w:marLeft w:val="640"/>
          <w:marRight w:val="0"/>
          <w:marTop w:val="0"/>
          <w:marBottom w:val="0"/>
          <w:divBdr>
            <w:top w:val="none" w:sz="0" w:space="0" w:color="auto"/>
            <w:left w:val="none" w:sz="0" w:space="0" w:color="auto"/>
            <w:bottom w:val="none" w:sz="0" w:space="0" w:color="auto"/>
            <w:right w:val="none" w:sz="0" w:space="0" w:color="auto"/>
          </w:divBdr>
        </w:div>
        <w:div w:id="1430081994">
          <w:marLeft w:val="640"/>
          <w:marRight w:val="0"/>
          <w:marTop w:val="0"/>
          <w:marBottom w:val="0"/>
          <w:divBdr>
            <w:top w:val="none" w:sz="0" w:space="0" w:color="auto"/>
            <w:left w:val="none" w:sz="0" w:space="0" w:color="auto"/>
            <w:bottom w:val="none" w:sz="0" w:space="0" w:color="auto"/>
            <w:right w:val="none" w:sz="0" w:space="0" w:color="auto"/>
          </w:divBdr>
        </w:div>
        <w:div w:id="1080785803">
          <w:marLeft w:val="640"/>
          <w:marRight w:val="0"/>
          <w:marTop w:val="0"/>
          <w:marBottom w:val="0"/>
          <w:divBdr>
            <w:top w:val="none" w:sz="0" w:space="0" w:color="auto"/>
            <w:left w:val="none" w:sz="0" w:space="0" w:color="auto"/>
            <w:bottom w:val="none" w:sz="0" w:space="0" w:color="auto"/>
            <w:right w:val="none" w:sz="0" w:space="0" w:color="auto"/>
          </w:divBdr>
        </w:div>
        <w:div w:id="1118336915">
          <w:marLeft w:val="640"/>
          <w:marRight w:val="0"/>
          <w:marTop w:val="0"/>
          <w:marBottom w:val="0"/>
          <w:divBdr>
            <w:top w:val="none" w:sz="0" w:space="0" w:color="auto"/>
            <w:left w:val="none" w:sz="0" w:space="0" w:color="auto"/>
            <w:bottom w:val="none" w:sz="0" w:space="0" w:color="auto"/>
            <w:right w:val="none" w:sz="0" w:space="0" w:color="auto"/>
          </w:divBdr>
        </w:div>
        <w:div w:id="1716542754">
          <w:marLeft w:val="640"/>
          <w:marRight w:val="0"/>
          <w:marTop w:val="0"/>
          <w:marBottom w:val="0"/>
          <w:divBdr>
            <w:top w:val="none" w:sz="0" w:space="0" w:color="auto"/>
            <w:left w:val="none" w:sz="0" w:space="0" w:color="auto"/>
            <w:bottom w:val="none" w:sz="0" w:space="0" w:color="auto"/>
            <w:right w:val="none" w:sz="0" w:space="0" w:color="auto"/>
          </w:divBdr>
        </w:div>
        <w:div w:id="72044714">
          <w:marLeft w:val="640"/>
          <w:marRight w:val="0"/>
          <w:marTop w:val="0"/>
          <w:marBottom w:val="0"/>
          <w:divBdr>
            <w:top w:val="none" w:sz="0" w:space="0" w:color="auto"/>
            <w:left w:val="none" w:sz="0" w:space="0" w:color="auto"/>
            <w:bottom w:val="none" w:sz="0" w:space="0" w:color="auto"/>
            <w:right w:val="none" w:sz="0" w:space="0" w:color="auto"/>
          </w:divBdr>
        </w:div>
        <w:div w:id="637346293">
          <w:marLeft w:val="640"/>
          <w:marRight w:val="0"/>
          <w:marTop w:val="0"/>
          <w:marBottom w:val="0"/>
          <w:divBdr>
            <w:top w:val="none" w:sz="0" w:space="0" w:color="auto"/>
            <w:left w:val="none" w:sz="0" w:space="0" w:color="auto"/>
            <w:bottom w:val="none" w:sz="0" w:space="0" w:color="auto"/>
            <w:right w:val="none" w:sz="0" w:space="0" w:color="auto"/>
          </w:divBdr>
        </w:div>
        <w:div w:id="1492214222">
          <w:marLeft w:val="640"/>
          <w:marRight w:val="0"/>
          <w:marTop w:val="0"/>
          <w:marBottom w:val="0"/>
          <w:divBdr>
            <w:top w:val="none" w:sz="0" w:space="0" w:color="auto"/>
            <w:left w:val="none" w:sz="0" w:space="0" w:color="auto"/>
            <w:bottom w:val="none" w:sz="0" w:space="0" w:color="auto"/>
            <w:right w:val="none" w:sz="0" w:space="0" w:color="auto"/>
          </w:divBdr>
        </w:div>
      </w:divsChild>
    </w:div>
    <w:div w:id="1261989903">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62909062">
      <w:bodyDiv w:val="1"/>
      <w:marLeft w:val="0"/>
      <w:marRight w:val="0"/>
      <w:marTop w:val="0"/>
      <w:marBottom w:val="0"/>
      <w:divBdr>
        <w:top w:val="none" w:sz="0" w:space="0" w:color="auto"/>
        <w:left w:val="none" w:sz="0" w:space="0" w:color="auto"/>
        <w:bottom w:val="none" w:sz="0" w:space="0" w:color="auto"/>
        <w:right w:val="none" w:sz="0" w:space="0" w:color="auto"/>
      </w:divBdr>
    </w:div>
    <w:div w:id="1263341359">
      <w:bodyDiv w:val="1"/>
      <w:marLeft w:val="0"/>
      <w:marRight w:val="0"/>
      <w:marTop w:val="0"/>
      <w:marBottom w:val="0"/>
      <w:divBdr>
        <w:top w:val="none" w:sz="0" w:space="0" w:color="auto"/>
        <w:left w:val="none" w:sz="0" w:space="0" w:color="auto"/>
        <w:bottom w:val="none" w:sz="0" w:space="0" w:color="auto"/>
        <w:right w:val="none" w:sz="0" w:space="0" w:color="auto"/>
      </w:divBdr>
    </w:div>
    <w:div w:id="1267926537">
      <w:bodyDiv w:val="1"/>
      <w:marLeft w:val="0"/>
      <w:marRight w:val="0"/>
      <w:marTop w:val="0"/>
      <w:marBottom w:val="0"/>
      <w:divBdr>
        <w:top w:val="none" w:sz="0" w:space="0" w:color="auto"/>
        <w:left w:val="none" w:sz="0" w:space="0" w:color="auto"/>
        <w:bottom w:val="none" w:sz="0" w:space="0" w:color="auto"/>
        <w:right w:val="none" w:sz="0" w:space="0" w:color="auto"/>
      </w:divBdr>
    </w:div>
    <w:div w:id="1269847712">
      <w:bodyDiv w:val="1"/>
      <w:marLeft w:val="0"/>
      <w:marRight w:val="0"/>
      <w:marTop w:val="0"/>
      <w:marBottom w:val="0"/>
      <w:divBdr>
        <w:top w:val="none" w:sz="0" w:space="0" w:color="auto"/>
        <w:left w:val="none" w:sz="0" w:space="0" w:color="auto"/>
        <w:bottom w:val="none" w:sz="0" w:space="0" w:color="auto"/>
        <w:right w:val="none" w:sz="0" w:space="0" w:color="auto"/>
      </w:divBdr>
    </w:div>
    <w:div w:id="1271358841">
      <w:bodyDiv w:val="1"/>
      <w:marLeft w:val="0"/>
      <w:marRight w:val="0"/>
      <w:marTop w:val="0"/>
      <w:marBottom w:val="0"/>
      <w:divBdr>
        <w:top w:val="none" w:sz="0" w:space="0" w:color="auto"/>
        <w:left w:val="none" w:sz="0" w:space="0" w:color="auto"/>
        <w:bottom w:val="none" w:sz="0" w:space="0" w:color="auto"/>
        <w:right w:val="none" w:sz="0" w:space="0" w:color="auto"/>
      </w:divBdr>
    </w:div>
    <w:div w:id="1272932549">
      <w:bodyDiv w:val="1"/>
      <w:marLeft w:val="0"/>
      <w:marRight w:val="0"/>
      <w:marTop w:val="0"/>
      <w:marBottom w:val="0"/>
      <w:divBdr>
        <w:top w:val="none" w:sz="0" w:space="0" w:color="auto"/>
        <w:left w:val="none" w:sz="0" w:space="0" w:color="auto"/>
        <w:bottom w:val="none" w:sz="0" w:space="0" w:color="auto"/>
        <w:right w:val="none" w:sz="0" w:space="0" w:color="auto"/>
      </w:divBdr>
    </w:div>
    <w:div w:id="1273903192">
      <w:bodyDiv w:val="1"/>
      <w:marLeft w:val="0"/>
      <w:marRight w:val="0"/>
      <w:marTop w:val="0"/>
      <w:marBottom w:val="0"/>
      <w:divBdr>
        <w:top w:val="none" w:sz="0" w:space="0" w:color="auto"/>
        <w:left w:val="none" w:sz="0" w:space="0" w:color="auto"/>
        <w:bottom w:val="none" w:sz="0" w:space="0" w:color="auto"/>
        <w:right w:val="none" w:sz="0" w:space="0" w:color="auto"/>
      </w:divBdr>
    </w:div>
    <w:div w:id="1273974092">
      <w:bodyDiv w:val="1"/>
      <w:marLeft w:val="0"/>
      <w:marRight w:val="0"/>
      <w:marTop w:val="0"/>
      <w:marBottom w:val="0"/>
      <w:divBdr>
        <w:top w:val="none" w:sz="0" w:space="0" w:color="auto"/>
        <w:left w:val="none" w:sz="0" w:space="0" w:color="auto"/>
        <w:bottom w:val="none" w:sz="0" w:space="0" w:color="auto"/>
        <w:right w:val="none" w:sz="0" w:space="0" w:color="auto"/>
      </w:divBdr>
    </w:div>
    <w:div w:id="1274703379">
      <w:bodyDiv w:val="1"/>
      <w:marLeft w:val="0"/>
      <w:marRight w:val="0"/>
      <w:marTop w:val="0"/>
      <w:marBottom w:val="0"/>
      <w:divBdr>
        <w:top w:val="none" w:sz="0" w:space="0" w:color="auto"/>
        <w:left w:val="none" w:sz="0" w:space="0" w:color="auto"/>
        <w:bottom w:val="none" w:sz="0" w:space="0" w:color="auto"/>
        <w:right w:val="none" w:sz="0" w:space="0" w:color="auto"/>
      </w:divBdr>
    </w:div>
    <w:div w:id="1275943835">
      <w:bodyDiv w:val="1"/>
      <w:marLeft w:val="0"/>
      <w:marRight w:val="0"/>
      <w:marTop w:val="0"/>
      <w:marBottom w:val="0"/>
      <w:divBdr>
        <w:top w:val="none" w:sz="0" w:space="0" w:color="auto"/>
        <w:left w:val="none" w:sz="0" w:space="0" w:color="auto"/>
        <w:bottom w:val="none" w:sz="0" w:space="0" w:color="auto"/>
        <w:right w:val="none" w:sz="0" w:space="0" w:color="auto"/>
      </w:divBdr>
    </w:div>
    <w:div w:id="1276330442">
      <w:bodyDiv w:val="1"/>
      <w:marLeft w:val="0"/>
      <w:marRight w:val="0"/>
      <w:marTop w:val="0"/>
      <w:marBottom w:val="0"/>
      <w:divBdr>
        <w:top w:val="none" w:sz="0" w:space="0" w:color="auto"/>
        <w:left w:val="none" w:sz="0" w:space="0" w:color="auto"/>
        <w:bottom w:val="none" w:sz="0" w:space="0" w:color="auto"/>
        <w:right w:val="none" w:sz="0" w:space="0" w:color="auto"/>
      </w:divBdr>
      <w:divsChild>
        <w:div w:id="1225137222">
          <w:marLeft w:val="640"/>
          <w:marRight w:val="0"/>
          <w:marTop w:val="0"/>
          <w:marBottom w:val="0"/>
          <w:divBdr>
            <w:top w:val="none" w:sz="0" w:space="0" w:color="auto"/>
            <w:left w:val="none" w:sz="0" w:space="0" w:color="auto"/>
            <w:bottom w:val="none" w:sz="0" w:space="0" w:color="auto"/>
            <w:right w:val="none" w:sz="0" w:space="0" w:color="auto"/>
          </w:divBdr>
        </w:div>
        <w:div w:id="782842280">
          <w:marLeft w:val="640"/>
          <w:marRight w:val="0"/>
          <w:marTop w:val="0"/>
          <w:marBottom w:val="0"/>
          <w:divBdr>
            <w:top w:val="none" w:sz="0" w:space="0" w:color="auto"/>
            <w:left w:val="none" w:sz="0" w:space="0" w:color="auto"/>
            <w:bottom w:val="none" w:sz="0" w:space="0" w:color="auto"/>
            <w:right w:val="none" w:sz="0" w:space="0" w:color="auto"/>
          </w:divBdr>
        </w:div>
        <w:div w:id="236399313">
          <w:marLeft w:val="640"/>
          <w:marRight w:val="0"/>
          <w:marTop w:val="0"/>
          <w:marBottom w:val="0"/>
          <w:divBdr>
            <w:top w:val="none" w:sz="0" w:space="0" w:color="auto"/>
            <w:left w:val="none" w:sz="0" w:space="0" w:color="auto"/>
            <w:bottom w:val="none" w:sz="0" w:space="0" w:color="auto"/>
            <w:right w:val="none" w:sz="0" w:space="0" w:color="auto"/>
          </w:divBdr>
        </w:div>
        <w:div w:id="415442123">
          <w:marLeft w:val="640"/>
          <w:marRight w:val="0"/>
          <w:marTop w:val="0"/>
          <w:marBottom w:val="0"/>
          <w:divBdr>
            <w:top w:val="none" w:sz="0" w:space="0" w:color="auto"/>
            <w:left w:val="none" w:sz="0" w:space="0" w:color="auto"/>
            <w:bottom w:val="none" w:sz="0" w:space="0" w:color="auto"/>
            <w:right w:val="none" w:sz="0" w:space="0" w:color="auto"/>
          </w:divBdr>
        </w:div>
        <w:div w:id="515703381">
          <w:marLeft w:val="640"/>
          <w:marRight w:val="0"/>
          <w:marTop w:val="0"/>
          <w:marBottom w:val="0"/>
          <w:divBdr>
            <w:top w:val="none" w:sz="0" w:space="0" w:color="auto"/>
            <w:left w:val="none" w:sz="0" w:space="0" w:color="auto"/>
            <w:bottom w:val="none" w:sz="0" w:space="0" w:color="auto"/>
            <w:right w:val="none" w:sz="0" w:space="0" w:color="auto"/>
          </w:divBdr>
        </w:div>
        <w:div w:id="50540513">
          <w:marLeft w:val="640"/>
          <w:marRight w:val="0"/>
          <w:marTop w:val="0"/>
          <w:marBottom w:val="0"/>
          <w:divBdr>
            <w:top w:val="none" w:sz="0" w:space="0" w:color="auto"/>
            <w:left w:val="none" w:sz="0" w:space="0" w:color="auto"/>
            <w:bottom w:val="none" w:sz="0" w:space="0" w:color="auto"/>
            <w:right w:val="none" w:sz="0" w:space="0" w:color="auto"/>
          </w:divBdr>
        </w:div>
        <w:div w:id="1759713656">
          <w:marLeft w:val="640"/>
          <w:marRight w:val="0"/>
          <w:marTop w:val="0"/>
          <w:marBottom w:val="0"/>
          <w:divBdr>
            <w:top w:val="none" w:sz="0" w:space="0" w:color="auto"/>
            <w:left w:val="none" w:sz="0" w:space="0" w:color="auto"/>
            <w:bottom w:val="none" w:sz="0" w:space="0" w:color="auto"/>
            <w:right w:val="none" w:sz="0" w:space="0" w:color="auto"/>
          </w:divBdr>
        </w:div>
        <w:div w:id="231165633">
          <w:marLeft w:val="640"/>
          <w:marRight w:val="0"/>
          <w:marTop w:val="0"/>
          <w:marBottom w:val="0"/>
          <w:divBdr>
            <w:top w:val="none" w:sz="0" w:space="0" w:color="auto"/>
            <w:left w:val="none" w:sz="0" w:space="0" w:color="auto"/>
            <w:bottom w:val="none" w:sz="0" w:space="0" w:color="auto"/>
            <w:right w:val="none" w:sz="0" w:space="0" w:color="auto"/>
          </w:divBdr>
        </w:div>
        <w:div w:id="1566181715">
          <w:marLeft w:val="640"/>
          <w:marRight w:val="0"/>
          <w:marTop w:val="0"/>
          <w:marBottom w:val="0"/>
          <w:divBdr>
            <w:top w:val="none" w:sz="0" w:space="0" w:color="auto"/>
            <w:left w:val="none" w:sz="0" w:space="0" w:color="auto"/>
            <w:bottom w:val="none" w:sz="0" w:space="0" w:color="auto"/>
            <w:right w:val="none" w:sz="0" w:space="0" w:color="auto"/>
          </w:divBdr>
        </w:div>
        <w:div w:id="1306617538">
          <w:marLeft w:val="640"/>
          <w:marRight w:val="0"/>
          <w:marTop w:val="0"/>
          <w:marBottom w:val="0"/>
          <w:divBdr>
            <w:top w:val="none" w:sz="0" w:space="0" w:color="auto"/>
            <w:left w:val="none" w:sz="0" w:space="0" w:color="auto"/>
            <w:bottom w:val="none" w:sz="0" w:space="0" w:color="auto"/>
            <w:right w:val="none" w:sz="0" w:space="0" w:color="auto"/>
          </w:divBdr>
        </w:div>
        <w:div w:id="1073812778">
          <w:marLeft w:val="640"/>
          <w:marRight w:val="0"/>
          <w:marTop w:val="0"/>
          <w:marBottom w:val="0"/>
          <w:divBdr>
            <w:top w:val="none" w:sz="0" w:space="0" w:color="auto"/>
            <w:left w:val="none" w:sz="0" w:space="0" w:color="auto"/>
            <w:bottom w:val="none" w:sz="0" w:space="0" w:color="auto"/>
            <w:right w:val="none" w:sz="0" w:space="0" w:color="auto"/>
          </w:divBdr>
        </w:div>
        <w:div w:id="1776902522">
          <w:marLeft w:val="640"/>
          <w:marRight w:val="0"/>
          <w:marTop w:val="0"/>
          <w:marBottom w:val="0"/>
          <w:divBdr>
            <w:top w:val="none" w:sz="0" w:space="0" w:color="auto"/>
            <w:left w:val="none" w:sz="0" w:space="0" w:color="auto"/>
            <w:bottom w:val="none" w:sz="0" w:space="0" w:color="auto"/>
            <w:right w:val="none" w:sz="0" w:space="0" w:color="auto"/>
          </w:divBdr>
        </w:div>
        <w:div w:id="696853333">
          <w:marLeft w:val="640"/>
          <w:marRight w:val="0"/>
          <w:marTop w:val="0"/>
          <w:marBottom w:val="0"/>
          <w:divBdr>
            <w:top w:val="none" w:sz="0" w:space="0" w:color="auto"/>
            <w:left w:val="none" w:sz="0" w:space="0" w:color="auto"/>
            <w:bottom w:val="none" w:sz="0" w:space="0" w:color="auto"/>
            <w:right w:val="none" w:sz="0" w:space="0" w:color="auto"/>
          </w:divBdr>
        </w:div>
        <w:div w:id="372775220">
          <w:marLeft w:val="640"/>
          <w:marRight w:val="0"/>
          <w:marTop w:val="0"/>
          <w:marBottom w:val="0"/>
          <w:divBdr>
            <w:top w:val="none" w:sz="0" w:space="0" w:color="auto"/>
            <w:left w:val="none" w:sz="0" w:space="0" w:color="auto"/>
            <w:bottom w:val="none" w:sz="0" w:space="0" w:color="auto"/>
            <w:right w:val="none" w:sz="0" w:space="0" w:color="auto"/>
          </w:divBdr>
        </w:div>
        <w:div w:id="1679312706">
          <w:marLeft w:val="640"/>
          <w:marRight w:val="0"/>
          <w:marTop w:val="0"/>
          <w:marBottom w:val="0"/>
          <w:divBdr>
            <w:top w:val="none" w:sz="0" w:space="0" w:color="auto"/>
            <w:left w:val="none" w:sz="0" w:space="0" w:color="auto"/>
            <w:bottom w:val="none" w:sz="0" w:space="0" w:color="auto"/>
            <w:right w:val="none" w:sz="0" w:space="0" w:color="auto"/>
          </w:divBdr>
        </w:div>
        <w:div w:id="986514693">
          <w:marLeft w:val="640"/>
          <w:marRight w:val="0"/>
          <w:marTop w:val="0"/>
          <w:marBottom w:val="0"/>
          <w:divBdr>
            <w:top w:val="none" w:sz="0" w:space="0" w:color="auto"/>
            <w:left w:val="none" w:sz="0" w:space="0" w:color="auto"/>
            <w:bottom w:val="none" w:sz="0" w:space="0" w:color="auto"/>
            <w:right w:val="none" w:sz="0" w:space="0" w:color="auto"/>
          </w:divBdr>
        </w:div>
        <w:div w:id="334115904">
          <w:marLeft w:val="640"/>
          <w:marRight w:val="0"/>
          <w:marTop w:val="0"/>
          <w:marBottom w:val="0"/>
          <w:divBdr>
            <w:top w:val="none" w:sz="0" w:space="0" w:color="auto"/>
            <w:left w:val="none" w:sz="0" w:space="0" w:color="auto"/>
            <w:bottom w:val="none" w:sz="0" w:space="0" w:color="auto"/>
            <w:right w:val="none" w:sz="0" w:space="0" w:color="auto"/>
          </w:divBdr>
        </w:div>
        <w:div w:id="324477503">
          <w:marLeft w:val="640"/>
          <w:marRight w:val="0"/>
          <w:marTop w:val="0"/>
          <w:marBottom w:val="0"/>
          <w:divBdr>
            <w:top w:val="none" w:sz="0" w:space="0" w:color="auto"/>
            <w:left w:val="none" w:sz="0" w:space="0" w:color="auto"/>
            <w:bottom w:val="none" w:sz="0" w:space="0" w:color="auto"/>
            <w:right w:val="none" w:sz="0" w:space="0" w:color="auto"/>
          </w:divBdr>
        </w:div>
        <w:div w:id="1485584994">
          <w:marLeft w:val="640"/>
          <w:marRight w:val="0"/>
          <w:marTop w:val="0"/>
          <w:marBottom w:val="0"/>
          <w:divBdr>
            <w:top w:val="none" w:sz="0" w:space="0" w:color="auto"/>
            <w:left w:val="none" w:sz="0" w:space="0" w:color="auto"/>
            <w:bottom w:val="none" w:sz="0" w:space="0" w:color="auto"/>
            <w:right w:val="none" w:sz="0" w:space="0" w:color="auto"/>
          </w:divBdr>
        </w:div>
        <w:div w:id="1441073677">
          <w:marLeft w:val="640"/>
          <w:marRight w:val="0"/>
          <w:marTop w:val="0"/>
          <w:marBottom w:val="0"/>
          <w:divBdr>
            <w:top w:val="none" w:sz="0" w:space="0" w:color="auto"/>
            <w:left w:val="none" w:sz="0" w:space="0" w:color="auto"/>
            <w:bottom w:val="none" w:sz="0" w:space="0" w:color="auto"/>
            <w:right w:val="none" w:sz="0" w:space="0" w:color="auto"/>
          </w:divBdr>
        </w:div>
        <w:div w:id="221674967">
          <w:marLeft w:val="640"/>
          <w:marRight w:val="0"/>
          <w:marTop w:val="0"/>
          <w:marBottom w:val="0"/>
          <w:divBdr>
            <w:top w:val="none" w:sz="0" w:space="0" w:color="auto"/>
            <w:left w:val="none" w:sz="0" w:space="0" w:color="auto"/>
            <w:bottom w:val="none" w:sz="0" w:space="0" w:color="auto"/>
            <w:right w:val="none" w:sz="0" w:space="0" w:color="auto"/>
          </w:divBdr>
        </w:div>
        <w:div w:id="1267811150">
          <w:marLeft w:val="640"/>
          <w:marRight w:val="0"/>
          <w:marTop w:val="0"/>
          <w:marBottom w:val="0"/>
          <w:divBdr>
            <w:top w:val="none" w:sz="0" w:space="0" w:color="auto"/>
            <w:left w:val="none" w:sz="0" w:space="0" w:color="auto"/>
            <w:bottom w:val="none" w:sz="0" w:space="0" w:color="auto"/>
            <w:right w:val="none" w:sz="0" w:space="0" w:color="auto"/>
          </w:divBdr>
        </w:div>
        <w:div w:id="715931450">
          <w:marLeft w:val="640"/>
          <w:marRight w:val="0"/>
          <w:marTop w:val="0"/>
          <w:marBottom w:val="0"/>
          <w:divBdr>
            <w:top w:val="none" w:sz="0" w:space="0" w:color="auto"/>
            <w:left w:val="none" w:sz="0" w:space="0" w:color="auto"/>
            <w:bottom w:val="none" w:sz="0" w:space="0" w:color="auto"/>
            <w:right w:val="none" w:sz="0" w:space="0" w:color="auto"/>
          </w:divBdr>
        </w:div>
        <w:div w:id="1051735058">
          <w:marLeft w:val="640"/>
          <w:marRight w:val="0"/>
          <w:marTop w:val="0"/>
          <w:marBottom w:val="0"/>
          <w:divBdr>
            <w:top w:val="none" w:sz="0" w:space="0" w:color="auto"/>
            <w:left w:val="none" w:sz="0" w:space="0" w:color="auto"/>
            <w:bottom w:val="none" w:sz="0" w:space="0" w:color="auto"/>
            <w:right w:val="none" w:sz="0" w:space="0" w:color="auto"/>
          </w:divBdr>
        </w:div>
        <w:div w:id="734354864">
          <w:marLeft w:val="640"/>
          <w:marRight w:val="0"/>
          <w:marTop w:val="0"/>
          <w:marBottom w:val="0"/>
          <w:divBdr>
            <w:top w:val="none" w:sz="0" w:space="0" w:color="auto"/>
            <w:left w:val="none" w:sz="0" w:space="0" w:color="auto"/>
            <w:bottom w:val="none" w:sz="0" w:space="0" w:color="auto"/>
            <w:right w:val="none" w:sz="0" w:space="0" w:color="auto"/>
          </w:divBdr>
        </w:div>
        <w:div w:id="1377462240">
          <w:marLeft w:val="640"/>
          <w:marRight w:val="0"/>
          <w:marTop w:val="0"/>
          <w:marBottom w:val="0"/>
          <w:divBdr>
            <w:top w:val="none" w:sz="0" w:space="0" w:color="auto"/>
            <w:left w:val="none" w:sz="0" w:space="0" w:color="auto"/>
            <w:bottom w:val="none" w:sz="0" w:space="0" w:color="auto"/>
            <w:right w:val="none" w:sz="0" w:space="0" w:color="auto"/>
          </w:divBdr>
        </w:div>
        <w:div w:id="647173551">
          <w:marLeft w:val="640"/>
          <w:marRight w:val="0"/>
          <w:marTop w:val="0"/>
          <w:marBottom w:val="0"/>
          <w:divBdr>
            <w:top w:val="none" w:sz="0" w:space="0" w:color="auto"/>
            <w:left w:val="none" w:sz="0" w:space="0" w:color="auto"/>
            <w:bottom w:val="none" w:sz="0" w:space="0" w:color="auto"/>
            <w:right w:val="none" w:sz="0" w:space="0" w:color="auto"/>
          </w:divBdr>
        </w:div>
        <w:div w:id="1589192600">
          <w:marLeft w:val="640"/>
          <w:marRight w:val="0"/>
          <w:marTop w:val="0"/>
          <w:marBottom w:val="0"/>
          <w:divBdr>
            <w:top w:val="none" w:sz="0" w:space="0" w:color="auto"/>
            <w:left w:val="none" w:sz="0" w:space="0" w:color="auto"/>
            <w:bottom w:val="none" w:sz="0" w:space="0" w:color="auto"/>
            <w:right w:val="none" w:sz="0" w:space="0" w:color="auto"/>
          </w:divBdr>
        </w:div>
        <w:div w:id="35132096">
          <w:marLeft w:val="640"/>
          <w:marRight w:val="0"/>
          <w:marTop w:val="0"/>
          <w:marBottom w:val="0"/>
          <w:divBdr>
            <w:top w:val="none" w:sz="0" w:space="0" w:color="auto"/>
            <w:left w:val="none" w:sz="0" w:space="0" w:color="auto"/>
            <w:bottom w:val="none" w:sz="0" w:space="0" w:color="auto"/>
            <w:right w:val="none" w:sz="0" w:space="0" w:color="auto"/>
          </w:divBdr>
        </w:div>
        <w:div w:id="1403526002">
          <w:marLeft w:val="640"/>
          <w:marRight w:val="0"/>
          <w:marTop w:val="0"/>
          <w:marBottom w:val="0"/>
          <w:divBdr>
            <w:top w:val="none" w:sz="0" w:space="0" w:color="auto"/>
            <w:left w:val="none" w:sz="0" w:space="0" w:color="auto"/>
            <w:bottom w:val="none" w:sz="0" w:space="0" w:color="auto"/>
            <w:right w:val="none" w:sz="0" w:space="0" w:color="auto"/>
          </w:divBdr>
        </w:div>
        <w:div w:id="1722751786">
          <w:marLeft w:val="640"/>
          <w:marRight w:val="0"/>
          <w:marTop w:val="0"/>
          <w:marBottom w:val="0"/>
          <w:divBdr>
            <w:top w:val="none" w:sz="0" w:space="0" w:color="auto"/>
            <w:left w:val="none" w:sz="0" w:space="0" w:color="auto"/>
            <w:bottom w:val="none" w:sz="0" w:space="0" w:color="auto"/>
            <w:right w:val="none" w:sz="0" w:space="0" w:color="auto"/>
          </w:divBdr>
        </w:div>
        <w:div w:id="754977116">
          <w:marLeft w:val="640"/>
          <w:marRight w:val="0"/>
          <w:marTop w:val="0"/>
          <w:marBottom w:val="0"/>
          <w:divBdr>
            <w:top w:val="none" w:sz="0" w:space="0" w:color="auto"/>
            <w:left w:val="none" w:sz="0" w:space="0" w:color="auto"/>
            <w:bottom w:val="none" w:sz="0" w:space="0" w:color="auto"/>
            <w:right w:val="none" w:sz="0" w:space="0" w:color="auto"/>
          </w:divBdr>
        </w:div>
        <w:div w:id="435946032">
          <w:marLeft w:val="640"/>
          <w:marRight w:val="0"/>
          <w:marTop w:val="0"/>
          <w:marBottom w:val="0"/>
          <w:divBdr>
            <w:top w:val="none" w:sz="0" w:space="0" w:color="auto"/>
            <w:left w:val="none" w:sz="0" w:space="0" w:color="auto"/>
            <w:bottom w:val="none" w:sz="0" w:space="0" w:color="auto"/>
            <w:right w:val="none" w:sz="0" w:space="0" w:color="auto"/>
          </w:divBdr>
        </w:div>
        <w:div w:id="1630739494">
          <w:marLeft w:val="640"/>
          <w:marRight w:val="0"/>
          <w:marTop w:val="0"/>
          <w:marBottom w:val="0"/>
          <w:divBdr>
            <w:top w:val="none" w:sz="0" w:space="0" w:color="auto"/>
            <w:left w:val="none" w:sz="0" w:space="0" w:color="auto"/>
            <w:bottom w:val="none" w:sz="0" w:space="0" w:color="auto"/>
            <w:right w:val="none" w:sz="0" w:space="0" w:color="auto"/>
          </w:divBdr>
        </w:div>
        <w:div w:id="1894850515">
          <w:marLeft w:val="640"/>
          <w:marRight w:val="0"/>
          <w:marTop w:val="0"/>
          <w:marBottom w:val="0"/>
          <w:divBdr>
            <w:top w:val="none" w:sz="0" w:space="0" w:color="auto"/>
            <w:left w:val="none" w:sz="0" w:space="0" w:color="auto"/>
            <w:bottom w:val="none" w:sz="0" w:space="0" w:color="auto"/>
            <w:right w:val="none" w:sz="0" w:space="0" w:color="auto"/>
          </w:divBdr>
        </w:div>
        <w:div w:id="1847479866">
          <w:marLeft w:val="640"/>
          <w:marRight w:val="0"/>
          <w:marTop w:val="0"/>
          <w:marBottom w:val="0"/>
          <w:divBdr>
            <w:top w:val="none" w:sz="0" w:space="0" w:color="auto"/>
            <w:left w:val="none" w:sz="0" w:space="0" w:color="auto"/>
            <w:bottom w:val="none" w:sz="0" w:space="0" w:color="auto"/>
            <w:right w:val="none" w:sz="0" w:space="0" w:color="auto"/>
          </w:divBdr>
        </w:div>
        <w:div w:id="525757012">
          <w:marLeft w:val="640"/>
          <w:marRight w:val="0"/>
          <w:marTop w:val="0"/>
          <w:marBottom w:val="0"/>
          <w:divBdr>
            <w:top w:val="none" w:sz="0" w:space="0" w:color="auto"/>
            <w:left w:val="none" w:sz="0" w:space="0" w:color="auto"/>
            <w:bottom w:val="none" w:sz="0" w:space="0" w:color="auto"/>
            <w:right w:val="none" w:sz="0" w:space="0" w:color="auto"/>
          </w:divBdr>
        </w:div>
        <w:div w:id="1123381518">
          <w:marLeft w:val="640"/>
          <w:marRight w:val="0"/>
          <w:marTop w:val="0"/>
          <w:marBottom w:val="0"/>
          <w:divBdr>
            <w:top w:val="none" w:sz="0" w:space="0" w:color="auto"/>
            <w:left w:val="none" w:sz="0" w:space="0" w:color="auto"/>
            <w:bottom w:val="none" w:sz="0" w:space="0" w:color="auto"/>
            <w:right w:val="none" w:sz="0" w:space="0" w:color="auto"/>
          </w:divBdr>
        </w:div>
        <w:div w:id="1270815566">
          <w:marLeft w:val="640"/>
          <w:marRight w:val="0"/>
          <w:marTop w:val="0"/>
          <w:marBottom w:val="0"/>
          <w:divBdr>
            <w:top w:val="none" w:sz="0" w:space="0" w:color="auto"/>
            <w:left w:val="none" w:sz="0" w:space="0" w:color="auto"/>
            <w:bottom w:val="none" w:sz="0" w:space="0" w:color="auto"/>
            <w:right w:val="none" w:sz="0" w:space="0" w:color="auto"/>
          </w:divBdr>
        </w:div>
        <w:div w:id="305088317">
          <w:marLeft w:val="640"/>
          <w:marRight w:val="0"/>
          <w:marTop w:val="0"/>
          <w:marBottom w:val="0"/>
          <w:divBdr>
            <w:top w:val="none" w:sz="0" w:space="0" w:color="auto"/>
            <w:left w:val="none" w:sz="0" w:space="0" w:color="auto"/>
            <w:bottom w:val="none" w:sz="0" w:space="0" w:color="auto"/>
            <w:right w:val="none" w:sz="0" w:space="0" w:color="auto"/>
          </w:divBdr>
        </w:div>
        <w:div w:id="34939286">
          <w:marLeft w:val="640"/>
          <w:marRight w:val="0"/>
          <w:marTop w:val="0"/>
          <w:marBottom w:val="0"/>
          <w:divBdr>
            <w:top w:val="none" w:sz="0" w:space="0" w:color="auto"/>
            <w:left w:val="none" w:sz="0" w:space="0" w:color="auto"/>
            <w:bottom w:val="none" w:sz="0" w:space="0" w:color="auto"/>
            <w:right w:val="none" w:sz="0" w:space="0" w:color="auto"/>
          </w:divBdr>
        </w:div>
        <w:div w:id="332732728">
          <w:marLeft w:val="640"/>
          <w:marRight w:val="0"/>
          <w:marTop w:val="0"/>
          <w:marBottom w:val="0"/>
          <w:divBdr>
            <w:top w:val="none" w:sz="0" w:space="0" w:color="auto"/>
            <w:left w:val="none" w:sz="0" w:space="0" w:color="auto"/>
            <w:bottom w:val="none" w:sz="0" w:space="0" w:color="auto"/>
            <w:right w:val="none" w:sz="0" w:space="0" w:color="auto"/>
          </w:divBdr>
        </w:div>
        <w:div w:id="2025742048">
          <w:marLeft w:val="640"/>
          <w:marRight w:val="0"/>
          <w:marTop w:val="0"/>
          <w:marBottom w:val="0"/>
          <w:divBdr>
            <w:top w:val="none" w:sz="0" w:space="0" w:color="auto"/>
            <w:left w:val="none" w:sz="0" w:space="0" w:color="auto"/>
            <w:bottom w:val="none" w:sz="0" w:space="0" w:color="auto"/>
            <w:right w:val="none" w:sz="0" w:space="0" w:color="auto"/>
          </w:divBdr>
        </w:div>
        <w:div w:id="1799913395">
          <w:marLeft w:val="640"/>
          <w:marRight w:val="0"/>
          <w:marTop w:val="0"/>
          <w:marBottom w:val="0"/>
          <w:divBdr>
            <w:top w:val="none" w:sz="0" w:space="0" w:color="auto"/>
            <w:left w:val="none" w:sz="0" w:space="0" w:color="auto"/>
            <w:bottom w:val="none" w:sz="0" w:space="0" w:color="auto"/>
            <w:right w:val="none" w:sz="0" w:space="0" w:color="auto"/>
          </w:divBdr>
        </w:div>
        <w:div w:id="883717287">
          <w:marLeft w:val="640"/>
          <w:marRight w:val="0"/>
          <w:marTop w:val="0"/>
          <w:marBottom w:val="0"/>
          <w:divBdr>
            <w:top w:val="none" w:sz="0" w:space="0" w:color="auto"/>
            <w:left w:val="none" w:sz="0" w:space="0" w:color="auto"/>
            <w:bottom w:val="none" w:sz="0" w:space="0" w:color="auto"/>
            <w:right w:val="none" w:sz="0" w:space="0" w:color="auto"/>
          </w:divBdr>
        </w:div>
        <w:div w:id="1313826130">
          <w:marLeft w:val="640"/>
          <w:marRight w:val="0"/>
          <w:marTop w:val="0"/>
          <w:marBottom w:val="0"/>
          <w:divBdr>
            <w:top w:val="none" w:sz="0" w:space="0" w:color="auto"/>
            <w:left w:val="none" w:sz="0" w:space="0" w:color="auto"/>
            <w:bottom w:val="none" w:sz="0" w:space="0" w:color="auto"/>
            <w:right w:val="none" w:sz="0" w:space="0" w:color="auto"/>
          </w:divBdr>
        </w:div>
        <w:div w:id="330571495">
          <w:marLeft w:val="640"/>
          <w:marRight w:val="0"/>
          <w:marTop w:val="0"/>
          <w:marBottom w:val="0"/>
          <w:divBdr>
            <w:top w:val="none" w:sz="0" w:space="0" w:color="auto"/>
            <w:left w:val="none" w:sz="0" w:space="0" w:color="auto"/>
            <w:bottom w:val="none" w:sz="0" w:space="0" w:color="auto"/>
            <w:right w:val="none" w:sz="0" w:space="0" w:color="auto"/>
          </w:divBdr>
        </w:div>
        <w:div w:id="366368004">
          <w:marLeft w:val="640"/>
          <w:marRight w:val="0"/>
          <w:marTop w:val="0"/>
          <w:marBottom w:val="0"/>
          <w:divBdr>
            <w:top w:val="none" w:sz="0" w:space="0" w:color="auto"/>
            <w:left w:val="none" w:sz="0" w:space="0" w:color="auto"/>
            <w:bottom w:val="none" w:sz="0" w:space="0" w:color="auto"/>
            <w:right w:val="none" w:sz="0" w:space="0" w:color="auto"/>
          </w:divBdr>
        </w:div>
        <w:div w:id="386492762">
          <w:marLeft w:val="640"/>
          <w:marRight w:val="0"/>
          <w:marTop w:val="0"/>
          <w:marBottom w:val="0"/>
          <w:divBdr>
            <w:top w:val="none" w:sz="0" w:space="0" w:color="auto"/>
            <w:left w:val="none" w:sz="0" w:space="0" w:color="auto"/>
            <w:bottom w:val="none" w:sz="0" w:space="0" w:color="auto"/>
            <w:right w:val="none" w:sz="0" w:space="0" w:color="auto"/>
          </w:divBdr>
        </w:div>
        <w:div w:id="1004014059">
          <w:marLeft w:val="640"/>
          <w:marRight w:val="0"/>
          <w:marTop w:val="0"/>
          <w:marBottom w:val="0"/>
          <w:divBdr>
            <w:top w:val="none" w:sz="0" w:space="0" w:color="auto"/>
            <w:left w:val="none" w:sz="0" w:space="0" w:color="auto"/>
            <w:bottom w:val="none" w:sz="0" w:space="0" w:color="auto"/>
            <w:right w:val="none" w:sz="0" w:space="0" w:color="auto"/>
          </w:divBdr>
        </w:div>
        <w:div w:id="193545183">
          <w:marLeft w:val="640"/>
          <w:marRight w:val="0"/>
          <w:marTop w:val="0"/>
          <w:marBottom w:val="0"/>
          <w:divBdr>
            <w:top w:val="none" w:sz="0" w:space="0" w:color="auto"/>
            <w:left w:val="none" w:sz="0" w:space="0" w:color="auto"/>
            <w:bottom w:val="none" w:sz="0" w:space="0" w:color="auto"/>
            <w:right w:val="none" w:sz="0" w:space="0" w:color="auto"/>
          </w:divBdr>
        </w:div>
        <w:div w:id="1503157839">
          <w:marLeft w:val="640"/>
          <w:marRight w:val="0"/>
          <w:marTop w:val="0"/>
          <w:marBottom w:val="0"/>
          <w:divBdr>
            <w:top w:val="none" w:sz="0" w:space="0" w:color="auto"/>
            <w:left w:val="none" w:sz="0" w:space="0" w:color="auto"/>
            <w:bottom w:val="none" w:sz="0" w:space="0" w:color="auto"/>
            <w:right w:val="none" w:sz="0" w:space="0" w:color="auto"/>
          </w:divBdr>
        </w:div>
        <w:div w:id="343942897">
          <w:marLeft w:val="640"/>
          <w:marRight w:val="0"/>
          <w:marTop w:val="0"/>
          <w:marBottom w:val="0"/>
          <w:divBdr>
            <w:top w:val="none" w:sz="0" w:space="0" w:color="auto"/>
            <w:left w:val="none" w:sz="0" w:space="0" w:color="auto"/>
            <w:bottom w:val="none" w:sz="0" w:space="0" w:color="auto"/>
            <w:right w:val="none" w:sz="0" w:space="0" w:color="auto"/>
          </w:divBdr>
        </w:div>
        <w:div w:id="2015957794">
          <w:marLeft w:val="640"/>
          <w:marRight w:val="0"/>
          <w:marTop w:val="0"/>
          <w:marBottom w:val="0"/>
          <w:divBdr>
            <w:top w:val="none" w:sz="0" w:space="0" w:color="auto"/>
            <w:left w:val="none" w:sz="0" w:space="0" w:color="auto"/>
            <w:bottom w:val="none" w:sz="0" w:space="0" w:color="auto"/>
            <w:right w:val="none" w:sz="0" w:space="0" w:color="auto"/>
          </w:divBdr>
        </w:div>
        <w:div w:id="333340343">
          <w:marLeft w:val="640"/>
          <w:marRight w:val="0"/>
          <w:marTop w:val="0"/>
          <w:marBottom w:val="0"/>
          <w:divBdr>
            <w:top w:val="none" w:sz="0" w:space="0" w:color="auto"/>
            <w:left w:val="none" w:sz="0" w:space="0" w:color="auto"/>
            <w:bottom w:val="none" w:sz="0" w:space="0" w:color="auto"/>
            <w:right w:val="none" w:sz="0" w:space="0" w:color="auto"/>
          </w:divBdr>
        </w:div>
        <w:div w:id="1164472721">
          <w:marLeft w:val="640"/>
          <w:marRight w:val="0"/>
          <w:marTop w:val="0"/>
          <w:marBottom w:val="0"/>
          <w:divBdr>
            <w:top w:val="none" w:sz="0" w:space="0" w:color="auto"/>
            <w:left w:val="none" w:sz="0" w:space="0" w:color="auto"/>
            <w:bottom w:val="none" w:sz="0" w:space="0" w:color="auto"/>
            <w:right w:val="none" w:sz="0" w:space="0" w:color="auto"/>
          </w:divBdr>
        </w:div>
        <w:div w:id="1934238300">
          <w:marLeft w:val="640"/>
          <w:marRight w:val="0"/>
          <w:marTop w:val="0"/>
          <w:marBottom w:val="0"/>
          <w:divBdr>
            <w:top w:val="none" w:sz="0" w:space="0" w:color="auto"/>
            <w:left w:val="none" w:sz="0" w:space="0" w:color="auto"/>
            <w:bottom w:val="none" w:sz="0" w:space="0" w:color="auto"/>
            <w:right w:val="none" w:sz="0" w:space="0" w:color="auto"/>
          </w:divBdr>
        </w:div>
        <w:div w:id="745149990">
          <w:marLeft w:val="640"/>
          <w:marRight w:val="0"/>
          <w:marTop w:val="0"/>
          <w:marBottom w:val="0"/>
          <w:divBdr>
            <w:top w:val="none" w:sz="0" w:space="0" w:color="auto"/>
            <w:left w:val="none" w:sz="0" w:space="0" w:color="auto"/>
            <w:bottom w:val="none" w:sz="0" w:space="0" w:color="auto"/>
            <w:right w:val="none" w:sz="0" w:space="0" w:color="auto"/>
          </w:divBdr>
        </w:div>
        <w:div w:id="1000280606">
          <w:marLeft w:val="640"/>
          <w:marRight w:val="0"/>
          <w:marTop w:val="0"/>
          <w:marBottom w:val="0"/>
          <w:divBdr>
            <w:top w:val="none" w:sz="0" w:space="0" w:color="auto"/>
            <w:left w:val="none" w:sz="0" w:space="0" w:color="auto"/>
            <w:bottom w:val="none" w:sz="0" w:space="0" w:color="auto"/>
            <w:right w:val="none" w:sz="0" w:space="0" w:color="auto"/>
          </w:divBdr>
        </w:div>
        <w:div w:id="211431388">
          <w:marLeft w:val="640"/>
          <w:marRight w:val="0"/>
          <w:marTop w:val="0"/>
          <w:marBottom w:val="0"/>
          <w:divBdr>
            <w:top w:val="none" w:sz="0" w:space="0" w:color="auto"/>
            <w:left w:val="none" w:sz="0" w:space="0" w:color="auto"/>
            <w:bottom w:val="none" w:sz="0" w:space="0" w:color="auto"/>
            <w:right w:val="none" w:sz="0" w:space="0" w:color="auto"/>
          </w:divBdr>
        </w:div>
        <w:div w:id="462238005">
          <w:marLeft w:val="640"/>
          <w:marRight w:val="0"/>
          <w:marTop w:val="0"/>
          <w:marBottom w:val="0"/>
          <w:divBdr>
            <w:top w:val="none" w:sz="0" w:space="0" w:color="auto"/>
            <w:left w:val="none" w:sz="0" w:space="0" w:color="auto"/>
            <w:bottom w:val="none" w:sz="0" w:space="0" w:color="auto"/>
            <w:right w:val="none" w:sz="0" w:space="0" w:color="auto"/>
          </w:divBdr>
        </w:div>
        <w:div w:id="1570114262">
          <w:marLeft w:val="640"/>
          <w:marRight w:val="0"/>
          <w:marTop w:val="0"/>
          <w:marBottom w:val="0"/>
          <w:divBdr>
            <w:top w:val="none" w:sz="0" w:space="0" w:color="auto"/>
            <w:left w:val="none" w:sz="0" w:space="0" w:color="auto"/>
            <w:bottom w:val="none" w:sz="0" w:space="0" w:color="auto"/>
            <w:right w:val="none" w:sz="0" w:space="0" w:color="auto"/>
          </w:divBdr>
        </w:div>
      </w:divsChild>
    </w:div>
    <w:div w:id="1276593391">
      <w:bodyDiv w:val="1"/>
      <w:marLeft w:val="0"/>
      <w:marRight w:val="0"/>
      <w:marTop w:val="0"/>
      <w:marBottom w:val="0"/>
      <w:divBdr>
        <w:top w:val="none" w:sz="0" w:space="0" w:color="auto"/>
        <w:left w:val="none" w:sz="0" w:space="0" w:color="auto"/>
        <w:bottom w:val="none" w:sz="0" w:space="0" w:color="auto"/>
        <w:right w:val="none" w:sz="0" w:space="0" w:color="auto"/>
      </w:divBdr>
    </w:div>
    <w:div w:id="1276864853">
      <w:bodyDiv w:val="1"/>
      <w:marLeft w:val="0"/>
      <w:marRight w:val="0"/>
      <w:marTop w:val="0"/>
      <w:marBottom w:val="0"/>
      <w:divBdr>
        <w:top w:val="none" w:sz="0" w:space="0" w:color="auto"/>
        <w:left w:val="none" w:sz="0" w:space="0" w:color="auto"/>
        <w:bottom w:val="none" w:sz="0" w:space="0" w:color="auto"/>
        <w:right w:val="none" w:sz="0" w:space="0" w:color="auto"/>
      </w:divBdr>
    </w:div>
    <w:div w:id="1276979902">
      <w:bodyDiv w:val="1"/>
      <w:marLeft w:val="0"/>
      <w:marRight w:val="0"/>
      <w:marTop w:val="0"/>
      <w:marBottom w:val="0"/>
      <w:divBdr>
        <w:top w:val="none" w:sz="0" w:space="0" w:color="auto"/>
        <w:left w:val="none" w:sz="0" w:space="0" w:color="auto"/>
        <w:bottom w:val="none" w:sz="0" w:space="0" w:color="auto"/>
        <w:right w:val="none" w:sz="0" w:space="0" w:color="auto"/>
      </w:divBdr>
    </w:div>
    <w:div w:id="1277523680">
      <w:bodyDiv w:val="1"/>
      <w:marLeft w:val="0"/>
      <w:marRight w:val="0"/>
      <w:marTop w:val="0"/>
      <w:marBottom w:val="0"/>
      <w:divBdr>
        <w:top w:val="none" w:sz="0" w:space="0" w:color="auto"/>
        <w:left w:val="none" w:sz="0" w:space="0" w:color="auto"/>
        <w:bottom w:val="none" w:sz="0" w:space="0" w:color="auto"/>
        <w:right w:val="none" w:sz="0" w:space="0" w:color="auto"/>
      </w:divBdr>
    </w:div>
    <w:div w:id="1279723159">
      <w:bodyDiv w:val="1"/>
      <w:marLeft w:val="0"/>
      <w:marRight w:val="0"/>
      <w:marTop w:val="0"/>
      <w:marBottom w:val="0"/>
      <w:divBdr>
        <w:top w:val="none" w:sz="0" w:space="0" w:color="auto"/>
        <w:left w:val="none" w:sz="0" w:space="0" w:color="auto"/>
        <w:bottom w:val="none" w:sz="0" w:space="0" w:color="auto"/>
        <w:right w:val="none" w:sz="0" w:space="0" w:color="auto"/>
      </w:divBdr>
    </w:div>
    <w:div w:id="1279793388">
      <w:bodyDiv w:val="1"/>
      <w:marLeft w:val="0"/>
      <w:marRight w:val="0"/>
      <w:marTop w:val="0"/>
      <w:marBottom w:val="0"/>
      <w:divBdr>
        <w:top w:val="none" w:sz="0" w:space="0" w:color="auto"/>
        <w:left w:val="none" w:sz="0" w:space="0" w:color="auto"/>
        <w:bottom w:val="none" w:sz="0" w:space="0" w:color="auto"/>
        <w:right w:val="none" w:sz="0" w:space="0" w:color="auto"/>
      </w:divBdr>
    </w:div>
    <w:div w:id="1282227486">
      <w:bodyDiv w:val="1"/>
      <w:marLeft w:val="0"/>
      <w:marRight w:val="0"/>
      <w:marTop w:val="0"/>
      <w:marBottom w:val="0"/>
      <w:divBdr>
        <w:top w:val="none" w:sz="0" w:space="0" w:color="auto"/>
        <w:left w:val="none" w:sz="0" w:space="0" w:color="auto"/>
        <w:bottom w:val="none" w:sz="0" w:space="0" w:color="auto"/>
        <w:right w:val="none" w:sz="0" w:space="0" w:color="auto"/>
      </w:divBdr>
    </w:div>
    <w:div w:id="1283002558">
      <w:bodyDiv w:val="1"/>
      <w:marLeft w:val="0"/>
      <w:marRight w:val="0"/>
      <w:marTop w:val="0"/>
      <w:marBottom w:val="0"/>
      <w:divBdr>
        <w:top w:val="none" w:sz="0" w:space="0" w:color="auto"/>
        <w:left w:val="none" w:sz="0" w:space="0" w:color="auto"/>
        <w:bottom w:val="none" w:sz="0" w:space="0" w:color="auto"/>
        <w:right w:val="none" w:sz="0" w:space="0" w:color="auto"/>
      </w:divBdr>
    </w:div>
    <w:div w:id="1285311379">
      <w:bodyDiv w:val="1"/>
      <w:marLeft w:val="0"/>
      <w:marRight w:val="0"/>
      <w:marTop w:val="0"/>
      <w:marBottom w:val="0"/>
      <w:divBdr>
        <w:top w:val="none" w:sz="0" w:space="0" w:color="auto"/>
        <w:left w:val="none" w:sz="0" w:space="0" w:color="auto"/>
        <w:bottom w:val="none" w:sz="0" w:space="0" w:color="auto"/>
        <w:right w:val="none" w:sz="0" w:space="0" w:color="auto"/>
      </w:divBdr>
    </w:div>
    <w:div w:id="1285504915">
      <w:bodyDiv w:val="1"/>
      <w:marLeft w:val="0"/>
      <w:marRight w:val="0"/>
      <w:marTop w:val="0"/>
      <w:marBottom w:val="0"/>
      <w:divBdr>
        <w:top w:val="none" w:sz="0" w:space="0" w:color="auto"/>
        <w:left w:val="none" w:sz="0" w:space="0" w:color="auto"/>
        <w:bottom w:val="none" w:sz="0" w:space="0" w:color="auto"/>
        <w:right w:val="none" w:sz="0" w:space="0" w:color="auto"/>
      </w:divBdr>
    </w:div>
    <w:div w:id="1286084511">
      <w:bodyDiv w:val="1"/>
      <w:marLeft w:val="0"/>
      <w:marRight w:val="0"/>
      <w:marTop w:val="0"/>
      <w:marBottom w:val="0"/>
      <w:divBdr>
        <w:top w:val="none" w:sz="0" w:space="0" w:color="auto"/>
        <w:left w:val="none" w:sz="0" w:space="0" w:color="auto"/>
        <w:bottom w:val="none" w:sz="0" w:space="0" w:color="auto"/>
        <w:right w:val="none" w:sz="0" w:space="0" w:color="auto"/>
      </w:divBdr>
    </w:div>
    <w:div w:id="1287466082">
      <w:bodyDiv w:val="1"/>
      <w:marLeft w:val="0"/>
      <w:marRight w:val="0"/>
      <w:marTop w:val="0"/>
      <w:marBottom w:val="0"/>
      <w:divBdr>
        <w:top w:val="none" w:sz="0" w:space="0" w:color="auto"/>
        <w:left w:val="none" w:sz="0" w:space="0" w:color="auto"/>
        <w:bottom w:val="none" w:sz="0" w:space="0" w:color="auto"/>
        <w:right w:val="none" w:sz="0" w:space="0" w:color="auto"/>
      </w:divBdr>
    </w:div>
    <w:div w:id="1288196989">
      <w:bodyDiv w:val="1"/>
      <w:marLeft w:val="0"/>
      <w:marRight w:val="0"/>
      <w:marTop w:val="0"/>
      <w:marBottom w:val="0"/>
      <w:divBdr>
        <w:top w:val="none" w:sz="0" w:space="0" w:color="auto"/>
        <w:left w:val="none" w:sz="0" w:space="0" w:color="auto"/>
        <w:bottom w:val="none" w:sz="0" w:space="0" w:color="auto"/>
        <w:right w:val="none" w:sz="0" w:space="0" w:color="auto"/>
      </w:divBdr>
    </w:div>
    <w:div w:id="1288703381">
      <w:bodyDiv w:val="1"/>
      <w:marLeft w:val="0"/>
      <w:marRight w:val="0"/>
      <w:marTop w:val="0"/>
      <w:marBottom w:val="0"/>
      <w:divBdr>
        <w:top w:val="none" w:sz="0" w:space="0" w:color="auto"/>
        <w:left w:val="none" w:sz="0" w:space="0" w:color="auto"/>
        <w:bottom w:val="none" w:sz="0" w:space="0" w:color="auto"/>
        <w:right w:val="none" w:sz="0" w:space="0" w:color="auto"/>
      </w:divBdr>
    </w:div>
    <w:div w:id="1290815949">
      <w:bodyDiv w:val="1"/>
      <w:marLeft w:val="0"/>
      <w:marRight w:val="0"/>
      <w:marTop w:val="0"/>
      <w:marBottom w:val="0"/>
      <w:divBdr>
        <w:top w:val="none" w:sz="0" w:space="0" w:color="auto"/>
        <w:left w:val="none" w:sz="0" w:space="0" w:color="auto"/>
        <w:bottom w:val="none" w:sz="0" w:space="0" w:color="auto"/>
        <w:right w:val="none" w:sz="0" w:space="0" w:color="auto"/>
      </w:divBdr>
    </w:div>
    <w:div w:id="1293827715">
      <w:bodyDiv w:val="1"/>
      <w:marLeft w:val="0"/>
      <w:marRight w:val="0"/>
      <w:marTop w:val="0"/>
      <w:marBottom w:val="0"/>
      <w:divBdr>
        <w:top w:val="none" w:sz="0" w:space="0" w:color="auto"/>
        <w:left w:val="none" w:sz="0" w:space="0" w:color="auto"/>
        <w:bottom w:val="none" w:sz="0" w:space="0" w:color="auto"/>
        <w:right w:val="none" w:sz="0" w:space="0" w:color="auto"/>
      </w:divBdr>
      <w:divsChild>
        <w:div w:id="1802839619">
          <w:marLeft w:val="640"/>
          <w:marRight w:val="0"/>
          <w:marTop w:val="0"/>
          <w:marBottom w:val="0"/>
          <w:divBdr>
            <w:top w:val="none" w:sz="0" w:space="0" w:color="auto"/>
            <w:left w:val="none" w:sz="0" w:space="0" w:color="auto"/>
            <w:bottom w:val="none" w:sz="0" w:space="0" w:color="auto"/>
            <w:right w:val="none" w:sz="0" w:space="0" w:color="auto"/>
          </w:divBdr>
        </w:div>
        <w:div w:id="1625578116">
          <w:marLeft w:val="640"/>
          <w:marRight w:val="0"/>
          <w:marTop w:val="0"/>
          <w:marBottom w:val="0"/>
          <w:divBdr>
            <w:top w:val="none" w:sz="0" w:space="0" w:color="auto"/>
            <w:left w:val="none" w:sz="0" w:space="0" w:color="auto"/>
            <w:bottom w:val="none" w:sz="0" w:space="0" w:color="auto"/>
            <w:right w:val="none" w:sz="0" w:space="0" w:color="auto"/>
          </w:divBdr>
        </w:div>
        <w:div w:id="550921841">
          <w:marLeft w:val="640"/>
          <w:marRight w:val="0"/>
          <w:marTop w:val="0"/>
          <w:marBottom w:val="0"/>
          <w:divBdr>
            <w:top w:val="none" w:sz="0" w:space="0" w:color="auto"/>
            <w:left w:val="none" w:sz="0" w:space="0" w:color="auto"/>
            <w:bottom w:val="none" w:sz="0" w:space="0" w:color="auto"/>
            <w:right w:val="none" w:sz="0" w:space="0" w:color="auto"/>
          </w:divBdr>
        </w:div>
        <w:div w:id="352271296">
          <w:marLeft w:val="640"/>
          <w:marRight w:val="0"/>
          <w:marTop w:val="0"/>
          <w:marBottom w:val="0"/>
          <w:divBdr>
            <w:top w:val="none" w:sz="0" w:space="0" w:color="auto"/>
            <w:left w:val="none" w:sz="0" w:space="0" w:color="auto"/>
            <w:bottom w:val="none" w:sz="0" w:space="0" w:color="auto"/>
            <w:right w:val="none" w:sz="0" w:space="0" w:color="auto"/>
          </w:divBdr>
        </w:div>
        <w:div w:id="1542590030">
          <w:marLeft w:val="640"/>
          <w:marRight w:val="0"/>
          <w:marTop w:val="0"/>
          <w:marBottom w:val="0"/>
          <w:divBdr>
            <w:top w:val="none" w:sz="0" w:space="0" w:color="auto"/>
            <w:left w:val="none" w:sz="0" w:space="0" w:color="auto"/>
            <w:bottom w:val="none" w:sz="0" w:space="0" w:color="auto"/>
            <w:right w:val="none" w:sz="0" w:space="0" w:color="auto"/>
          </w:divBdr>
        </w:div>
        <w:div w:id="1658537510">
          <w:marLeft w:val="640"/>
          <w:marRight w:val="0"/>
          <w:marTop w:val="0"/>
          <w:marBottom w:val="0"/>
          <w:divBdr>
            <w:top w:val="none" w:sz="0" w:space="0" w:color="auto"/>
            <w:left w:val="none" w:sz="0" w:space="0" w:color="auto"/>
            <w:bottom w:val="none" w:sz="0" w:space="0" w:color="auto"/>
            <w:right w:val="none" w:sz="0" w:space="0" w:color="auto"/>
          </w:divBdr>
        </w:div>
        <w:div w:id="1328437865">
          <w:marLeft w:val="640"/>
          <w:marRight w:val="0"/>
          <w:marTop w:val="0"/>
          <w:marBottom w:val="0"/>
          <w:divBdr>
            <w:top w:val="none" w:sz="0" w:space="0" w:color="auto"/>
            <w:left w:val="none" w:sz="0" w:space="0" w:color="auto"/>
            <w:bottom w:val="none" w:sz="0" w:space="0" w:color="auto"/>
            <w:right w:val="none" w:sz="0" w:space="0" w:color="auto"/>
          </w:divBdr>
        </w:div>
        <w:div w:id="138427877">
          <w:marLeft w:val="640"/>
          <w:marRight w:val="0"/>
          <w:marTop w:val="0"/>
          <w:marBottom w:val="0"/>
          <w:divBdr>
            <w:top w:val="none" w:sz="0" w:space="0" w:color="auto"/>
            <w:left w:val="none" w:sz="0" w:space="0" w:color="auto"/>
            <w:bottom w:val="none" w:sz="0" w:space="0" w:color="auto"/>
            <w:right w:val="none" w:sz="0" w:space="0" w:color="auto"/>
          </w:divBdr>
        </w:div>
        <w:div w:id="325742616">
          <w:marLeft w:val="640"/>
          <w:marRight w:val="0"/>
          <w:marTop w:val="0"/>
          <w:marBottom w:val="0"/>
          <w:divBdr>
            <w:top w:val="none" w:sz="0" w:space="0" w:color="auto"/>
            <w:left w:val="none" w:sz="0" w:space="0" w:color="auto"/>
            <w:bottom w:val="none" w:sz="0" w:space="0" w:color="auto"/>
            <w:right w:val="none" w:sz="0" w:space="0" w:color="auto"/>
          </w:divBdr>
        </w:div>
        <w:div w:id="79571513">
          <w:marLeft w:val="640"/>
          <w:marRight w:val="0"/>
          <w:marTop w:val="0"/>
          <w:marBottom w:val="0"/>
          <w:divBdr>
            <w:top w:val="none" w:sz="0" w:space="0" w:color="auto"/>
            <w:left w:val="none" w:sz="0" w:space="0" w:color="auto"/>
            <w:bottom w:val="none" w:sz="0" w:space="0" w:color="auto"/>
            <w:right w:val="none" w:sz="0" w:space="0" w:color="auto"/>
          </w:divBdr>
        </w:div>
        <w:div w:id="1547906395">
          <w:marLeft w:val="640"/>
          <w:marRight w:val="0"/>
          <w:marTop w:val="0"/>
          <w:marBottom w:val="0"/>
          <w:divBdr>
            <w:top w:val="none" w:sz="0" w:space="0" w:color="auto"/>
            <w:left w:val="none" w:sz="0" w:space="0" w:color="auto"/>
            <w:bottom w:val="none" w:sz="0" w:space="0" w:color="auto"/>
            <w:right w:val="none" w:sz="0" w:space="0" w:color="auto"/>
          </w:divBdr>
        </w:div>
        <w:div w:id="280842458">
          <w:marLeft w:val="640"/>
          <w:marRight w:val="0"/>
          <w:marTop w:val="0"/>
          <w:marBottom w:val="0"/>
          <w:divBdr>
            <w:top w:val="none" w:sz="0" w:space="0" w:color="auto"/>
            <w:left w:val="none" w:sz="0" w:space="0" w:color="auto"/>
            <w:bottom w:val="none" w:sz="0" w:space="0" w:color="auto"/>
            <w:right w:val="none" w:sz="0" w:space="0" w:color="auto"/>
          </w:divBdr>
        </w:div>
        <w:div w:id="1752655107">
          <w:marLeft w:val="640"/>
          <w:marRight w:val="0"/>
          <w:marTop w:val="0"/>
          <w:marBottom w:val="0"/>
          <w:divBdr>
            <w:top w:val="none" w:sz="0" w:space="0" w:color="auto"/>
            <w:left w:val="none" w:sz="0" w:space="0" w:color="auto"/>
            <w:bottom w:val="none" w:sz="0" w:space="0" w:color="auto"/>
            <w:right w:val="none" w:sz="0" w:space="0" w:color="auto"/>
          </w:divBdr>
        </w:div>
        <w:div w:id="1016346021">
          <w:marLeft w:val="640"/>
          <w:marRight w:val="0"/>
          <w:marTop w:val="0"/>
          <w:marBottom w:val="0"/>
          <w:divBdr>
            <w:top w:val="none" w:sz="0" w:space="0" w:color="auto"/>
            <w:left w:val="none" w:sz="0" w:space="0" w:color="auto"/>
            <w:bottom w:val="none" w:sz="0" w:space="0" w:color="auto"/>
            <w:right w:val="none" w:sz="0" w:space="0" w:color="auto"/>
          </w:divBdr>
        </w:div>
        <w:div w:id="56128202">
          <w:marLeft w:val="640"/>
          <w:marRight w:val="0"/>
          <w:marTop w:val="0"/>
          <w:marBottom w:val="0"/>
          <w:divBdr>
            <w:top w:val="none" w:sz="0" w:space="0" w:color="auto"/>
            <w:left w:val="none" w:sz="0" w:space="0" w:color="auto"/>
            <w:bottom w:val="none" w:sz="0" w:space="0" w:color="auto"/>
            <w:right w:val="none" w:sz="0" w:space="0" w:color="auto"/>
          </w:divBdr>
        </w:div>
        <w:div w:id="1657412060">
          <w:marLeft w:val="640"/>
          <w:marRight w:val="0"/>
          <w:marTop w:val="0"/>
          <w:marBottom w:val="0"/>
          <w:divBdr>
            <w:top w:val="none" w:sz="0" w:space="0" w:color="auto"/>
            <w:left w:val="none" w:sz="0" w:space="0" w:color="auto"/>
            <w:bottom w:val="none" w:sz="0" w:space="0" w:color="auto"/>
            <w:right w:val="none" w:sz="0" w:space="0" w:color="auto"/>
          </w:divBdr>
        </w:div>
        <w:div w:id="183983850">
          <w:marLeft w:val="640"/>
          <w:marRight w:val="0"/>
          <w:marTop w:val="0"/>
          <w:marBottom w:val="0"/>
          <w:divBdr>
            <w:top w:val="none" w:sz="0" w:space="0" w:color="auto"/>
            <w:left w:val="none" w:sz="0" w:space="0" w:color="auto"/>
            <w:bottom w:val="none" w:sz="0" w:space="0" w:color="auto"/>
            <w:right w:val="none" w:sz="0" w:space="0" w:color="auto"/>
          </w:divBdr>
        </w:div>
        <w:div w:id="1777826754">
          <w:marLeft w:val="640"/>
          <w:marRight w:val="0"/>
          <w:marTop w:val="0"/>
          <w:marBottom w:val="0"/>
          <w:divBdr>
            <w:top w:val="none" w:sz="0" w:space="0" w:color="auto"/>
            <w:left w:val="none" w:sz="0" w:space="0" w:color="auto"/>
            <w:bottom w:val="none" w:sz="0" w:space="0" w:color="auto"/>
            <w:right w:val="none" w:sz="0" w:space="0" w:color="auto"/>
          </w:divBdr>
        </w:div>
        <w:div w:id="2117363899">
          <w:marLeft w:val="640"/>
          <w:marRight w:val="0"/>
          <w:marTop w:val="0"/>
          <w:marBottom w:val="0"/>
          <w:divBdr>
            <w:top w:val="none" w:sz="0" w:space="0" w:color="auto"/>
            <w:left w:val="none" w:sz="0" w:space="0" w:color="auto"/>
            <w:bottom w:val="none" w:sz="0" w:space="0" w:color="auto"/>
            <w:right w:val="none" w:sz="0" w:space="0" w:color="auto"/>
          </w:divBdr>
        </w:div>
        <w:div w:id="62921985">
          <w:marLeft w:val="640"/>
          <w:marRight w:val="0"/>
          <w:marTop w:val="0"/>
          <w:marBottom w:val="0"/>
          <w:divBdr>
            <w:top w:val="none" w:sz="0" w:space="0" w:color="auto"/>
            <w:left w:val="none" w:sz="0" w:space="0" w:color="auto"/>
            <w:bottom w:val="none" w:sz="0" w:space="0" w:color="auto"/>
            <w:right w:val="none" w:sz="0" w:space="0" w:color="auto"/>
          </w:divBdr>
        </w:div>
        <w:div w:id="874657901">
          <w:marLeft w:val="640"/>
          <w:marRight w:val="0"/>
          <w:marTop w:val="0"/>
          <w:marBottom w:val="0"/>
          <w:divBdr>
            <w:top w:val="none" w:sz="0" w:space="0" w:color="auto"/>
            <w:left w:val="none" w:sz="0" w:space="0" w:color="auto"/>
            <w:bottom w:val="none" w:sz="0" w:space="0" w:color="auto"/>
            <w:right w:val="none" w:sz="0" w:space="0" w:color="auto"/>
          </w:divBdr>
        </w:div>
        <w:div w:id="1189417951">
          <w:marLeft w:val="640"/>
          <w:marRight w:val="0"/>
          <w:marTop w:val="0"/>
          <w:marBottom w:val="0"/>
          <w:divBdr>
            <w:top w:val="none" w:sz="0" w:space="0" w:color="auto"/>
            <w:left w:val="none" w:sz="0" w:space="0" w:color="auto"/>
            <w:bottom w:val="none" w:sz="0" w:space="0" w:color="auto"/>
            <w:right w:val="none" w:sz="0" w:space="0" w:color="auto"/>
          </w:divBdr>
        </w:div>
        <w:div w:id="1502813704">
          <w:marLeft w:val="640"/>
          <w:marRight w:val="0"/>
          <w:marTop w:val="0"/>
          <w:marBottom w:val="0"/>
          <w:divBdr>
            <w:top w:val="none" w:sz="0" w:space="0" w:color="auto"/>
            <w:left w:val="none" w:sz="0" w:space="0" w:color="auto"/>
            <w:bottom w:val="none" w:sz="0" w:space="0" w:color="auto"/>
            <w:right w:val="none" w:sz="0" w:space="0" w:color="auto"/>
          </w:divBdr>
        </w:div>
        <w:div w:id="947472635">
          <w:marLeft w:val="640"/>
          <w:marRight w:val="0"/>
          <w:marTop w:val="0"/>
          <w:marBottom w:val="0"/>
          <w:divBdr>
            <w:top w:val="none" w:sz="0" w:space="0" w:color="auto"/>
            <w:left w:val="none" w:sz="0" w:space="0" w:color="auto"/>
            <w:bottom w:val="none" w:sz="0" w:space="0" w:color="auto"/>
            <w:right w:val="none" w:sz="0" w:space="0" w:color="auto"/>
          </w:divBdr>
        </w:div>
        <w:div w:id="1629966339">
          <w:marLeft w:val="640"/>
          <w:marRight w:val="0"/>
          <w:marTop w:val="0"/>
          <w:marBottom w:val="0"/>
          <w:divBdr>
            <w:top w:val="none" w:sz="0" w:space="0" w:color="auto"/>
            <w:left w:val="none" w:sz="0" w:space="0" w:color="auto"/>
            <w:bottom w:val="none" w:sz="0" w:space="0" w:color="auto"/>
            <w:right w:val="none" w:sz="0" w:space="0" w:color="auto"/>
          </w:divBdr>
        </w:div>
        <w:div w:id="713888643">
          <w:marLeft w:val="640"/>
          <w:marRight w:val="0"/>
          <w:marTop w:val="0"/>
          <w:marBottom w:val="0"/>
          <w:divBdr>
            <w:top w:val="none" w:sz="0" w:space="0" w:color="auto"/>
            <w:left w:val="none" w:sz="0" w:space="0" w:color="auto"/>
            <w:bottom w:val="none" w:sz="0" w:space="0" w:color="auto"/>
            <w:right w:val="none" w:sz="0" w:space="0" w:color="auto"/>
          </w:divBdr>
        </w:div>
        <w:div w:id="385690631">
          <w:marLeft w:val="640"/>
          <w:marRight w:val="0"/>
          <w:marTop w:val="0"/>
          <w:marBottom w:val="0"/>
          <w:divBdr>
            <w:top w:val="none" w:sz="0" w:space="0" w:color="auto"/>
            <w:left w:val="none" w:sz="0" w:space="0" w:color="auto"/>
            <w:bottom w:val="none" w:sz="0" w:space="0" w:color="auto"/>
            <w:right w:val="none" w:sz="0" w:space="0" w:color="auto"/>
          </w:divBdr>
        </w:div>
        <w:div w:id="284434346">
          <w:marLeft w:val="640"/>
          <w:marRight w:val="0"/>
          <w:marTop w:val="0"/>
          <w:marBottom w:val="0"/>
          <w:divBdr>
            <w:top w:val="none" w:sz="0" w:space="0" w:color="auto"/>
            <w:left w:val="none" w:sz="0" w:space="0" w:color="auto"/>
            <w:bottom w:val="none" w:sz="0" w:space="0" w:color="auto"/>
            <w:right w:val="none" w:sz="0" w:space="0" w:color="auto"/>
          </w:divBdr>
        </w:div>
        <w:div w:id="1115372934">
          <w:marLeft w:val="640"/>
          <w:marRight w:val="0"/>
          <w:marTop w:val="0"/>
          <w:marBottom w:val="0"/>
          <w:divBdr>
            <w:top w:val="none" w:sz="0" w:space="0" w:color="auto"/>
            <w:left w:val="none" w:sz="0" w:space="0" w:color="auto"/>
            <w:bottom w:val="none" w:sz="0" w:space="0" w:color="auto"/>
            <w:right w:val="none" w:sz="0" w:space="0" w:color="auto"/>
          </w:divBdr>
        </w:div>
      </w:divsChild>
    </w:div>
    <w:div w:id="1295940352">
      <w:bodyDiv w:val="1"/>
      <w:marLeft w:val="0"/>
      <w:marRight w:val="0"/>
      <w:marTop w:val="0"/>
      <w:marBottom w:val="0"/>
      <w:divBdr>
        <w:top w:val="none" w:sz="0" w:space="0" w:color="auto"/>
        <w:left w:val="none" w:sz="0" w:space="0" w:color="auto"/>
        <w:bottom w:val="none" w:sz="0" w:space="0" w:color="auto"/>
        <w:right w:val="none" w:sz="0" w:space="0" w:color="auto"/>
      </w:divBdr>
    </w:div>
    <w:div w:id="1298415036">
      <w:bodyDiv w:val="1"/>
      <w:marLeft w:val="0"/>
      <w:marRight w:val="0"/>
      <w:marTop w:val="0"/>
      <w:marBottom w:val="0"/>
      <w:divBdr>
        <w:top w:val="none" w:sz="0" w:space="0" w:color="auto"/>
        <w:left w:val="none" w:sz="0" w:space="0" w:color="auto"/>
        <w:bottom w:val="none" w:sz="0" w:space="0" w:color="auto"/>
        <w:right w:val="none" w:sz="0" w:space="0" w:color="auto"/>
      </w:divBdr>
    </w:div>
    <w:div w:id="1298683443">
      <w:bodyDiv w:val="1"/>
      <w:marLeft w:val="0"/>
      <w:marRight w:val="0"/>
      <w:marTop w:val="0"/>
      <w:marBottom w:val="0"/>
      <w:divBdr>
        <w:top w:val="none" w:sz="0" w:space="0" w:color="auto"/>
        <w:left w:val="none" w:sz="0" w:space="0" w:color="auto"/>
        <w:bottom w:val="none" w:sz="0" w:space="0" w:color="auto"/>
        <w:right w:val="none" w:sz="0" w:space="0" w:color="auto"/>
      </w:divBdr>
    </w:div>
    <w:div w:id="1302030205">
      <w:bodyDiv w:val="1"/>
      <w:marLeft w:val="0"/>
      <w:marRight w:val="0"/>
      <w:marTop w:val="0"/>
      <w:marBottom w:val="0"/>
      <w:divBdr>
        <w:top w:val="none" w:sz="0" w:space="0" w:color="auto"/>
        <w:left w:val="none" w:sz="0" w:space="0" w:color="auto"/>
        <w:bottom w:val="none" w:sz="0" w:space="0" w:color="auto"/>
        <w:right w:val="none" w:sz="0" w:space="0" w:color="auto"/>
      </w:divBdr>
    </w:div>
    <w:div w:id="1302543502">
      <w:bodyDiv w:val="1"/>
      <w:marLeft w:val="0"/>
      <w:marRight w:val="0"/>
      <w:marTop w:val="0"/>
      <w:marBottom w:val="0"/>
      <w:divBdr>
        <w:top w:val="none" w:sz="0" w:space="0" w:color="auto"/>
        <w:left w:val="none" w:sz="0" w:space="0" w:color="auto"/>
        <w:bottom w:val="none" w:sz="0" w:space="0" w:color="auto"/>
        <w:right w:val="none" w:sz="0" w:space="0" w:color="auto"/>
      </w:divBdr>
    </w:div>
    <w:div w:id="1302887181">
      <w:bodyDiv w:val="1"/>
      <w:marLeft w:val="0"/>
      <w:marRight w:val="0"/>
      <w:marTop w:val="0"/>
      <w:marBottom w:val="0"/>
      <w:divBdr>
        <w:top w:val="none" w:sz="0" w:space="0" w:color="auto"/>
        <w:left w:val="none" w:sz="0" w:space="0" w:color="auto"/>
        <w:bottom w:val="none" w:sz="0" w:space="0" w:color="auto"/>
        <w:right w:val="none" w:sz="0" w:space="0" w:color="auto"/>
      </w:divBdr>
    </w:div>
    <w:div w:id="1307777912">
      <w:bodyDiv w:val="1"/>
      <w:marLeft w:val="0"/>
      <w:marRight w:val="0"/>
      <w:marTop w:val="0"/>
      <w:marBottom w:val="0"/>
      <w:divBdr>
        <w:top w:val="none" w:sz="0" w:space="0" w:color="auto"/>
        <w:left w:val="none" w:sz="0" w:space="0" w:color="auto"/>
        <w:bottom w:val="none" w:sz="0" w:space="0" w:color="auto"/>
        <w:right w:val="none" w:sz="0" w:space="0" w:color="auto"/>
      </w:divBdr>
    </w:div>
    <w:div w:id="1308558505">
      <w:bodyDiv w:val="1"/>
      <w:marLeft w:val="0"/>
      <w:marRight w:val="0"/>
      <w:marTop w:val="0"/>
      <w:marBottom w:val="0"/>
      <w:divBdr>
        <w:top w:val="none" w:sz="0" w:space="0" w:color="auto"/>
        <w:left w:val="none" w:sz="0" w:space="0" w:color="auto"/>
        <w:bottom w:val="none" w:sz="0" w:space="0" w:color="auto"/>
        <w:right w:val="none" w:sz="0" w:space="0" w:color="auto"/>
      </w:divBdr>
    </w:div>
    <w:div w:id="1309087848">
      <w:bodyDiv w:val="1"/>
      <w:marLeft w:val="0"/>
      <w:marRight w:val="0"/>
      <w:marTop w:val="0"/>
      <w:marBottom w:val="0"/>
      <w:divBdr>
        <w:top w:val="none" w:sz="0" w:space="0" w:color="auto"/>
        <w:left w:val="none" w:sz="0" w:space="0" w:color="auto"/>
        <w:bottom w:val="none" w:sz="0" w:space="0" w:color="auto"/>
        <w:right w:val="none" w:sz="0" w:space="0" w:color="auto"/>
      </w:divBdr>
    </w:div>
    <w:div w:id="1310549000">
      <w:bodyDiv w:val="1"/>
      <w:marLeft w:val="0"/>
      <w:marRight w:val="0"/>
      <w:marTop w:val="0"/>
      <w:marBottom w:val="0"/>
      <w:divBdr>
        <w:top w:val="none" w:sz="0" w:space="0" w:color="auto"/>
        <w:left w:val="none" w:sz="0" w:space="0" w:color="auto"/>
        <w:bottom w:val="none" w:sz="0" w:space="0" w:color="auto"/>
        <w:right w:val="none" w:sz="0" w:space="0" w:color="auto"/>
      </w:divBdr>
    </w:div>
    <w:div w:id="1314531402">
      <w:bodyDiv w:val="1"/>
      <w:marLeft w:val="0"/>
      <w:marRight w:val="0"/>
      <w:marTop w:val="0"/>
      <w:marBottom w:val="0"/>
      <w:divBdr>
        <w:top w:val="none" w:sz="0" w:space="0" w:color="auto"/>
        <w:left w:val="none" w:sz="0" w:space="0" w:color="auto"/>
        <w:bottom w:val="none" w:sz="0" w:space="0" w:color="auto"/>
        <w:right w:val="none" w:sz="0" w:space="0" w:color="auto"/>
      </w:divBdr>
    </w:div>
    <w:div w:id="1318221722">
      <w:bodyDiv w:val="1"/>
      <w:marLeft w:val="0"/>
      <w:marRight w:val="0"/>
      <w:marTop w:val="0"/>
      <w:marBottom w:val="0"/>
      <w:divBdr>
        <w:top w:val="none" w:sz="0" w:space="0" w:color="auto"/>
        <w:left w:val="none" w:sz="0" w:space="0" w:color="auto"/>
        <w:bottom w:val="none" w:sz="0" w:space="0" w:color="auto"/>
        <w:right w:val="none" w:sz="0" w:space="0" w:color="auto"/>
      </w:divBdr>
    </w:div>
    <w:div w:id="1319191389">
      <w:bodyDiv w:val="1"/>
      <w:marLeft w:val="0"/>
      <w:marRight w:val="0"/>
      <w:marTop w:val="0"/>
      <w:marBottom w:val="0"/>
      <w:divBdr>
        <w:top w:val="none" w:sz="0" w:space="0" w:color="auto"/>
        <w:left w:val="none" w:sz="0" w:space="0" w:color="auto"/>
        <w:bottom w:val="none" w:sz="0" w:space="0" w:color="auto"/>
        <w:right w:val="none" w:sz="0" w:space="0" w:color="auto"/>
      </w:divBdr>
    </w:div>
    <w:div w:id="1319571679">
      <w:bodyDiv w:val="1"/>
      <w:marLeft w:val="0"/>
      <w:marRight w:val="0"/>
      <w:marTop w:val="0"/>
      <w:marBottom w:val="0"/>
      <w:divBdr>
        <w:top w:val="none" w:sz="0" w:space="0" w:color="auto"/>
        <w:left w:val="none" w:sz="0" w:space="0" w:color="auto"/>
        <w:bottom w:val="none" w:sz="0" w:space="0" w:color="auto"/>
        <w:right w:val="none" w:sz="0" w:space="0" w:color="auto"/>
      </w:divBdr>
    </w:div>
    <w:div w:id="1320035761">
      <w:bodyDiv w:val="1"/>
      <w:marLeft w:val="0"/>
      <w:marRight w:val="0"/>
      <w:marTop w:val="0"/>
      <w:marBottom w:val="0"/>
      <w:divBdr>
        <w:top w:val="none" w:sz="0" w:space="0" w:color="auto"/>
        <w:left w:val="none" w:sz="0" w:space="0" w:color="auto"/>
        <w:bottom w:val="none" w:sz="0" w:space="0" w:color="auto"/>
        <w:right w:val="none" w:sz="0" w:space="0" w:color="auto"/>
      </w:divBdr>
    </w:div>
    <w:div w:id="1322392495">
      <w:bodyDiv w:val="1"/>
      <w:marLeft w:val="0"/>
      <w:marRight w:val="0"/>
      <w:marTop w:val="0"/>
      <w:marBottom w:val="0"/>
      <w:divBdr>
        <w:top w:val="none" w:sz="0" w:space="0" w:color="auto"/>
        <w:left w:val="none" w:sz="0" w:space="0" w:color="auto"/>
        <w:bottom w:val="none" w:sz="0" w:space="0" w:color="auto"/>
        <w:right w:val="none" w:sz="0" w:space="0" w:color="auto"/>
      </w:divBdr>
    </w:div>
    <w:div w:id="1322544954">
      <w:bodyDiv w:val="1"/>
      <w:marLeft w:val="0"/>
      <w:marRight w:val="0"/>
      <w:marTop w:val="0"/>
      <w:marBottom w:val="0"/>
      <w:divBdr>
        <w:top w:val="none" w:sz="0" w:space="0" w:color="auto"/>
        <w:left w:val="none" w:sz="0" w:space="0" w:color="auto"/>
        <w:bottom w:val="none" w:sz="0" w:space="0" w:color="auto"/>
        <w:right w:val="none" w:sz="0" w:space="0" w:color="auto"/>
      </w:divBdr>
    </w:div>
    <w:div w:id="1323851364">
      <w:bodyDiv w:val="1"/>
      <w:marLeft w:val="0"/>
      <w:marRight w:val="0"/>
      <w:marTop w:val="0"/>
      <w:marBottom w:val="0"/>
      <w:divBdr>
        <w:top w:val="none" w:sz="0" w:space="0" w:color="auto"/>
        <w:left w:val="none" w:sz="0" w:space="0" w:color="auto"/>
        <w:bottom w:val="none" w:sz="0" w:space="0" w:color="auto"/>
        <w:right w:val="none" w:sz="0" w:space="0" w:color="auto"/>
      </w:divBdr>
    </w:div>
    <w:div w:id="1323896167">
      <w:bodyDiv w:val="1"/>
      <w:marLeft w:val="0"/>
      <w:marRight w:val="0"/>
      <w:marTop w:val="0"/>
      <w:marBottom w:val="0"/>
      <w:divBdr>
        <w:top w:val="none" w:sz="0" w:space="0" w:color="auto"/>
        <w:left w:val="none" w:sz="0" w:space="0" w:color="auto"/>
        <w:bottom w:val="none" w:sz="0" w:space="0" w:color="auto"/>
        <w:right w:val="none" w:sz="0" w:space="0" w:color="auto"/>
      </w:divBdr>
    </w:div>
    <w:div w:id="1325085525">
      <w:bodyDiv w:val="1"/>
      <w:marLeft w:val="0"/>
      <w:marRight w:val="0"/>
      <w:marTop w:val="0"/>
      <w:marBottom w:val="0"/>
      <w:divBdr>
        <w:top w:val="none" w:sz="0" w:space="0" w:color="auto"/>
        <w:left w:val="none" w:sz="0" w:space="0" w:color="auto"/>
        <w:bottom w:val="none" w:sz="0" w:space="0" w:color="auto"/>
        <w:right w:val="none" w:sz="0" w:space="0" w:color="auto"/>
      </w:divBdr>
    </w:div>
    <w:div w:id="1327438771">
      <w:bodyDiv w:val="1"/>
      <w:marLeft w:val="0"/>
      <w:marRight w:val="0"/>
      <w:marTop w:val="0"/>
      <w:marBottom w:val="0"/>
      <w:divBdr>
        <w:top w:val="none" w:sz="0" w:space="0" w:color="auto"/>
        <w:left w:val="none" w:sz="0" w:space="0" w:color="auto"/>
        <w:bottom w:val="none" w:sz="0" w:space="0" w:color="auto"/>
        <w:right w:val="none" w:sz="0" w:space="0" w:color="auto"/>
      </w:divBdr>
    </w:div>
    <w:div w:id="1328829190">
      <w:bodyDiv w:val="1"/>
      <w:marLeft w:val="0"/>
      <w:marRight w:val="0"/>
      <w:marTop w:val="0"/>
      <w:marBottom w:val="0"/>
      <w:divBdr>
        <w:top w:val="none" w:sz="0" w:space="0" w:color="auto"/>
        <w:left w:val="none" w:sz="0" w:space="0" w:color="auto"/>
        <w:bottom w:val="none" w:sz="0" w:space="0" w:color="auto"/>
        <w:right w:val="none" w:sz="0" w:space="0" w:color="auto"/>
      </w:divBdr>
    </w:div>
    <w:div w:id="1329359852">
      <w:bodyDiv w:val="1"/>
      <w:marLeft w:val="0"/>
      <w:marRight w:val="0"/>
      <w:marTop w:val="0"/>
      <w:marBottom w:val="0"/>
      <w:divBdr>
        <w:top w:val="none" w:sz="0" w:space="0" w:color="auto"/>
        <w:left w:val="none" w:sz="0" w:space="0" w:color="auto"/>
        <w:bottom w:val="none" w:sz="0" w:space="0" w:color="auto"/>
        <w:right w:val="none" w:sz="0" w:space="0" w:color="auto"/>
      </w:divBdr>
    </w:div>
    <w:div w:id="1329938108">
      <w:bodyDiv w:val="1"/>
      <w:marLeft w:val="0"/>
      <w:marRight w:val="0"/>
      <w:marTop w:val="0"/>
      <w:marBottom w:val="0"/>
      <w:divBdr>
        <w:top w:val="none" w:sz="0" w:space="0" w:color="auto"/>
        <w:left w:val="none" w:sz="0" w:space="0" w:color="auto"/>
        <w:bottom w:val="none" w:sz="0" w:space="0" w:color="auto"/>
        <w:right w:val="none" w:sz="0" w:space="0" w:color="auto"/>
      </w:divBdr>
    </w:div>
    <w:div w:id="1330592992">
      <w:bodyDiv w:val="1"/>
      <w:marLeft w:val="0"/>
      <w:marRight w:val="0"/>
      <w:marTop w:val="0"/>
      <w:marBottom w:val="0"/>
      <w:divBdr>
        <w:top w:val="none" w:sz="0" w:space="0" w:color="auto"/>
        <w:left w:val="none" w:sz="0" w:space="0" w:color="auto"/>
        <w:bottom w:val="none" w:sz="0" w:space="0" w:color="auto"/>
        <w:right w:val="none" w:sz="0" w:space="0" w:color="auto"/>
      </w:divBdr>
      <w:divsChild>
        <w:div w:id="1238249814">
          <w:marLeft w:val="0"/>
          <w:marRight w:val="0"/>
          <w:marTop w:val="0"/>
          <w:marBottom w:val="0"/>
          <w:divBdr>
            <w:top w:val="none" w:sz="0" w:space="0" w:color="auto"/>
            <w:left w:val="none" w:sz="0" w:space="0" w:color="auto"/>
            <w:bottom w:val="none" w:sz="0" w:space="0" w:color="auto"/>
            <w:right w:val="none" w:sz="0" w:space="0" w:color="auto"/>
          </w:divBdr>
        </w:div>
        <w:div w:id="1103037697">
          <w:marLeft w:val="0"/>
          <w:marRight w:val="0"/>
          <w:marTop w:val="0"/>
          <w:marBottom w:val="0"/>
          <w:divBdr>
            <w:top w:val="none" w:sz="0" w:space="0" w:color="auto"/>
            <w:left w:val="none" w:sz="0" w:space="0" w:color="auto"/>
            <w:bottom w:val="none" w:sz="0" w:space="0" w:color="auto"/>
            <w:right w:val="none" w:sz="0" w:space="0" w:color="auto"/>
          </w:divBdr>
        </w:div>
        <w:div w:id="2067289733">
          <w:marLeft w:val="0"/>
          <w:marRight w:val="0"/>
          <w:marTop w:val="0"/>
          <w:marBottom w:val="0"/>
          <w:divBdr>
            <w:top w:val="none" w:sz="0" w:space="0" w:color="auto"/>
            <w:left w:val="none" w:sz="0" w:space="0" w:color="auto"/>
            <w:bottom w:val="none" w:sz="0" w:space="0" w:color="auto"/>
            <w:right w:val="none" w:sz="0" w:space="0" w:color="auto"/>
          </w:divBdr>
        </w:div>
        <w:div w:id="1208760077">
          <w:marLeft w:val="0"/>
          <w:marRight w:val="0"/>
          <w:marTop w:val="0"/>
          <w:marBottom w:val="0"/>
          <w:divBdr>
            <w:top w:val="none" w:sz="0" w:space="0" w:color="auto"/>
            <w:left w:val="none" w:sz="0" w:space="0" w:color="auto"/>
            <w:bottom w:val="none" w:sz="0" w:space="0" w:color="auto"/>
            <w:right w:val="none" w:sz="0" w:space="0" w:color="auto"/>
          </w:divBdr>
        </w:div>
        <w:div w:id="1976836578">
          <w:marLeft w:val="0"/>
          <w:marRight w:val="0"/>
          <w:marTop w:val="0"/>
          <w:marBottom w:val="0"/>
          <w:divBdr>
            <w:top w:val="none" w:sz="0" w:space="0" w:color="auto"/>
            <w:left w:val="none" w:sz="0" w:space="0" w:color="auto"/>
            <w:bottom w:val="none" w:sz="0" w:space="0" w:color="auto"/>
            <w:right w:val="none" w:sz="0" w:space="0" w:color="auto"/>
          </w:divBdr>
        </w:div>
        <w:div w:id="1675915621">
          <w:marLeft w:val="0"/>
          <w:marRight w:val="0"/>
          <w:marTop w:val="0"/>
          <w:marBottom w:val="0"/>
          <w:divBdr>
            <w:top w:val="none" w:sz="0" w:space="0" w:color="auto"/>
            <w:left w:val="none" w:sz="0" w:space="0" w:color="auto"/>
            <w:bottom w:val="none" w:sz="0" w:space="0" w:color="auto"/>
            <w:right w:val="none" w:sz="0" w:space="0" w:color="auto"/>
          </w:divBdr>
        </w:div>
        <w:div w:id="1754738339">
          <w:marLeft w:val="0"/>
          <w:marRight w:val="0"/>
          <w:marTop w:val="0"/>
          <w:marBottom w:val="0"/>
          <w:divBdr>
            <w:top w:val="none" w:sz="0" w:space="0" w:color="auto"/>
            <w:left w:val="none" w:sz="0" w:space="0" w:color="auto"/>
            <w:bottom w:val="none" w:sz="0" w:space="0" w:color="auto"/>
            <w:right w:val="none" w:sz="0" w:space="0" w:color="auto"/>
          </w:divBdr>
        </w:div>
        <w:div w:id="793980028">
          <w:marLeft w:val="0"/>
          <w:marRight w:val="0"/>
          <w:marTop w:val="0"/>
          <w:marBottom w:val="0"/>
          <w:divBdr>
            <w:top w:val="none" w:sz="0" w:space="0" w:color="auto"/>
            <w:left w:val="none" w:sz="0" w:space="0" w:color="auto"/>
            <w:bottom w:val="none" w:sz="0" w:space="0" w:color="auto"/>
            <w:right w:val="none" w:sz="0" w:space="0" w:color="auto"/>
          </w:divBdr>
        </w:div>
        <w:div w:id="918297312">
          <w:marLeft w:val="0"/>
          <w:marRight w:val="0"/>
          <w:marTop w:val="0"/>
          <w:marBottom w:val="0"/>
          <w:divBdr>
            <w:top w:val="none" w:sz="0" w:space="0" w:color="auto"/>
            <w:left w:val="none" w:sz="0" w:space="0" w:color="auto"/>
            <w:bottom w:val="none" w:sz="0" w:space="0" w:color="auto"/>
            <w:right w:val="none" w:sz="0" w:space="0" w:color="auto"/>
          </w:divBdr>
        </w:div>
        <w:div w:id="152914962">
          <w:marLeft w:val="0"/>
          <w:marRight w:val="0"/>
          <w:marTop w:val="0"/>
          <w:marBottom w:val="0"/>
          <w:divBdr>
            <w:top w:val="none" w:sz="0" w:space="0" w:color="auto"/>
            <w:left w:val="none" w:sz="0" w:space="0" w:color="auto"/>
            <w:bottom w:val="none" w:sz="0" w:space="0" w:color="auto"/>
            <w:right w:val="none" w:sz="0" w:space="0" w:color="auto"/>
          </w:divBdr>
        </w:div>
        <w:div w:id="1540894105">
          <w:marLeft w:val="0"/>
          <w:marRight w:val="0"/>
          <w:marTop w:val="0"/>
          <w:marBottom w:val="0"/>
          <w:divBdr>
            <w:top w:val="none" w:sz="0" w:space="0" w:color="auto"/>
            <w:left w:val="none" w:sz="0" w:space="0" w:color="auto"/>
            <w:bottom w:val="none" w:sz="0" w:space="0" w:color="auto"/>
            <w:right w:val="none" w:sz="0" w:space="0" w:color="auto"/>
          </w:divBdr>
        </w:div>
        <w:div w:id="1861358327">
          <w:marLeft w:val="0"/>
          <w:marRight w:val="0"/>
          <w:marTop w:val="0"/>
          <w:marBottom w:val="0"/>
          <w:divBdr>
            <w:top w:val="none" w:sz="0" w:space="0" w:color="auto"/>
            <w:left w:val="none" w:sz="0" w:space="0" w:color="auto"/>
            <w:bottom w:val="none" w:sz="0" w:space="0" w:color="auto"/>
            <w:right w:val="none" w:sz="0" w:space="0" w:color="auto"/>
          </w:divBdr>
        </w:div>
        <w:div w:id="688263322">
          <w:marLeft w:val="0"/>
          <w:marRight w:val="0"/>
          <w:marTop w:val="0"/>
          <w:marBottom w:val="0"/>
          <w:divBdr>
            <w:top w:val="none" w:sz="0" w:space="0" w:color="auto"/>
            <w:left w:val="none" w:sz="0" w:space="0" w:color="auto"/>
            <w:bottom w:val="none" w:sz="0" w:space="0" w:color="auto"/>
            <w:right w:val="none" w:sz="0" w:space="0" w:color="auto"/>
          </w:divBdr>
        </w:div>
        <w:div w:id="1934170932">
          <w:marLeft w:val="0"/>
          <w:marRight w:val="0"/>
          <w:marTop w:val="0"/>
          <w:marBottom w:val="0"/>
          <w:divBdr>
            <w:top w:val="none" w:sz="0" w:space="0" w:color="auto"/>
            <w:left w:val="none" w:sz="0" w:space="0" w:color="auto"/>
            <w:bottom w:val="none" w:sz="0" w:space="0" w:color="auto"/>
            <w:right w:val="none" w:sz="0" w:space="0" w:color="auto"/>
          </w:divBdr>
        </w:div>
        <w:div w:id="649478462">
          <w:marLeft w:val="0"/>
          <w:marRight w:val="0"/>
          <w:marTop w:val="0"/>
          <w:marBottom w:val="0"/>
          <w:divBdr>
            <w:top w:val="none" w:sz="0" w:space="0" w:color="auto"/>
            <w:left w:val="none" w:sz="0" w:space="0" w:color="auto"/>
            <w:bottom w:val="none" w:sz="0" w:space="0" w:color="auto"/>
            <w:right w:val="none" w:sz="0" w:space="0" w:color="auto"/>
          </w:divBdr>
        </w:div>
        <w:div w:id="107969049">
          <w:marLeft w:val="0"/>
          <w:marRight w:val="0"/>
          <w:marTop w:val="0"/>
          <w:marBottom w:val="0"/>
          <w:divBdr>
            <w:top w:val="none" w:sz="0" w:space="0" w:color="auto"/>
            <w:left w:val="none" w:sz="0" w:space="0" w:color="auto"/>
            <w:bottom w:val="none" w:sz="0" w:space="0" w:color="auto"/>
            <w:right w:val="none" w:sz="0" w:space="0" w:color="auto"/>
          </w:divBdr>
        </w:div>
      </w:divsChild>
    </w:div>
    <w:div w:id="1332026772">
      <w:bodyDiv w:val="1"/>
      <w:marLeft w:val="0"/>
      <w:marRight w:val="0"/>
      <w:marTop w:val="0"/>
      <w:marBottom w:val="0"/>
      <w:divBdr>
        <w:top w:val="none" w:sz="0" w:space="0" w:color="auto"/>
        <w:left w:val="none" w:sz="0" w:space="0" w:color="auto"/>
        <w:bottom w:val="none" w:sz="0" w:space="0" w:color="auto"/>
        <w:right w:val="none" w:sz="0" w:space="0" w:color="auto"/>
      </w:divBdr>
    </w:div>
    <w:div w:id="1332758272">
      <w:bodyDiv w:val="1"/>
      <w:marLeft w:val="0"/>
      <w:marRight w:val="0"/>
      <w:marTop w:val="0"/>
      <w:marBottom w:val="0"/>
      <w:divBdr>
        <w:top w:val="none" w:sz="0" w:space="0" w:color="auto"/>
        <w:left w:val="none" w:sz="0" w:space="0" w:color="auto"/>
        <w:bottom w:val="none" w:sz="0" w:space="0" w:color="auto"/>
        <w:right w:val="none" w:sz="0" w:space="0" w:color="auto"/>
      </w:divBdr>
    </w:div>
    <w:div w:id="1334727450">
      <w:bodyDiv w:val="1"/>
      <w:marLeft w:val="0"/>
      <w:marRight w:val="0"/>
      <w:marTop w:val="0"/>
      <w:marBottom w:val="0"/>
      <w:divBdr>
        <w:top w:val="none" w:sz="0" w:space="0" w:color="auto"/>
        <w:left w:val="none" w:sz="0" w:space="0" w:color="auto"/>
        <w:bottom w:val="none" w:sz="0" w:space="0" w:color="auto"/>
        <w:right w:val="none" w:sz="0" w:space="0" w:color="auto"/>
      </w:divBdr>
    </w:div>
    <w:div w:id="1335257838">
      <w:bodyDiv w:val="1"/>
      <w:marLeft w:val="0"/>
      <w:marRight w:val="0"/>
      <w:marTop w:val="0"/>
      <w:marBottom w:val="0"/>
      <w:divBdr>
        <w:top w:val="none" w:sz="0" w:space="0" w:color="auto"/>
        <w:left w:val="none" w:sz="0" w:space="0" w:color="auto"/>
        <w:bottom w:val="none" w:sz="0" w:space="0" w:color="auto"/>
        <w:right w:val="none" w:sz="0" w:space="0" w:color="auto"/>
      </w:divBdr>
    </w:div>
    <w:div w:id="1336298058">
      <w:bodyDiv w:val="1"/>
      <w:marLeft w:val="0"/>
      <w:marRight w:val="0"/>
      <w:marTop w:val="0"/>
      <w:marBottom w:val="0"/>
      <w:divBdr>
        <w:top w:val="none" w:sz="0" w:space="0" w:color="auto"/>
        <w:left w:val="none" w:sz="0" w:space="0" w:color="auto"/>
        <w:bottom w:val="none" w:sz="0" w:space="0" w:color="auto"/>
        <w:right w:val="none" w:sz="0" w:space="0" w:color="auto"/>
      </w:divBdr>
    </w:div>
    <w:div w:id="1336685591">
      <w:bodyDiv w:val="1"/>
      <w:marLeft w:val="0"/>
      <w:marRight w:val="0"/>
      <w:marTop w:val="0"/>
      <w:marBottom w:val="0"/>
      <w:divBdr>
        <w:top w:val="none" w:sz="0" w:space="0" w:color="auto"/>
        <w:left w:val="none" w:sz="0" w:space="0" w:color="auto"/>
        <w:bottom w:val="none" w:sz="0" w:space="0" w:color="auto"/>
        <w:right w:val="none" w:sz="0" w:space="0" w:color="auto"/>
      </w:divBdr>
    </w:div>
    <w:div w:id="1340425832">
      <w:bodyDiv w:val="1"/>
      <w:marLeft w:val="0"/>
      <w:marRight w:val="0"/>
      <w:marTop w:val="0"/>
      <w:marBottom w:val="0"/>
      <w:divBdr>
        <w:top w:val="none" w:sz="0" w:space="0" w:color="auto"/>
        <w:left w:val="none" w:sz="0" w:space="0" w:color="auto"/>
        <w:bottom w:val="none" w:sz="0" w:space="0" w:color="auto"/>
        <w:right w:val="none" w:sz="0" w:space="0" w:color="auto"/>
      </w:divBdr>
    </w:div>
    <w:div w:id="1342052816">
      <w:bodyDiv w:val="1"/>
      <w:marLeft w:val="0"/>
      <w:marRight w:val="0"/>
      <w:marTop w:val="0"/>
      <w:marBottom w:val="0"/>
      <w:divBdr>
        <w:top w:val="none" w:sz="0" w:space="0" w:color="auto"/>
        <w:left w:val="none" w:sz="0" w:space="0" w:color="auto"/>
        <w:bottom w:val="none" w:sz="0" w:space="0" w:color="auto"/>
        <w:right w:val="none" w:sz="0" w:space="0" w:color="auto"/>
      </w:divBdr>
    </w:div>
    <w:div w:id="1347443838">
      <w:bodyDiv w:val="1"/>
      <w:marLeft w:val="0"/>
      <w:marRight w:val="0"/>
      <w:marTop w:val="0"/>
      <w:marBottom w:val="0"/>
      <w:divBdr>
        <w:top w:val="none" w:sz="0" w:space="0" w:color="auto"/>
        <w:left w:val="none" w:sz="0" w:space="0" w:color="auto"/>
        <w:bottom w:val="none" w:sz="0" w:space="0" w:color="auto"/>
        <w:right w:val="none" w:sz="0" w:space="0" w:color="auto"/>
      </w:divBdr>
    </w:div>
    <w:div w:id="1347445957">
      <w:bodyDiv w:val="1"/>
      <w:marLeft w:val="0"/>
      <w:marRight w:val="0"/>
      <w:marTop w:val="0"/>
      <w:marBottom w:val="0"/>
      <w:divBdr>
        <w:top w:val="none" w:sz="0" w:space="0" w:color="auto"/>
        <w:left w:val="none" w:sz="0" w:space="0" w:color="auto"/>
        <w:bottom w:val="none" w:sz="0" w:space="0" w:color="auto"/>
        <w:right w:val="none" w:sz="0" w:space="0" w:color="auto"/>
      </w:divBdr>
    </w:div>
    <w:div w:id="1347904982">
      <w:bodyDiv w:val="1"/>
      <w:marLeft w:val="0"/>
      <w:marRight w:val="0"/>
      <w:marTop w:val="0"/>
      <w:marBottom w:val="0"/>
      <w:divBdr>
        <w:top w:val="none" w:sz="0" w:space="0" w:color="auto"/>
        <w:left w:val="none" w:sz="0" w:space="0" w:color="auto"/>
        <w:bottom w:val="none" w:sz="0" w:space="0" w:color="auto"/>
        <w:right w:val="none" w:sz="0" w:space="0" w:color="auto"/>
      </w:divBdr>
    </w:div>
    <w:div w:id="1358503333">
      <w:bodyDiv w:val="1"/>
      <w:marLeft w:val="0"/>
      <w:marRight w:val="0"/>
      <w:marTop w:val="0"/>
      <w:marBottom w:val="0"/>
      <w:divBdr>
        <w:top w:val="none" w:sz="0" w:space="0" w:color="auto"/>
        <w:left w:val="none" w:sz="0" w:space="0" w:color="auto"/>
        <w:bottom w:val="none" w:sz="0" w:space="0" w:color="auto"/>
        <w:right w:val="none" w:sz="0" w:space="0" w:color="auto"/>
      </w:divBdr>
    </w:div>
    <w:div w:id="1360737538">
      <w:bodyDiv w:val="1"/>
      <w:marLeft w:val="0"/>
      <w:marRight w:val="0"/>
      <w:marTop w:val="0"/>
      <w:marBottom w:val="0"/>
      <w:divBdr>
        <w:top w:val="none" w:sz="0" w:space="0" w:color="auto"/>
        <w:left w:val="none" w:sz="0" w:space="0" w:color="auto"/>
        <w:bottom w:val="none" w:sz="0" w:space="0" w:color="auto"/>
        <w:right w:val="none" w:sz="0" w:space="0" w:color="auto"/>
      </w:divBdr>
    </w:div>
    <w:div w:id="1360938155">
      <w:bodyDiv w:val="1"/>
      <w:marLeft w:val="0"/>
      <w:marRight w:val="0"/>
      <w:marTop w:val="0"/>
      <w:marBottom w:val="0"/>
      <w:divBdr>
        <w:top w:val="none" w:sz="0" w:space="0" w:color="auto"/>
        <w:left w:val="none" w:sz="0" w:space="0" w:color="auto"/>
        <w:bottom w:val="none" w:sz="0" w:space="0" w:color="auto"/>
        <w:right w:val="none" w:sz="0" w:space="0" w:color="auto"/>
      </w:divBdr>
    </w:div>
    <w:div w:id="1366557437">
      <w:bodyDiv w:val="1"/>
      <w:marLeft w:val="0"/>
      <w:marRight w:val="0"/>
      <w:marTop w:val="0"/>
      <w:marBottom w:val="0"/>
      <w:divBdr>
        <w:top w:val="none" w:sz="0" w:space="0" w:color="auto"/>
        <w:left w:val="none" w:sz="0" w:space="0" w:color="auto"/>
        <w:bottom w:val="none" w:sz="0" w:space="0" w:color="auto"/>
        <w:right w:val="none" w:sz="0" w:space="0" w:color="auto"/>
      </w:divBdr>
    </w:div>
    <w:div w:id="1366905281">
      <w:bodyDiv w:val="1"/>
      <w:marLeft w:val="0"/>
      <w:marRight w:val="0"/>
      <w:marTop w:val="0"/>
      <w:marBottom w:val="0"/>
      <w:divBdr>
        <w:top w:val="none" w:sz="0" w:space="0" w:color="auto"/>
        <w:left w:val="none" w:sz="0" w:space="0" w:color="auto"/>
        <w:bottom w:val="none" w:sz="0" w:space="0" w:color="auto"/>
        <w:right w:val="none" w:sz="0" w:space="0" w:color="auto"/>
      </w:divBdr>
      <w:divsChild>
        <w:div w:id="1984311886">
          <w:marLeft w:val="640"/>
          <w:marRight w:val="0"/>
          <w:marTop w:val="0"/>
          <w:marBottom w:val="0"/>
          <w:divBdr>
            <w:top w:val="none" w:sz="0" w:space="0" w:color="auto"/>
            <w:left w:val="none" w:sz="0" w:space="0" w:color="auto"/>
            <w:bottom w:val="none" w:sz="0" w:space="0" w:color="auto"/>
            <w:right w:val="none" w:sz="0" w:space="0" w:color="auto"/>
          </w:divBdr>
        </w:div>
        <w:div w:id="1859998306">
          <w:marLeft w:val="640"/>
          <w:marRight w:val="0"/>
          <w:marTop w:val="0"/>
          <w:marBottom w:val="0"/>
          <w:divBdr>
            <w:top w:val="none" w:sz="0" w:space="0" w:color="auto"/>
            <w:left w:val="none" w:sz="0" w:space="0" w:color="auto"/>
            <w:bottom w:val="none" w:sz="0" w:space="0" w:color="auto"/>
            <w:right w:val="none" w:sz="0" w:space="0" w:color="auto"/>
          </w:divBdr>
        </w:div>
        <w:div w:id="313216194">
          <w:marLeft w:val="640"/>
          <w:marRight w:val="0"/>
          <w:marTop w:val="0"/>
          <w:marBottom w:val="0"/>
          <w:divBdr>
            <w:top w:val="none" w:sz="0" w:space="0" w:color="auto"/>
            <w:left w:val="none" w:sz="0" w:space="0" w:color="auto"/>
            <w:bottom w:val="none" w:sz="0" w:space="0" w:color="auto"/>
            <w:right w:val="none" w:sz="0" w:space="0" w:color="auto"/>
          </w:divBdr>
        </w:div>
        <w:div w:id="1283226359">
          <w:marLeft w:val="640"/>
          <w:marRight w:val="0"/>
          <w:marTop w:val="0"/>
          <w:marBottom w:val="0"/>
          <w:divBdr>
            <w:top w:val="none" w:sz="0" w:space="0" w:color="auto"/>
            <w:left w:val="none" w:sz="0" w:space="0" w:color="auto"/>
            <w:bottom w:val="none" w:sz="0" w:space="0" w:color="auto"/>
            <w:right w:val="none" w:sz="0" w:space="0" w:color="auto"/>
          </w:divBdr>
        </w:div>
        <w:div w:id="179585816">
          <w:marLeft w:val="640"/>
          <w:marRight w:val="0"/>
          <w:marTop w:val="0"/>
          <w:marBottom w:val="0"/>
          <w:divBdr>
            <w:top w:val="none" w:sz="0" w:space="0" w:color="auto"/>
            <w:left w:val="none" w:sz="0" w:space="0" w:color="auto"/>
            <w:bottom w:val="none" w:sz="0" w:space="0" w:color="auto"/>
            <w:right w:val="none" w:sz="0" w:space="0" w:color="auto"/>
          </w:divBdr>
        </w:div>
        <w:div w:id="77096269">
          <w:marLeft w:val="640"/>
          <w:marRight w:val="0"/>
          <w:marTop w:val="0"/>
          <w:marBottom w:val="0"/>
          <w:divBdr>
            <w:top w:val="none" w:sz="0" w:space="0" w:color="auto"/>
            <w:left w:val="none" w:sz="0" w:space="0" w:color="auto"/>
            <w:bottom w:val="none" w:sz="0" w:space="0" w:color="auto"/>
            <w:right w:val="none" w:sz="0" w:space="0" w:color="auto"/>
          </w:divBdr>
        </w:div>
        <w:div w:id="1674989165">
          <w:marLeft w:val="640"/>
          <w:marRight w:val="0"/>
          <w:marTop w:val="0"/>
          <w:marBottom w:val="0"/>
          <w:divBdr>
            <w:top w:val="none" w:sz="0" w:space="0" w:color="auto"/>
            <w:left w:val="none" w:sz="0" w:space="0" w:color="auto"/>
            <w:bottom w:val="none" w:sz="0" w:space="0" w:color="auto"/>
            <w:right w:val="none" w:sz="0" w:space="0" w:color="auto"/>
          </w:divBdr>
        </w:div>
        <w:div w:id="1153327713">
          <w:marLeft w:val="640"/>
          <w:marRight w:val="0"/>
          <w:marTop w:val="0"/>
          <w:marBottom w:val="0"/>
          <w:divBdr>
            <w:top w:val="none" w:sz="0" w:space="0" w:color="auto"/>
            <w:left w:val="none" w:sz="0" w:space="0" w:color="auto"/>
            <w:bottom w:val="none" w:sz="0" w:space="0" w:color="auto"/>
            <w:right w:val="none" w:sz="0" w:space="0" w:color="auto"/>
          </w:divBdr>
        </w:div>
        <w:div w:id="942111888">
          <w:marLeft w:val="640"/>
          <w:marRight w:val="0"/>
          <w:marTop w:val="0"/>
          <w:marBottom w:val="0"/>
          <w:divBdr>
            <w:top w:val="none" w:sz="0" w:space="0" w:color="auto"/>
            <w:left w:val="none" w:sz="0" w:space="0" w:color="auto"/>
            <w:bottom w:val="none" w:sz="0" w:space="0" w:color="auto"/>
            <w:right w:val="none" w:sz="0" w:space="0" w:color="auto"/>
          </w:divBdr>
        </w:div>
        <w:div w:id="1514881499">
          <w:marLeft w:val="640"/>
          <w:marRight w:val="0"/>
          <w:marTop w:val="0"/>
          <w:marBottom w:val="0"/>
          <w:divBdr>
            <w:top w:val="none" w:sz="0" w:space="0" w:color="auto"/>
            <w:left w:val="none" w:sz="0" w:space="0" w:color="auto"/>
            <w:bottom w:val="none" w:sz="0" w:space="0" w:color="auto"/>
            <w:right w:val="none" w:sz="0" w:space="0" w:color="auto"/>
          </w:divBdr>
        </w:div>
        <w:div w:id="359358898">
          <w:marLeft w:val="640"/>
          <w:marRight w:val="0"/>
          <w:marTop w:val="0"/>
          <w:marBottom w:val="0"/>
          <w:divBdr>
            <w:top w:val="none" w:sz="0" w:space="0" w:color="auto"/>
            <w:left w:val="none" w:sz="0" w:space="0" w:color="auto"/>
            <w:bottom w:val="none" w:sz="0" w:space="0" w:color="auto"/>
            <w:right w:val="none" w:sz="0" w:space="0" w:color="auto"/>
          </w:divBdr>
        </w:div>
        <w:div w:id="567810029">
          <w:marLeft w:val="640"/>
          <w:marRight w:val="0"/>
          <w:marTop w:val="0"/>
          <w:marBottom w:val="0"/>
          <w:divBdr>
            <w:top w:val="none" w:sz="0" w:space="0" w:color="auto"/>
            <w:left w:val="none" w:sz="0" w:space="0" w:color="auto"/>
            <w:bottom w:val="none" w:sz="0" w:space="0" w:color="auto"/>
            <w:right w:val="none" w:sz="0" w:space="0" w:color="auto"/>
          </w:divBdr>
        </w:div>
        <w:div w:id="1558782042">
          <w:marLeft w:val="640"/>
          <w:marRight w:val="0"/>
          <w:marTop w:val="0"/>
          <w:marBottom w:val="0"/>
          <w:divBdr>
            <w:top w:val="none" w:sz="0" w:space="0" w:color="auto"/>
            <w:left w:val="none" w:sz="0" w:space="0" w:color="auto"/>
            <w:bottom w:val="none" w:sz="0" w:space="0" w:color="auto"/>
            <w:right w:val="none" w:sz="0" w:space="0" w:color="auto"/>
          </w:divBdr>
        </w:div>
        <w:div w:id="1072772784">
          <w:marLeft w:val="640"/>
          <w:marRight w:val="0"/>
          <w:marTop w:val="0"/>
          <w:marBottom w:val="0"/>
          <w:divBdr>
            <w:top w:val="none" w:sz="0" w:space="0" w:color="auto"/>
            <w:left w:val="none" w:sz="0" w:space="0" w:color="auto"/>
            <w:bottom w:val="none" w:sz="0" w:space="0" w:color="auto"/>
            <w:right w:val="none" w:sz="0" w:space="0" w:color="auto"/>
          </w:divBdr>
        </w:div>
        <w:div w:id="181823889">
          <w:marLeft w:val="640"/>
          <w:marRight w:val="0"/>
          <w:marTop w:val="0"/>
          <w:marBottom w:val="0"/>
          <w:divBdr>
            <w:top w:val="none" w:sz="0" w:space="0" w:color="auto"/>
            <w:left w:val="none" w:sz="0" w:space="0" w:color="auto"/>
            <w:bottom w:val="none" w:sz="0" w:space="0" w:color="auto"/>
            <w:right w:val="none" w:sz="0" w:space="0" w:color="auto"/>
          </w:divBdr>
        </w:div>
        <w:div w:id="435560461">
          <w:marLeft w:val="640"/>
          <w:marRight w:val="0"/>
          <w:marTop w:val="0"/>
          <w:marBottom w:val="0"/>
          <w:divBdr>
            <w:top w:val="none" w:sz="0" w:space="0" w:color="auto"/>
            <w:left w:val="none" w:sz="0" w:space="0" w:color="auto"/>
            <w:bottom w:val="none" w:sz="0" w:space="0" w:color="auto"/>
            <w:right w:val="none" w:sz="0" w:space="0" w:color="auto"/>
          </w:divBdr>
        </w:div>
        <w:div w:id="504781147">
          <w:marLeft w:val="640"/>
          <w:marRight w:val="0"/>
          <w:marTop w:val="0"/>
          <w:marBottom w:val="0"/>
          <w:divBdr>
            <w:top w:val="none" w:sz="0" w:space="0" w:color="auto"/>
            <w:left w:val="none" w:sz="0" w:space="0" w:color="auto"/>
            <w:bottom w:val="none" w:sz="0" w:space="0" w:color="auto"/>
            <w:right w:val="none" w:sz="0" w:space="0" w:color="auto"/>
          </w:divBdr>
        </w:div>
        <w:div w:id="501506973">
          <w:marLeft w:val="640"/>
          <w:marRight w:val="0"/>
          <w:marTop w:val="0"/>
          <w:marBottom w:val="0"/>
          <w:divBdr>
            <w:top w:val="none" w:sz="0" w:space="0" w:color="auto"/>
            <w:left w:val="none" w:sz="0" w:space="0" w:color="auto"/>
            <w:bottom w:val="none" w:sz="0" w:space="0" w:color="auto"/>
            <w:right w:val="none" w:sz="0" w:space="0" w:color="auto"/>
          </w:divBdr>
        </w:div>
        <w:div w:id="618997387">
          <w:marLeft w:val="640"/>
          <w:marRight w:val="0"/>
          <w:marTop w:val="0"/>
          <w:marBottom w:val="0"/>
          <w:divBdr>
            <w:top w:val="none" w:sz="0" w:space="0" w:color="auto"/>
            <w:left w:val="none" w:sz="0" w:space="0" w:color="auto"/>
            <w:bottom w:val="none" w:sz="0" w:space="0" w:color="auto"/>
            <w:right w:val="none" w:sz="0" w:space="0" w:color="auto"/>
          </w:divBdr>
        </w:div>
        <w:div w:id="601956888">
          <w:marLeft w:val="640"/>
          <w:marRight w:val="0"/>
          <w:marTop w:val="0"/>
          <w:marBottom w:val="0"/>
          <w:divBdr>
            <w:top w:val="none" w:sz="0" w:space="0" w:color="auto"/>
            <w:left w:val="none" w:sz="0" w:space="0" w:color="auto"/>
            <w:bottom w:val="none" w:sz="0" w:space="0" w:color="auto"/>
            <w:right w:val="none" w:sz="0" w:space="0" w:color="auto"/>
          </w:divBdr>
        </w:div>
        <w:div w:id="172842762">
          <w:marLeft w:val="640"/>
          <w:marRight w:val="0"/>
          <w:marTop w:val="0"/>
          <w:marBottom w:val="0"/>
          <w:divBdr>
            <w:top w:val="none" w:sz="0" w:space="0" w:color="auto"/>
            <w:left w:val="none" w:sz="0" w:space="0" w:color="auto"/>
            <w:bottom w:val="none" w:sz="0" w:space="0" w:color="auto"/>
            <w:right w:val="none" w:sz="0" w:space="0" w:color="auto"/>
          </w:divBdr>
        </w:div>
        <w:div w:id="395855262">
          <w:marLeft w:val="640"/>
          <w:marRight w:val="0"/>
          <w:marTop w:val="0"/>
          <w:marBottom w:val="0"/>
          <w:divBdr>
            <w:top w:val="none" w:sz="0" w:space="0" w:color="auto"/>
            <w:left w:val="none" w:sz="0" w:space="0" w:color="auto"/>
            <w:bottom w:val="none" w:sz="0" w:space="0" w:color="auto"/>
            <w:right w:val="none" w:sz="0" w:space="0" w:color="auto"/>
          </w:divBdr>
        </w:div>
        <w:div w:id="1783181369">
          <w:marLeft w:val="640"/>
          <w:marRight w:val="0"/>
          <w:marTop w:val="0"/>
          <w:marBottom w:val="0"/>
          <w:divBdr>
            <w:top w:val="none" w:sz="0" w:space="0" w:color="auto"/>
            <w:left w:val="none" w:sz="0" w:space="0" w:color="auto"/>
            <w:bottom w:val="none" w:sz="0" w:space="0" w:color="auto"/>
            <w:right w:val="none" w:sz="0" w:space="0" w:color="auto"/>
          </w:divBdr>
        </w:div>
        <w:div w:id="454518944">
          <w:marLeft w:val="640"/>
          <w:marRight w:val="0"/>
          <w:marTop w:val="0"/>
          <w:marBottom w:val="0"/>
          <w:divBdr>
            <w:top w:val="none" w:sz="0" w:space="0" w:color="auto"/>
            <w:left w:val="none" w:sz="0" w:space="0" w:color="auto"/>
            <w:bottom w:val="none" w:sz="0" w:space="0" w:color="auto"/>
            <w:right w:val="none" w:sz="0" w:space="0" w:color="auto"/>
          </w:divBdr>
        </w:div>
        <w:div w:id="1533952987">
          <w:marLeft w:val="640"/>
          <w:marRight w:val="0"/>
          <w:marTop w:val="0"/>
          <w:marBottom w:val="0"/>
          <w:divBdr>
            <w:top w:val="none" w:sz="0" w:space="0" w:color="auto"/>
            <w:left w:val="none" w:sz="0" w:space="0" w:color="auto"/>
            <w:bottom w:val="none" w:sz="0" w:space="0" w:color="auto"/>
            <w:right w:val="none" w:sz="0" w:space="0" w:color="auto"/>
          </w:divBdr>
        </w:div>
        <w:div w:id="1401365781">
          <w:marLeft w:val="640"/>
          <w:marRight w:val="0"/>
          <w:marTop w:val="0"/>
          <w:marBottom w:val="0"/>
          <w:divBdr>
            <w:top w:val="none" w:sz="0" w:space="0" w:color="auto"/>
            <w:left w:val="none" w:sz="0" w:space="0" w:color="auto"/>
            <w:bottom w:val="none" w:sz="0" w:space="0" w:color="auto"/>
            <w:right w:val="none" w:sz="0" w:space="0" w:color="auto"/>
          </w:divBdr>
        </w:div>
        <w:div w:id="677655347">
          <w:marLeft w:val="640"/>
          <w:marRight w:val="0"/>
          <w:marTop w:val="0"/>
          <w:marBottom w:val="0"/>
          <w:divBdr>
            <w:top w:val="none" w:sz="0" w:space="0" w:color="auto"/>
            <w:left w:val="none" w:sz="0" w:space="0" w:color="auto"/>
            <w:bottom w:val="none" w:sz="0" w:space="0" w:color="auto"/>
            <w:right w:val="none" w:sz="0" w:space="0" w:color="auto"/>
          </w:divBdr>
        </w:div>
        <w:div w:id="1353334784">
          <w:marLeft w:val="640"/>
          <w:marRight w:val="0"/>
          <w:marTop w:val="0"/>
          <w:marBottom w:val="0"/>
          <w:divBdr>
            <w:top w:val="none" w:sz="0" w:space="0" w:color="auto"/>
            <w:left w:val="none" w:sz="0" w:space="0" w:color="auto"/>
            <w:bottom w:val="none" w:sz="0" w:space="0" w:color="auto"/>
            <w:right w:val="none" w:sz="0" w:space="0" w:color="auto"/>
          </w:divBdr>
        </w:div>
        <w:div w:id="1363170564">
          <w:marLeft w:val="640"/>
          <w:marRight w:val="0"/>
          <w:marTop w:val="0"/>
          <w:marBottom w:val="0"/>
          <w:divBdr>
            <w:top w:val="none" w:sz="0" w:space="0" w:color="auto"/>
            <w:left w:val="none" w:sz="0" w:space="0" w:color="auto"/>
            <w:bottom w:val="none" w:sz="0" w:space="0" w:color="auto"/>
            <w:right w:val="none" w:sz="0" w:space="0" w:color="auto"/>
          </w:divBdr>
        </w:div>
        <w:div w:id="581794110">
          <w:marLeft w:val="640"/>
          <w:marRight w:val="0"/>
          <w:marTop w:val="0"/>
          <w:marBottom w:val="0"/>
          <w:divBdr>
            <w:top w:val="none" w:sz="0" w:space="0" w:color="auto"/>
            <w:left w:val="none" w:sz="0" w:space="0" w:color="auto"/>
            <w:bottom w:val="none" w:sz="0" w:space="0" w:color="auto"/>
            <w:right w:val="none" w:sz="0" w:space="0" w:color="auto"/>
          </w:divBdr>
        </w:div>
        <w:div w:id="2086754389">
          <w:marLeft w:val="640"/>
          <w:marRight w:val="0"/>
          <w:marTop w:val="0"/>
          <w:marBottom w:val="0"/>
          <w:divBdr>
            <w:top w:val="none" w:sz="0" w:space="0" w:color="auto"/>
            <w:left w:val="none" w:sz="0" w:space="0" w:color="auto"/>
            <w:bottom w:val="none" w:sz="0" w:space="0" w:color="auto"/>
            <w:right w:val="none" w:sz="0" w:space="0" w:color="auto"/>
          </w:divBdr>
        </w:div>
        <w:div w:id="1452552805">
          <w:marLeft w:val="640"/>
          <w:marRight w:val="0"/>
          <w:marTop w:val="0"/>
          <w:marBottom w:val="0"/>
          <w:divBdr>
            <w:top w:val="none" w:sz="0" w:space="0" w:color="auto"/>
            <w:left w:val="none" w:sz="0" w:space="0" w:color="auto"/>
            <w:bottom w:val="none" w:sz="0" w:space="0" w:color="auto"/>
            <w:right w:val="none" w:sz="0" w:space="0" w:color="auto"/>
          </w:divBdr>
        </w:div>
        <w:div w:id="1423992185">
          <w:marLeft w:val="640"/>
          <w:marRight w:val="0"/>
          <w:marTop w:val="0"/>
          <w:marBottom w:val="0"/>
          <w:divBdr>
            <w:top w:val="none" w:sz="0" w:space="0" w:color="auto"/>
            <w:left w:val="none" w:sz="0" w:space="0" w:color="auto"/>
            <w:bottom w:val="none" w:sz="0" w:space="0" w:color="auto"/>
            <w:right w:val="none" w:sz="0" w:space="0" w:color="auto"/>
          </w:divBdr>
        </w:div>
        <w:div w:id="1867211141">
          <w:marLeft w:val="640"/>
          <w:marRight w:val="0"/>
          <w:marTop w:val="0"/>
          <w:marBottom w:val="0"/>
          <w:divBdr>
            <w:top w:val="none" w:sz="0" w:space="0" w:color="auto"/>
            <w:left w:val="none" w:sz="0" w:space="0" w:color="auto"/>
            <w:bottom w:val="none" w:sz="0" w:space="0" w:color="auto"/>
            <w:right w:val="none" w:sz="0" w:space="0" w:color="auto"/>
          </w:divBdr>
        </w:div>
        <w:div w:id="1387026281">
          <w:marLeft w:val="640"/>
          <w:marRight w:val="0"/>
          <w:marTop w:val="0"/>
          <w:marBottom w:val="0"/>
          <w:divBdr>
            <w:top w:val="none" w:sz="0" w:space="0" w:color="auto"/>
            <w:left w:val="none" w:sz="0" w:space="0" w:color="auto"/>
            <w:bottom w:val="none" w:sz="0" w:space="0" w:color="auto"/>
            <w:right w:val="none" w:sz="0" w:space="0" w:color="auto"/>
          </w:divBdr>
        </w:div>
        <w:div w:id="2079017755">
          <w:marLeft w:val="640"/>
          <w:marRight w:val="0"/>
          <w:marTop w:val="0"/>
          <w:marBottom w:val="0"/>
          <w:divBdr>
            <w:top w:val="none" w:sz="0" w:space="0" w:color="auto"/>
            <w:left w:val="none" w:sz="0" w:space="0" w:color="auto"/>
            <w:bottom w:val="none" w:sz="0" w:space="0" w:color="auto"/>
            <w:right w:val="none" w:sz="0" w:space="0" w:color="auto"/>
          </w:divBdr>
        </w:div>
        <w:div w:id="2059889005">
          <w:marLeft w:val="640"/>
          <w:marRight w:val="0"/>
          <w:marTop w:val="0"/>
          <w:marBottom w:val="0"/>
          <w:divBdr>
            <w:top w:val="none" w:sz="0" w:space="0" w:color="auto"/>
            <w:left w:val="none" w:sz="0" w:space="0" w:color="auto"/>
            <w:bottom w:val="none" w:sz="0" w:space="0" w:color="auto"/>
            <w:right w:val="none" w:sz="0" w:space="0" w:color="auto"/>
          </w:divBdr>
        </w:div>
        <w:div w:id="372585264">
          <w:marLeft w:val="640"/>
          <w:marRight w:val="0"/>
          <w:marTop w:val="0"/>
          <w:marBottom w:val="0"/>
          <w:divBdr>
            <w:top w:val="none" w:sz="0" w:space="0" w:color="auto"/>
            <w:left w:val="none" w:sz="0" w:space="0" w:color="auto"/>
            <w:bottom w:val="none" w:sz="0" w:space="0" w:color="auto"/>
            <w:right w:val="none" w:sz="0" w:space="0" w:color="auto"/>
          </w:divBdr>
        </w:div>
        <w:div w:id="1050693950">
          <w:marLeft w:val="640"/>
          <w:marRight w:val="0"/>
          <w:marTop w:val="0"/>
          <w:marBottom w:val="0"/>
          <w:divBdr>
            <w:top w:val="none" w:sz="0" w:space="0" w:color="auto"/>
            <w:left w:val="none" w:sz="0" w:space="0" w:color="auto"/>
            <w:bottom w:val="none" w:sz="0" w:space="0" w:color="auto"/>
            <w:right w:val="none" w:sz="0" w:space="0" w:color="auto"/>
          </w:divBdr>
        </w:div>
      </w:divsChild>
    </w:div>
    <w:div w:id="1367214372">
      <w:bodyDiv w:val="1"/>
      <w:marLeft w:val="0"/>
      <w:marRight w:val="0"/>
      <w:marTop w:val="0"/>
      <w:marBottom w:val="0"/>
      <w:divBdr>
        <w:top w:val="none" w:sz="0" w:space="0" w:color="auto"/>
        <w:left w:val="none" w:sz="0" w:space="0" w:color="auto"/>
        <w:bottom w:val="none" w:sz="0" w:space="0" w:color="auto"/>
        <w:right w:val="none" w:sz="0" w:space="0" w:color="auto"/>
      </w:divBdr>
    </w:div>
    <w:div w:id="1367946414">
      <w:bodyDiv w:val="1"/>
      <w:marLeft w:val="0"/>
      <w:marRight w:val="0"/>
      <w:marTop w:val="0"/>
      <w:marBottom w:val="0"/>
      <w:divBdr>
        <w:top w:val="none" w:sz="0" w:space="0" w:color="auto"/>
        <w:left w:val="none" w:sz="0" w:space="0" w:color="auto"/>
        <w:bottom w:val="none" w:sz="0" w:space="0" w:color="auto"/>
        <w:right w:val="none" w:sz="0" w:space="0" w:color="auto"/>
      </w:divBdr>
    </w:div>
    <w:div w:id="1369067417">
      <w:bodyDiv w:val="1"/>
      <w:marLeft w:val="0"/>
      <w:marRight w:val="0"/>
      <w:marTop w:val="0"/>
      <w:marBottom w:val="0"/>
      <w:divBdr>
        <w:top w:val="none" w:sz="0" w:space="0" w:color="auto"/>
        <w:left w:val="none" w:sz="0" w:space="0" w:color="auto"/>
        <w:bottom w:val="none" w:sz="0" w:space="0" w:color="auto"/>
        <w:right w:val="none" w:sz="0" w:space="0" w:color="auto"/>
      </w:divBdr>
    </w:div>
    <w:div w:id="1369183638">
      <w:bodyDiv w:val="1"/>
      <w:marLeft w:val="0"/>
      <w:marRight w:val="0"/>
      <w:marTop w:val="0"/>
      <w:marBottom w:val="0"/>
      <w:divBdr>
        <w:top w:val="none" w:sz="0" w:space="0" w:color="auto"/>
        <w:left w:val="none" w:sz="0" w:space="0" w:color="auto"/>
        <w:bottom w:val="none" w:sz="0" w:space="0" w:color="auto"/>
        <w:right w:val="none" w:sz="0" w:space="0" w:color="auto"/>
      </w:divBdr>
    </w:div>
    <w:div w:id="1370646076">
      <w:bodyDiv w:val="1"/>
      <w:marLeft w:val="0"/>
      <w:marRight w:val="0"/>
      <w:marTop w:val="0"/>
      <w:marBottom w:val="0"/>
      <w:divBdr>
        <w:top w:val="none" w:sz="0" w:space="0" w:color="auto"/>
        <w:left w:val="none" w:sz="0" w:space="0" w:color="auto"/>
        <w:bottom w:val="none" w:sz="0" w:space="0" w:color="auto"/>
        <w:right w:val="none" w:sz="0" w:space="0" w:color="auto"/>
      </w:divBdr>
    </w:div>
    <w:div w:id="1371026838">
      <w:bodyDiv w:val="1"/>
      <w:marLeft w:val="0"/>
      <w:marRight w:val="0"/>
      <w:marTop w:val="0"/>
      <w:marBottom w:val="0"/>
      <w:divBdr>
        <w:top w:val="none" w:sz="0" w:space="0" w:color="auto"/>
        <w:left w:val="none" w:sz="0" w:space="0" w:color="auto"/>
        <w:bottom w:val="none" w:sz="0" w:space="0" w:color="auto"/>
        <w:right w:val="none" w:sz="0" w:space="0" w:color="auto"/>
      </w:divBdr>
    </w:div>
    <w:div w:id="1371151145">
      <w:bodyDiv w:val="1"/>
      <w:marLeft w:val="0"/>
      <w:marRight w:val="0"/>
      <w:marTop w:val="0"/>
      <w:marBottom w:val="0"/>
      <w:divBdr>
        <w:top w:val="none" w:sz="0" w:space="0" w:color="auto"/>
        <w:left w:val="none" w:sz="0" w:space="0" w:color="auto"/>
        <w:bottom w:val="none" w:sz="0" w:space="0" w:color="auto"/>
        <w:right w:val="none" w:sz="0" w:space="0" w:color="auto"/>
      </w:divBdr>
    </w:div>
    <w:div w:id="1377198656">
      <w:bodyDiv w:val="1"/>
      <w:marLeft w:val="0"/>
      <w:marRight w:val="0"/>
      <w:marTop w:val="0"/>
      <w:marBottom w:val="0"/>
      <w:divBdr>
        <w:top w:val="none" w:sz="0" w:space="0" w:color="auto"/>
        <w:left w:val="none" w:sz="0" w:space="0" w:color="auto"/>
        <w:bottom w:val="none" w:sz="0" w:space="0" w:color="auto"/>
        <w:right w:val="none" w:sz="0" w:space="0" w:color="auto"/>
      </w:divBdr>
    </w:div>
    <w:div w:id="1378047324">
      <w:bodyDiv w:val="1"/>
      <w:marLeft w:val="0"/>
      <w:marRight w:val="0"/>
      <w:marTop w:val="0"/>
      <w:marBottom w:val="0"/>
      <w:divBdr>
        <w:top w:val="none" w:sz="0" w:space="0" w:color="auto"/>
        <w:left w:val="none" w:sz="0" w:space="0" w:color="auto"/>
        <w:bottom w:val="none" w:sz="0" w:space="0" w:color="auto"/>
        <w:right w:val="none" w:sz="0" w:space="0" w:color="auto"/>
      </w:divBdr>
    </w:div>
    <w:div w:id="1379622417">
      <w:bodyDiv w:val="1"/>
      <w:marLeft w:val="0"/>
      <w:marRight w:val="0"/>
      <w:marTop w:val="0"/>
      <w:marBottom w:val="0"/>
      <w:divBdr>
        <w:top w:val="none" w:sz="0" w:space="0" w:color="auto"/>
        <w:left w:val="none" w:sz="0" w:space="0" w:color="auto"/>
        <w:bottom w:val="none" w:sz="0" w:space="0" w:color="auto"/>
        <w:right w:val="none" w:sz="0" w:space="0" w:color="auto"/>
      </w:divBdr>
    </w:div>
    <w:div w:id="1380280263">
      <w:bodyDiv w:val="1"/>
      <w:marLeft w:val="0"/>
      <w:marRight w:val="0"/>
      <w:marTop w:val="0"/>
      <w:marBottom w:val="0"/>
      <w:divBdr>
        <w:top w:val="none" w:sz="0" w:space="0" w:color="auto"/>
        <w:left w:val="none" w:sz="0" w:space="0" w:color="auto"/>
        <w:bottom w:val="none" w:sz="0" w:space="0" w:color="auto"/>
        <w:right w:val="none" w:sz="0" w:space="0" w:color="auto"/>
      </w:divBdr>
    </w:div>
    <w:div w:id="1381201217">
      <w:bodyDiv w:val="1"/>
      <w:marLeft w:val="0"/>
      <w:marRight w:val="0"/>
      <w:marTop w:val="0"/>
      <w:marBottom w:val="0"/>
      <w:divBdr>
        <w:top w:val="none" w:sz="0" w:space="0" w:color="auto"/>
        <w:left w:val="none" w:sz="0" w:space="0" w:color="auto"/>
        <w:bottom w:val="none" w:sz="0" w:space="0" w:color="auto"/>
        <w:right w:val="none" w:sz="0" w:space="0" w:color="auto"/>
      </w:divBdr>
    </w:div>
    <w:div w:id="1381319650">
      <w:bodyDiv w:val="1"/>
      <w:marLeft w:val="0"/>
      <w:marRight w:val="0"/>
      <w:marTop w:val="0"/>
      <w:marBottom w:val="0"/>
      <w:divBdr>
        <w:top w:val="none" w:sz="0" w:space="0" w:color="auto"/>
        <w:left w:val="none" w:sz="0" w:space="0" w:color="auto"/>
        <w:bottom w:val="none" w:sz="0" w:space="0" w:color="auto"/>
        <w:right w:val="none" w:sz="0" w:space="0" w:color="auto"/>
      </w:divBdr>
    </w:div>
    <w:div w:id="1381436781">
      <w:bodyDiv w:val="1"/>
      <w:marLeft w:val="0"/>
      <w:marRight w:val="0"/>
      <w:marTop w:val="0"/>
      <w:marBottom w:val="0"/>
      <w:divBdr>
        <w:top w:val="none" w:sz="0" w:space="0" w:color="auto"/>
        <w:left w:val="none" w:sz="0" w:space="0" w:color="auto"/>
        <w:bottom w:val="none" w:sz="0" w:space="0" w:color="auto"/>
        <w:right w:val="none" w:sz="0" w:space="0" w:color="auto"/>
      </w:divBdr>
    </w:div>
    <w:div w:id="1381979982">
      <w:bodyDiv w:val="1"/>
      <w:marLeft w:val="0"/>
      <w:marRight w:val="0"/>
      <w:marTop w:val="0"/>
      <w:marBottom w:val="0"/>
      <w:divBdr>
        <w:top w:val="none" w:sz="0" w:space="0" w:color="auto"/>
        <w:left w:val="none" w:sz="0" w:space="0" w:color="auto"/>
        <w:bottom w:val="none" w:sz="0" w:space="0" w:color="auto"/>
        <w:right w:val="none" w:sz="0" w:space="0" w:color="auto"/>
      </w:divBdr>
    </w:div>
    <w:div w:id="1382822041">
      <w:bodyDiv w:val="1"/>
      <w:marLeft w:val="0"/>
      <w:marRight w:val="0"/>
      <w:marTop w:val="0"/>
      <w:marBottom w:val="0"/>
      <w:divBdr>
        <w:top w:val="none" w:sz="0" w:space="0" w:color="auto"/>
        <w:left w:val="none" w:sz="0" w:space="0" w:color="auto"/>
        <w:bottom w:val="none" w:sz="0" w:space="0" w:color="auto"/>
        <w:right w:val="none" w:sz="0" w:space="0" w:color="auto"/>
      </w:divBdr>
    </w:div>
    <w:div w:id="1382899006">
      <w:bodyDiv w:val="1"/>
      <w:marLeft w:val="0"/>
      <w:marRight w:val="0"/>
      <w:marTop w:val="0"/>
      <w:marBottom w:val="0"/>
      <w:divBdr>
        <w:top w:val="none" w:sz="0" w:space="0" w:color="auto"/>
        <w:left w:val="none" w:sz="0" w:space="0" w:color="auto"/>
        <w:bottom w:val="none" w:sz="0" w:space="0" w:color="auto"/>
        <w:right w:val="none" w:sz="0" w:space="0" w:color="auto"/>
      </w:divBdr>
    </w:div>
    <w:div w:id="1385177224">
      <w:bodyDiv w:val="1"/>
      <w:marLeft w:val="0"/>
      <w:marRight w:val="0"/>
      <w:marTop w:val="0"/>
      <w:marBottom w:val="0"/>
      <w:divBdr>
        <w:top w:val="none" w:sz="0" w:space="0" w:color="auto"/>
        <w:left w:val="none" w:sz="0" w:space="0" w:color="auto"/>
        <w:bottom w:val="none" w:sz="0" w:space="0" w:color="auto"/>
        <w:right w:val="none" w:sz="0" w:space="0" w:color="auto"/>
      </w:divBdr>
    </w:div>
    <w:div w:id="1385182199">
      <w:bodyDiv w:val="1"/>
      <w:marLeft w:val="0"/>
      <w:marRight w:val="0"/>
      <w:marTop w:val="0"/>
      <w:marBottom w:val="0"/>
      <w:divBdr>
        <w:top w:val="none" w:sz="0" w:space="0" w:color="auto"/>
        <w:left w:val="none" w:sz="0" w:space="0" w:color="auto"/>
        <w:bottom w:val="none" w:sz="0" w:space="0" w:color="auto"/>
        <w:right w:val="none" w:sz="0" w:space="0" w:color="auto"/>
      </w:divBdr>
    </w:div>
    <w:div w:id="1389497926">
      <w:bodyDiv w:val="1"/>
      <w:marLeft w:val="0"/>
      <w:marRight w:val="0"/>
      <w:marTop w:val="0"/>
      <w:marBottom w:val="0"/>
      <w:divBdr>
        <w:top w:val="none" w:sz="0" w:space="0" w:color="auto"/>
        <w:left w:val="none" w:sz="0" w:space="0" w:color="auto"/>
        <w:bottom w:val="none" w:sz="0" w:space="0" w:color="auto"/>
        <w:right w:val="none" w:sz="0" w:space="0" w:color="auto"/>
      </w:divBdr>
    </w:div>
    <w:div w:id="1390574643">
      <w:bodyDiv w:val="1"/>
      <w:marLeft w:val="0"/>
      <w:marRight w:val="0"/>
      <w:marTop w:val="0"/>
      <w:marBottom w:val="0"/>
      <w:divBdr>
        <w:top w:val="none" w:sz="0" w:space="0" w:color="auto"/>
        <w:left w:val="none" w:sz="0" w:space="0" w:color="auto"/>
        <w:bottom w:val="none" w:sz="0" w:space="0" w:color="auto"/>
        <w:right w:val="none" w:sz="0" w:space="0" w:color="auto"/>
      </w:divBdr>
    </w:div>
    <w:div w:id="1392339424">
      <w:bodyDiv w:val="1"/>
      <w:marLeft w:val="0"/>
      <w:marRight w:val="0"/>
      <w:marTop w:val="0"/>
      <w:marBottom w:val="0"/>
      <w:divBdr>
        <w:top w:val="none" w:sz="0" w:space="0" w:color="auto"/>
        <w:left w:val="none" w:sz="0" w:space="0" w:color="auto"/>
        <w:bottom w:val="none" w:sz="0" w:space="0" w:color="auto"/>
        <w:right w:val="none" w:sz="0" w:space="0" w:color="auto"/>
      </w:divBdr>
    </w:div>
    <w:div w:id="1392922442">
      <w:bodyDiv w:val="1"/>
      <w:marLeft w:val="0"/>
      <w:marRight w:val="0"/>
      <w:marTop w:val="0"/>
      <w:marBottom w:val="0"/>
      <w:divBdr>
        <w:top w:val="none" w:sz="0" w:space="0" w:color="auto"/>
        <w:left w:val="none" w:sz="0" w:space="0" w:color="auto"/>
        <w:bottom w:val="none" w:sz="0" w:space="0" w:color="auto"/>
        <w:right w:val="none" w:sz="0" w:space="0" w:color="auto"/>
      </w:divBdr>
    </w:div>
    <w:div w:id="1396051066">
      <w:bodyDiv w:val="1"/>
      <w:marLeft w:val="0"/>
      <w:marRight w:val="0"/>
      <w:marTop w:val="0"/>
      <w:marBottom w:val="0"/>
      <w:divBdr>
        <w:top w:val="none" w:sz="0" w:space="0" w:color="auto"/>
        <w:left w:val="none" w:sz="0" w:space="0" w:color="auto"/>
        <w:bottom w:val="none" w:sz="0" w:space="0" w:color="auto"/>
        <w:right w:val="none" w:sz="0" w:space="0" w:color="auto"/>
      </w:divBdr>
    </w:div>
    <w:div w:id="1396859010">
      <w:bodyDiv w:val="1"/>
      <w:marLeft w:val="0"/>
      <w:marRight w:val="0"/>
      <w:marTop w:val="0"/>
      <w:marBottom w:val="0"/>
      <w:divBdr>
        <w:top w:val="none" w:sz="0" w:space="0" w:color="auto"/>
        <w:left w:val="none" w:sz="0" w:space="0" w:color="auto"/>
        <w:bottom w:val="none" w:sz="0" w:space="0" w:color="auto"/>
        <w:right w:val="none" w:sz="0" w:space="0" w:color="auto"/>
      </w:divBdr>
    </w:div>
    <w:div w:id="1397125680">
      <w:bodyDiv w:val="1"/>
      <w:marLeft w:val="0"/>
      <w:marRight w:val="0"/>
      <w:marTop w:val="0"/>
      <w:marBottom w:val="0"/>
      <w:divBdr>
        <w:top w:val="none" w:sz="0" w:space="0" w:color="auto"/>
        <w:left w:val="none" w:sz="0" w:space="0" w:color="auto"/>
        <w:bottom w:val="none" w:sz="0" w:space="0" w:color="auto"/>
        <w:right w:val="none" w:sz="0" w:space="0" w:color="auto"/>
      </w:divBdr>
    </w:div>
    <w:div w:id="1402370416">
      <w:bodyDiv w:val="1"/>
      <w:marLeft w:val="0"/>
      <w:marRight w:val="0"/>
      <w:marTop w:val="0"/>
      <w:marBottom w:val="0"/>
      <w:divBdr>
        <w:top w:val="none" w:sz="0" w:space="0" w:color="auto"/>
        <w:left w:val="none" w:sz="0" w:space="0" w:color="auto"/>
        <w:bottom w:val="none" w:sz="0" w:space="0" w:color="auto"/>
        <w:right w:val="none" w:sz="0" w:space="0" w:color="auto"/>
      </w:divBdr>
    </w:div>
    <w:div w:id="1402408028">
      <w:bodyDiv w:val="1"/>
      <w:marLeft w:val="0"/>
      <w:marRight w:val="0"/>
      <w:marTop w:val="0"/>
      <w:marBottom w:val="0"/>
      <w:divBdr>
        <w:top w:val="none" w:sz="0" w:space="0" w:color="auto"/>
        <w:left w:val="none" w:sz="0" w:space="0" w:color="auto"/>
        <w:bottom w:val="none" w:sz="0" w:space="0" w:color="auto"/>
        <w:right w:val="none" w:sz="0" w:space="0" w:color="auto"/>
      </w:divBdr>
    </w:div>
    <w:div w:id="1405447314">
      <w:bodyDiv w:val="1"/>
      <w:marLeft w:val="0"/>
      <w:marRight w:val="0"/>
      <w:marTop w:val="0"/>
      <w:marBottom w:val="0"/>
      <w:divBdr>
        <w:top w:val="none" w:sz="0" w:space="0" w:color="auto"/>
        <w:left w:val="none" w:sz="0" w:space="0" w:color="auto"/>
        <w:bottom w:val="none" w:sz="0" w:space="0" w:color="auto"/>
        <w:right w:val="none" w:sz="0" w:space="0" w:color="auto"/>
      </w:divBdr>
    </w:div>
    <w:div w:id="1406881757">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2777405">
      <w:bodyDiv w:val="1"/>
      <w:marLeft w:val="0"/>
      <w:marRight w:val="0"/>
      <w:marTop w:val="0"/>
      <w:marBottom w:val="0"/>
      <w:divBdr>
        <w:top w:val="none" w:sz="0" w:space="0" w:color="auto"/>
        <w:left w:val="none" w:sz="0" w:space="0" w:color="auto"/>
        <w:bottom w:val="none" w:sz="0" w:space="0" w:color="auto"/>
        <w:right w:val="none" w:sz="0" w:space="0" w:color="auto"/>
      </w:divBdr>
    </w:div>
    <w:div w:id="1417365714">
      <w:bodyDiv w:val="1"/>
      <w:marLeft w:val="0"/>
      <w:marRight w:val="0"/>
      <w:marTop w:val="0"/>
      <w:marBottom w:val="0"/>
      <w:divBdr>
        <w:top w:val="none" w:sz="0" w:space="0" w:color="auto"/>
        <w:left w:val="none" w:sz="0" w:space="0" w:color="auto"/>
        <w:bottom w:val="none" w:sz="0" w:space="0" w:color="auto"/>
        <w:right w:val="none" w:sz="0" w:space="0" w:color="auto"/>
      </w:divBdr>
    </w:div>
    <w:div w:id="1420565711">
      <w:bodyDiv w:val="1"/>
      <w:marLeft w:val="0"/>
      <w:marRight w:val="0"/>
      <w:marTop w:val="0"/>
      <w:marBottom w:val="0"/>
      <w:divBdr>
        <w:top w:val="none" w:sz="0" w:space="0" w:color="auto"/>
        <w:left w:val="none" w:sz="0" w:space="0" w:color="auto"/>
        <w:bottom w:val="none" w:sz="0" w:space="0" w:color="auto"/>
        <w:right w:val="none" w:sz="0" w:space="0" w:color="auto"/>
      </w:divBdr>
      <w:divsChild>
        <w:div w:id="1017998878">
          <w:marLeft w:val="640"/>
          <w:marRight w:val="0"/>
          <w:marTop w:val="0"/>
          <w:marBottom w:val="0"/>
          <w:divBdr>
            <w:top w:val="none" w:sz="0" w:space="0" w:color="auto"/>
            <w:left w:val="none" w:sz="0" w:space="0" w:color="auto"/>
            <w:bottom w:val="none" w:sz="0" w:space="0" w:color="auto"/>
            <w:right w:val="none" w:sz="0" w:space="0" w:color="auto"/>
          </w:divBdr>
        </w:div>
        <w:div w:id="438961238">
          <w:marLeft w:val="640"/>
          <w:marRight w:val="0"/>
          <w:marTop w:val="0"/>
          <w:marBottom w:val="0"/>
          <w:divBdr>
            <w:top w:val="none" w:sz="0" w:space="0" w:color="auto"/>
            <w:left w:val="none" w:sz="0" w:space="0" w:color="auto"/>
            <w:bottom w:val="none" w:sz="0" w:space="0" w:color="auto"/>
            <w:right w:val="none" w:sz="0" w:space="0" w:color="auto"/>
          </w:divBdr>
        </w:div>
        <w:div w:id="1373456394">
          <w:marLeft w:val="640"/>
          <w:marRight w:val="0"/>
          <w:marTop w:val="0"/>
          <w:marBottom w:val="0"/>
          <w:divBdr>
            <w:top w:val="none" w:sz="0" w:space="0" w:color="auto"/>
            <w:left w:val="none" w:sz="0" w:space="0" w:color="auto"/>
            <w:bottom w:val="none" w:sz="0" w:space="0" w:color="auto"/>
            <w:right w:val="none" w:sz="0" w:space="0" w:color="auto"/>
          </w:divBdr>
        </w:div>
        <w:div w:id="1398435263">
          <w:marLeft w:val="640"/>
          <w:marRight w:val="0"/>
          <w:marTop w:val="0"/>
          <w:marBottom w:val="0"/>
          <w:divBdr>
            <w:top w:val="none" w:sz="0" w:space="0" w:color="auto"/>
            <w:left w:val="none" w:sz="0" w:space="0" w:color="auto"/>
            <w:bottom w:val="none" w:sz="0" w:space="0" w:color="auto"/>
            <w:right w:val="none" w:sz="0" w:space="0" w:color="auto"/>
          </w:divBdr>
        </w:div>
        <w:div w:id="1754548690">
          <w:marLeft w:val="640"/>
          <w:marRight w:val="0"/>
          <w:marTop w:val="0"/>
          <w:marBottom w:val="0"/>
          <w:divBdr>
            <w:top w:val="none" w:sz="0" w:space="0" w:color="auto"/>
            <w:left w:val="none" w:sz="0" w:space="0" w:color="auto"/>
            <w:bottom w:val="none" w:sz="0" w:space="0" w:color="auto"/>
            <w:right w:val="none" w:sz="0" w:space="0" w:color="auto"/>
          </w:divBdr>
        </w:div>
        <w:div w:id="142698067">
          <w:marLeft w:val="640"/>
          <w:marRight w:val="0"/>
          <w:marTop w:val="0"/>
          <w:marBottom w:val="0"/>
          <w:divBdr>
            <w:top w:val="none" w:sz="0" w:space="0" w:color="auto"/>
            <w:left w:val="none" w:sz="0" w:space="0" w:color="auto"/>
            <w:bottom w:val="none" w:sz="0" w:space="0" w:color="auto"/>
            <w:right w:val="none" w:sz="0" w:space="0" w:color="auto"/>
          </w:divBdr>
        </w:div>
        <w:div w:id="599459258">
          <w:marLeft w:val="640"/>
          <w:marRight w:val="0"/>
          <w:marTop w:val="0"/>
          <w:marBottom w:val="0"/>
          <w:divBdr>
            <w:top w:val="none" w:sz="0" w:space="0" w:color="auto"/>
            <w:left w:val="none" w:sz="0" w:space="0" w:color="auto"/>
            <w:bottom w:val="none" w:sz="0" w:space="0" w:color="auto"/>
            <w:right w:val="none" w:sz="0" w:space="0" w:color="auto"/>
          </w:divBdr>
        </w:div>
        <w:div w:id="1186602853">
          <w:marLeft w:val="640"/>
          <w:marRight w:val="0"/>
          <w:marTop w:val="0"/>
          <w:marBottom w:val="0"/>
          <w:divBdr>
            <w:top w:val="none" w:sz="0" w:space="0" w:color="auto"/>
            <w:left w:val="none" w:sz="0" w:space="0" w:color="auto"/>
            <w:bottom w:val="none" w:sz="0" w:space="0" w:color="auto"/>
            <w:right w:val="none" w:sz="0" w:space="0" w:color="auto"/>
          </w:divBdr>
        </w:div>
        <w:div w:id="1803188372">
          <w:marLeft w:val="640"/>
          <w:marRight w:val="0"/>
          <w:marTop w:val="0"/>
          <w:marBottom w:val="0"/>
          <w:divBdr>
            <w:top w:val="none" w:sz="0" w:space="0" w:color="auto"/>
            <w:left w:val="none" w:sz="0" w:space="0" w:color="auto"/>
            <w:bottom w:val="none" w:sz="0" w:space="0" w:color="auto"/>
            <w:right w:val="none" w:sz="0" w:space="0" w:color="auto"/>
          </w:divBdr>
        </w:div>
        <w:div w:id="35089655">
          <w:marLeft w:val="640"/>
          <w:marRight w:val="0"/>
          <w:marTop w:val="0"/>
          <w:marBottom w:val="0"/>
          <w:divBdr>
            <w:top w:val="none" w:sz="0" w:space="0" w:color="auto"/>
            <w:left w:val="none" w:sz="0" w:space="0" w:color="auto"/>
            <w:bottom w:val="none" w:sz="0" w:space="0" w:color="auto"/>
            <w:right w:val="none" w:sz="0" w:space="0" w:color="auto"/>
          </w:divBdr>
        </w:div>
        <w:div w:id="1455633011">
          <w:marLeft w:val="640"/>
          <w:marRight w:val="0"/>
          <w:marTop w:val="0"/>
          <w:marBottom w:val="0"/>
          <w:divBdr>
            <w:top w:val="none" w:sz="0" w:space="0" w:color="auto"/>
            <w:left w:val="none" w:sz="0" w:space="0" w:color="auto"/>
            <w:bottom w:val="none" w:sz="0" w:space="0" w:color="auto"/>
            <w:right w:val="none" w:sz="0" w:space="0" w:color="auto"/>
          </w:divBdr>
        </w:div>
        <w:div w:id="1783184342">
          <w:marLeft w:val="640"/>
          <w:marRight w:val="0"/>
          <w:marTop w:val="0"/>
          <w:marBottom w:val="0"/>
          <w:divBdr>
            <w:top w:val="none" w:sz="0" w:space="0" w:color="auto"/>
            <w:left w:val="none" w:sz="0" w:space="0" w:color="auto"/>
            <w:bottom w:val="none" w:sz="0" w:space="0" w:color="auto"/>
            <w:right w:val="none" w:sz="0" w:space="0" w:color="auto"/>
          </w:divBdr>
        </w:div>
        <w:div w:id="225117698">
          <w:marLeft w:val="640"/>
          <w:marRight w:val="0"/>
          <w:marTop w:val="0"/>
          <w:marBottom w:val="0"/>
          <w:divBdr>
            <w:top w:val="none" w:sz="0" w:space="0" w:color="auto"/>
            <w:left w:val="none" w:sz="0" w:space="0" w:color="auto"/>
            <w:bottom w:val="none" w:sz="0" w:space="0" w:color="auto"/>
            <w:right w:val="none" w:sz="0" w:space="0" w:color="auto"/>
          </w:divBdr>
        </w:div>
        <w:div w:id="77141070">
          <w:marLeft w:val="640"/>
          <w:marRight w:val="0"/>
          <w:marTop w:val="0"/>
          <w:marBottom w:val="0"/>
          <w:divBdr>
            <w:top w:val="none" w:sz="0" w:space="0" w:color="auto"/>
            <w:left w:val="none" w:sz="0" w:space="0" w:color="auto"/>
            <w:bottom w:val="none" w:sz="0" w:space="0" w:color="auto"/>
            <w:right w:val="none" w:sz="0" w:space="0" w:color="auto"/>
          </w:divBdr>
        </w:div>
        <w:div w:id="1987466765">
          <w:marLeft w:val="640"/>
          <w:marRight w:val="0"/>
          <w:marTop w:val="0"/>
          <w:marBottom w:val="0"/>
          <w:divBdr>
            <w:top w:val="none" w:sz="0" w:space="0" w:color="auto"/>
            <w:left w:val="none" w:sz="0" w:space="0" w:color="auto"/>
            <w:bottom w:val="none" w:sz="0" w:space="0" w:color="auto"/>
            <w:right w:val="none" w:sz="0" w:space="0" w:color="auto"/>
          </w:divBdr>
        </w:div>
        <w:div w:id="1102916040">
          <w:marLeft w:val="640"/>
          <w:marRight w:val="0"/>
          <w:marTop w:val="0"/>
          <w:marBottom w:val="0"/>
          <w:divBdr>
            <w:top w:val="none" w:sz="0" w:space="0" w:color="auto"/>
            <w:left w:val="none" w:sz="0" w:space="0" w:color="auto"/>
            <w:bottom w:val="none" w:sz="0" w:space="0" w:color="auto"/>
            <w:right w:val="none" w:sz="0" w:space="0" w:color="auto"/>
          </w:divBdr>
        </w:div>
        <w:div w:id="1733506952">
          <w:marLeft w:val="640"/>
          <w:marRight w:val="0"/>
          <w:marTop w:val="0"/>
          <w:marBottom w:val="0"/>
          <w:divBdr>
            <w:top w:val="none" w:sz="0" w:space="0" w:color="auto"/>
            <w:left w:val="none" w:sz="0" w:space="0" w:color="auto"/>
            <w:bottom w:val="none" w:sz="0" w:space="0" w:color="auto"/>
            <w:right w:val="none" w:sz="0" w:space="0" w:color="auto"/>
          </w:divBdr>
        </w:div>
        <w:div w:id="83763845">
          <w:marLeft w:val="640"/>
          <w:marRight w:val="0"/>
          <w:marTop w:val="0"/>
          <w:marBottom w:val="0"/>
          <w:divBdr>
            <w:top w:val="none" w:sz="0" w:space="0" w:color="auto"/>
            <w:left w:val="none" w:sz="0" w:space="0" w:color="auto"/>
            <w:bottom w:val="none" w:sz="0" w:space="0" w:color="auto"/>
            <w:right w:val="none" w:sz="0" w:space="0" w:color="auto"/>
          </w:divBdr>
        </w:div>
        <w:div w:id="1438863645">
          <w:marLeft w:val="640"/>
          <w:marRight w:val="0"/>
          <w:marTop w:val="0"/>
          <w:marBottom w:val="0"/>
          <w:divBdr>
            <w:top w:val="none" w:sz="0" w:space="0" w:color="auto"/>
            <w:left w:val="none" w:sz="0" w:space="0" w:color="auto"/>
            <w:bottom w:val="none" w:sz="0" w:space="0" w:color="auto"/>
            <w:right w:val="none" w:sz="0" w:space="0" w:color="auto"/>
          </w:divBdr>
        </w:div>
        <w:div w:id="1932352821">
          <w:marLeft w:val="640"/>
          <w:marRight w:val="0"/>
          <w:marTop w:val="0"/>
          <w:marBottom w:val="0"/>
          <w:divBdr>
            <w:top w:val="none" w:sz="0" w:space="0" w:color="auto"/>
            <w:left w:val="none" w:sz="0" w:space="0" w:color="auto"/>
            <w:bottom w:val="none" w:sz="0" w:space="0" w:color="auto"/>
            <w:right w:val="none" w:sz="0" w:space="0" w:color="auto"/>
          </w:divBdr>
        </w:div>
        <w:div w:id="1505389371">
          <w:marLeft w:val="640"/>
          <w:marRight w:val="0"/>
          <w:marTop w:val="0"/>
          <w:marBottom w:val="0"/>
          <w:divBdr>
            <w:top w:val="none" w:sz="0" w:space="0" w:color="auto"/>
            <w:left w:val="none" w:sz="0" w:space="0" w:color="auto"/>
            <w:bottom w:val="none" w:sz="0" w:space="0" w:color="auto"/>
            <w:right w:val="none" w:sz="0" w:space="0" w:color="auto"/>
          </w:divBdr>
        </w:div>
        <w:div w:id="1717118047">
          <w:marLeft w:val="640"/>
          <w:marRight w:val="0"/>
          <w:marTop w:val="0"/>
          <w:marBottom w:val="0"/>
          <w:divBdr>
            <w:top w:val="none" w:sz="0" w:space="0" w:color="auto"/>
            <w:left w:val="none" w:sz="0" w:space="0" w:color="auto"/>
            <w:bottom w:val="none" w:sz="0" w:space="0" w:color="auto"/>
            <w:right w:val="none" w:sz="0" w:space="0" w:color="auto"/>
          </w:divBdr>
        </w:div>
        <w:div w:id="1906255761">
          <w:marLeft w:val="640"/>
          <w:marRight w:val="0"/>
          <w:marTop w:val="0"/>
          <w:marBottom w:val="0"/>
          <w:divBdr>
            <w:top w:val="none" w:sz="0" w:space="0" w:color="auto"/>
            <w:left w:val="none" w:sz="0" w:space="0" w:color="auto"/>
            <w:bottom w:val="none" w:sz="0" w:space="0" w:color="auto"/>
            <w:right w:val="none" w:sz="0" w:space="0" w:color="auto"/>
          </w:divBdr>
        </w:div>
        <w:div w:id="1838230570">
          <w:marLeft w:val="640"/>
          <w:marRight w:val="0"/>
          <w:marTop w:val="0"/>
          <w:marBottom w:val="0"/>
          <w:divBdr>
            <w:top w:val="none" w:sz="0" w:space="0" w:color="auto"/>
            <w:left w:val="none" w:sz="0" w:space="0" w:color="auto"/>
            <w:bottom w:val="none" w:sz="0" w:space="0" w:color="auto"/>
            <w:right w:val="none" w:sz="0" w:space="0" w:color="auto"/>
          </w:divBdr>
        </w:div>
        <w:div w:id="1234705618">
          <w:marLeft w:val="640"/>
          <w:marRight w:val="0"/>
          <w:marTop w:val="0"/>
          <w:marBottom w:val="0"/>
          <w:divBdr>
            <w:top w:val="none" w:sz="0" w:space="0" w:color="auto"/>
            <w:left w:val="none" w:sz="0" w:space="0" w:color="auto"/>
            <w:bottom w:val="none" w:sz="0" w:space="0" w:color="auto"/>
            <w:right w:val="none" w:sz="0" w:space="0" w:color="auto"/>
          </w:divBdr>
        </w:div>
        <w:div w:id="789713525">
          <w:marLeft w:val="640"/>
          <w:marRight w:val="0"/>
          <w:marTop w:val="0"/>
          <w:marBottom w:val="0"/>
          <w:divBdr>
            <w:top w:val="none" w:sz="0" w:space="0" w:color="auto"/>
            <w:left w:val="none" w:sz="0" w:space="0" w:color="auto"/>
            <w:bottom w:val="none" w:sz="0" w:space="0" w:color="auto"/>
            <w:right w:val="none" w:sz="0" w:space="0" w:color="auto"/>
          </w:divBdr>
        </w:div>
        <w:div w:id="693312318">
          <w:marLeft w:val="640"/>
          <w:marRight w:val="0"/>
          <w:marTop w:val="0"/>
          <w:marBottom w:val="0"/>
          <w:divBdr>
            <w:top w:val="none" w:sz="0" w:space="0" w:color="auto"/>
            <w:left w:val="none" w:sz="0" w:space="0" w:color="auto"/>
            <w:bottom w:val="none" w:sz="0" w:space="0" w:color="auto"/>
            <w:right w:val="none" w:sz="0" w:space="0" w:color="auto"/>
          </w:divBdr>
        </w:div>
        <w:div w:id="514882579">
          <w:marLeft w:val="640"/>
          <w:marRight w:val="0"/>
          <w:marTop w:val="0"/>
          <w:marBottom w:val="0"/>
          <w:divBdr>
            <w:top w:val="none" w:sz="0" w:space="0" w:color="auto"/>
            <w:left w:val="none" w:sz="0" w:space="0" w:color="auto"/>
            <w:bottom w:val="none" w:sz="0" w:space="0" w:color="auto"/>
            <w:right w:val="none" w:sz="0" w:space="0" w:color="auto"/>
          </w:divBdr>
        </w:div>
        <w:div w:id="254021636">
          <w:marLeft w:val="640"/>
          <w:marRight w:val="0"/>
          <w:marTop w:val="0"/>
          <w:marBottom w:val="0"/>
          <w:divBdr>
            <w:top w:val="none" w:sz="0" w:space="0" w:color="auto"/>
            <w:left w:val="none" w:sz="0" w:space="0" w:color="auto"/>
            <w:bottom w:val="none" w:sz="0" w:space="0" w:color="auto"/>
            <w:right w:val="none" w:sz="0" w:space="0" w:color="auto"/>
          </w:divBdr>
        </w:div>
        <w:div w:id="1993748700">
          <w:marLeft w:val="640"/>
          <w:marRight w:val="0"/>
          <w:marTop w:val="0"/>
          <w:marBottom w:val="0"/>
          <w:divBdr>
            <w:top w:val="none" w:sz="0" w:space="0" w:color="auto"/>
            <w:left w:val="none" w:sz="0" w:space="0" w:color="auto"/>
            <w:bottom w:val="none" w:sz="0" w:space="0" w:color="auto"/>
            <w:right w:val="none" w:sz="0" w:space="0" w:color="auto"/>
          </w:divBdr>
        </w:div>
        <w:div w:id="231891319">
          <w:marLeft w:val="640"/>
          <w:marRight w:val="0"/>
          <w:marTop w:val="0"/>
          <w:marBottom w:val="0"/>
          <w:divBdr>
            <w:top w:val="none" w:sz="0" w:space="0" w:color="auto"/>
            <w:left w:val="none" w:sz="0" w:space="0" w:color="auto"/>
            <w:bottom w:val="none" w:sz="0" w:space="0" w:color="auto"/>
            <w:right w:val="none" w:sz="0" w:space="0" w:color="auto"/>
          </w:divBdr>
        </w:div>
        <w:div w:id="967784823">
          <w:marLeft w:val="640"/>
          <w:marRight w:val="0"/>
          <w:marTop w:val="0"/>
          <w:marBottom w:val="0"/>
          <w:divBdr>
            <w:top w:val="none" w:sz="0" w:space="0" w:color="auto"/>
            <w:left w:val="none" w:sz="0" w:space="0" w:color="auto"/>
            <w:bottom w:val="none" w:sz="0" w:space="0" w:color="auto"/>
            <w:right w:val="none" w:sz="0" w:space="0" w:color="auto"/>
          </w:divBdr>
        </w:div>
        <w:div w:id="577443076">
          <w:marLeft w:val="640"/>
          <w:marRight w:val="0"/>
          <w:marTop w:val="0"/>
          <w:marBottom w:val="0"/>
          <w:divBdr>
            <w:top w:val="none" w:sz="0" w:space="0" w:color="auto"/>
            <w:left w:val="none" w:sz="0" w:space="0" w:color="auto"/>
            <w:bottom w:val="none" w:sz="0" w:space="0" w:color="auto"/>
            <w:right w:val="none" w:sz="0" w:space="0" w:color="auto"/>
          </w:divBdr>
        </w:div>
      </w:divsChild>
    </w:div>
    <w:div w:id="1420911554">
      <w:bodyDiv w:val="1"/>
      <w:marLeft w:val="0"/>
      <w:marRight w:val="0"/>
      <w:marTop w:val="0"/>
      <w:marBottom w:val="0"/>
      <w:divBdr>
        <w:top w:val="none" w:sz="0" w:space="0" w:color="auto"/>
        <w:left w:val="none" w:sz="0" w:space="0" w:color="auto"/>
        <w:bottom w:val="none" w:sz="0" w:space="0" w:color="auto"/>
        <w:right w:val="none" w:sz="0" w:space="0" w:color="auto"/>
      </w:divBdr>
    </w:div>
    <w:div w:id="1422337867">
      <w:bodyDiv w:val="1"/>
      <w:marLeft w:val="0"/>
      <w:marRight w:val="0"/>
      <w:marTop w:val="0"/>
      <w:marBottom w:val="0"/>
      <w:divBdr>
        <w:top w:val="none" w:sz="0" w:space="0" w:color="auto"/>
        <w:left w:val="none" w:sz="0" w:space="0" w:color="auto"/>
        <w:bottom w:val="none" w:sz="0" w:space="0" w:color="auto"/>
        <w:right w:val="none" w:sz="0" w:space="0" w:color="auto"/>
      </w:divBdr>
    </w:div>
    <w:div w:id="1425417772">
      <w:bodyDiv w:val="1"/>
      <w:marLeft w:val="0"/>
      <w:marRight w:val="0"/>
      <w:marTop w:val="0"/>
      <w:marBottom w:val="0"/>
      <w:divBdr>
        <w:top w:val="none" w:sz="0" w:space="0" w:color="auto"/>
        <w:left w:val="none" w:sz="0" w:space="0" w:color="auto"/>
        <w:bottom w:val="none" w:sz="0" w:space="0" w:color="auto"/>
        <w:right w:val="none" w:sz="0" w:space="0" w:color="auto"/>
      </w:divBdr>
    </w:div>
    <w:div w:id="1426224274">
      <w:bodyDiv w:val="1"/>
      <w:marLeft w:val="0"/>
      <w:marRight w:val="0"/>
      <w:marTop w:val="0"/>
      <w:marBottom w:val="0"/>
      <w:divBdr>
        <w:top w:val="none" w:sz="0" w:space="0" w:color="auto"/>
        <w:left w:val="none" w:sz="0" w:space="0" w:color="auto"/>
        <w:bottom w:val="none" w:sz="0" w:space="0" w:color="auto"/>
        <w:right w:val="none" w:sz="0" w:space="0" w:color="auto"/>
      </w:divBdr>
    </w:div>
    <w:div w:id="1427574888">
      <w:bodyDiv w:val="1"/>
      <w:marLeft w:val="0"/>
      <w:marRight w:val="0"/>
      <w:marTop w:val="0"/>
      <w:marBottom w:val="0"/>
      <w:divBdr>
        <w:top w:val="none" w:sz="0" w:space="0" w:color="auto"/>
        <w:left w:val="none" w:sz="0" w:space="0" w:color="auto"/>
        <w:bottom w:val="none" w:sz="0" w:space="0" w:color="auto"/>
        <w:right w:val="none" w:sz="0" w:space="0" w:color="auto"/>
      </w:divBdr>
    </w:div>
    <w:div w:id="1429110401">
      <w:bodyDiv w:val="1"/>
      <w:marLeft w:val="0"/>
      <w:marRight w:val="0"/>
      <w:marTop w:val="0"/>
      <w:marBottom w:val="0"/>
      <w:divBdr>
        <w:top w:val="none" w:sz="0" w:space="0" w:color="auto"/>
        <w:left w:val="none" w:sz="0" w:space="0" w:color="auto"/>
        <w:bottom w:val="none" w:sz="0" w:space="0" w:color="auto"/>
        <w:right w:val="none" w:sz="0" w:space="0" w:color="auto"/>
      </w:divBdr>
    </w:div>
    <w:div w:id="1429698484">
      <w:bodyDiv w:val="1"/>
      <w:marLeft w:val="0"/>
      <w:marRight w:val="0"/>
      <w:marTop w:val="0"/>
      <w:marBottom w:val="0"/>
      <w:divBdr>
        <w:top w:val="none" w:sz="0" w:space="0" w:color="auto"/>
        <w:left w:val="none" w:sz="0" w:space="0" w:color="auto"/>
        <w:bottom w:val="none" w:sz="0" w:space="0" w:color="auto"/>
        <w:right w:val="none" w:sz="0" w:space="0" w:color="auto"/>
      </w:divBdr>
    </w:div>
    <w:div w:id="1430545344">
      <w:bodyDiv w:val="1"/>
      <w:marLeft w:val="0"/>
      <w:marRight w:val="0"/>
      <w:marTop w:val="0"/>
      <w:marBottom w:val="0"/>
      <w:divBdr>
        <w:top w:val="none" w:sz="0" w:space="0" w:color="auto"/>
        <w:left w:val="none" w:sz="0" w:space="0" w:color="auto"/>
        <w:bottom w:val="none" w:sz="0" w:space="0" w:color="auto"/>
        <w:right w:val="none" w:sz="0" w:space="0" w:color="auto"/>
      </w:divBdr>
    </w:div>
    <w:div w:id="1431900257">
      <w:bodyDiv w:val="1"/>
      <w:marLeft w:val="0"/>
      <w:marRight w:val="0"/>
      <w:marTop w:val="0"/>
      <w:marBottom w:val="0"/>
      <w:divBdr>
        <w:top w:val="none" w:sz="0" w:space="0" w:color="auto"/>
        <w:left w:val="none" w:sz="0" w:space="0" w:color="auto"/>
        <w:bottom w:val="none" w:sz="0" w:space="0" w:color="auto"/>
        <w:right w:val="none" w:sz="0" w:space="0" w:color="auto"/>
      </w:divBdr>
    </w:div>
    <w:div w:id="1432778659">
      <w:bodyDiv w:val="1"/>
      <w:marLeft w:val="0"/>
      <w:marRight w:val="0"/>
      <w:marTop w:val="0"/>
      <w:marBottom w:val="0"/>
      <w:divBdr>
        <w:top w:val="none" w:sz="0" w:space="0" w:color="auto"/>
        <w:left w:val="none" w:sz="0" w:space="0" w:color="auto"/>
        <w:bottom w:val="none" w:sz="0" w:space="0" w:color="auto"/>
        <w:right w:val="none" w:sz="0" w:space="0" w:color="auto"/>
      </w:divBdr>
    </w:div>
    <w:div w:id="1435436828">
      <w:bodyDiv w:val="1"/>
      <w:marLeft w:val="0"/>
      <w:marRight w:val="0"/>
      <w:marTop w:val="0"/>
      <w:marBottom w:val="0"/>
      <w:divBdr>
        <w:top w:val="none" w:sz="0" w:space="0" w:color="auto"/>
        <w:left w:val="none" w:sz="0" w:space="0" w:color="auto"/>
        <w:bottom w:val="none" w:sz="0" w:space="0" w:color="auto"/>
        <w:right w:val="none" w:sz="0" w:space="0" w:color="auto"/>
      </w:divBdr>
      <w:divsChild>
        <w:div w:id="1990089941">
          <w:marLeft w:val="640"/>
          <w:marRight w:val="0"/>
          <w:marTop w:val="0"/>
          <w:marBottom w:val="0"/>
          <w:divBdr>
            <w:top w:val="none" w:sz="0" w:space="0" w:color="auto"/>
            <w:left w:val="none" w:sz="0" w:space="0" w:color="auto"/>
            <w:bottom w:val="none" w:sz="0" w:space="0" w:color="auto"/>
            <w:right w:val="none" w:sz="0" w:space="0" w:color="auto"/>
          </w:divBdr>
        </w:div>
        <w:div w:id="2012877357">
          <w:marLeft w:val="640"/>
          <w:marRight w:val="0"/>
          <w:marTop w:val="0"/>
          <w:marBottom w:val="0"/>
          <w:divBdr>
            <w:top w:val="none" w:sz="0" w:space="0" w:color="auto"/>
            <w:left w:val="none" w:sz="0" w:space="0" w:color="auto"/>
            <w:bottom w:val="none" w:sz="0" w:space="0" w:color="auto"/>
            <w:right w:val="none" w:sz="0" w:space="0" w:color="auto"/>
          </w:divBdr>
        </w:div>
        <w:div w:id="1559125604">
          <w:marLeft w:val="640"/>
          <w:marRight w:val="0"/>
          <w:marTop w:val="0"/>
          <w:marBottom w:val="0"/>
          <w:divBdr>
            <w:top w:val="none" w:sz="0" w:space="0" w:color="auto"/>
            <w:left w:val="none" w:sz="0" w:space="0" w:color="auto"/>
            <w:bottom w:val="none" w:sz="0" w:space="0" w:color="auto"/>
            <w:right w:val="none" w:sz="0" w:space="0" w:color="auto"/>
          </w:divBdr>
        </w:div>
        <w:div w:id="928075415">
          <w:marLeft w:val="640"/>
          <w:marRight w:val="0"/>
          <w:marTop w:val="0"/>
          <w:marBottom w:val="0"/>
          <w:divBdr>
            <w:top w:val="none" w:sz="0" w:space="0" w:color="auto"/>
            <w:left w:val="none" w:sz="0" w:space="0" w:color="auto"/>
            <w:bottom w:val="none" w:sz="0" w:space="0" w:color="auto"/>
            <w:right w:val="none" w:sz="0" w:space="0" w:color="auto"/>
          </w:divBdr>
        </w:div>
        <w:div w:id="401875448">
          <w:marLeft w:val="640"/>
          <w:marRight w:val="0"/>
          <w:marTop w:val="0"/>
          <w:marBottom w:val="0"/>
          <w:divBdr>
            <w:top w:val="none" w:sz="0" w:space="0" w:color="auto"/>
            <w:left w:val="none" w:sz="0" w:space="0" w:color="auto"/>
            <w:bottom w:val="none" w:sz="0" w:space="0" w:color="auto"/>
            <w:right w:val="none" w:sz="0" w:space="0" w:color="auto"/>
          </w:divBdr>
        </w:div>
        <w:div w:id="1138571276">
          <w:marLeft w:val="640"/>
          <w:marRight w:val="0"/>
          <w:marTop w:val="0"/>
          <w:marBottom w:val="0"/>
          <w:divBdr>
            <w:top w:val="none" w:sz="0" w:space="0" w:color="auto"/>
            <w:left w:val="none" w:sz="0" w:space="0" w:color="auto"/>
            <w:bottom w:val="none" w:sz="0" w:space="0" w:color="auto"/>
            <w:right w:val="none" w:sz="0" w:space="0" w:color="auto"/>
          </w:divBdr>
        </w:div>
        <w:div w:id="831064196">
          <w:marLeft w:val="640"/>
          <w:marRight w:val="0"/>
          <w:marTop w:val="0"/>
          <w:marBottom w:val="0"/>
          <w:divBdr>
            <w:top w:val="none" w:sz="0" w:space="0" w:color="auto"/>
            <w:left w:val="none" w:sz="0" w:space="0" w:color="auto"/>
            <w:bottom w:val="none" w:sz="0" w:space="0" w:color="auto"/>
            <w:right w:val="none" w:sz="0" w:space="0" w:color="auto"/>
          </w:divBdr>
        </w:div>
        <w:div w:id="767429689">
          <w:marLeft w:val="640"/>
          <w:marRight w:val="0"/>
          <w:marTop w:val="0"/>
          <w:marBottom w:val="0"/>
          <w:divBdr>
            <w:top w:val="none" w:sz="0" w:space="0" w:color="auto"/>
            <w:left w:val="none" w:sz="0" w:space="0" w:color="auto"/>
            <w:bottom w:val="none" w:sz="0" w:space="0" w:color="auto"/>
            <w:right w:val="none" w:sz="0" w:space="0" w:color="auto"/>
          </w:divBdr>
        </w:div>
        <w:div w:id="1785953603">
          <w:marLeft w:val="640"/>
          <w:marRight w:val="0"/>
          <w:marTop w:val="0"/>
          <w:marBottom w:val="0"/>
          <w:divBdr>
            <w:top w:val="none" w:sz="0" w:space="0" w:color="auto"/>
            <w:left w:val="none" w:sz="0" w:space="0" w:color="auto"/>
            <w:bottom w:val="none" w:sz="0" w:space="0" w:color="auto"/>
            <w:right w:val="none" w:sz="0" w:space="0" w:color="auto"/>
          </w:divBdr>
        </w:div>
        <w:div w:id="555314116">
          <w:marLeft w:val="640"/>
          <w:marRight w:val="0"/>
          <w:marTop w:val="0"/>
          <w:marBottom w:val="0"/>
          <w:divBdr>
            <w:top w:val="none" w:sz="0" w:space="0" w:color="auto"/>
            <w:left w:val="none" w:sz="0" w:space="0" w:color="auto"/>
            <w:bottom w:val="none" w:sz="0" w:space="0" w:color="auto"/>
            <w:right w:val="none" w:sz="0" w:space="0" w:color="auto"/>
          </w:divBdr>
        </w:div>
        <w:div w:id="1589581431">
          <w:marLeft w:val="640"/>
          <w:marRight w:val="0"/>
          <w:marTop w:val="0"/>
          <w:marBottom w:val="0"/>
          <w:divBdr>
            <w:top w:val="none" w:sz="0" w:space="0" w:color="auto"/>
            <w:left w:val="none" w:sz="0" w:space="0" w:color="auto"/>
            <w:bottom w:val="none" w:sz="0" w:space="0" w:color="auto"/>
            <w:right w:val="none" w:sz="0" w:space="0" w:color="auto"/>
          </w:divBdr>
        </w:div>
        <w:div w:id="1726444835">
          <w:marLeft w:val="640"/>
          <w:marRight w:val="0"/>
          <w:marTop w:val="0"/>
          <w:marBottom w:val="0"/>
          <w:divBdr>
            <w:top w:val="none" w:sz="0" w:space="0" w:color="auto"/>
            <w:left w:val="none" w:sz="0" w:space="0" w:color="auto"/>
            <w:bottom w:val="none" w:sz="0" w:space="0" w:color="auto"/>
            <w:right w:val="none" w:sz="0" w:space="0" w:color="auto"/>
          </w:divBdr>
        </w:div>
        <w:div w:id="1565141344">
          <w:marLeft w:val="640"/>
          <w:marRight w:val="0"/>
          <w:marTop w:val="0"/>
          <w:marBottom w:val="0"/>
          <w:divBdr>
            <w:top w:val="none" w:sz="0" w:space="0" w:color="auto"/>
            <w:left w:val="none" w:sz="0" w:space="0" w:color="auto"/>
            <w:bottom w:val="none" w:sz="0" w:space="0" w:color="auto"/>
            <w:right w:val="none" w:sz="0" w:space="0" w:color="auto"/>
          </w:divBdr>
        </w:div>
        <w:div w:id="1277060883">
          <w:marLeft w:val="640"/>
          <w:marRight w:val="0"/>
          <w:marTop w:val="0"/>
          <w:marBottom w:val="0"/>
          <w:divBdr>
            <w:top w:val="none" w:sz="0" w:space="0" w:color="auto"/>
            <w:left w:val="none" w:sz="0" w:space="0" w:color="auto"/>
            <w:bottom w:val="none" w:sz="0" w:space="0" w:color="auto"/>
            <w:right w:val="none" w:sz="0" w:space="0" w:color="auto"/>
          </w:divBdr>
        </w:div>
        <w:div w:id="1666588036">
          <w:marLeft w:val="640"/>
          <w:marRight w:val="0"/>
          <w:marTop w:val="0"/>
          <w:marBottom w:val="0"/>
          <w:divBdr>
            <w:top w:val="none" w:sz="0" w:space="0" w:color="auto"/>
            <w:left w:val="none" w:sz="0" w:space="0" w:color="auto"/>
            <w:bottom w:val="none" w:sz="0" w:space="0" w:color="auto"/>
            <w:right w:val="none" w:sz="0" w:space="0" w:color="auto"/>
          </w:divBdr>
        </w:div>
        <w:div w:id="1561940361">
          <w:marLeft w:val="640"/>
          <w:marRight w:val="0"/>
          <w:marTop w:val="0"/>
          <w:marBottom w:val="0"/>
          <w:divBdr>
            <w:top w:val="none" w:sz="0" w:space="0" w:color="auto"/>
            <w:left w:val="none" w:sz="0" w:space="0" w:color="auto"/>
            <w:bottom w:val="none" w:sz="0" w:space="0" w:color="auto"/>
            <w:right w:val="none" w:sz="0" w:space="0" w:color="auto"/>
          </w:divBdr>
        </w:div>
        <w:div w:id="296495274">
          <w:marLeft w:val="640"/>
          <w:marRight w:val="0"/>
          <w:marTop w:val="0"/>
          <w:marBottom w:val="0"/>
          <w:divBdr>
            <w:top w:val="none" w:sz="0" w:space="0" w:color="auto"/>
            <w:left w:val="none" w:sz="0" w:space="0" w:color="auto"/>
            <w:bottom w:val="none" w:sz="0" w:space="0" w:color="auto"/>
            <w:right w:val="none" w:sz="0" w:space="0" w:color="auto"/>
          </w:divBdr>
        </w:div>
        <w:div w:id="605893079">
          <w:marLeft w:val="640"/>
          <w:marRight w:val="0"/>
          <w:marTop w:val="0"/>
          <w:marBottom w:val="0"/>
          <w:divBdr>
            <w:top w:val="none" w:sz="0" w:space="0" w:color="auto"/>
            <w:left w:val="none" w:sz="0" w:space="0" w:color="auto"/>
            <w:bottom w:val="none" w:sz="0" w:space="0" w:color="auto"/>
            <w:right w:val="none" w:sz="0" w:space="0" w:color="auto"/>
          </w:divBdr>
        </w:div>
        <w:div w:id="362903839">
          <w:marLeft w:val="640"/>
          <w:marRight w:val="0"/>
          <w:marTop w:val="0"/>
          <w:marBottom w:val="0"/>
          <w:divBdr>
            <w:top w:val="none" w:sz="0" w:space="0" w:color="auto"/>
            <w:left w:val="none" w:sz="0" w:space="0" w:color="auto"/>
            <w:bottom w:val="none" w:sz="0" w:space="0" w:color="auto"/>
            <w:right w:val="none" w:sz="0" w:space="0" w:color="auto"/>
          </w:divBdr>
        </w:div>
        <w:div w:id="1061320555">
          <w:marLeft w:val="640"/>
          <w:marRight w:val="0"/>
          <w:marTop w:val="0"/>
          <w:marBottom w:val="0"/>
          <w:divBdr>
            <w:top w:val="none" w:sz="0" w:space="0" w:color="auto"/>
            <w:left w:val="none" w:sz="0" w:space="0" w:color="auto"/>
            <w:bottom w:val="none" w:sz="0" w:space="0" w:color="auto"/>
            <w:right w:val="none" w:sz="0" w:space="0" w:color="auto"/>
          </w:divBdr>
        </w:div>
        <w:div w:id="1844738525">
          <w:marLeft w:val="640"/>
          <w:marRight w:val="0"/>
          <w:marTop w:val="0"/>
          <w:marBottom w:val="0"/>
          <w:divBdr>
            <w:top w:val="none" w:sz="0" w:space="0" w:color="auto"/>
            <w:left w:val="none" w:sz="0" w:space="0" w:color="auto"/>
            <w:bottom w:val="none" w:sz="0" w:space="0" w:color="auto"/>
            <w:right w:val="none" w:sz="0" w:space="0" w:color="auto"/>
          </w:divBdr>
        </w:div>
        <w:div w:id="916548711">
          <w:marLeft w:val="640"/>
          <w:marRight w:val="0"/>
          <w:marTop w:val="0"/>
          <w:marBottom w:val="0"/>
          <w:divBdr>
            <w:top w:val="none" w:sz="0" w:space="0" w:color="auto"/>
            <w:left w:val="none" w:sz="0" w:space="0" w:color="auto"/>
            <w:bottom w:val="none" w:sz="0" w:space="0" w:color="auto"/>
            <w:right w:val="none" w:sz="0" w:space="0" w:color="auto"/>
          </w:divBdr>
        </w:div>
        <w:div w:id="1488788914">
          <w:marLeft w:val="640"/>
          <w:marRight w:val="0"/>
          <w:marTop w:val="0"/>
          <w:marBottom w:val="0"/>
          <w:divBdr>
            <w:top w:val="none" w:sz="0" w:space="0" w:color="auto"/>
            <w:left w:val="none" w:sz="0" w:space="0" w:color="auto"/>
            <w:bottom w:val="none" w:sz="0" w:space="0" w:color="auto"/>
            <w:right w:val="none" w:sz="0" w:space="0" w:color="auto"/>
          </w:divBdr>
        </w:div>
        <w:div w:id="1186557019">
          <w:marLeft w:val="640"/>
          <w:marRight w:val="0"/>
          <w:marTop w:val="0"/>
          <w:marBottom w:val="0"/>
          <w:divBdr>
            <w:top w:val="none" w:sz="0" w:space="0" w:color="auto"/>
            <w:left w:val="none" w:sz="0" w:space="0" w:color="auto"/>
            <w:bottom w:val="none" w:sz="0" w:space="0" w:color="auto"/>
            <w:right w:val="none" w:sz="0" w:space="0" w:color="auto"/>
          </w:divBdr>
        </w:div>
        <w:div w:id="184250219">
          <w:marLeft w:val="640"/>
          <w:marRight w:val="0"/>
          <w:marTop w:val="0"/>
          <w:marBottom w:val="0"/>
          <w:divBdr>
            <w:top w:val="none" w:sz="0" w:space="0" w:color="auto"/>
            <w:left w:val="none" w:sz="0" w:space="0" w:color="auto"/>
            <w:bottom w:val="none" w:sz="0" w:space="0" w:color="auto"/>
            <w:right w:val="none" w:sz="0" w:space="0" w:color="auto"/>
          </w:divBdr>
        </w:div>
        <w:div w:id="144393919">
          <w:marLeft w:val="640"/>
          <w:marRight w:val="0"/>
          <w:marTop w:val="0"/>
          <w:marBottom w:val="0"/>
          <w:divBdr>
            <w:top w:val="none" w:sz="0" w:space="0" w:color="auto"/>
            <w:left w:val="none" w:sz="0" w:space="0" w:color="auto"/>
            <w:bottom w:val="none" w:sz="0" w:space="0" w:color="auto"/>
            <w:right w:val="none" w:sz="0" w:space="0" w:color="auto"/>
          </w:divBdr>
        </w:div>
        <w:div w:id="508101853">
          <w:marLeft w:val="640"/>
          <w:marRight w:val="0"/>
          <w:marTop w:val="0"/>
          <w:marBottom w:val="0"/>
          <w:divBdr>
            <w:top w:val="none" w:sz="0" w:space="0" w:color="auto"/>
            <w:left w:val="none" w:sz="0" w:space="0" w:color="auto"/>
            <w:bottom w:val="none" w:sz="0" w:space="0" w:color="auto"/>
            <w:right w:val="none" w:sz="0" w:space="0" w:color="auto"/>
          </w:divBdr>
        </w:div>
        <w:div w:id="266162846">
          <w:marLeft w:val="640"/>
          <w:marRight w:val="0"/>
          <w:marTop w:val="0"/>
          <w:marBottom w:val="0"/>
          <w:divBdr>
            <w:top w:val="none" w:sz="0" w:space="0" w:color="auto"/>
            <w:left w:val="none" w:sz="0" w:space="0" w:color="auto"/>
            <w:bottom w:val="none" w:sz="0" w:space="0" w:color="auto"/>
            <w:right w:val="none" w:sz="0" w:space="0" w:color="auto"/>
          </w:divBdr>
        </w:div>
        <w:div w:id="245307695">
          <w:marLeft w:val="640"/>
          <w:marRight w:val="0"/>
          <w:marTop w:val="0"/>
          <w:marBottom w:val="0"/>
          <w:divBdr>
            <w:top w:val="none" w:sz="0" w:space="0" w:color="auto"/>
            <w:left w:val="none" w:sz="0" w:space="0" w:color="auto"/>
            <w:bottom w:val="none" w:sz="0" w:space="0" w:color="auto"/>
            <w:right w:val="none" w:sz="0" w:space="0" w:color="auto"/>
          </w:divBdr>
        </w:div>
        <w:div w:id="539366307">
          <w:marLeft w:val="640"/>
          <w:marRight w:val="0"/>
          <w:marTop w:val="0"/>
          <w:marBottom w:val="0"/>
          <w:divBdr>
            <w:top w:val="none" w:sz="0" w:space="0" w:color="auto"/>
            <w:left w:val="none" w:sz="0" w:space="0" w:color="auto"/>
            <w:bottom w:val="none" w:sz="0" w:space="0" w:color="auto"/>
            <w:right w:val="none" w:sz="0" w:space="0" w:color="auto"/>
          </w:divBdr>
        </w:div>
        <w:div w:id="1523544811">
          <w:marLeft w:val="640"/>
          <w:marRight w:val="0"/>
          <w:marTop w:val="0"/>
          <w:marBottom w:val="0"/>
          <w:divBdr>
            <w:top w:val="none" w:sz="0" w:space="0" w:color="auto"/>
            <w:left w:val="none" w:sz="0" w:space="0" w:color="auto"/>
            <w:bottom w:val="none" w:sz="0" w:space="0" w:color="auto"/>
            <w:right w:val="none" w:sz="0" w:space="0" w:color="auto"/>
          </w:divBdr>
        </w:div>
        <w:div w:id="1532036613">
          <w:marLeft w:val="640"/>
          <w:marRight w:val="0"/>
          <w:marTop w:val="0"/>
          <w:marBottom w:val="0"/>
          <w:divBdr>
            <w:top w:val="none" w:sz="0" w:space="0" w:color="auto"/>
            <w:left w:val="none" w:sz="0" w:space="0" w:color="auto"/>
            <w:bottom w:val="none" w:sz="0" w:space="0" w:color="auto"/>
            <w:right w:val="none" w:sz="0" w:space="0" w:color="auto"/>
          </w:divBdr>
        </w:div>
        <w:div w:id="2004696099">
          <w:marLeft w:val="640"/>
          <w:marRight w:val="0"/>
          <w:marTop w:val="0"/>
          <w:marBottom w:val="0"/>
          <w:divBdr>
            <w:top w:val="none" w:sz="0" w:space="0" w:color="auto"/>
            <w:left w:val="none" w:sz="0" w:space="0" w:color="auto"/>
            <w:bottom w:val="none" w:sz="0" w:space="0" w:color="auto"/>
            <w:right w:val="none" w:sz="0" w:space="0" w:color="auto"/>
          </w:divBdr>
        </w:div>
        <w:div w:id="486211935">
          <w:marLeft w:val="640"/>
          <w:marRight w:val="0"/>
          <w:marTop w:val="0"/>
          <w:marBottom w:val="0"/>
          <w:divBdr>
            <w:top w:val="none" w:sz="0" w:space="0" w:color="auto"/>
            <w:left w:val="none" w:sz="0" w:space="0" w:color="auto"/>
            <w:bottom w:val="none" w:sz="0" w:space="0" w:color="auto"/>
            <w:right w:val="none" w:sz="0" w:space="0" w:color="auto"/>
          </w:divBdr>
        </w:div>
        <w:div w:id="763039031">
          <w:marLeft w:val="640"/>
          <w:marRight w:val="0"/>
          <w:marTop w:val="0"/>
          <w:marBottom w:val="0"/>
          <w:divBdr>
            <w:top w:val="none" w:sz="0" w:space="0" w:color="auto"/>
            <w:left w:val="none" w:sz="0" w:space="0" w:color="auto"/>
            <w:bottom w:val="none" w:sz="0" w:space="0" w:color="auto"/>
            <w:right w:val="none" w:sz="0" w:space="0" w:color="auto"/>
          </w:divBdr>
        </w:div>
        <w:div w:id="2083869787">
          <w:marLeft w:val="640"/>
          <w:marRight w:val="0"/>
          <w:marTop w:val="0"/>
          <w:marBottom w:val="0"/>
          <w:divBdr>
            <w:top w:val="none" w:sz="0" w:space="0" w:color="auto"/>
            <w:left w:val="none" w:sz="0" w:space="0" w:color="auto"/>
            <w:bottom w:val="none" w:sz="0" w:space="0" w:color="auto"/>
            <w:right w:val="none" w:sz="0" w:space="0" w:color="auto"/>
          </w:divBdr>
        </w:div>
        <w:div w:id="1501307582">
          <w:marLeft w:val="640"/>
          <w:marRight w:val="0"/>
          <w:marTop w:val="0"/>
          <w:marBottom w:val="0"/>
          <w:divBdr>
            <w:top w:val="none" w:sz="0" w:space="0" w:color="auto"/>
            <w:left w:val="none" w:sz="0" w:space="0" w:color="auto"/>
            <w:bottom w:val="none" w:sz="0" w:space="0" w:color="auto"/>
            <w:right w:val="none" w:sz="0" w:space="0" w:color="auto"/>
          </w:divBdr>
        </w:div>
        <w:div w:id="1958101748">
          <w:marLeft w:val="640"/>
          <w:marRight w:val="0"/>
          <w:marTop w:val="0"/>
          <w:marBottom w:val="0"/>
          <w:divBdr>
            <w:top w:val="none" w:sz="0" w:space="0" w:color="auto"/>
            <w:left w:val="none" w:sz="0" w:space="0" w:color="auto"/>
            <w:bottom w:val="none" w:sz="0" w:space="0" w:color="auto"/>
            <w:right w:val="none" w:sz="0" w:space="0" w:color="auto"/>
          </w:divBdr>
        </w:div>
        <w:div w:id="868564025">
          <w:marLeft w:val="640"/>
          <w:marRight w:val="0"/>
          <w:marTop w:val="0"/>
          <w:marBottom w:val="0"/>
          <w:divBdr>
            <w:top w:val="none" w:sz="0" w:space="0" w:color="auto"/>
            <w:left w:val="none" w:sz="0" w:space="0" w:color="auto"/>
            <w:bottom w:val="none" w:sz="0" w:space="0" w:color="auto"/>
            <w:right w:val="none" w:sz="0" w:space="0" w:color="auto"/>
          </w:divBdr>
        </w:div>
        <w:div w:id="1714578904">
          <w:marLeft w:val="640"/>
          <w:marRight w:val="0"/>
          <w:marTop w:val="0"/>
          <w:marBottom w:val="0"/>
          <w:divBdr>
            <w:top w:val="none" w:sz="0" w:space="0" w:color="auto"/>
            <w:left w:val="none" w:sz="0" w:space="0" w:color="auto"/>
            <w:bottom w:val="none" w:sz="0" w:space="0" w:color="auto"/>
            <w:right w:val="none" w:sz="0" w:space="0" w:color="auto"/>
          </w:divBdr>
        </w:div>
        <w:div w:id="707756008">
          <w:marLeft w:val="640"/>
          <w:marRight w:val="0"/>
          <w:marTop w:val="0"/>
          <w:marBottom w:val="0"/>
          <w:divBdr>
            <w:top w:val="none" w:sz="0" w:space="0" w:color="auto"/>
            <w:left w:val="none" w:sz="0" w:space="0" w:color="auto"/>
            <w:bottom w:val="none" w:sz="0" w:space="0" w:color="auto"/>
            <w:right w:val="none" w:sz="0" w:space="0" w:color="auto"/>
          </w:divBdr>
        </w:div>
        <w:div w:id="668827339">
          <w:marLeft w:val="640"/>
          <w:marRight w:val="0"/>
          <w:marTop w:val="0"/>
          <w:marBottom w:val="0"/>
          <w:divBdr>
            <w:top w:val="none" w:sz="0" w:space="0" w:color="auto"/>
            <w:left w:val="none" w:sz="0" w:space="0" w:color="auto"/>
            <w:bottom w:val="none" w:sz="0" w:space="0" w:color="auto"/>
            <w:right w:val="none" w:sz="0" w:space="0" w:color="auto"/>
          </w:divBdr>
        </w:div>
        <w:div w:id="1809546609">
          <w:marLeft w:val="640"/>
          <w:marRight w:val="0"/>
          <w:marTop w:val="0"/>
          <w:marBottom w:val="0"/>
          <w:divBdr>
            <w:top w:val="none" w:sz="0" w:space="0" w:color="auto"/>
            <w:left w:val="none" w:sz="0" w:space="0" w:color="auto"/>
            <w:bottom w:val="none" w:sz="0" w:space="0" w:color="auto"/>
            <w:right w:val="none" w:sz="0" w:space="0" w:color="auto"/>
          </w:divBdr>
        </w:div>
        <w:div w:id="335155287">
          <w:marLeft w:val="640"/>
          <w:marRight w:val="0"/>
          <w:marTop w:val="0"/>
          <w:marBottom w:val="0"/>
          <w:divBdr>
            <w:top w:val="none" w:sz="0" w:space="0" w:color="auto"/>
            <w:left w:val="none" w:sz="0" w:space="0" w:color="auto"/>
            <w:bottom w:val="none" w:sz="0" w:space="0" w:color="auto"/>
            <w:right w:val="none" w:sz="0" w:space="0" w:color="auto"/>
          </w:divBdr>
        </w:div>
        <w:div w:id="2009020010">
          <w:marLeft w:val="640"/>
          <w:marRight w:val="0"/>
          <w:marTop w:val="0"/>
          <w:marBottom w:val="0"/>
          <w:divBdr>
            <w:top w:val="none" w:sz="0" w:space="0" w:color="auto"/>
            <w:left w:val="none" w:sz="0" w:space="0" w:color="auto"/>
            <w:bottom w:val="none" w:sz="0" w:space="0" w:color="auto"/>
            <w:right w:val="none" w:sz="0" w:space="0" w:color="auto"/>
          </w:divBdr>
        </w:div>
        <w:div w:id="495925998">
          <w:marLeft w:val="640"/>
          <w:marRight w:val="0"/>
          <w:marTop w:val="0"/>
          <w:marBottom w:val="0"/>
          <w:divBdr>
            <w:top w:val="none" w:sz="0" w:space="0" w:color="auto"/>
            <w:left w:val="none" w:sz="0" w:space="0" w:color="auto"/>
            <w:bottom w:val="none" w:sz="0" w:space="0" w:color="auto"/>
            <w:right w:val="none" w:sz="0" w:space="0" w:color="auto"/>
          </w:divBdr>
        </w:div>
        <w:div w:id="1668821732">
          <w:marLeft w:val="640"/>
          <w:marRight w:val="0"/>
          <w:marTop w:val="0"/>
          <w:marBottom w:val="0"/>
          <w:divBdr>
            <w:top w:val="none" w:sz="0" w:space="0" w:color="auto"/>
            <w:left w:val="none" w:sz="0" w:space="0" w:color="auto"/>
            <w:bottom w:val="none" w:sz="0" w:space="0" w:color="auto"/>
            <w:right w:val="none" w:sz="0" w:space="0" w:color="auto"/>
          </w:divBdr>
        </w:div>
        <w:div w:id="1661693866">
          <w:marLeft w:val="640"/>
          <w:marRight w:val="0"/>
          <w:marTop w:val="0"/>
          <w:marBottom w:val="0"/>
          <w:divBdr>
            <w:top w:val="none" w:sz="0" w:space="0" w:color="auto"/>
            <w:left w:val="none" w:sz="0" w:space="0" w:color="auto"/>
            <w:bottom w:val="none" w:sz="0" w:space="0" w:color="auto"/>
            <w:right w:val="none" w:sz="0" w:space="0" w:color="auto"/>
          </w:divBdr>
        </w:div>
        <w:div w:id="2051223164">
          <w:marLeft w:val="640"/>
          <w:marRight w:val="0"/>
          <w:marTop w:val="0"/>
          <w:marBottom w:val="0"/>
          <w:divBdr>
            <w:top w:val="none" w:sz="0" w:space="0" w:color="auto"/>
            <w:left w:val="none" w:sz="0" w:space="0" w:color="auto"/>
            <w:bottom w:val="none" w:sz="0" w:space="0" w:color="auto"/>
            <w:right w:val="none" w:sz="0" w:space="0" w:color="auto"/>
          </w:divBdr>
        </w:div>
        <w:div w:id="1733845234">
          <w:marLeft w:val="640"/>
          <w:marRight w:val="0"/>
          <w:marTop w:val="0"/>
          <w:marBottom w:val="0"/>
          <w:divBdr>
            <w:top w:val="none" w:sz="0" w:space="0" w:color="auto"/>
            <w:left w:val="none" w:sz="0" w:space="0" w:color="auto"/>
            <w:bottom w:val="none" w:sz="0" w:space="0" w:color="auto"/>
            <w:right w:val="none" w:sz="0" w:space="0" w:color="auto"/>
          </w:divBdr>
        </w:div>
      </w:divsChild>
    </w:div>
    <w:div w:id="1437480182">
      <w:bodyDiv w:val="1"/>
      <w:marLeft w:val="0"/>
      <w:marRight w:val="0"/>
      <w:marTop w:val="0"/>
      <w:marBottom w:val="0"/>
      <w:divBdr>
        <w:top w:val="none" w:sz="0" w:space="0" w:color="auto"/>
        <w:left w:val="none" w:sz="0" w:space="0" w:color="auto"/>
        <w:bottom w:val="none" w:sz="0" w:space="0" w:color="auto"/>
        <w:right w:val="none" w:sz="0" w:space="0" w:color="auto"/>
      </w:divBdr>
    </w:div>
    <w:div w:id="1442846074">
      <w:bodyDiv w:val="1"/>
      <w:marLeft w:val="0"/>
      <w:marRight w:val="0"/>
      <w:marTop w:val="0"/>
      <w:marBottom w:val="0"/>
      <w:divBdr>
        <w:top w:val="none" w:sz="0" w:space="0" w:color="auto"/>
        <w:left w:val="none" w:sz="0" w:space="0" w:color="auto"/>
        <w:bottom w:val="none" w:sz="0" w:space="0" w:color="auto"/>
        <w:right w:val="none" w:sz="0" w:space="0" w:color="auto"/>
      </w:divBdr>
    </w:div>
    <w:div w:id="1443762673">
      <w:bodyDiv w:val="1"/>
      <w:marLeft w:val="0"/>
      <w:marRight w:val="0"/>
      <w:marTop w:val="0"/>
      <w:marBottom w:val="0"/>
      <w:divBdr>
        <w:top w:val="none" w:sz="0" w:space="0" w:color="auto"/>
        <w:left w:val="none" w:sz="0" w:space="0" w:color="auto"/>
        <w:bottom w:val="none" w:sz="0" w:space="0" w:color="auto"/>
        <w:right w:val="none" w:sz="0" w:space="0" w:color="auto"/>
      </w:divBdr>
    </w:div>
    <w:div w:id="1443842487">
      <w:bodyDiv w:val="1"/>
      <w:marLeft w:val="0"/>
      <w:marRight w:val="0"/>
      <w:marTop w:val="0"/>
      <w:marBottom w:val="0"/>
      <w:divBdr>
        <w:top w:val="none" w:sz="0" w:space="0" w:color="auto"/>
        <w:left w:val="none" w:sz="0" w:space="0" w:color="auto"/>
        <w:bottom w:val="none" w:sz="0" w:space="0" w:color="auto"/>
        <w:right w:val="none" w:sz="0" w:space="0" w:color="auto"/>
      </w:divBdr>
      <w:divsChild>
        <w:div w:id="483816937">
          <w:marLeft w:val="640"/>
          <w:marRight w:val="0"/>
          <w:marTop w:val="0"/>
          <w:marBottom w:val="0"/>
          <w:divBdr>
            <w:top w:val="none" w:sz="0" w:space="0" w:color="auto"/>
            <w:left w:val="none" w:sz="0" w:space="0" w:color="auto"/>
            <w:bottom w:val="none" w:sz="0" w:space="0" w:color="auto"/>
            <w:right w:val="none" w:sz="0" w:space="0" w:color="auto"/>
          </w:divBdr>
        </w:div>
        <w:div w:id="219249988">
          <w:marLeft w:val="640"/>
          <w:marRight w:val="0"/>
          <w:marTop w:val="0"/>
          <w:marBottom w:val="0"/>
          <w:divBdr>
            <w:top w:val="none" w:sz="0" w:space="0" w:color="auto"/>
            <w:left w:val="none" w:sz="0" w:space="0" w:color="auto"/>
            <w:bottom w:val="none" w:sz="0" w:space="0" w:color="auto"/>
            <w:right w:val="none" w:sz="0" w:space="0" w:color="auto"/>
          </w:divBdr>
        </w:div>
        <w:div w:id="1421416091">
          <w:marLeft w:val="640"/>
          <w:marRight w:val="0"/>
          <w:marTop w:val="0"/>
          <w:marBottom w:val="0"/>
          <w:divBdr>
            <w:top w:val="none" w:sz="0" w:space="0" w:color="auto"/>
            <w:left w:val="none" w:sz="0" w:space="0" w:color="auto"/>
            <w:bottom w:val="none" w:sz="0" w:space="0" w:color="auto"/>
            <w:right w:val="none" w:sz="0" w:space="0" w:color="auto"/>
          </w:divBdr>
        </w:div>
        <w:div w:id="1004477865">
          <w:marLeft w:val="640"/>
          <w:marRight w:val="0"/>
          <w:marTop w:val="0"/>
          <w:marBottom w:val="0"/>
          <w:divBdr>
            <w:top w:val="none" w:sz="0" w:space="0" w:color="auto"/>
            <w:left w:val="none" w:sz="0" w:space="0" w:color="auto"/>
            <w:bottom w:val="none" w:sz="0" w:space="0" w:color="auto"/>
            <w:right w:val="none" w:sz="0" w:space="0" w:color="auto"/>
          </w:divBdr>
        </w:div>
        <w:div w:id="1888834808">
          <w:marLeft w:val="640"/>
          <w:marRight w:val="0"/>
          <w:marTop w:val="0"/>
          <w:marBottom w:val="0"/>
          <w:divBdr>
            <w:top w:val="none" w:sz="0" w:space="0" w:color="auto"/>
            <w:left w:val="none" w:sz="0" w:space="0" w:color="auto"/>
            <w:bottom w:val="none" w:sz="0" w:space="0" w:color="auto"/>
            <w:right w:val="none" w:sz="0" w:space="0" w:color="auto"/>
          </w:divBdr>
        </w:div>
        <w:div w:id="1318263677">
          <w:marLeft w:val="640"/>
          <w:marRight w:val="0"/>
          <w:marTop w:val="0"/>
          <w:marBottom w:val="0"/>
          <w:divBdr>
            <w:top w:val="none" w:sz="0" w:space="0" w:color="auto"/>
            <w:left w:val="none" w:sz="0" w:space="0" w:color="auto"/>
            <w:bottom w:val="none" w:sz="0" w:space="0" w:color="auto"/>
            <w:right w:val="none" w:sz="0" w:space="0" w:color="auto"/>
          </w:divBdr>
        </w:div>
        <w:div w:id="566113699">
          <w:marLeft w:val="640"/>
          <w:marRight w:val="0"/>
          <w:marTop w:val="0"/>
          <w:marBottom w:val="0"/>
          <w:divBdr>
            <w:top w:val="none" w:sz="0" w:space="0" w:color="auto"/>
            <w:left w:val="none" w:sz="0" w:space="0" w:color="auto"/>
            <w:bottom w:val="none" w:sz="0" w:space="0" w:color="auto"/>
            <w:right w:val="none" w:sz="0" w:space="0" w:color="auto"/>
          </w:divBdr>
        </w:div>
        <w:div w:id="1142576940">
          <w:marLeft w:val="640"/>
          <w:marRight w:val="0"/>
          <w:marTop w:val="0"/>
          <w:marBottom w:val="0"/>
          <w:divBdr>
            <w:top w:val="none" w:sz="0" w:space="0" w:color="auto"/>
            <w:left w:val="none" w:sz="0" w:space="0" w:color="auto"/>
            <w:bottom w:val="none" w:sz="0" w:space="0" w:color="auto"/>
            <w:right w:val="none" w:sz="0" w:space="0" w:color="auto"/>
          </w:divBdr>
        </w:div>
        <w:div w:id="1514151656">
          <w:marLeft w:val="640"/>
          <w:marRight w:val="0"/>
          <w:marTop w:val="0"/>
          <w:marBottom w:val="0"/>
          <w:divBdr>
            <w:top w:val="none" w:sz="0" w:space="0" w:color="auto"/>
            <w:left w:val="none" w:sz="0" w:space="0" w:color="auto"/>
            <w:bottom w:val="none" w:sz="0" w:space="0" w:color="auto"/>
            <w:right w:val="none" w:sz="0" w:space="0" w:color="auto"/>
          </w:divBdr>
        </w:div>
        <w:div w:id="1188105563">
          <w:marLeft w:val="640"/>
          <w:marRight w:val="0"/>
          <w:marTop w:val="0"/>
          <w:marBottom w:val="0"/>
          <w:divBdr>
            <w:top w:val="none" w:sz="0" w:space="0" w:color="auto"/>
            <w:left w:val="none" w:sz="0" w:space="0" w:color="auto"/>
            <w:bottom w:val="none" w:sz="0" w:space="0" w:color="auto"/>
            <w:right w:val="none" w:sz="0" w:space="0" w:color="auto"/>
          </w:divBdr>
        </w:div>
        <w:div w:id="1655985301">
          <w:marLeft w:val="640"/>
          <w:marRight w:val="0"/>
          <w:marTop w:val="0"/>
          <w:marBottom w:val="0"/>
          <w:divBdr>
            <w:top w:val="none" w:sz="0" w:space="0" w:color="auto"/>
            <w:left w:val="none" w:sz="0" w:space="0" w:color="auto"/>
            <w:bottom w:val="none" w:sz="0" w:space="0" w:color="auto"/>
            <w:right w:val="none" w:sz="0" w:space="0" w:color="auto"/>
          </w:divBdr>
        </w:div>
        <w:div w:id="2090888132">
          <w:marLeft w:val="640"/>
          <w:marRight w:val="0"/>
          <w:marTop w:val="0"/>
          <w:marBottom w:val="0"/>
          <w:divBdr>
            <w:top w:val="none" w:sz="0" w:space="0" w:color="auto"/>
            <w:left w:val="none" w:sz="0" w:space="0" w:color="auto"/>
            <w:bottom w:val="none" w:sz="0" w:space="0" w:color="auto"/>
            <w:right w:val="none" w:sz="0" w:space="0" w:color="auto"/>
          </w:divBdr>
        </w:div>
        <w:div w:id="1690642434">
          <w:marLeft w:val="640"/>
          <w:marRight w:val="0"/>
          <w:marTop w:val="0"/>
          <w:marBottom w:val="0"/>
          <w:divBdr>
            <w:top w:val="none" w:sz="0" w:space="0" w:color="auto"/>
            <w:left w:val="none" w:sz="0" w:space="0" w:color="auto"/>
            <w:bottom w:val="none" w:sz="0" w:space="0" w:color="auto"/>
            <w:right w:val="none" w:sz="0" w:space="0" w:color="auto"/>
          </w:divBdr>
        </w:div>
        <w:div w:id="1918250359">
          <w:marLeft w:val="640"/>
          <w:marRight w:val="0"/>
          <w:marTop w:val="0"/>
          <w:marBottom w:val="0"/>
          <w:divBdr>
            <w:top w:val="none" w:sz="0" w:space="0" w:color="auto"/>
            <w:left w:val="none" w:sz="0" w:space="0" w:color="auto"/>
            <w:bottom w:val="none" w:sz="0" w:space="0" w:color="auto"/>
            <w:right w:val="none" w:sz="0" w:space="0" w:color="auto"/>
          </w:divBdr>
        </w:div>
        <w:div w:id="1293050889">
          <w:marLeft w:val="640"/>
          <w:marRight w:val="0"/>
          <w:marTop w:val="0"/>
          <w:marBottom w:val="0"/>
          <w:divBdr>
            <w:top w:val="none" w:sz="0" w:space="0" w:color="auto"/>
            <w:left w:val="none" w:sz="0" w:space="0" w:color="auto"/>
            <w:bottom w:val="none" w:sz="0" w:space="0" w:color="auto"/>
            <w:right w:val="none" w:sz="0" w:space="0" w:color="auto"/>
          </w:divBdr>
        </w:div>
        <w:div w:id="1099177073">
          <w:marLeft w:val="640"/>
          <w:marRight w:val="0"/>
          <w:marTop w:val="0"/>
          <w:marBottom w:val="0"/>
          <w:divBdr>
            <w:top w:val="none" w:sz="0" w:space="0" w:color="auto"/>
            <w:left w:val="none" w:sz="0" w:space="0" w:color="auto"/>
            <w:bottom w:val="none" w:sz="0" w:space="0" w:color="auto"/>
            <w:right w:val="none" w:sz="0" w:space="0" w:color="auto"/>
          </w:divBdr>
        </w:div>
        <w:div w:id="597055746">
          <w:marLeft w:val="640"/>
          <w:marRight w:val="0"/>
          <w:marTop w:val="0"/>
          <w:marBottom w:val="0"/>
          <w:divBdr>
            <w:top w:val="none" w:sz="0" w:space="0" w:color="auto"/>
            <w:left w:val="none" w:sz="0" w:space="0" w:color="auto"/>
            <w:bottom w:val="none" w:sz="0" w:space="0" w:color="auto"/>
            <w:right w:val="none" w:sz="0" w:space="0" w:color="auto"/>
          </w:divBdr>
        </w:div>
        <w:div w:id="1354185621">
          <w:marLeft w:val="640"/>
          <w:marRight w:val="0"/>
          <w:marTop w:val="0"/>
          <w:marBottom w:val="0"/>
          <w:divBdr>
            <w:top w:val="none" w:sz="0" w:space="0" w:color="auto"/>
            <w:left w:val="none" w:sz="0" w:space="0" w:color="auto"/>
            <w:bottom w:val="none" w:sz="0" w:space="0" w:color="auto"/>
            <w:right w:val="none" w:sz="0" w:space="0" w:color="auto"/>
          </w:divBdr>
        </w:div>
        <w:div w:id="1265262075">
          <w:marLeft w:val="640"/>
          <w:marRight w:val="0"/>
          <w:marTop w:val="0"/>
          <w:marBottom w:val="0"/>
          <w:divBdr>
            <w:top w:val="none" w:sz="0" w:space="0" w:color="auto"/>
            <w:left w:val="none" w:sz="0" w:space="0" w:color="auto"/>
            <w:bottom w:val="none" w:sz="0" w:space="0" w:color="auto"/>
            <w:right w:val="none" w:sz="0" w:space="0" w:color="auto"/>
          </w:divBdr>
        </w:div>
        <w:div w:id="368647512">
          <w:marLeft w:val="640"/>
          <w:marRight w:val="0"/>
          <w:marTop w:val="0"/>
          <w:marBottom w:val="0"/>
          <w:divBdr>
            <w:top w:val="none" w:sz="0" w:space="0" w:color="auto"/>
            <w:left w:val="none" w:sz="0" w:space="0" w:color="auto"/>
            <w:bottom w:val="none" w:sz="0" w:space="0" w:color="auto"/>
            <w:right w:val="none" w:sz="0" w:space="0" w:color="auto"/>
          </w:divBdr>
        </w:div>
        <w:div w:id="1439334275">
          <w:marLeft w:val="640"/>
          <w:marRight w:val="0"/>
          <w:marTop w:val="0"/>
          <w:marBottom w:val="0"/>
          <w:divBdr>
            <w:top w:val="none" w:sz="0" w:space="0" w:color="auto"/>
            <w:left w:val="none" w:sz="0" w:space="0" w:color="auto"/>
            <w:bottom w:val="none" w:sz="0" w:space="0" w:color="auto"/>
            <w:right w:val="none" w:sz="0" w:space="0" w:color="auto"/>
          </w:divBdr>
        </w:div>
        <w:div w:id="1729381390">
          <w:marLeft w:val="640"/>
          <w:marRight w:val="0"/>
          <w:marTop w:val="0"/>
          <w:marBottom w:val="0"/>
          <w:divBdr>
            <w:top w:val="none" w:sz="0" w:space="0" w:color="auto"/>
            <w:left w:val="none" w:sz="0" w:space="0" w:color="auto"/>
            <w:bottom w:val="none" w:sz="0" w:space="0" w:color="auto"/>
            <w:right w:val="none" w:sz="0" w:space="0" w:color="auto"/>
          </w:divBdr>
        </w:div>
        <w:div w:id="2065903856">
          <w:marLeft w:val="640"/>
          <w:marRight w:val="0"/>
          <w:marTop w:val="0"/>
          <w:marBottom w:val="0"/>
          <w:divBdr>
            <w:top w:val="none" w:sz="0" w:space="0" w:color="auto"/>
            <w:left w:val="none" w:sz="0" w:space="0" w:color="auto"/>
            <w:bottom w:val="none" w:sz="0" w:space="0" w:color="auto"/>
            <w:right w:val="none" w:sz="0" w:space="0" w:color="auto"/>
          </w:divBdr>
        </w:div>
        <w:div w:id="1985039603">
          <w:marLeft w:val="640"/>
          <w:marRight w:val="0"/>
          <w:marTop w:val="0"/>
          <w:marBottom w:val="0"/>
          <w:divBdr>
            <w:top w:val="none" w:sz="0" w:space="0" w:color="auto"/>
            <w:left w:val="none" w:sz="0" w:space="0" w:color="auto"/>
            <w:bottom w:val="none" w:sz="0" w:space="0" w:color="auto"/>
            <w:right w:val="none" w:sz="0" w:space="0" w:color="auto"/>
          </w:divBdr>
        </w:div>
        <w:div w:id="507519465">
          <w:marLeft w:val="640"/>
          <w:marRight w:val="0"/>
          <w:marTop w:val="0"/>
          <w:marBottom w:val="0"/>
          <w:divBdr>
            <w:top w:val="none" w:sz="0" w:space="0" w:color="auto"/>
            <w:left w:val="none" w:sz="0" w:space="0" w:color="auto"/>
            <w:bottom w:val="none" w:sz="0" w:space="0" w:color="auto"/>
            <w:right w:val="none" w:sz="0" w:space="0" w:color="auto"/>
          </w:divBdr>
        </w:div>
        <w:div w:id="2041316451">
          <w:marLeft w:val="640"/>
          <w:marRight w:val="0"/>
          <w:marTop w:val="0"/>
          <w:marBottom w:val="0"/>
          <w:divBdr>
            <w:top w:val="none" w:sz="0" w:space="0" w:color="auto"/>
            <w:left w:val="none" w:sz="0" w:space="0" w:color="auto"/>
            <w:bottom w:val="none" w:sz="0" w:space="0" w:color="auto"/>
            <w:right w:val="none" w:sz="0" w:space="0" w:color="auto"/>
          </w:divBdr>
        </w:div>
        <w:div w:id="1597666832">
          <w:marLeft w:val="640"/>
          <w:marRight w:val="0"/>
          <w:marTop w:val="0"/>
          <w:marBottom w:val="0"/>
          <w:divBdr>
            <w:top w:val="none" w:sz="0" w:space="0" w:color="auto"/>
            <w:left w:val="none" w:sz="0" w:space="0" w:color="auto"/>
            <w:bottom w:val="none" w:sz="0" w:space="0" w:color="auto"/>
            <w:right w:val="none" w:sz="0" w:space="0" w:color="auto"/>
          </w:divBdr>
        </w:div>
        <w:div w:id="2097242480">
          <w:marLeft w:val="640"/>
          <w:marRight w:val="0"/>
          <w:marTop w:val="0"/>
          <w:marBottom w:val="0"/>
          <w:divBdr>
            <w:top w:val="none" w:sz="0" w:space="0" w:color="auto"/>
            <w:left w:val="none" w:sz="0" w:space="0" w:color="auto"/>
            <w:bottom w:val="none" w:sz="0" w:space="0" w:color="auto"/>
            <w:right w:val="none" w:sz="0" w:space="0" w:color="auto"/>
          </w:divBdr>
        </w:div>
        <w:div w:id="618603993">
          <w:marLeft w:val="640"/>
          <w:marRight w:val="0"/>
          <w:marTop w:val="0"/>
          <w:marBottom w:val="0"/>
          <w:divBdr>
            <w:top w:val="none" w:sz="0" w:space="0" w:color="auto"/>
            <w:left w:val="none" w:sz="0" w:space="0" w:color="auto"/>
            <w:bottom w:val="none" w:sz="0" w:space="0" w:color="auto"/>
            <w:right w:val="none" w:sz="0" w:space="0" w:color="auto"/>
          </w:divBdr>
        </w:div>
        <w:div w:id="109277055">
          <w:marLeft w:val="640"/>
          <w:marRight w:val="0"/>
          <w:marTop w:val="0"/>
          <w:marBottom w:val="0"/>
          <w:divBdr>
            <w:top w:val="none" w:sz="0" w:space="0" w:color="auto"/>
            <w:left w:val="none" w:sz="0" w:space="0" w:color="auto"/>
            <w:bottom w:val="none" w:sz="0" w:space="0" w:color="auto"/>
            <w:right w:val="none" w:sz="0" w:space="0" w:color="auto"/>
          </w:divBdr>
        </w:div>
        <w:div w:id="100494731">
          <w:marLeft w:val="640"/>
          <w:marRight w:val="0"/>
          <w:marTop w:val="0"/>
          <w:marBottom w:val="0"/>
          <w:divBdr>
            <w:top w:val="none" w:sz="0" w:space="0" w:color="auto"/>
            <w:left w:val="none" w:sz="0" w:space="0" w:color="auto"/>
            <w:bottom w:val="none" w:sz="0" w:space="0" w:color="auto"/>
            <w:right w:val="none" w:sz="0" w:space="0" w:color="auto"/>
          </w:divBdr>
        </w:div>
        <w:div w:id="240675664">
          <w:marLeft w:val="640"/>
          <w:marRight w:val="0"/>
          <w:marTop w:val="0"/>
          <w:marBottom w:val="0"/>
          <w:divBdr>
            <w:top w:val="none" w:sz="0" w:space="0" w:color="auto"/>
            <w:left w:val="none" w:sz="0" w:space="0" w:color="auto"/>
            <w:bottom w:val="none" w:sz="0" w:space="0" w:color="auto"/>
            <w:right w:val="none" w:sz="0" w:space="0" w:color="auto"/>
          </w:divBdr>
        </w:div>
        <w:div w:id="2093357657">
          <w:marLeft w:val="640"/>
          <w:marRight w:val="0"/>
          <w:marTop w:val="0"/>
          <w:marBottom w:val="0"/>
          <w:divBdr>
            <w:top w:val="none" w:sz="0" w:space="0" w:color="auto"/>
            <w:left w:val="none" w:sz="0" w:space="0" w:color="auto"/>
            <w:bottom w:val="none" w:sz="0" w:space="0" w:color="auto"/>
            <w:right w:val="none" w:sz="0" w:space="0" w:color="auto"/>
          </w:divBdr>
        </w:div>
        <w:div w:id="1384408101">
          <w:marLeft w:val="640"/>
          <w:marRight w:val="0"/>
          <w:marTop w:val="0"/>
          <w:marBottom w:val="0"/>
          <w:divBdr>
            <w:top w:val="none" w:sz="0" w:space="0" w:color="auto"/>
            <w:left w:val="none" w:sz="0" w:space="0" w:color="auto"/>
            <w:bottom w:val="none" w:sz="0" w:space="0" w:color="auto"/>
            <w:right w:val="none" w:sz="0" w:space="0" w:color="auto"/>
          </w:divBdr>
        </w:div>
        <w:div w:id="216360293">
          <w:marLeft w:val="640"/>
          <w:marRight w:val="0"/>
          <w:marTop w:val="0"/>
          <w:marBottom w:val="0"/>
          <w:divBdr>
            <w:top w:val="none" w:sz="0" w:space="0" w:color="auto"/>
            <w:left w:val="none" w:sz="0" w:space="0" w:color="auto"/>
            <w:bottom w:val="none" w:sz="0" w:space="0" w:color="auto"/>
            <w:right w:val="none" w:sz="0" w:space="0" w:color="auto"/>
          </w:divBdr>
        </w:div>
        <w:div w:id="2107116830">
          <w:marLeft w:val="640"/>
          <w:marRight w:val="0"/>
          <w:marTop w:val="0"/>
          <w:marBottom w:val="0"/>
          <w:divBdr>
            <w:top w:val="none" w:sz="0" w:space="0" w:color="auto"/>
            <w:left w:val="none" w:sz="0" w:space="0" w:color="auto"/>
            <w:bottom w:val="none" w:sz="0" w:space="0" w:color="auto"/>
            <w:right w:val="none" w:sz="0" w:space="0" w:color="auto"/>
          </w:divBdr>
        </w:div>
        <w:div w:id="1015886879">
          <w:marLeft w:val="640"/>
          <w:marRight w:val="0"/>
          <w:marTop w:val="0"/>
          <w:marBottom w:val="0"/>
          <w:divBdr>
            <w:top w:val="none" w:sz="0" w:space="0" w:color="auto"/>
            <w:left w:val="none" w:sz="0" w:space="0" w:color="auto"/>
            <w:bottom w:val="none" w:sz="0" w:space="0" w:color="auto"/>
            <w:right w:val="none" w:sz="0" w:space="0" w:color="auto"/>
          </w:divBdr>
        </w:div>
        <w:div w:id="607465826">
          <w:marLeft w:val="640"/>
          <w:marRight w:val="0"/>
          <w:marTop w:val="0"/>
          <w:marBottom w:val="0"/>
          <w:divBdr>
            <w:top w:val="none" w:sz="0" w:space="0" w:color="auto"/>
            <w:left w:val="none" w:sz="0" w:space="0" w:color="auto"/>
            <w:bottom w:val="none" w:sz="0" w:space="0" w:color="auto"/>
            <w:right w:val="none" w:sz="0" w:space="0" w:color="auto"/>
          </w:divBdr>
        </w:div>
        <w:div w:id="201409089">
          <w:marLeft w:val="640"/>
          <w:marRight w:val="0"/>
          <w:marTop w:val="0"/>
          <w:marBottom w:val="0"/>
          <w:divBdr>
            <w:top w:val="none" w:sz="0" w:space="0" w:color="auto"/>
            <w:left w:val="none" w:sz="0" w:space="0" w:color="auto"/>
            <w:bottom w:val="none" w:sz="0" w:space="0" w:color="auto"/>
            <w:right w:val="none" w:sz="0" w:space="0" w:color="auto"/>
          </w:divBdr>
        </w:div>
        <w:div w:id="1305358350">
          <w:marLeft w:val="640"/>
          <w:marRight w:val="0"/>
          <w:marTop w:val="0"/>
          <w:marBottom w:val="0"/>
          <w:divBdr>
            <w:top w:val="none" w:sz="0" w:space="0" w:color="auto"/>
            <w:left w:val="none" w:sz="0" w:space="0" w:color="auto"/>
            <w:bottom w:val="none" w:sz="0" w:space="0" w:color="auto"/>
            <w:right w:val="none" w:sz="0" w:space="0" w:color="auto"/>
          </w:divBdr>
        </w:div>
        <w:div w:id="444739828">
          <w:marLeft w:val="640"/>
          <w:marRight w:val="0"/>
          <w:marTop w:val="0"/>
          <w:marBottom w:val="0"/>
          <w:divBdr>
            <w:top w:val="none" w:sz="0" w:space="0" w:color="auto"/>
            <w:left w:val="none" w:sz="0" w:space="0" w:color="auto"/>
            <w:bottom w:val="none" w:sz="0" w:space="0" w:color="auto"/>
            <w:right w:val="none" w:sz="0" w:space="0" w:color="auto"/>
          </w:divBdr>
        </w:div>
        <w:div w:id="375348422">
          <w:marLeft w:val="640"/>
          <w:marRight w:val="0"/>
          <w:marTop w:val="0"/>
          <w:marBottom w:val="0"/>
          <w:divBdr>
            <w:top w:val="none" w:sz="0" w:space="0" w:color="auto"/>
            <w:left w:val="none" w:sz="0" w:space="0" w:color="auto"/>
            <w:bottom w:val="none" w:sz="0" w:space="0" w:color="auto"/>
            <w:right w:val="none" w:sz="0" w:space="0" w:color="auto"/>
          </w:divBdr>
        </w:div>
        <w:div w:id="1076704387">
          <w:marLeft w:val="640"/>
          <w:marRight w:val="0"/>
          <w:marTop w:val="0"/>
          <w:marBottom w:val="0"/>
          <w:divBdr>
            <w:top w:val="none" w:sz="0" w:space="0" w:color="auto"/>
            <w:left w:val="none" w:sz="0" w:space="0" w:color="auto"/>
            <w:bottom w:val="none" w:sz="0" w:space="0" w:color="auto"/>
            <w:right w:val="none" w:sz="0" w:space="0" w:color="auto"/>
          </w:divBdr>
        </w:div>
        <w:div w:id="535242651">
          <w:marLeft w:val="640"/>
          <w:marRight w:val="0"/>
          <w:marTop w:val="0"/>
          <w:marBottom w:val="0"/>
          <w:divBdr>
            <w:top w:val="none" w:sz="0" w:space="0" w:color="auto"/>
            <w:left w:val="none" w:sz="0" w:space="0" w:color="auto"/>
            <w:bottom w:val="none" w:sz="0" w:space="0" w:color="auto"/>
            <w:right w:val="none" w:sz="0" w:space="0" w:color="auto"/>
          </w:divBdr>
        </w:div>
        <w:div w:id="1904218750">
          <w:marLeft w:val="640"/>
          <w:marRight w:val="0"/>
          <w:marTop w:val="0"/>
          <w:marBottom w:val="0"/>
          <w:divBdr>
            <w:top w:val="none" w:sz="0" w:space="0" w:color="auto"/>
            <w:left w:val="none" w:sz="0" w:space="0" w:color="auto"/>
            <w:bottom w:val="none" w:sz="0" w:space="0" w:color="auto"/>
            <w:right w:val="none" w:sz="0" w:space="0" w:color="auto"/>
          </w:divBdr>
        </w:div>
        <w:div w:id="180314809">
          <w:marLeft w:val="640"/>
          <w:marRight w:val="0"/>
          <w:marTop w:val="0"/>
          <w:marBottom w:val="0"/>
          <w:divBdr>
            <w:top w:val="none" w:sz="0" w:space="0" w:color="auto"/>
            <w:left w:val="none" w:sz="0" w:space="0" w:color="auto"/>
            <w:bottom w:val="none" w:sz="0" w:space="0" w:color="auto"/>
            <w:right w:val="none" w:sz="0" w:space="0" w:color="auto"/>
          </w:divBdr>
        </w:div>
        <w:div w:id="2126997458">
          <w:marLeft w:val="640"/>
          <w:marRight w:val="0"/>
          <w:marTop w:val="0"/>
          <w:marBottom w:val="0"/>
          <w:divBdr>
            <w:top w:val="none" w:sz="0" w:space="0" w:color="auto"/>
            <w:left w:val="none" w:sz="0" w:space="0" w:color="auto"/>
            <w:bottom w:val="none" w:sz="0" w:space="0" w:color="auto"/>
            <w:right w:val="none" w:sz="0" w:space="0" w:color="auto"/>
          </w:divBdr>
        </w:div>
        <w:div w:id="466166195">
          <w:marLeft w:val="640"/>
          <w:marRight w:val="0"/>
          <w:marTop w:val="0"/>
          <w:marBottom w:val="0"/>
          <w:divBdr>
            <w:top w:val="none" w:sz="0" w:space="0" w:color="auto"/>
            <w:left w:val="none" w:sz="0" w:space="0" w:color="auto"/>
            <w:bottom w:val="none" w:sz="0" w:space="0" w:color="auto"/>
            <w:right w:val="none" w:sz="0" w:space="0" w:color="auto"/>
          </w:divBdr>
        </w:div>
      </w:divsChild>
    </w:div>
    <w:div w:id="1445030816">
      <w:bodyDiv w:val="1"/>
      <w:marLeft w:val="0"/>
      <w:marRight w:val="0"/>
      <w:marTop w:val="0"/>
      <w:marBottom w:val="0"/>
      <w:divBdr>
        <w:top w:val="none" w:sz="0" w:space="0" w:color="auto"/>
        <w:left w:val="none" w:sz="0" w:space="0" w:color="auto"/>
        <w:bottom w:val="none" w:sz="0" w:space="0" w:color="auto"/>
        <w:right w:val="none" w:sz="0" w:space="0" w:color="auto"/>
      </w:divBdr>
    </w:div>
    <w:div w:id="1445228141">
      <w:bodyDiv w:val="1"/>
      <w:marLeft w:val="0"/>
      <w:marRight w:val="0"/>
      <w:marTop w:val="0"/>
      <w:marBottom w:val="0"/>
      <w:divBdr>
        <w:top w:val="none" w:sz="0" w:space="0" w:color="auto"/>
        <w:left w:val="none" w:sz="0" w:space="0" w:color="auto"/>
        <w:bottom w:val="none" w:sz="0" w:space="0" w:color="auto"/>
        <w:right w:val="none" w:sz="0" w:space="0" w:color="auto"/>
      </w:divBdr>
    </w:div>
    <w:div w:id="1447852118">
      <w:bodyDiv w:val="1"/>
      <w:marLeft w:val="0"/>
      <w:marRight w:val="0"/>
      <w:marTop w:val="0"/>
      <w:marBottom w:val="0"/>
      <w:divBdr>
        <w:top w:val="none" w:sz="0" w:space="0" w:color="auto"/>
        <w:left w:val="none" w:sz="0" w:space="0" w:color="auto"/>
        <w:bottom w:val="none" w:sz="0" w:space="0" w:color="auto"/>
        <w:right w:val="none" w:sz="0" w:space="0" w:color="auto"/>
      </w:divBdr>
    </w:div>
    <w:div w:id="1448543532">
      <w:bodyDiv w:val="1"/>
      <w:marLeft w:val="0"/>
      <w:marRight w:val="0"/>
      <w:marTop w:val="0"/>
      <w:marBottom w:val="0"/>
      <w:divBdr>
        <w:top w:val="none" w:sz="0" w:space="0" w:color="auto"/>
        <w:left w:val="none" w:sz="0" w:space="0" w:color="auto"/>
        <w:bottom w:val="none" w:sz="0" w:space="0" w:color="auto"/>
        <w:right w:val="none" w:sz="0" w:space="0" w:color="auto"/>
      </w:divBdr>
    </w:div>
    <w:div w:id="1452045878">
      <w:bodyDiv w:val="1"/>
      <w:marLeft w:val="0"/>
      <w:marRight w:val="0"/>
      <w:marTop w:val="0"/>
      <w:marBottom w:val="0"/>
      <w:divBdr>
        <w:top w:val="none" w:sz="0" w:space="0" w:color="auto"/>
        <w:left w:val="none" w:sz="0" w:space="0" w:color="auto"/>
        <w:bottom w:val="none" w:sz="0" w:space="0" w:color="auto"/>
        <w:right w:val="none" w:sz="0" w:space="0" w:color="auto"/>
      </w:divBdr>
      <w:divsChild>
        <w:div w:id="1931936383">
          <w:marLeft w:val="640"/>
          <w:marRight w:val="0"/>
          <w:marTop w:val="0"/>
          <w:marBottom w:val="0"/>
          <w:divBdr>
            <w:top w:val="none" w:sz="0" w:space="0" w:color="auto"/>
            <w:left w:val="none" w:sz="0" w:space="0" w:color="auto"/>
            <w:bottom w:val="none" w:sz="0" w:space="0" w:color="auto"/>
            <w:right w:val="none" w:sz="0" w:space="0" w:color="auto"/>
          </w:divBdr>
        </w:div>
        <w:div w:id="1212114761">
          <w:marLeft w:val="640"/>
          <w:marRight w:val="0"/>
          <w:marTop w:val="0"/>
          <w:marBottom w:val="0"/>
          <w:divBdr>
            <w:top w:val="none" w:sz="0" w:space="0" w:color="auto"/>
            <w:left w:val="none" w:sz="0" w:space="0" w:color="auto"/>
            <w:bottom w:val="none" w:sz="0" w:space="0" w:color="auto"/>
            <w:right w:val="none" w:sz="0" w:space="0" w:color="auto"/>
          </w:divBdr>
        </w:div>
        <w:div w:id="75786719">
          <w:marLeft w:val="640"/>
          <w:marRight w:val="0"/>
          <w:marTop w:val="0"/>
          <w:marBottom w:val="0"/>
          <w:divBdr>
            <w:top w:val="none" w:sz="0" w:space="0" w:color="auto"/>
            <w:left w:val="none" w:sz="0" w:space="0" w:color="auto"/>
            <w:bottom w:val="none" w:sz="0" w:space="0" w:color="auto"/>
            <w:right w:val="none" w:sz="0" w:space="0" w:color="auto"/>
          </w:divBdr>
        </w:div>
        <w:div w:id="938488495">
          <w:marLeft w:val="640"/>
          <w:marRight w:val="0"/>
          <w:marTop w:val="0"/>
          <w:marBottom w:val="0"/>
          <w:divBdr>
            <w:top w:val="none" w:sz="0" w:space="0" w:color="auto"/>
            <w:left w:val="none" w:sz="0" w:space="0" w:color="auto"/>
            <w:bottom w:val="none" w:sz="0" w:space="0" w:color="auto"/>
            <w:right w:val="none" w:sz="0" w:space="0" w:color="auto"/>
          </w:divBdr>
        </w:div>
        <w:div w:id="88040347">
          <w:marLeft w:val="640"/>
          <w:marRight w:val="0"/>
          <w:marTop w:val="0"/>
          <w:marBottom w:val="0"/>
          <w:divBdr>
            <w:top w:val="none" w:sz="0" w:space="0" w:color="auto"/>
            <w:left w:val="none" w:sz="0" w:space="0" w:color="auto"/>
            <w:bottom w:val="none" w:sz="0" w:space="0" w:color="auto"/>
            <w:right w:val="none" w:sz="0" w:space="0" w:color="auto"/>
          </w:divBdr>
        </w:div>
        <w:div w:id="1683777732">
          <w:marLeft w:val="640"/>
          <w:marRight w:val="0"/>
          <w:marTop w:val="0"/>
          <w:marBottom w:val="0"/>
          <w:divBdr>
            <w:top w:val="none" w:sz="0" w:space="0" w:color="auto"/>
            <w:left w:val="none" w:sz="0" w:space="0" w:color="auto"/>
            <w:bottom w:val="none" w:sz="0" w:space="0" w:color="auto"/>
            <w:right w:val="none" w:sz="0" w:space="0" w:color="auto"/>
          </w:divBdr>
        </w:div>
        <w:div w:id="1465387480">
          <w:marLeft w:val="640"/>
          <w:marRight w:val="0"/>
          <w:marTop w:val="0"/>
          <w:marBottom w:val="0"/>
          <w:divBdr>
            <w:top w:val="none" w:sz="0" w:space="0" w:color="auto"/>
            <w:left w:val="none" w:sz="0" w:space="0" w:color="auto"/>
            <w:bottom w:val="none" w:sz="0" w:space="0" w:color="auto"/>
            <w:right w:val="none" w:sz="0" w:space="0" w:color="auto"/>
          </w:divBdr>
        </w:div>
        <w:div w:id="873494345">
          <w:marLeft w:val="640"/>
          <w:marRight w:val="0"/>
          <w:marTop w:val="0"/>
          <w:marBottom w:val="0"/>
          <w:divBdr>
            <w:top w:val="none" w:sz="0" w:space="0" w:color="auto"/>
            <w:left w:val="none" w:sz="0" w:space="0" w:color="auto"/>
            <w:bottom w:val="none" w:sz="0" w:space="0" w:color="auto"/>
            <w:right w:val="none" w:sz="0" w:space="0" w:color="auto"/>
          </w:divBdr>
        </w:div>
        <w:div w:id="1440373820">
          <w:marLeft w:val="640"/>
          <w:marRight w:val="0"/>
          <w:marTop w:val="0"/>
          <w:marBottom w:val="0"/>
          <w:divBdr>
            <w:top w:val="none" w:sz="0" w:space="0" w:color="auto"/>
            <w:left w:val="none" w:sz="0" w:space="0" w:color="auto"/>
            <w:bottom w:val="none" w:sz="0" w:space="0" w:color="auto"/>
            <w:right w:val="none" w:sz="0" w:space="0" w:color="auto"/>
          </w:divBdr>
        </w:div>
        <w:div w:id="87892530">
          <w:marLeft w:val="640"/>
          <w:marRight w:val="0"/>
          <w:marTop w:val="0"/>
          <w:marBottom w:val="0"/>
          <w:divBdr>
            <w:top w:val="none" w:sz="0" w:space="0" w:color="auto"/>
            <w:left w:val="none" w:sz="0" w:space="0" w:color="auto"/>
            <w:bottom w:val="none" w:sz="0" w:space="0" w:color="auto"/>
            <w:right w:val="none" w:sz="0" w:space="0" w:color="auto"/>
          </w:divBdr>
        </w:div>
        <w:div w:id="1823037319">
          <w:marLeft w:val="640"/>
          <w:marRight w:val="0"/>
          <w:marTop w:val="0"/>
          <w:marBottom w:val="0"/>
          <w:divBdr>
            <w:top w:val="none" w:sz="0" w:space="0" w:color="auto"/>
            <w:left w:val="none" w:sz="0" w:space="0" w:color="auto"/>
            <w:bottom w:val="none" w:sz="0" w:space="0" w:color="auto"/>
            <w:right w:val="none" w:sz="0" w:space="0" w:color="auto"/>
          </w:divBdr>
        </w:div>
        <w:div w:id="2013021044">
          <w:marLeft w:val="640"/>
          <w:marRight w:val="0"/>
          <w:marTop w:val="0"/>
          <w:marBottom w:val="0"/>
          <w:divBdr>
            <w:top w:val="none" w:sz="0" w:space="0" w:color="auto"/>
            <w:left w:val="none" w:sz="0" w:space="0" w:color="auto"/>
            <w:bottom w:val="none" w:sz="0" w:space="0" w:color="auto"/>
            <w:right w:val="none" w:sz="0" w:space="0" w:color="auto"/>
          </w:divBdr>
        </w:div>
        <w:div w:id="1460104109">
          <w:marLeft w:val="640"/>
          <w:marRight w:val="0"/>
          <w:marTop w:val="0"/>
          <w:marBottom w:val="0"/>
          <w:divBdr>
            <w:top w:val="none" w:sz="0" w:space="0" w:color="auto"/>
            <w:left w:val="none" w:sz="0" w:space="0" w:color="auto"/>
            <w:bottom w:val="none" w:sz="0" w:space="0" w:color="auto"/>
            <w:right w:val="none" w:sz="0" w:space="0" w:color="auto"/>
          </w:divBdr>
        </w:div>
        <w:div w:id="1849827266">
          <w:marLeft w:val="640"/>
          <w:marRight w:val="0"/>
          <w:marTop w:val="0"/>
          <w:marBottom w:val="0"/>
          <w:divBdr>
            <w:top w:val="none" w:sz="0" w:space="0" w:color="auto"/>
            <w:left w:val="none" w:sz="0" w:space="0" w:color="auto"/>
            <w:bottom w:val="none" w:sz="0" w:space="0" w:color="auto"/>
            <w:right w:val="none" w:sz="0" w:space="0" w:color="auto"/>
          </w:divBdr>
        </w:div>
        <w:div w:id="1994332759">
          <w:marLeft w:val="640"/>
          <w:marRight w:val="0"/>
          <w:marTop w:val="0"/>
          <w:marBottom w:val="0"/>
          <w:divBdr>
            <w:top w:val="none" w:sz="0" w:space="0" w:color="auto"/>
            <w:left w:val="none" w:sz="0" w:space="0" w:color="auto"/>
            <w:bottom w:val="none" w:sz="0" w:space="0" w:color="auto"/>
            <w:right w:val="none" w:sz="0" w:space="0" w:color="auto"/>
          </w:divBdr>
        </w:div>
        <w:div w:id="2144274614">
          <w:marLeft w:val="640"/>
          <w:marRight w:val="0"/>
          <w:marTop w:val="0"/>
          <w:marBottom w:val="0"/>
          <w:divBdr>
            <w:top w:val="none" w:sz="0" w:space="0" w:color="auto"/>
            <w:left w:val="none" w:sz="0" w:space="0" w:color="auto"/>
            <w:bottom w:val="none" w:sz="0" w:space="0" w:color="auto"/>
            <w:right w:val="none" w:sz="0" w:space="0" w:color="auto"/>
          </w:divBdr>
        </w:div>
        <w:div w:id="1120952884">
          <w:marLeft w:val="640"/>
          <w:marRight w:val="0"/>
          <w:marTop w:val="0"/>
          <w:marBottom w:val="0"/>
          <w:divBdr>
            <w:top w:val="none" w:sz="0" w:space="0" w:color="auto"/>
            <w:left w:val="none" w:sz="0" w:space="0" w:color="auto"/>
            <w:bottom w:val="none" w:sz="0" w:space="0" w:color="auto"/>
            <w:right w:val="none" w:sz="0" w:space="0" w:color="auto"/>
          </w:divBdr>
        </w:div>
        <w:div w:id="2015181767">
          <w:marLeft w:val="640"/>
          <w:marRight w:val="0"/>
          <w:marTop w:val="0"/>
          <w:marBottom w:val="0"/>
          <w:divBdr>
            <w:top w:val="none" w:sz="0" w:space="0" w:color="auto"/>
            <w:left w:val="none" w:sz="0" w:space="0" w:color="auto"/>
            <w:bottom w:val="none" w:sz="0" w:space="0" w:color="auto"/>
            <w:right w:val="none" w:sz="0" w:space="0" w:color="auto"/>
          </w:divBdr>
        </w:div>
        <w:div w:id="1284927137">
          <w:marLeft w:val="640"/>
          <w:marRight w:val="0"/>
          <w:marTop w:val="0"/>
          <w:marBottom w:val="0"/>
          <w:divBdr>
            <w:top w:val="none" w:sz="0" w:space="0" w:color="auto"/>
            <w:left w:val="none" w:sz="0" w:space="0" w:color="auto"/>
            <w:bottom w:val="none" w:sz="0" w:space="0" w:color="auto"/>
            <w:right w:val="none" w:sz="0" w:space="0" w:color="auto"/>
          </w:divBdr>
        </w:div>
        <w:div w:id="1171916194">
          <w:marLeft w:val="640"/>
          <w:marRight w:val="0"/>
          <w:marTop w:val="0"/>
          <w:marBottom w:val="0"/>
          <w:divBdr>
            <w:top w:val="none" w:sz="0" w:space="0" w:color="auto"/>
            <w:left w:val="none" w:sz="0" w:space="0" w:color="auto"/>
            <w:bottom w:val="none" w:sz="0" w:space="0" w:color="auto"/>
            <w:right w:val="none" w:sz="0" w:space="0" w:color="auto"/>
          </w:divBdr>
        </w:div>
        <w:div w:id="275210991">
          <w:marLeft w:val="640"/>
          <w:marRight w:val="0"/>
          <w:marTop w:val="0"/>
          <w:marBottom w:val="0"/>
          <w:divBdr>
            <w:top w:val="none" w:sz="0" w:space="0" w:color="auto"/>
            <w:left w:val="none" w:sz="0" w:space="0" w:color="auto"/>
            <w:bottom w:val="none" w:sz="0" w:space="0" w:color="auto"/>
            <w:right w:val="none" w:sz="0" w:space="0" w:color="auto"/>
          </w:divBdr>
        </w:div>
        <w:div w:id="161430519">
          <w:marLeft w:val="640"/>
          <w:marRight w:val="0"/>
          <w:marTop w:val="0"/>
          <w:marBottom w:val="0"/>
          <w:divBdr>
            <w:top w:val="none" w:sz="0" w:space="0" w:color="auto"/>
            <w:left w:val="none" w:sz="0" w:space="0" w:color="auto"/>
            <w:bottom w:val="none" w:sz="0" w:space="0" w:color="auto"/>
            <w:right w:val="none" w:sz="0" w:space="0" w:color="auto"/>
          </w:divBdr>
        </w:div>
        <w:div w:id="552388">
          <w:marLeft w:val="640"/>
          <w:marRight w:val="0"/>
          <w:marTop w:val="0"/>
          <w:marBottom w:val="0"/>
          <w:divBdr>
            <w:top w:val="none" w:sz="0" w:space="0" w:color="auto"/>
            <w:left w:val="none" w:sz="0" w:space="0" w:color="auto"/>
            <w:bottom w:val="none" w:sz="0" w:space="0" w:color="auto"/>
            <w:right w:val="none" w:sz="0" w:space="0" w:color="auto"/>
          </w:divBdr>
        </w:div>
        <w:div w:id="361856898">
          <w:marLeft w:val="640"/>
          <w:marRight w:val="0"/>
          <w:marTop w:val="0"/>
          <w:marBottom w:val="0"/>
          <w:divBdr>
            <w:top w:val="none" w:sz="0" w:space="0" w:color="auto"/>
            <w:left w:val="none" w:sz="0" w:space="0" w:color="auto"/>
            <w:bottom w:val="none" w:sz="0" w:space="0" w:color="auto"/>
            <w:right w:val="none" w:sz="0" w:space="0" w:color="auto"/>
          </w:divBdr>
        </w:div>
        <w:div w:id="1351831620">
          <w:marLeft w:val="640"/>
          <w:marRight w:val="0"/>
          <w:marTop w:val="0"/>
          <w:marBottom w:val="0"/>
          <w:divBdr>
            <w:top w:val="none" w:sz="0" w:space="0" w:color="auto"/>
            <w:left w:val="none" w:sz="0" w:space="0" w:color="auto"/>
            <w:bottom w:val="none" w:sz="0" w:space="0" w:color="auto"/>
            <w:right w:val="none" w:sz="0" w:space="0" w:color="auto"/>
          </w:divBdr>
        </w:div>
        <w:div w:id="1739131541">
          <w:marLeft w:val="640"/>
          <w:marRight w:val="0"/>
          <w:marTop w:val="0"/>
          <w:marBottom w:val="0"/>
          <w:divBdr>
            <w:top w:val="none" w:sz="0" w:space="0" w:color="auto"/>
            <w:left w:val="none" w:sz="0" w:space="0" w:color="auto"/>
            <w:bottom w:val="none" w:sz="0" w:space="0" w:color="auto"/>
            <w:right w:val="none" w:sz="0" w:space="0" w:color="auto"/>
          </w:divBdr>
        </w:div>
        <w:div w:id="1916625205">
          <w:marLeft w:val="640"/>
          <w:marRight w:val="0"/>
          <w:marTop w:val="0"/>
          <w:marBottom w:val="0"/>
          <w:divBdr>
            <w:top w:val="none" w:sz="0" w:space="0" w:color="auto"/>
            <w:left w:val="none" w:sz="0" w:space="0" w:color="auto"/>
            <w:bottom w:val="none" w:sz="0" w:space="0" w:color="auto"/>
            <w:right w:val="none" w:sz="0" w:space="0" w:color="auto"/>
          </w:divBdr>
        </w:div>
        <w:div w:id="1279677587">
          <w:marLeft w:val="640"/>
          <w:marRight w:val="0"/>
          <w:marTop w:val="0"/>
          <w:marBottom w:val="0"/>
          <w:divBdr>
            <w:top w:val="none" w:sz="0" w:space="0" w:color="auto"/>
            <w:left w:val="none" w:sz="0" w:space="0" w:color="auto"/>
            <w:bottom w:val="none" w:sz="0" w:space="0" w:color="auto"/>
            <w:right w:val="none" w:sz="0" w:space="0" w:color="auto"/>
          </w:divBdr>
        </w:div>
        <w:div w:id="910578482">
          <w:marLeft w:val="640"/>
          <w:marRight w:val="0"/>
          <w:marTop w:val="0"/>
          <w:marBottom w:val="0"/>
          <w:divBdr>
            <w:top w:val="none" w:sz="0" w:space="0" w:color="auto"/>
            <w:left w:val="none" w:sz="0" w:space="0" w:color="auto"/>
            <w:bottom w:val="none" w:sz="0" w:space="0" w:color="auto"/>
            <w:right w:val="none" w:sz="0" w:space="0" w:color="auto"/>
          </w:divBdr>
        </w:div>
        <w:div w:id="942147333">
          <w:marLeft w:val="640"/>
          <w:marRight w:val="0"/>
          <w:marTop w:val="0"/>
          <w:marBottom w:val="0"/>
          <w:divBdr>
            <w:top w:val="none" w:sz="0" w:space="0" w:color="auto"/>
            <w:left w:val="none" w:sz="0" w:space="0" w:color="auto"/>
            <w:bottom w:val="none" w:sz="0" w:space="0" w:color="auto"/>
            <w:right w:val="none" w:sz="0" w:space="0" w:color="auto"/>
          </w:divBdr>
        </w:div>
        <w:div w:id="1629630764">
          <w:marLeft w:val="640"/>
          <w:marRight w:val="0"/>
          <w:marTop w:val="0"/>
          <w:marBottom w:val="0"/>
          <w:divBdr>
            <w:top w:val="none" w:sz="0" w:space="0" w:color="auto"/>
            <w:left w:val="none" w:sz="0" w:space="0" w:color="auto"/>
            <w:bottom w:val="none" w:sz="0" w:space="0" w:color="auto"/>
            <w:right w:val="none" w:sz="0" w:space="0" w:color="auto"/>
          </w:divBdr>
        </w:div>
        <w:div w:id="2054839321">
          <w:marLeft w:val="640"/>
          <w:marRight w:val="0"/>
          <w:marTop w:val="0"/>
          <w:marBottom w:val="0"/>
          <w:divBdr>
            <w:top w:val="none" w:sz="0" w:space="0" w:color="auto"/>
            <w:left w:val="none" w:sz="0" w:space="0" w:color="auto"/>
            <w:bottom w:val="none" w:sz="0" w:space="0" w:color="auto"/>
            <w:right w:val="none" w:sz="0" w:space="0" w:color="auto"/>
          </w:divBdr>
        </w:div>
        <w:div w:id="1152060762">
          <w:marLeft w:val="640"/>
          <w:marRight w:val="0"/>
          <w:marTop w:val="0"/>
          <w:marBottom w:val="0"/>
          <w:divBdr>
            <w:top w:val="none" w:sz="0" w:space="0" w:color="auto"/>
            <w:left w:val="none" w:sz="0" w:space="0" w:color="auto"/>
            <w:bottom w:val="none" w:sz="0" w:space="0" w:color="auto"/>
            <w:right w:val="none" w:sz="0" w:space="0" w:color="auto"/>
          </w:divBdr>
        </w:div>
        <w:div w:id="1356804256">
          <w:marLeft w:val="640"/>
          <w:marRight w:val="0"/>
          <w:marTop w:val="0"/>
          <w:marBottom w:val="0"/>
          <w:divBdr>
            <w:top w:val="none" w:sz="0" w:space="0" w:color="auto"/>
            <w:left w:val="none" w:sz="0" w:space="0" w:color="auto"/>
            <w:bottom w:val="none" w:sz="0" w:space="0" w:color="auto"/>
            <w:right w:val="none" w:sz="0" w:space="0" w:color="auto"/>
          </w:divBdr>
        </w:div>
        <w:div w:id="1871263430">
          <w:marLeft w:val="640"/>
          <w:marRight w:val="0"/>
          <w:marTop w:val="0"/>
          <w:marBottom w:val="0"/>
          <w:divBdr>
            <w:top w:val="none" w:sz="0" w:space="0" w:color="auto"/>
            <w:left w:val="none" w:sz="0" w:space="0" w:color="auto"/>
            <w:bottom w:val="none" w:sz="0" w:space="0" w:color="auto"/>
            <w:right w:val="none" w:sz="0" w:space="0" w:color="auto"/>
          </w:divBdr>
        </w:div>
        <w:div w:id="1504080590">
          <w:marLeft w:val="640"/>
          <w:marRight w:val="0"/>
          <w:marTop w:val="0"/>
          <w:marBottom w:val="0"/>
          <w:divBdr>
            <w:top w:val="none" w:sz="0" w:space="0" w:color="auto"/>
            <w:left w:val="none" w:sz="0" w:space="0" w:color="auto"/>
            <w:bottom w:val="none" w:sz="0" w:space="0" w:color="auto"/>
            <w:right w:val="none" w:sz="0" w:space="0" w:color="auto"/>
          </w:divBdr>
        </w:div>
        <w:div w:id="2110419085">
          <w:marLeft w:val="640"/>
          <w:marRight w:val="0"/>
          <w:marTop w:val="0"/>
          <w:marBottom w:val="0"/>
          <w:divBdr>
            <w:top w:val="none" w:sz="0" w:space="0" w:color="auto"/>
            <w:left w:val="none" w:sz="0" w:space="0" w:color="auto"/>
            <w:bottom w:val="none" w:sz="0" w:space="0" w:color="auto"/>
            <w:right w:val="none" w:sz="0" w:space="0" w:color="auto"/>
          </w:divBdr>
        </w:div>
        <w:div w:id="1834681610">
          <w:marLeft w:val="640"/>
          <w:marRight w:val="0"/>
          <w:marTop w:val="0"/>
          <w:marBottom w:val="0"/>
          <w:divBdr>
            <w:top w:val="none" w:sz="0" w:space="0" w:color="auto"/>
            <w:left w:val="none" w:sz="0" w:space="0" w:color="auto"/>
            <w:bottom w:val="none" w:sz="0" w:space="0" w:color="auto"/>
            <w:right w:val="none" w:sz="0" w:space="0" w:color="auto"/>
          </w:divBdr>
        </w:div>
        <w:div w:id="1610971540">
          <w:marLeft w:val="640"/>
          <w:marRight w:val="0"/>
          <w:marTop w:val="0"/>
          <w:marBottom w:val="0"/>
          <w:divBdr>
            <w:top w:val="none" w:sz="0" w:space="0" w:color="auto"/>
            <w:left w:val="none" w:sz="0" w:space="0" w:color="auto"/>
            <w:bottom w:val="none" w:sz="0" w:space="0" w:color="auto"/>
            <w:right w:val="none" w:sz="0" w:space="0" w:color="auto"/>
          </w:divBdr>
        </w:div>
        <w:div w:id="1592734518">
          <w:marLeft w:val="640"/>
          <w:marRight w:val="0"/>
          <w:marTop w:val="0"/>
          <w:marBottom w:val="0"/>
          <w:divBdr>
            <w:top w:val="none" w:sz="0" w:space="0" w:color="auto"/>
            <w:left w:val="none" w:sz="0" w:space="0" w:color="auto"/>
            <w:bottom w:val="none" w:sz="0" w:space="0" w:color="auto"/>
            <w:right w:val="none" w:sz="0" w:space="0" w:color="auto"/>
          </w:divBdr>
        </w:div>
        <w:div w:id="1047953404">
          <w:marLeft w:val="640"/>
          <w:marRight w:val="0"/>
          <w:marTop w:val="0"/>
          <w:marBottom w:val="0"/>
          <w:divBdr>
            <w:top w:val="none" w:sz="0" w:space="0" w:color="auto"/>
            <w:left w:val="none" w:sz="0" w:space="0" w:color="auto"/>
            <w:bottom w:val="none" w:sz="0" w:space="0" w:color="auto"/>
            <w:right w:val="none" w:sz="0" w:space="0" w:color="auto"/>
          </w:divBdr>
        </w:div>
        <w:div w:id="528110166">
          <w:marLeft w:val="640"/>
          <w:marRight w:val="0"/>
          <w:marTop w:val="0"/>
          <w:marBottom w:val="0"/>
          <w:divBdr>
            <w:top w:val="none" w:sz="0" w:space="0" w:color="auto"/>
            <w:left w:val="none" w:sz="0" w:space="0" w:color="auto"/>
            <w:bottom w:val="none" w:sz="0" w:space="0" w:color="auto"/>
            <w:right w:val="none" w:sz="0" w:space="0" w:color="auto"/>
          </w:divBdr>
        </w:div>
      </w:divsChild>
    </w:div>
    <w:div w:id="1453400028">
      <w:bodyDiv w:val="1"/>
      <w:marLeft w:val="0"/>
      <w:marRight w:val="0"/>
      <w:marTop w:val="0"/>
      <w:marBottom w:val="0"/>
      <w:divBdr>
        <w:top w:val="none" w:sz="0" w:space="0" w:color="auto"/>
        <w:left w:val="none" w:sz="0" w:space="0" w:color="auto"/>
        <w:bottom w:val="none" w:sz="0" w:space="0" w:color="auto"/>
        <w:right w:val="none" w:sz="0" w:space="0" w:color="auto"/>
      </w:divBdr>
    </w:div>
    <w:div w:id="1457019037">
      <w:bodyDiv w:val="1"/>
      <w:marLeft w:val="0"/>
      <w:marRight w:val="0"/>
      <w:marTop w:val="0"/>
      <w:marBottom w:val="0"/>
      <w:divBdr>
        <w:top w:val="none" w:sz="0" w:space="0" w:color="auto"/>
        <w:left w:val="none" w:sz="0" w:space="0" w:color="auto"/>
        <w:bottom w:val="none" w:sz="0" w:space="0" w:color="auto"/>
        <w:right w:val="none" w:sz="0" w:space="0" w:color="auto"/>
      </w:divBdr>
    </w:div>
    <w:div w:id="1457337753">
      <w:bodyDiv w:val="1"/>
      <w:marLeft w:val="0"/>
      <w:marRight w:val="0"/>
      <w:marTop w:val="0"/>
      <w:marBottom w:val="0"/>
      <w:divBdr>
        <w:top w:val="none" w:sz="0" w:space="0" w:color="auto"/>
        <w:left w:val="none" w:sz="0" w:space="0" w:color="auto"/>
        <w:bottom w:val="none" w:sz="0" w:space="0" w:color="auto"/>
        <w:right w:val="none" w:sz="0" w:space="0" w:color="auto"/>
      </w:divBdr>
    </w:div>
    <w:div w:id="1457719616">
      <w:bodyDiv w:val="1"/>
      <w:marLeft w:val="0"/>
      <w:marRight w:val="0"/>
      <w:marTop w:val="0"/>
      <w:marBottom w:val="0"/>
      <w:divBdr>
        <w:top w:val="none" w:sz="0" w:space="0" w:color="auto"/>
        <w:left w:val="none" w:sz="0" w:space="0" w:color="auto"/>
        <w:bottom w:val="none" w:sz="0" w:space="0" w:color="auto"/>
        <w:right w:val="none" w:sz="0" w:space="0" w:color="auto"/>
      </w:divBdr>
    </w:div>
    <w:div w:id="1458185405">
      <w:bodyDiv w:val="1"/>
      <w:marLeft w:val="0"/>
      <w:marRight w:val="0"/>
      <w:marTop w:val="0"/>
      <w:marBottom w:val="0"/>
      <w:divBdr>
        <w:top w:val="none" w:sz="0" w:space="0" w:color="auto"/>
        <w:left w:val="none" w:sz="0" w:space="0" w:color="auto"/>
        <w:bottom w:val="none" w:sz="0" w:space="0" w:color="auto"/>
        <w:right w:val="none" w:sz="0" w:space="0" w:color="auto"/>
      </w:divBdr>
    </w:div>
    <w:div w:id="1458374876">
      <w:bodyDiv w:val="1"/>
      <w:marLeft w:val="0"/>
      <w:marRight w:val="0"/>
      <w:marTop w:val="0"/>
      <w:marBottom w:val="0"/>
      <w:divBdr>
        <w:top w:val="none" w:sz="0" w:space="0" w:color="auto"/>
        <w:left w:val="none" w:sz="0" w:space="0" w:color="auto"/>
        <w:bottom w:val="none" w:sz="0" w:space="0" w:color="auto"/>
        <w:right w:val="none" w:sz="0" w:space="0" w:color="auto"/>
      </w:divBdr>
    </w:div>
    <w:div w:id="1460150144">
      <w:bodyDiv w:val="1"/>
      <w:marLeft w:val="0"/>
      <w:marRight w:val="0"/>
      <w:marTop w:val="0"/>
      <w:marBottom w:val="0"/>
      <w:divBdr>
        <w:top w:val="none" w:sz="0" w:space="0" w:color="auto"/>
        <w:left w:val="none" w:sz="0" w:space="0" w:color="auto"/>
        <w:bottom w:val="none" w:sz="0" w:space="0" w:color="auto"/>
        <w:right w:val="none" w:sz="0" w:space="0" w:color="auto"/>
      </w:divBdr>
    </w:div>
    <w:div w:id="1460414835">
      <w:bodyDiv w:val="1"/>
      <w:marLeft w:val="0"/>
      <w:marRight w:val="0"/>
      <w:marTop w:val="0"/>
      <w:marBottom w:val="0"/>
      <w:divBdr>
        <w:top w:val="none" w:sz="0" w:space="0" w:color="auto"/>
        <w:left w:val="none" w:sz="0" w:space="0" w:color="auto"/>
        <w:bottom w:val="none" w:sz="0" w:space="0" w:color="auto"/>
        <w:right w:val="none" w:sz="0" w:space="0" w:color="auto"/>
      </w:divBdr>
    </w:div>
    <w:div w:id="1460763310">
      <w:bodyDiv w:val="1"/>
      <w:marLeft w:val="0"/>
      <w:marRight w:val="0"/>
      <w:marTop w:val="0"/>
      <w:marBottom w:val="0"/>
      <w:divBdr>
        <w:top w:val="none" w:sz="0" w:space="0" w:color="auto"/>
        <w:left w:val="none" w:sz="0" w:space="0" w:color="auto"/>
        <w:bottom w:val="none" w:sz="0" w:space="0" w:color="auto"/>
        <w:right w:val="none" w:sz="0" w:space="0" w:color="auto"/>
      </w:divBdr>
    </w:div>
    <w:div w:id="1461344749">
      <w:bodyDiv w:val="1"/>
      <w:marLeft w:val="0"/>
      <w:marRight w:val="0"/>
      <w:marTop w:val="0"/>
      <w:marBottom w:val="0"/>
      <w:divBdr>
        <w:top w:val="none" w:sz="0" w:space="0" w:color="auto"/>
        <w:left w:val="none" w:sz="0" w:space="0" w:color="auto"/>
        <w:bottom w:val="none" w:sz="0" w:space="0" w:color="auto"/>
        <w:right w:val="none" w:sz="0" w:space="0" w:color="auto"/>
      </w:divBdr>
    </w:div>
    <w:div w:id="1462074538">
      <w:bodyDiv w:val="1"/>
      <w:marLeft w:val="0"/>
      <w:marRight w:val="0"/>
      <w:marTop w:val="0"/>
      <w:marBottom w:val="0"/>
      <w:divBdr>
        <w:top w:val="none" w:sz="0" w:space="0" w:color="auto"/>
        <w:left w:val="none" w:sz="0" w:space="0" w:color="auto"/>
        <w:bottom w:val="none" w:sz="0" w:space="0" w:color="auto"/>
        <w:right w:val="none" w:sz="0" w:space="0" w:color="auto"/>
      </w:divBdr>
    </w:div>
    <w:div w:id="1463425569">
      <w:bodyDiv w:val="1"/>
      <w:marLeft w:val="0"/>
      <w:marRight w:val="0"/>
      <w:marTop w:val="0"/>
      <w:marBottom w:val="0"/>
      <w:divBdr>
        <w:top w:val="none" w:sz="0" w:space="0" w:color="auto"/>
        <w:left w:val="none" w:sz="0" w:space="0" w:color="auto"/>
        <w:bottom w:val="none" w:sz="0" w:space="0" w:color="auto"/>
        <w:right w:val="none" w:sz="0" w:space="0" w:color="auto"/>
      </w:divBdr>
    </w:div>
    <w:div w:id="1463766512">
      <w:bodyDiv w:val="1"/>
      <w:marLeft w:val="0"/>
      <w:marRight w:val="0"/>
      <w:marTop w:val="0"/>
      <w:marBottom w:val="0"/>
      <w:divBdr>
        <w:top w:val="none" w:sz="0" w:space="0" w:color="auto"/>
        <w:left w:val="none" w:sz="0" w:space="0" w:color="auto"/>
        <w:bottom w:val="none" w:sz="0" w:space="0" w:color="auto"/>
        <w:right w:val="none" w:sz="0" w:space="0" w:color="auto"/>
      </w:divBdr>
    </w:div>
    <w:div w:id="1464619697">
      <w:bodyDiv w:val="1"/>
      <w:marLeft w:val="0"/>
      <w:marRight w:val="0"/>
      <w:marTop w:val="0"/>
      <w:marBottom w:val="0"/>
      <w:divBdr>
        <w:top w:val="none" w:sz="0" w:space="0" w:color="auto"/>
        <w:left w:val="none" w:sz="0" w:space="0" w:color="auto"/>
        <w:bottom w:val="none" w:sz="0" w:space="0" w:color="auto"/>
        <w:right w:val="none" w:sz="0" w:space="0" w:color="auto"/>
      </w:divBdr>
    </w:div>
    <w:div w:id="1466193647">
      <w:bodyDiv w:val="1"/>
      <w:marLeft w:val="0"/>
      <w:marRight w:val="0"/>
      <w:marTop w:val="0"/>
      <w:marBottom w:val="0"/>
      <w:divBdr>
        <w:top w:val="none" w:sz="0" w:space="0" w:color="auto"/>
        <w:left w:val="none" w:sz="0" w:space="0" w:color="auto"/>
        <w:bottom w:val="none" w:sz="0" w:space="0" w:color="auto"/>
        <w:right w:val="none" w:sz="0" w:space="0" w:color="auto"/>
      </w:divBdr>
    </w:div>
    <w:div w:id="1467967157">
      <w:bodyDiv w:val="1"/>
      <w:marLeft w:val="0"/>
      <w:marRight w:val="0"/>
      <w:marTop w:val="0"/>
      <w:marBottom w:val="0"/>
      <w:divBdr>
        <w:top w:val="none" w:sz="0" w:space="0" w:color="auto"/>
        <w:left w:val="none" w:sz="0" w:space="0" w:color="auto"/>
        <w:bottom w:val="none" w:sz="0" w:space="0" w:color="auto"/>
        <w:right w:val="none" w:sz="0" w:space="0" w:color="auto"/>
      </w:divBdr>
    </w:div>
    <w:div w:id="1468552743">
      <w:bodyDiv w:val="1"/>
      <w:marLeft w:val="0"/>
      <w:marRight w:val="0"/>
      <w:marTop w:val="0"/>
      <w:marBottom w:val="0"/>
      <w:divBdr>
        <w:top w:val="none" w:sz="0" w:space="0" w:color="auto"/>
        <w:left w:val="none" w:sz="0" w:space="0" w:color="auto"/>
        <w:bottom w:val="none" w:sz="0" w:space="0" w:color="auto"/>
        <w:right w:val="none" w:sz="0" w:space="0" w:color="auto"/>
      </w:divBdr>
    </w:div>
    <w:div w:id="1468932253">
      <w:bodyDiv w:val="1"/>
      <w:marLeft w:val="0"/>
      <w:marRight w:val="0"/>
      <w:marTop w:val="0"/>
      <w:marBottom w:val="0"/>
      <w:divBdr>
        <w:top w:val="none" w:sz="0" w:space="0" w:color="auto"/>
        <w:left w:val="none" w:sz="0" w:space="0" w:color="auto"/>
        <w:bottom w:val="none" w:sz="0" w:space="0" w:color="auto"/>
        <w:right w:val="none" w:sz="0" w:space="0" w:color="auto"/>
      </w:divBdr>
    </w:div>
    <w:div w:id="1470170136">
      <w:bodyDiv w:val="1"/>
      <w:marLeft w:val="0"/>
      <w:marRight w:val="0"/>
      <w:marTop w:val="0"/>
      <w:marBottom w:val="0"/>
      <w:divBdr>
        <w:top w:val="none" w:sz="0" w:space="0" w:color="auto"/>
        <w:left w:val="none" w:sz="0" w:space="0" w:color="auto"/>
        <w:bottom w:val="none" w:sz="0" w:space="0" w:color="auto"/>
        <w:right w:val="none" w:sz="0" w:space="0" w:color="auto"/>
      </w:divBdr>
      <w:divsChild>
        <w:div w:id="1597246180">
          <w:marLeft w:val="640"/>
          <w:marRight w:val="0"/>
          <w:marTop w:val="0"/>
          <w:marBottom w:val="0"/>
          <w:divBdr>
            <w:top w:val="none" w:sz="0" w:space="0" w:color="auto"/>
            <w:left w:val="none" w:sz="0" w:space="0" w:color="auto"/>
            <w:bottom w:val="none" w:sz="0" w:space="0" w:color="auto"/>
            <w:right w:val="none" w:sz="0" w:space="0" w:color="auto"/>
          </w:divBdr>
        </w:div>
        <w:div w:id="1253127487">
          <w:marLeft w:val="640"/>
          <w:marRight w:val="0"/>
          <w:marTop w:val="0"/>
          <w:marBottom w:val="0"/>
          <w:divBdr>
            <w:top w:val="none" w:sz="0" w:space="0" w:color="auto"/>
            <w:left w:val="none" w:sz="0" w:space="0" w:color="auto"/>
            <w:bottom w:val="none" w:sz="0" w:space="0" w:color="auto"/>
            <w:right w:val="none" w:sz="0" w:space="0" w:color="auto"/>
          </w:divBdr>
        </w:div>
        <w:div w:id="1052729740">
          <w:marLeft w:val="640"/>
          <w:marRight w:val="0"/>
          <w:marTop w:val="0"/>
          <w:marBottom w:val="0"/>
          <w:divBdr>
            <w:top w:val="none" w:sz="0" w:space="0" w:color="auto"/>
            <w:left w:val="none" w:sz="0" w:space="0" w:color="auto"/>
            <w:bottom w:val="none" w:sz="0" w:space="0" w:color="auto"/>
            <w:right w:val="none" w:sz="0" w:space="0" w:color="auto"/>
          </w:divBdr>
        </w:div>
        <w:div w:id="1416172821">
          <w:marLeft w:val="640"/>
          <w:marRight w:val="0"/>
          <w:marTop w:val="0"/>
          <w:marBottom w:val="0"/>
          <w:divBdr>
            <w:top w:val="none" w:sz="0" w:space="0" w:color="auto"/>
            <w:left w:val="none" w:sz="0" w:space="0" w:color="auto"/>
            <w:bottom w:val="none" w:sz="0" w:space="0" w:color="auto"/>
            <w:right w:val="none" w:sz="0" w:space="0" w:color="auto"/>
          </w:divBdr>
        </w:div>
        <w:div w:id="1221289656">
          <w:marLeft w:val="640"/>
          <w:marRight w:val="0"/>
          <w:marTop w:val="0"/>
          <w:marBottom w:val="0"/>
          <w:divBdr>
            <w:top w:val="none" w:sz="0" w:space="0" w:color="auto"/>
            <w:left w:val="none" w:sz="0" w:space="0" w:color="auto"/>
            <w:bottom w:val="none" w:sz="0" w:space="0" w:color="auto"/>
            <w:right w:val="none" w:sz="0" w:space="0" w:color="auto"/>
          </w:divBdr>
        </w:div>
        <w:div w:id="1190216709">
          <w:marLeft w:val="640"/>
          <w:marRight w:val="0"/>
          <w:marTop w:val="0"/>
          <w:marBottom w:val="0"/>
          <w:divBdr>
            <w:top w:val="none" w:sz="0" w:space="0" w:color="auto"/>
            <w:left w:val="none" w:sz="0" w:space="0" w:color="auto"/>
            <w:bottom w:val="none" w:sz="0" w:space="0" w:color="auto"/>
            <w:right w:val="none" w:sz="0" w:space="0" w:color="auto"/>
          </w:divBdr>
        </w:div>
        <w:div w:id="120460261">
          <w:marLeft w:val="640"/>
          <w:marRight w:val="0"/>
          <w:marTop w:val="0"/>
          <w:marBottom w:val="0"/>
          <w:divBdr>
            <w:top w:val="none" w:sz="0" w:space="0" w:color="auto"/>
            <w:left w:val="none" w:sz="0" w:space="0" w:color="auto"/>
            <w:bottom w:val="none" w:sz="0" w:space="0" w:color="auto"/>
            <w:right w:val="none" w:sz="0" w:space="0" w:color="auto"/>
          </w:divBdr>
        </w:div>
        <w:div w:id="969091771">
          <w:marLeft w:val="640"/>
          <w:marRight w:val="0"/>
          <w:marTop w:val="0"/>
          <w:marBottom w:val="0"/>
          <w:divBdr>
            <w:top w:val="none" w:sz="0" w:space="0" w:color="auto"/>
            <w:left w:val="none" w:sz="0" w:space="0" w:color="auto"/>
            <w:bottom w:val="none" w:sz="0" w:space="0" w:color="auto"/>
            <w:right w:val="none" w:sz="0" w:space="0" w:color="auto"/>
          </w:divBdr>
        </w:div>
        <w:div w:id="1585256937">
          <w:marLeft w:val="640"/>
          <w:marRight w:val="0"/>
          <w:marTop w:val="0"/>
          <w:marBottom w:val="0"/>
          <w:divBdr>
            <w:top w:val="none" w:sz="0" w:space="0" w:color="auto"/>
            <w:left w:val="none" w:sz="0" w:space="0" w:color="auto"/>
            <w:bottom w:val="none" w:sz="0" w:space="0" w:color="auto"/>
            <w:right w:val="none" w:sz="0" w:space="0" w:color="auto"/>
          </w:divBdr>
        </w:div>
        <w:div w:id="308558984">
          <w:marLeft w:val="640"/>
          <w:marRight w:val="0"/>
          <w:marTop w:val="0"/>
          <w:marBottom w:val="0"/>
          <w:divBdr>
            <w:top w:val="none" w:sz="0" w:space="0" w:color="auto"/>
            <w:left w:val="none" w:sz="0" w:space="0" w:color="auto"/>
            <w:bottom w:val="none" w:sz="0" w:space="0" w:color="auto"/>
            <w:right w:val="none" w:sz="0" w:space="0" w:color="auto"/>
          </w:divBdr>
        </w:div>
        <w:div w:id="882445756">
          <w:marLeft w:val="640"/>
          <w:marRight w:val="0"/>
          <w:marTop w:val="0"/>
          <w:marBottom w:val="0"/>
          <w:divBdr>
            <w:top w:val="none" w:sz="0" w:space="0" w:color="auto"/>
            <w:left w:val="none" w:sz="0" w:space="0" w:color="auto"/>
            <w:bottom w:val="none" w:sz="0" w:space="0" w:color="auto"/>
            <w:right w:val="none" w:sz="0" w:space="0" w:color="auto"/>
          </w:divBdr>
        </w:div>
        <w:div w:id="1804999032">
          <w:marLeft w:val="640"/>
          <w:marRight w:val="0"/>
          <w:marTop w:val="0"/>
          <w:marBottom w:val="0"/>
          <w:divBdr>
            <w:top w:val="none" w:sz="0" w:space="0" w:color="auto"/>
            <w:left w:val="none" w:sz="0" w:space="0" w:color="auto"/>
            <w:bottom w:val="none" w:sz="0" w:space="0" w:color="auto"/>
            <w:right w:val="none" w:sz="0" w:space="0" w:color="auto"/>
          </w:divBdr>
        </w:div>
        <w:div w:id="565991060">
          <w:marLeft w:val="640"/>
          <w:marRight w:val="0"/>
          <w:marTop w:val="0"/>
          <w:marBottom w:val="0"/>
          <w:divBdr>
            <w:top w:val="none" w:sz="0" w:space="0" w:color="auto"/>
            <w:left w:val="none" w:sz="0" w:space="0" w:color="auto"/>
            <w:bottom w:val="none" w:sz="0" w:space="0" w:color="auto"/>
            <w:right w:val="none" w:sz="0" w:space="0" w:color="auto"/>
          </w:divBdr>
        </w:div>
        <w:div w:id="367074714">
          <w:marLeft w:val="640"/>
          <w:marRight w:val="0"/>
          <w:marTop w:val="0"/>
          <w:marBottom w:val="0"/>
          <w:divBdr>
            <w:top w:val="none" w:sz="0" w:space="0" w:color="auto"/>
            <w:left w:val="none" w:sz="0" w:space="0" w:color="auto"/>
            <w:bottom w:val="none" w:sz="0" w:space="0" w:color="auto"/>
            <w:right w:val="none" w:sz="0" w:space="0" w:color="auto"/>
          </w:divBdr>
        </w:div>
        <w:div w:id="806705299">
          <w:marLeft w:val="640"/>
          <w:marRight w:val="0"/>
          <w:marTop w:val="0"/>
          <w:marBottom w:val="0"/>
          <w:divBdr>
            <w:top w:val="none" w:sz="0" w:space="0" w:color="auto"/>
            <w:left w:val="none" w:sz="0" w:space="0" w:color="auto"/>
            <w:bottom w:val="none" w:sz="0" w:space="0" w:color="auto"/>
            <w:right w:val="none" w:sz="0" w:space="0" w:color="auto"/>
          </w:divBdr>
        </w:div>
        <w:div w:id="401609732">
          <w:marLeft w:val="640"/>
          <w:marRight w:val="0"/>
          <w:marTop w:val="0"/>
          <w:marBottom w:val="0"/>
          <w:divBdr>
            <w:top w:val="none" w:sz="0" w:space="0" w:color="auto"/>
            <w:left w:val="none" w:sz="0" w:space="0" w:color="auto"/>
            <w:bottom w:val="none" w:sz="0" w:space="0" w:color="auto"/>
            <w:right w:val="none" w:sz="0" w:space="0" w:color="auto"/>
          </w:divBdr>
        </w:div>
        <w:div w:id="1641497113">
          <w:marLeft w:val="640"/>
          <w:marRight w:val="0"/>
          <w:marTop w:val="0"/>
          <w:marBottom w:val="0"/>
          <w:divBdr>
            <w:top w:val="none" w:sz="0" w:space="0" w:color="auto"/>
            <w:left w:val="none" w:sz="0" w:space="0" w:color="auto"/>
            <w:bottom w:val="none" w:sz="0" w:space="0" w:color="auto"/>
            <w:right w:val="none" w:sz="0" w:space="0" w:color="auto"/>
          </w:divBdr>
        </w:div>
        <w:div w:id="1630746631">
          <w:marLeft w:val="640"/>
          <w:marRight w:val="0"/>
          <w:marTop w:val="0"/>
          <w:marBottom w:val="0"/>
          <w:divBdr>
            <w:top w:val="none" w:sz="0" w:space="0" w:color="auto"/>
            <w:left w:val="none" w:sz="0" w:space="0" w:color="auto"/>
            <w:bottom w:val="none" w:sz="0" w:space="0" w:color="auto"/>
            <w:right w:val="none" w:sz="0" w:space="0" w:color="auto"/>
          </w:divBdr>
        </w:div>
        <w:div w:id="2130203097">
          <w:marLeft w:val="640"/>
          <w:marRight w:val="0"/>
          <w:marTop w:val="0"/>
          <w:marBottom w:val="0"/>
          <w:divBdr>
            <w:top w:val="none" w:sz="0" w:space="0" w:color="auto"/>
            <w:left w:val="none" w:sz="0" w:space="0" w:color="auto"/>
            <w:bottom w:val="none" w:sz="0" w:space="0" w:color="auto"/>
            <w:right w:val="none" w:sz="0" w:space="0" w:color="auto"/>
          </w:divBdr>
        </w:div>
        <w:div w:id="113907687">
          <w:marLeft w:val="640"/>
          <w:marRight w:val="0"/>
          <w:marTop w:val="0"/>
          <w:marBottom w:val="0"/>
          <w:divBdr>
            <w:top w:val="none" w:sz="0" w:space="0" w:color="auto"/>
            <w:left w:val="none" w:sz="0" w:space="0" w:color="auto"/>
            <w:bottom w:val="none" w:sz="0" w:space="0" w:color="auto"/>
            <w:right w:val="none" w:sz="0" w:space="0" w:color="auto"/>
          </w:divBdr>
        </w:div>
        <w:div w:id="167409773">
          <w:marLeft w:val="640"/>
          <w:marRight w:val="0"/>
          <w:marTop w:val="0"/>
          <w:marBottom w:val="0"/>
          <w:divBdr>
            <w:top w:val="none" w:sz="0" w:space="0" w:color="auto"/>
            <w:left w:val="none" w:sz="0" w:space="0" w:color="auto"/>
            <w:bottom w:val="none" w:sz="0" w:space="0" w:color="auto"/>
            <w:right w:val="none" w:sz="0" w:space="0" w:color="auto"/>
          </w:divBdr>
        </w:div>
        <w:div w:id="112409046">
          <w:marLeft w:val="640"/>
          <w:marRight w:val="0"/>
          <w:marTop w:val="0"/>
          <w:marBottom w:val="0"/>
          <w:divBdr>
            <w:top w:val="none" w:sz="0" w:space="0" w:color="auto"/>
            <w:left w:val="none" w:sz="0" w:space="0" w:color="auto"/>
            <w:bottom w:val="none" w:sz="0" w:space="0" w:color="auto"/>
            <w:right w:val="none" w:sz="0" w:space="0" w:color="auto"/>
          </w:divBdr>
        </w:div>
        <w:div w:id="1670282293">
          <w:marLeft w:val="640"/>
          <w:marRight w:val="0"/>
          <w:marTop w:val="0"/>
          <w:marBottom w:val="0"/>
          <w:divBdr>
            <w:top w:val="none" w:sz="0" w:space="0" w:color="auto"/>
            <w:left w:val="none" w:sz="0" w:space="0" w:color="auto"/>
            <w:bottom w:val="none" w:sz="0" w:space="0" w:color="auto"/>
            <w:right w:val="none" w:sz="0" w:space="0" w:color="auto"/>
          </w:divBdr>
        </w:div>
        <w:div w:id="574169260">
          <w:marLeft w:val="640"/>
          <w:marRight w:val="0"/>
          <w:marTop w:val="0"/>
          <w:marBottom w:val="0"/>
          <w:divBdr>
            <w:top w:val="none" w:sz="0" w:space="0" w:color="auto"/>
            <w:left w:val="none" w:sz="0" w:space="0" w:color="auto"/>
            <w:bottom w:val="none" w:sz="0" w:space="0" w:color="auto"/>
            <w:right w:val="none" w:sz="0" w:space="0" w:color="auto"/>
          </w:divBdr>
        </w:div>
        <w:div w:id="157619915">
          <w:marLeft w:val="640"/>
          <w:marRight w:val="0"/>
          <w:marTop w:val="0"/>
          <w:marBottom w:val="0"/>
          <w:divBdr>
            <w:top w:val="none" w:sz="0" w:space="0" w:color="auto"/>
            <w:left w:val="none" w:sz="0" w:space="0" w:color="auto"/>
            <w:bottom w:val="none" w:sz="0" w:space="0" w:color="auto"/>
            <w:right w:val="none" w:sz="0" w:space="0" w:color="auto"/>
          </w:divBdr>
        </w:div>
        <w:div w:id="166209570">
          <w:marLeft w:val="640"/>
          <w:marRight w:val="0"/>
          <w:marTop w:val="0"/>
          <w:marBottom w:val="0"/>
          <w:divBdr>
            <w:top w:val="none" w:sz="0" w:space="0" w:color="auto"/>
            <w:left w:val="none" w:sz="0" w:space="0" w:color="auto"/>
            <w:bottom w:val="none" w:sz="0" w:space="0" w:color="auto"/>
            <w:right w:val="none" w:sz="0" w:space="0" w:color="auto"/>
          </w:divBdr>
        </w:div>
        <w:div w:id="813179374">
          <w:marLeft w:val="640"/>
          <w:marRight w:val="0"/>
          <w:marTop w:val="0"/>
          <w:marBottom w:val="0"/>
          <w:divBdr>
            <w:top w:val="none" w:sz="0" w:space="0" w:color="auto"/>
            <w:left w:val="none" w:sz="0" w:space="0" w:color="auto"/>
            <w:bottom w:val="none" w:sz="0" w:space="0" w:color="auto"/>
            <w:right w:val="none" w:sz="0" w:space="0" w:color="auto"/>
          </w:divBdr>
        </w:div>
        <w:div w:id="1161657553">
          <w:marLeft w:val="640"/>
          <w:marRight w:val="0"/>
          <w:marTop w:val="0"/>
          <w:marBottom w:val="0"/>
          <w:divBdr>
            <w:top w:val="none" w:sz="0" w:space="0" w:color="auto"/>
            <w:left w:val="none" w:sz="0" w:space="0" w:color="auto"/>
            <w:bottom w:val="none" w:sz="0" w:space="0" w:color="auto"/>
            <w:right w:val="none" w:sz="0" w:space="0" w:color="auto"/>
          </w:divBdr>
        </w:div>
        <w:div w:id="34237015">
          <w:marLeft w:val="640"/>
          <w:marRight w:val="0"/>
          <w:marTop w:val="0"/>
          <w:marBottom w:val="0"/>
          <w:divBdr>
            <w:top w:val="none" w:sz="0" w:space="0" w:color="auto"/>
            <w:left w:val="none" w:sz="0" w:space="0" w:color="auto"/>
            <w:bottom w:val="none" w:sz="0" w:space="0" w:color="auto"/>
            <w:right w:val="none" w:sz="0" w:space="0" w:color="auto"/>
          </w:divBdr>
        </w:div>
        <w:div w:id="941302210">
          <w:marLeft w:val="640"/>
          <w:marRight w:val="0"/>
          <w:marTop w:val="0"/>
          <w:marBottom w:val="0"/>
          <w:divBdr>
            <w:top w:val="none" w:sz="0" w:space="0" w:color="auto"/>
            <w:left w:val="none" w:sz="0" w:space="0" w:color="auto"/>
            <w:bottom w:val="none" w:sz="0" w:space="0" w:color="auto"/>
            <w:right w:val="none" w:sz="0" w:space="0" w:color="auto"/>
          </w:divBdr>
        </w:div>
        <w:div w:id="543979940">
          <w:marLeft w:val="640"/>
          <w:marRight w:val="0"/>
          <w:marTop w:val="0"/>
          <w:marBottom w:val="0"/>
          <w:divBdr>
            <w:top w:val="none" w:sz="0" w:space="0" w:color="auto"/>
            <w:left w:val="none" w:sz="0" w:space="0" w:color="auto"/>
            <w:bottom w:val="none" w:sz="0" w:space="0" w:color="auto"/>
            <w:right w:val="none" w:sz="0" w:space="0" w:color="auto"/>
          </w:divBdr>
        </w:div>
        <w:div w:id="965739900">
          <w:marLeft w:val="640"/>
          <w:marRight w:val="0"/>
          <w:marTop w:val="0"/>
          <w:marBottom w:val="0"/>
          <w:divBdr>
            <w:top w:val="none" w:sz="0" w:space="0" w:color="auto"/>
            <w:left w:val="none" w:sz="0" w:space="0" w:color="auto"/>
            <w:bottom w:val="none" w:sz="0" w:space="0" w:color="auto"/>
            <w:right w:val="none" w:sz="0" w:space="0" w:color="auto"/>
          </w:divBdr>
        </w:div>
        <w:div w:id="2107461717">
          <w:marLeft w:val="640"/>
          <w:marRight w:val="0"/>
          <w:marTop w:val="0"/>
          <w:marBottom w:val="0"/>
          <w:divBdr>
            <w:top w:val="none" w:sz="0" w:space="0" w:color="auto"/>
            <w:left w:val="none" w:sz="0" w:space="0" w:color="auto"/>
            <w:bottom w:val="none" w:sz="0" w:space="0" w:color="auto"/>
            <w:right w:val="none" w:sz="0" w:space="0" w:color="auto"/>
          </w:divBdr>
        </w:div>
        <w:div w:id="2039774001">
          <w:marLeft w:val="640"/>
          <w:marRight w:val="0"/>
          <w:marTop w:val="0"/>
          <w:marBottom w:val="0"/>
          <w:divBdr>
            <w:top w:val="none" w:sz="0" w:space="0" w:color="auto"/>
            <w:left w:val="none" w:sz="0" w:space="0" w:color="auto"/>
            <w:bottom w:val="none" w:sz="0" w:space="0" w:color="auto"/>
            <w:right w:val="none" w:sz="0" w:space="0" w:color="auto"/>
          </w:divBdr>
        </w:div>
        <w:div w:id="1085763156">
          <w:marLeft w:val="640"/>
          <w:marRight w:val="0"/>
          <w:marTop w:val="0"/>
          <w:marBottom w:val="0"/>
          <w:divBdr>
            <w:top w:val="none" w:sz="0" w:space="0" w:color="auto"/>
            <w:left w:val="none" w:sz="0" w:space="0" w:color="auto"/>
            <w:bottom w:val="none" w:sz="0" w:space="0" w:color="auto"/>
            <w:right w:val="none" w:sz="0" w:space="0" w:color="auto"/>
          </w:divBdr>
        </w:div>
        <w:div w:id="843126689">
          <w:marLeft w:val="640"/>
          <w:marRight w:val="0"/>
          <w:marTop w:val="0"/>
          <w:marBottom w:val="0"/>
          <w:divBdr>
            <w:top w:val="none" w:sz="0" w:space="0" w:color="auto"/>
            <w:left w:val="none" w:sz="0" w:space="0" w:color="auto"/>
            <w:bottom w:val="none" w:sz="0" w:space="0" w:color="auto"/>
            <w:right w:val="none" w:sz="0" w:space="0" w:color="auto"/>
          </w:divBdr>
        </w:div>
        <w:div w:id="360132053">
          <w:marLeft w:val="640"/>
          <w:marRight w:val="0"/>
          <w:marTop w:val="0"/>
          <w:marBottom w:val="0"/>
          <w:divBdr>
            <w:top w:val="none" w:sz="0" w:space="0" w:color="auto"/>
            <w:left w:val="none" w:sz="0" w:space="0" w:color="auto"/>
            <w:bottom w:val="none" w:sz="0" w:space="0" w:color="auto"/>
            <w:right w:val="none" w:sz="0" w:space="0" w:color="auto"/>
          </w:divBdr>
        </w:div>
        <w:div w:id="1666666717">
          <w:marLeft w:val="640"/>
          <w:marRight w:val="0"/>
          <w:marTop w:val="0"/>
          <w:marBottom w:val="0"/>
          <w:divBdr>
            <w:top w:val="none" w:sz="0" w:space="0" w:color="auto"/>
            <w:left w:val="none" w:sz="0" w:space="0" w:color="auto"/>
            <w:bottom w:val="none" w:sz="0" w:space="0" w:color="auto"/>
            <w:right w:val="none" w:sz="0" w:space="0" w:color="auto"/>
          </w:divBdr>
        </w:div>
      </w:divsChild>
    </w:div>
    <w:div w:id="1472674914">
      <w:bodyDiv w:val="1"/>
      <w:marLeft w:val="0"/>
      <w:marRight w:val="0"/>
      <w:marTop w:val="0"/>
      <w:marBottom w:val="0"/>
      <w:divBdr>
        <w:top w:val="none" w:sz="0" w:space="0" w:color="auto"/>
        <w:left w:val="none" w:sz="0" w:space="0" w:color="auto"/>
        <w:bottom w:val="none" w:sz="0" w:space="0" w:color="auto"/>
        <w:right w:val="none" w:sz="0" w:space="0" w:color="auto"/>
      </w:divBdr>
    </w:div>
    <w:div w:id="1473520917">
      <w:bodyDiv w:val="1"/>
      <w:marLeft w:val="0"/>
      <w:marRight w:val="0"/>
      <w:marTop w:val="0"/>
      <w:marBottom w:val="0"/>
      <w:divBdr>
        <w:top w:val="none" w:sz="0" w:space="0" w:color="auto"/>
        <w:left w:val="none" w:sz="0" w:space="0" w:color="auto"/>
        <w:bottom w:val="none" w:sz="0" w:space="0" w:color="auto"/>
        <w:right w:val="none" w:sz="0" w:space="0" w:color="auto"/>
      </w:divBdr>
    </w:div>
    <w:div w:id="1475292134">
      <w:bodyDiv w:val="1"/>
      <w:marLeft w:val="0"/>
      <w:marRight w:val="0"/>
      <w:marTop w:val="0"/>
      <w:marBottom w:val="0"/>
      <w:divBdr>
        <w:top w:val="none" w:sz="0" w:space="0" w:color="auto"/>
        <w:left w:val="none" w:sz="0" w:space="0" w:color="auto"/>
        <w:bottom w:val="none" w:sz="0" w:space="0" w:color="auto"/>
        <w:right w:val="none" w:sz="0" w:space="0" w:color="auto"/>
      </w:divBdr>
      <w:divsChild>
        <w:div w:id="1538817136">
          <w:marLeft w:val="640"/>
          <w:marRight w:val="0"/>
          <w:marTop w:val="0"/>
          <w:marBottom w:val="0"/>
          <w:divBdr>
            <w:top w:val="none" w:sz="0" w:space="0" w:color="auto"/>
            <w:left w:val="none" w:sz="0" w:space="0" w:color="auto"/>
            <w:bottom w:val="none" w:sz="0" w:space="0" w:color="auto"/>
            <w:right w:val="none" w:sz="0" w:space="0" w:color="auto"/>
          </w:divBdr>
        </w:div>
        <w:div w:id="2067290071">
          <w:marLeft w:val="640"/>
          <w:marRight w:val="0"/>
          <w:marTop w:val="0"/>
          <w:marBottom w:val="0"/>
          <w:divBdr>
            <w:top w:val="none" w:sz="0" w:space="0" w:color="auto"/>
            <w:left w:val="none" w:sz="0" w:space="0" w:color="auto"/>
            <w:bottom w:val="none" w:sz="0" w:space="0" w:color="auto"/>
            <w:right w:val="none" w:sz="0" w:space="0" w:color="auto"/>
          </w:divBdr>
        </w:div>
        <w:div w:id="2120220741">
          <w:marLeft w:val="640"/>
          <w:marRight w:val="0"/>
          <w:marTop w:val="0"/>
          <w:marBottom w:val="0"/>
          <w:divBdr>
            <w:top w:val="none" w:sz="0" w:space="0" w:color="auto"/>
            <w:left w:val="none" w:sz="0" w:space="0" w:color="auto"/>
            <w:bottom w:val="none" w:sz="0" w:space="0" w:color="auto"/>
            <w:right w:val="none" w:sz="0" w:space="0" w:color="auto"/>
          </w:divBdr>
        </w:div>
        <w:div w:id="1634864294">
          <w:marLeft w:val="640"/>
          <w:marRight w:val="0"/>
          <w:marTop w:val="0"/>
          <w:marBottom w:val="0"/>
          <w:divBdr>
            <w:top w:val="none" w:sz="0" w:space="0" w:color="auto"/>
            <w:left w:val="none" w:sz="0" w:space="0" w:color="auto"/>
            <w:bottom w:val="none" w:sz="0" w:space="0" w:color="auto"/>
            <w:right w:val="none" w:sz="0" w:space="0" w:color="auto"/>
          </w:divBdr>
        </w:div>
        <w:div w:id="987982156">
          <w:marLeft w:val="640"/>
          <w:marRight w:val="0"/>
          <w:marTop w:val="0"/>
          <w:marBottom w:val="0"/>
          <w:divBdr>
            <w:top w:val="none" w:sz="0" w:space="0" w:color="auto"/>
            <w:left w:val="none" w:sz="0" w:space="0" w:color="auto"/>
            <w:bottom w:val="none" w:sz="0" w:space="0" w:color="auto"/>
            <w:right w:val="none" w:sz="0" w:space="0" w:color="auto"/>
          </w:divBdr>
        </w:div>
        <w:div w:id="860239215">
          <w:marLeft w:val="640"/>
          <w:marRight w:val="0"/>
          <w:marTop w:val="0"/>
          <w:marBottom w:val="0"/>
          <w:divBdr>
            <w:top w:val="none" w:sz="0" w:space="0" w:color="auto"/>
            <w:left w:val="none" w:sz="0" w:space="0" w:color="auto"/>
            <w:bottom w:val="none" w:sz="0" w:space="0" w:color="auto"/>
            <w:right w:val="none" w:sz="0" w:space="0" w:color="auto"/>
          </w:divBdr>
        </w:div>
        <w:div w:id="2005547998">
          <w:marLeft w:val="640"/>
          <w:marRight w:val="0"/>
          <w:marTop w:val="0"/>
          <w:marBottom w:val="0"/>
          <w:divBdr>
            <w:top w:val="none" w:sz="0" w:space="0" w:color="auto"/>
            <w:left w:val="none" w:sz="0" w:space="0" w:color="auto"/>
            <w:bottom w:val="none" w:sz="0" w:space="0" w:color="auto"/>
            <w:right w:val="none" w:sz="0" w:space="0" w:color="auto"/>
          </w:divBdr>
        </w:div>
        <w:div w:id="1545173205">
          <w:marLeft w:val="640"/>
          <w:marRight w:val="0"/>
          <w:marTop w:val="0"/>
          <w:marBottom w:val="0"/>
          <w:divBdr>
            <w:top w:val="none" w:sz="0" w:space="0" w:color="auto"/>
            <w:left w:val="none" w:sz="0" w:space="0" w:color="auto"/>
            <w:bottom w:val="none" w:sz="0" w:space="0" w:color="auto"/>
            <w:right w:val="none" w:sz="0" w:space="0" w:color="auto"/>
          </w:divBdr>
        </w:div>
        <w:div w:id="940335521">
          <w:marLeft w:val="640"/>
          <w:marRight w:val="0"/>
          <w:marTop w:val="0"/>
          <w:marBottom w:val="0"/>
          <w:divBdr>
            <w:top w:val="none" w:sz="0" w:space="0" w:color="auto"/>
            <w:left w:val="none" w:sz="0" w:space="0" w:color="auto"/>
            <w:bottom w:val="none" w:sz="0" w:space="0" w:color="auto"/>
            <w:right w:val="none" w:sz="0" w:space="0" w:color="auto"/>
          </w:divBdr>
        </w:div>
        <w:div w:id="33385050">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305503475">
          <w:marLeft w:val="640"/>
          <w:marRight w:val="0"/>
          <w:marTop w:val="0"/>
          <w:marBottom w:val="0"/>
          <w:divBdr>
            <w:top w:val="none" w:sz="0" w:space="0" w:color="auto"/>
            <w:left w:val="none" w:sz="0" w:space="0" w:color="auto"/>
            <w:bottom w:val="none" w:sz="0" w:space="0" w:color="auto"/>
            <w:right w:val="none" w:sz="0" w:space="0" w:color="auto"/>
          </w:divBdr>
        </w:div>
        <w:div w:id="420755259">
          <w:marLeft w:val="640"/>
          <w:marRight w:val="0"/>
          <w:marTop w:val="0"/>
          <w:marBottom w:val="0"/>
          <w:divBdr>
            <w:top w:val="none" w:sz="0" w:space="0" w:color="auto"/>
            <w:left w:val="none" w:sz="0" w:space="0" w:color="auto"/>
            <w:bottom w:val="none" w:sz="0" w:space="0" w:color="auto"/>
            <w:right w:val="none" w:sz="0" w:space="0" w:color="auto"/>
          </w:divBdr>
        </w:div>
        <w:div w:id="2056659534">
          <w:marLeft w:val="640"/>
          <w:marRight w:val="0"/>
          <w:marTop w:val="0"/>
          <w:marBottom w:val="0"/>
          <w:divBdr>
            <w:top w:val="none" w:sz="0" w:space="0" w:color="auto"/>
            <w:left w:val="none" w:sz="0" w:space="0" w:color="auto"/>
            <w:bottom w:val="none" w:sz="0" w:space="0" w:color="auto"/>
            <w:right w:val="none" w:sz="0" w:space="0" w:color="auto"/>
          </w:divBdr>
        </w:div>
        <w:div w:id="293174446">
          <w:marLeft w:val="640"/>
          <w:marRight w:val="0"/>
          <w:marTop w:val="0"/>
          <w:marBottom w:val="0"/>
          <w:divBdr>
            <w:top w:val="none" w:sz="0" w:space="0" w:color="auto"/>
            <w:left w:val="none" w:sz="0" w:space="0" w:color="auto"/>
            <w:bottom w:val="none" w:sz="0" w:space="0" w:color="auto"/>
            <w:right w:val="none" w:sz="0" w:space="0" w:color="auto"/>
          </w:divBdr>
        </w:div>
        <w:div w:id="1554583910">
          <w:marLeft w:val="640"/>
          <w:marRight w:val="0"/>
          <w:marTop w:val="0"/>
          <w:marBottom w:val="0"/>
          <w:divBdr>
            <w:top w:val="none" w:sz="0" w:space="0" w:color="auto"/>
            <w:left w:val="none" w:sz="0" w:space="0" w:color="auto"/>
            <w:bottom w:val="none" w:sz="0" w:space="0" w:color="auto"/>
            <w:right w:val="none" w:sz="0" w:space="0" w:color="auto"/>
          </w:divBdr>
        </w:div>
        <w:div w:id="142821627">
          <w:marLeft w:val="640"/>
          <w:marRight w:val="0"/>
          <w:marTop w:val="0"/>
          <w:marBottom w:val="0"/>
          <w:divBdr>
            <w:top w:val="none" w:sz="0" w:space="0" w:color="auto"/>
            <w:left w:val="none" w:sz="0" w:space="0" w:color="auto"/>
            <w:bottom w:val="none" w:sz="0" w:space="0" w:color="auto"/>
            <w:right w:val="none" w:sz="0" w:space="0" w:color="auto"/>
          </w:divBdr>
        </w:div>
        <w:div w:id="1641886696">
          <w:marLeft w:val="640"/>
          <w:marRight w:val="0"/>
          <w:marTop w:val="0"/>
          <w:marBottom w:val="0"/>
          <w:divBdr>
            <w:top w:val="none" w:sz="0" w:space="0" w:color="auto"/>
            <w:left w:val="none" w:sz="0" w:space="0" w:color="auto"/>
            <w:bottom w:val="none" w:sz="0" w:space="0" w:color="auto"/>
            <w:right w:val="none" w:sz="0" w:space="0" w:color="auto"/>
          </w:divBdr>
        </w:div>
        <w:div w:id="1541556521">
          <w:marLeft w:val="640"/>
          <w:marRight w:val="0"/>
          <w:marTop w:val="0"/>
          <w:marBottom w:val="0"/>
          <w:divBdr>
            <w:top w:val="none" w:sz="0" w:space="0" w:color="auto"/>
            <w:left w:val="none" w:sz="0" w:space="0" w:color="auto"/>
            <w:bottom w:val="none" w:sz="0" w:space="0" w:color="auto"/>
            <w:right w:val="none" w:sz="0" w:space="0" w:color="auto"/>
          </w:divBdr>
        </w:div>
        <w:div w:id="1221402373">
          <w:marLeft w:val="640"/>
          <w:marRight w:val="0"/>
          <w:marTop w:val="0"/>
          <w:marBottom w:val="0"/>
          <w:divBdr>
            <w:top w:val="none" w:sz="0" w:space="0" w:color="auto"/>
            <w:left w:val="none" w:sz="0" w:space="0" w:color="auto"/>
            <w:bottom w:val="none" w:sz="0" w:space="0" w:color="auto"/>
            <w:right w:val="none" w:sz="0" w:space="0" w:color="auto"/>
          </w:divBdr>
        </w:div>
        <w:div w:id="233050268">
          <w:marLeft w:val="640"/>
          <w:marRight w:val="0"/>
          <w:marTop w:val="0"/>
          <w:marBottom w:val="0"/>
          <w:divBdr>
            <w:top w:val="none" w:sz="0" w:space="0" w:color="auto"/>
            <w:left w:val="none" w:sz="0" w:space="0" w:color="auto"/>
            <w:bottom w:val="none" w:sz="0" w:space="0" w:color="auto"/>
            <w:right w:val="none" w:sz="0" w:space="0" w:color="auto"/>
          </w:divBdr>
        </w:div>
        <w:div w:id="1277447691">
          <w:marLeft w:val="640"/>
          <w:marRight w:val="0"/>
          <w:marTop w:val="0"/>
          <w:marBottom w:val="0"/>
          <w:divBdr>
            <w:top w:val="none" w:sz="0" w:space="0" w:color="auto"/>
            <w:left w:val="none" w:sz="0" w:space="0" w:color="auto"/>
            <w:bottom w:val="none" w:sz="0" w:space="0" w:color="auto"/>
            <w:right w:val="none" w:sz="0" w:space="0" w:color="auto"/>
          </w:divBdr>
        </w:div>
        <w:div w:id="586578694">
          <w:marLeft w:val="640"/>
          <w:marRight w:val="0"/>
          <w:marTop w:val="0"/>
          <w:marBottom w:val="0"/>
          <w:divBdr>
            <w:top w:val="none" w:sz="0" w:space="0" w:color="auto"/>
            <w:left w:val="none" w:sz="0" w:space="0" w:color="auto"/>
            <w:bottom w:val="none" w:sz="0" w:space="0" w:color="auto"/>
            <w:right w:val="none" w:sz="0" w:space="0" w:color="auto"/>
          </w:divBdr>
        </w:div>
        <w:div w:id="1372414547">
          <w:marLeft w:val="640"/>
          <w:marRight w:val="0"/>
          <w:marTop w:val="0"/>
          <w:marBottom w:val="0"/>
          <w:divBdr>
            <w:top w:val="none" w:sz="0" w:space="0" w:color="auto"/>
            <w:left w:val="none" w:sz="0" w:space="0" w:color="auto"/>
            <w:bottom w:val="none" w:sz="0" w:space="0" w:color="auto"/>
            <w:right w:val="none" w:sz="0" w:space="0" w:color="auto"/>
          </w:divBdr>
        </w:div>
        <w:div w:id="633172955">
          <w:marLeft w:val="640"/>
          <w:marRight w:val="0"/>
          <w:marTop w:val="0"/>
          <w:marBottom w:val="0"/>
          <w:divBdr>
            <w:top w:val="none" w:sz="0" w:space="0" w:color="auto"/>
            <w:left w:val="none" w:sz="0" w:space="0" w:color="auto"/>
            <w:bottom w:val="none" w:sz="0" w:space="0" w:color="auto"/>
            <w:right w:val="none" w:sz="0" w:space="0" w:color="auto"/>
          </w:divBdr>
        </w:div>
        <w:div w:id="1396855099">
          <w:marLeft w:val="640"/>
          <w:marRight w:val="0"/>
          <w:marTop w:val="0"/>
          <w:marBottom w:val="0"/>
          <w:divBdr>
            <w:top w:val="none" w:sz="0" w:space="0" w:color="auto"/>
            <w:left w:val="none" w:sz="0" w:space="0" w:color="auto"/>
            <w:bottom w:val="none" w:sz="0" w:space="0" w:color="auto"/>
            <w:right w:val="none" w:sz="0" w:space="0" w:color="auto"/>
          </w:divBdr>
        </w:div>
        <w:div w:id="1621261688">
          <w:marLeft w:val="640"/>
          <w:marRight w:val="0"/>
          <w:marTop w:val="0"/>
          <w:marBottom w:val="0"/>
          <w:divBdr>
            <w:top w:val="none" w:sz="0" w:space="0" w:color="auto"/>
            <w:left w:val="none" w:sz="0" w:space="0" w:color="auto"/>
            <w:bottom w:val="none" w:sz="0" w:space="0" w:color="auto"/>
            <w:right w:val="none" w:sz="0" w:space="0" w:color="auto"/>
          </w:divBdr>
        </w:div>
        <w:div w:id="389966519">
          <w:marLeft w:val="640"/>
          <w:marRight w:val="0"/>
          <w:marTop w:val="0"/>
          <w:marBottom w:val="0"/>
          <w:divBdr>
            <w:top w:val="none" w:sz="0" w:space="0" w:color="auto"/>
            <w:left w:val="none" w:sz="0" w:space="0" w:color="auto"/>
            <w:bottom w:val="none" w:sz="0" w:space="0" w:color="auto"/>
            <w:right w:val="none" w:sz="0" w:space="0" w:color="auto"/>
          </w:divBdr>
        </w:div>
        <w:div w:id="66078966">
          <w:marLeft w:val="640"/>
          <w:marRight w:val="0"/>
          <w:marTop w:val="0"/>
          <w:marBottom w:val="0"/>
          <w:divBdr>
            <w:top w:val="none" w:sz="0" w:space="0" w:color="auto"/>
            <w:left w:val="none" w:sz="0" w:space="0" w:color="auto"/>
            <w:bottom w:val="none" w:sz="0" w:space="0" w:color="auto"/>
            <w:right w:val="none" w:sz="0" w:space="0" w:color="auto"/>
          </w:divBdr>
        </w:div>
        <w:div w:id="824395150">
          <w:marLeft w:val="640"/>
          <w:marRight w:val="0"/>
          <w:marTop w:val="0"/>
          <w:marBottom w:val="0"/>
          <w:divBdr>
            <w:top w:val="none" w:sz="0" w:space="0" w:color="auto"/>
            <w:left w:val="none" w:sz="0" w:space="0" w:color="auto"/>
            <w:bottom w:val="none" w:sz="0" w:space="0" w:color="auto"/>
            <w:right w:val="none" w:sz="0" w:space="0" w:color="auto"/>
          </w:divBdr>
        </w:div>
        <w:div w:id="13114469">
          <w:marLeft w:val="640"/>
          <w:marRight w:val="0"/>
          <w:marTop w:val="0"/>
          <w:marBottom w:val="0"/>
          <w:divBdr>
            <w:top w:val="none" w:sz="0" w:space="0" w:color="auto"/>
            <w:left w:val="none" w:sz="0" w:space="0" w:color="auto"/>
            <w:bottom w:val="none" w:sz="0" w:space="0" w:color="auto"/>
            <w:right w:val="none" w:sz="0" w:space="0" w:color="auto"/>
          </w:divBdr>
        </w:div>
        <w:div w:id="1370377817">
          <w:marLeft w:val="640"/>
          <w:marRight w:val="0"/>
          <w:marTop w:val="0"/>
          <w:marBottom w:val="0"/>
          <w:divBdr>
            <w:top w:val="none" w:sz="0" w:space="0" w:color="auto"/>
            <w:left w:val="none" w:sz="0" w:space="0" w:color="auto"/>
            <w:bottom w:val="none" w:sz="0" w:space="0" w:color="auto"/>
            <w:right w:val="none" w:sz="0" w:space="0" w:color="auto"/>
          </w:divBdr>
        </w:div>
        <w:div w:id="1432815461">
          <w:marLeft w:val="640"/>
          <w:marRight w:val="0"/>
          <w:marTop w:val="0"/>
          <w:marBottom w:val="0"/>
          <w:divBdr>
            <w:top w:val="none" w:sz="0" w:space="0" w:color="auto"/>
            <w:left w:val="none" w:sz="0" w:space="0" w:color="auto"/>
            <w:bottom w:val="none" w:sz="0" w:space="0" w:color="auto"/>
            <w:right w:val="none" w:sz="0" w:space="0" w:color="auto"/>
          </w:divBdr>
        </w:div>
        <w:div w:id="1145928805">
          <w:marLeft w:val="640"/>
          <w:marRight w:val="0"/>
          <w:marTop w:val="0"/>
          <w:marBottom w:val="0"/>
          <w:divBdr>
            <w:top w:val="none" w:sz="0" w:space="0" w:color="auto"/>
            <w:left w:val="none" w:sz="0" w:space="0" w:color="auto"/>
            <w:bottom w:val="none" w:sz="0" w:space="0" w:color="auto"/>
            <w:right w:val="none" w:sz="0" w:space="0" w:color="auto"/>
          </w:divBdr>
        </w:div>
        <w:div w:id="1464422752">
          <w:marLeft w:val="640"/>
          <w:marRight w:val="0"/>
          <w:marTop w:val="0"/>
          <w:marBottom w:val="0"/>
          <w:divBdr>
            <w:top w:val="none" w:sz="0" w:space="0" w:color="auto"/>
            <w:left w:val="none" w:sz="0" w:space="0" w:color="auto"/>
            <w:bottom w:val="none" w:sz="0" w:space="0" w:color="auto"/>
            <w:right w:val="none" w:sz="0" w:space="0" w:color="auto"/>
          </w:divBdr>
        </w:div>
        <w:div w:id="1978485937">
          <w:marLeft w:val="640"/>
          <w:marRight w:val="0"/>
          <w:marTop w:val="0"/>
          <w:marBottom w:val="0"/>
          <w:divBdr>
            <w:top w:val="none" w:sz="0" w:space="0" w:color="auto"/>
            <w:left w:val="none" w:sz="0" w:space="0" w:color="auto"/>
            <w:bottom w:val="none" w:sz="0" w:space="0" w:color="auto"/>
            <w:right w:val="none" w:sz="0" w:space="0" w:color="auto"/>
          </w:divBdr>
        </w:div>
        <w:div w:id="1242326744">
          <w:marLeft w:val="640"/>
          <w:marRight w:val="0"/>
          <w:marTop w:val="0"/>
          <w:marBottom w:val="0"/>
          <w:divBdr>
            <w:top w:val="none" w:sz="0" w:space="0" w:color="auto"/>
            <w:left w:val="none" w:sz="0" w:space="0" w:color="auto"/>
            <w:bottom w:val="none" w:sz="0" w:space="0" w:color="auto"/>
            <w:right w:val="none" w:sz="0" w:space="0" w:color="auto"/>
          </w:divBdr>
        </w:div>
        <w:div w:id="482547996">
          <w:marLeft w:val="640"/>
          <w:marRight w:val="0"/>
          <w:marTop w:val="0"/>
          <w:marBottom w:val="0"/>
          <w:divBdr>
            <w:top w:val="none" w:sz="0" w:space="0" w:color="auto"/>
            <w:left w:val="none" w:sz="0" w:space="0" w:color="auto"/>
            <w:bottom w:val="none" w:sz="0" w:space="0" w:color="auto"/>
            <w:right w:val="none" w:sz="0" w:space="0" w:color="auto"/>
          </w:divBdr>
        </w:div>
        <w:div w:id="1657957883">
          <w:marLeft w:val="640"/>
          <w:marRight w:val="0"/>
          <w:marTop w:val="0"/>
          <w:marBottom w:val="0"/>
          <w:divBdr>
            <w:top w:val="none" w:sz="0" w:space="0" w:color="auto"/>
            <w:left w:val="none" w:sz="0" w:space="0" w:color="auto"/>
            <w:bottom w:val="none" w:sz="0" w:space="0" w:color="auto"/>
            <w:right w:val="none" w:sz="0" w:space="0" w:color="auto"/>
          </w:divBdr>
        </w:div>
        <w:div w:id="1283921340">
          <w:marLeft w:val="640"/>
          <w:marRight w:val="0"/>
          <w:marTop w:val="0"/>
          <w:marBottom w:val="0"/>
          <w:divBdr>
            <w:top w:val="none" w:sz="0" w:space="0" w:color="auto"/>
            <w:left w:val="none" w:sz="0" w:space="0" w:color="auto"/>
            <w:bottom w:val="none" w:sz="0" w:space="0" w:color="auto"/>
            <w:right w:val="none" w:sz="0" w:space="0" w:color="auto"/>
          </w:divBdr>
        </w:div>
        <w:div w:id="1643775302">
          <w:marLeft w:val="640"/>
          <w:marRight w:val="0"/>
          <w:marTop w:val="0"/>
          <w:marBottom w:val="0"/>
          <w:divBdr>
            <w:top w:val="none" w:sz="0" w:space="0" w:color="auto"/>
            <w:left w:val="none" w:sz="0" w:space="0" w:color="auto"/>
            <w:bottom w:val="none" w:sz="0" w:space="0" w:color="auto"/>
            <w:right w:val="none" w:sz="0" w:space="0" w:color="auto"/>
          </w:divBdr>
        </w:div>
        <w:div w:id="1376196412">
          <w:marLeft w:val="640"/>
          <w:marRight w:val="0"/>
          <w:marTop w:val="0"/>
          <w:marBottom w:val="0"/>
          <w:divBdr>
            <w:top w:val="none" w:sz="0" w:space="0" w:color="auto"/>
            <w:left w:val="none" w:sz="0" w:space="0" w:color="auto"/>
            <w:bottom w:val="none" w:sz="0" w:space="0" w:color="auto"/>
            <w:right w:val="none" w:sz="0" w:space="0" w:color="auto"/>
          </w:divBdr>
        </w:div>
        <w:div w:id="1731345770">
          <w:marLeft w:val="640"/>
          <w:marRight w:val="0"/>
          <w:marTop w:val="0"/>
          <w:marBottom w:val="0"/>
          <w:divBdr>
            <w:top w:val="none" w:sz="0" w:space="0" w:color="auto"/>
            <w:left w:val="none" w:sz="0" w:space="0" w:color="auto"/>
            <w:bottom w:val="none" w:sz="0" w:space="0" w:color="auto"/>
            <w:right w:val="none" w:sz="0" w:space="0" w:color="auto"/>
          </w:divBdr>
        </w:div>
        <w:div w:id="751901713">
          <w:marLeft w:val="640"/>
          <w:marRight w:val="0"/>
          <w:marTop w:val="0"/>
          <w:marBottom w:val="0"/>
          <w:divBdr>
            <w:top w:val="none" w:sz="0" w:space="0" w:color="auto"/>
            <w:left w:val="none" w:sz="0" w:space="0" w:color="auto"/>
            <w:bottom w:val="none" w:sz="0" w:space="0" w:color="auto"/>
            <w:right w:val="none" w:sz="0" w:space="0" w:color="auto"/>
          </w:divBdr>
        </w:div>
        <w:div w:id="1167675548">
          <w:marLeft w:val="640"/>
          <w:marRight w:val="0"/>
          <w:marTop w:val="0"/>
          <w:marBottom w:val="0"/>
          <w:divBdr>
            <w:top w:val="none" w:sz="0" w:space="0" w:color="auto"/>
            <w:left w:val="none" w:sz="0" w:space="0" w:color="auto"/>
            <w:bottom w:val="none" w:sz="0" w:space="0" w:color="auto"/>
            <w:right w:val="none" w:sz="0" w:space="0" w:color="auto"/>
          </w:divBdr>
        </w:div>
        <w:div w:id="365298906">
          <w:marLeft w:val="640"/>
          <w:marRight w:val="0"/>
          <w:marTop w:val="0"/>
          <w:marBottom w:val="0"/>
          <w:divBdr>
            <w:top w:val="none" w:sz="0" w:space="0" w:color="auto"/>
            <w:left w:val="none" w:sz="0" w:space="0" w:color="auto"/>
            <w:bottom w:val="none" w:sz="0" w:space="0" w:color="auto"/>
            <w:right w:val="none" w:sz="0" w:space="0" w:color="auto"/>
          </w:divBdr>
        </w:div>
        <w:div w:id="464280810">
          <w:marLeft w:val="640"/>
          <w:marRight w:val="0"/>
          <w:marTop w:val="0"/>
          <w:marBottom w:val="0"/>
          <w:divBdr>
            <w:top w:val="none" w:sz="0" w:space="0" w:color="auto"/>
            <w:left w:val="none" w:sz="0" w:space="0" w:color="auto"/>
            <w:bottom w:val="none" w:sz="0" w:space="0" w:color="auto"/>
            <w:right w:val="none" w:sz="0" w:space="0" w:color="auto"/>
          </w:divBdr>
        </w:div>
        <w:div w:id="793913619">
          <w:marLeft w:val="640"/>
          <w:marRight w:val="0"/>
          <w:marTop w:val="0"/>
          <w:marBottom w:val="0"/>
          <w:divBdr>
            <w:top w:val="none" w:sz="0" w:space="0" w:color="auto"/>
            <w:left w:val="none" w:sz="0" w:space="0" w:color="auto"/>
            <w:bottom w:val="none" w:sz="0" w:space="0" w:color="auto"/>
            <w:right w:val="none" w:sz="0" w:space="0" w:color="auto"/>
          </w:divBdr>
        </w:div>
        <w:div w:id="1151747496">
          <w:marLeft w:val="640"/>
          <w:marRight w:val="0"/>
          <w:marTop w:val="0"/>
          <w:marBottom w:val="0"/>
          <w:divBdr>
            <w:top w:val="none" w:sz="0" w:space="0" w:color="auto"/>
            <w:left w:val="none" w:sz="0" w:space="0" w:color="auto"/>
            <w:bottom w:val="none" w:sz="0" w:space="0" w:color="auto"/>
            <w:right w:val="none" w:sz="0" w:space="0" w:color="auto"/>
          </w:divBdr>
        </w:div>
        <w:div w:id="1789351956">
          <w:marLeft w:val="640"/>
          <w:marRight w:val="0"/>
          <w:marTop w:val="0"/>
          <w:marBottom w:val="0"/>
          <w:divBdr>
            <w:top w:val="none" w:sz="0" w:space="0" w:color="auto"/>
            <w:left w:val="none" w:sz="0" w:space="0" w:color="auto"/>
            <w:bottom w:val="none" w:sz="0" w:space="0" w:color="auto"/>
            <w:right w:val="none" w:sz="0" w:space="0" w:color="auto"/>
          </w:divBdr>
        </w:div>
        <w:div w:id="696806914">
          <w:marLeft w:val="640"/>
          <w:marRight w:val="0"/>
          <w:marTop w:val="0"/>
          <w:marBottom w:val="0"/>
          <w:divBdr>
            <w:top w:val="none" w:sz="0" w:space="0" w:color="auto"/>
            <w:left w:val="none" w:sz="0" w:space="0" w:color="auto"/>
            <w:bottom w:val="none" w:sz="0" w:space="0" w:color="auto"/>
            <w:right w:val="none" w:sz="0" w:space="0" w:color="auto"/>
          </w:divBdr>
        </w:div>
        <w:div w:id="1626697550">
          <w:marLeft w:val="640"/>
          <w:marRight w:val="0"/>
          <w:marTop w:val="0"/>
          <w:marBottom w:val="0"/>
          <w:divBdr>
            <w:top w:val="none" w:sz="0" w:space="0" w:color="auto"/>
            <w:left w:val="none" w:sz="0" w:space="0" w:color="auto"/>
            <w:bottom w:val="none" w:sz="0" w:space="0" w:color="auto"/>
            <w:right w:val="none" w:sz="0" w:space="0" w:color="auto"/>
          </w:divBdr>
        </w:div>
        <w:div w:id="684793026">
          <w:marLeft w:val="640"/>
          <w:marRight w:val="0"/>
          <w:marTop w:val="0"/>
          <w:marBottom w:val="0"/>
          <w:divBdr>
            <w:top w:val="none" w:sz="0" w:space="0" w:color="auto"/>
            <w:left w:val="none" w:sz="0" w:space="0" w:color="auto"/>
            <w:bottom w:val="none" w:sz="0" w:space="0" w:color="auto"/>
            <w:right w:val="none" w:sz="0" w:space="0" w:color="auto"/>
          </w:divBdr>
        </w:div>
        <w:div w:id="1206717302">
          <w:marLeft w:val="640"/>
          <w:marRight w:val="0"/>
          <w:marTop w:val="0"/>
          <w:marBottom w:val="0"/>
          <w:divBdr>
            <w:top w:val="none" w:sz="0" w:space="0" w:color="auto"/>
            <w:left w:val="none" w:sz="0" w:space="0" w:color="auto"/>
            <w:bottom w:val="none" w:sz="0" w:space="0" w:color="auto"/>
            <w:right w:val="none" w:sz="0" w:space="0" w:color="auto"/>
          </w:divBdr>
        </w:div>
        <w:div w:id="1270966911">
          <w:marLeft w:val="640"/>
          <w:marRight w:val="0"/>
          <w:marTop w:val="0"/>
          <w:marBottom w:val="0"/>
          <w:divBdr>
            <w:top w:val="none" w:sz="0" w:space="0" w:color="auto"/>
            <w:left w:val="none" w:sz="0" w:space="0" w:color="auto"/>
            <w:bottom w:val="none" w:sz="0" w:space="0" w:color="auto"/>
            <w:right w:val="none" w:sz="0" w:space="0" w:color="auto"/>
          </w:divBdr>
        </w:div>
        <w:div w:id="804471884">
          <w:marLeft w:val="640"/>
          <w:marRight w:val="0"/>
          <w:marTop w:val="0"/>
          <w:marBottom w:val="0"/>
          <w:divBdr>
            <w:top w:val="none" w:sz="0" w:space="0" w:color="auto"/>
            <w:left w:val="none" w:sz="0" w:space="0" w:color="auto"/>
            <w:bottom w:val="none" w:sz="0" w:space="0" w:color="auto"/>
            <w:right w:val="none" w:sz="0" w:space="0" w:color="auto"/>
          </w:divBdr>
        </w:div>
        <w:div w:id="619918151">
          <w:marLeft w:val="640"/>
          <w:marRight w:val="0"/>
          <w:marTop w:val="0"/>
          <w:marBottom w:val="0"/>
          <w:divBdr>
            <w:top w:val="none" w:sz="0" w:space="0" w:color="auto"/>
            <w:left w:val="none" w:sz="0" w:space="0" w:color="auto"/>
            <w:bottom w:val="none" w:sz="0" w:space="0" w:color="auto"/>
            <w:right w:val="none" w:sz="0" w:space="0" w:color="auto"/>
          </w:divBdr>
        </w:div>
        <w:div w:id="891187492">
          <w:marLeft w:val="640"/>
          <w:marRight w:val="0"/>
          <w:marTop w:val="0"/>
          <w:marBottom w:val="0"/>
          <w:divBdr>
            <w:top w:val="none" w:sz="0" w:space="0" w:color="auto"/>
            <w:left w:val="none" w:sz="0" w:space="0" w:color="auto"/>
            <w:bottom w:val="none" w:sz="0" w:space="0" w:color="auto"/>
            <w:right w:val="none" w:sz="0" w:space="0" w:color="auto"/>
          </w:divBdr>
        </w:div>
        <w:div w:id="188960086">
          <w:marLeft w:val="640"/>
          <w:marRight w:val="0"/>
          <w:marTop w:val="0"/>
          <w:marBottom w:val="0"/>
          <w:divBdr>
            <w:top w:val="none" w:sz="0" w:space="0" w:color="auto"/>
            <w:left w:val="none" w:sz="0" w:space="0" w:color="auto"/>
            <w:bottom w:val="none" w:sz="0" w:space="0" w:color="auto"/>
            <w:right w:val="none" w:sz="0" w:space="0" w:color="auto"/>
          </w:divBdr>
        </w:div>
        <w:div w:id="2111663240">
          <w:marLeft w:val="640"/>
          <w:marRight w:val="0"/>
          <w:marTop w:val="0"/>
          <w:marBottom w:val="0"/>
          <w:divBdr>
            <w:top w:val="none" w:sz="0" w:space="0" w:color="auto"/>
            <w:left w:val="none" w:sz="0" w:space="0" w:color="auto"/>
            <w:bottom w:val="none" w:sz="0" w:space="0" w:color="auto"/>
            <w:right w:val="none" w:sz="0" w:space="0" w:color="auto"/>
          </w:divBdr>
        </w:div>
        <w:div w:id="1124540040">
          <w:marLeft w:val="640"/>
          <w:marRight w:val="0"/>
          <w:marTop w:val="0"/>
          <w:marBottom w:val="0"/>
          <w:divBdr>
            <w:top w:val="none" w:sz="0" w:space="0" w:color="auto"/>
            <w:left w:val="none" w:sz="0" w:space="0" w:color="auto"/>
            <w:bottom w:val="none" w:sz="0" w:space="0" w:color="auto"/>
            <w:right w:val="none" w:sz="0" w:space="0" w:color="auto"/>
          </w:divBdr>
        </w:div>
        <w:div w:id="1254705593">
          <w:marLeft w:val="640"/>
          <w:marRight w:val="0"/>
          <w:marTop w:val="0"/>
          <w:marBottom w:val="0"/>
          <w:divBdr>
            <w:top w:val="none" w:sz="0" w:space="0" w:color="auto"/>
            <w:left w:val="none" w:sz="0" w:space="0" w:color="auto"/>
            <w:bottom w:val="none" w:sz="0" w:space="0" w:color="auto"/>
            <w:right w:val="none" w:sz="0" w:space="0" w:color="auto"/>
          </w:divBdr>
        </w:div>
      </w:divsChild>
    </w:div>
    <w:div w:id="1475680978">
      <w:bodyDiv w:val="1"/>
      <w:marLeft w:val="0"/>
      <w:marRight w:val="0"/>
      <w:marTop w:val="0"/>
      <w:marBottom w:val="0"/>
      <w:divBdr>
        <w:top w:val="none" w:sz="0" w:space="0" w:color="auto"/>
        <w:left w:val="none" w:sz="0" w:space="0" w:color="auto"/>
        <w:bottom w:val="none" w:sz="0" w:space="0" w:color="auto"/>
        <w:right w:val="none" w:sz="0" w:space="0" w:color="auto"/>
      </w:divBdr>
    </w:div>
    <w:div w:id="1476021297">
      <w:bodyDiv w:val="1"/>
      <w:marLeft w:val="0"/>
      <w:marRight w:val="0"/>
      <w:marTop w:val="0"/>
      <w:marBottom w:val="0"/>
      <w:divBdr>
        <w:top w:val="none" w:sz="0" w:space="0" w:color="auto"/>
        <w:left w:val="none" w:sz="0" w:space="0" w:color="auto"/>
        <w:bottom w:val="none" w:sz="0" w:space="0" w:color="auto"/>
        <w:right w:val="none" w:sz="0" w:space="0" w:color="auto"/>
      </w:divBdr>
    </w:div>
    <w:div w:id="1479153524">
      <w:bodyDiv w:val="1"/>
      <w:marLeft w:val="0"/>
      <w:marRight w:val="0"/>
      <w:marTop w:val="0"/>
      <w:marBottom w:val="0"/>
      <w:divBdr>
        <w:top w:val="none" w:sz="0" w:space="0" w:color="auto"/>
        <w:left w:val="none" w:sz="0" w:space="0" w:color="auto"/>
        <w:bottom w:val="none" w:sz="0" w:space="0" w:color="auto"/>
        <w:right w:val="none" w:sz="0" w:space="0" w:color="auto"/>
      </w:divBdr>
      <w:divsChild>
        <w:div w:id="164055686">
          <w:marLeft w:val="640"/>
          <w:marRight w:val="0"/>
          <w:marTop w:val="0"/>
          <w:marBottom w:val="0"/>
          <w:divBdr>
            <w:top w:val="none" w:sz="0" w:space="0" w:color="auto"/>
            <w:left w:val="none" w:sz="0" w:space="0" w:color="auto"/>
            <w:bottom w:val="none" w:sz="0" w:space="0" w:color="auto"/>
            <w:right w:val="none" w:sz="0" w:space="0" w:color="auto"/>
          </w:divBdr>
        </w:div>
        <w:div w:id="588005838">
          <w:marLeft w:val="640"/>
          <w:marRight w:val="0"/>
          <w:marTop w:val="0"/>
          <w:marBottom w:val="0"/>
          <w:divBdr>
            <w:top w:val="none" w:sz="0" w:space="0" w:color="auto"/>
            <w:left w:val="none" w:sz="0" w:space="0" w:color="auto"/>
            <w:bottom w:val="none" w:sz="0" w:space="0" w:color="auto"/>
            <w:right w:val="none" w:sz="0" w:space="0" w:color="auto"/>
          </w:divBdr>
        </w:div>
        <w:div w:id="582298455">
          <w:marLeft w:val="640"/>
          <w:marRight w:val="0"/>
          <w:marTop w:val="0"/>
          <w:marBottom w:val="0"/>
          <w:divBdr>
            <w:top w:val="none" w:sz="0" w:space="0" w:color="auto"/>
            <w:left w:val="none" w:sz="0" w:space="0" w:color="auto"/>
            <w:bottom w:val="none" w:sz="0" w:space="0" w:color="auto"/>
            <w:right w:val="none" w:sz="0" w:space="0" w:color="auto"/>
          </w:divBdr>
        </w:div>
        <w:div w:id="1207252500">
          <w:marLeft w:val="640"/>
          <w:marRight w:val="0"/>
          <w:marTop w:val="0"/>
          <w:marBottom w:val="0"/>
          <w:divBdr>
            <w:top w:val="none" w:sz="0" w:space="0" w:color="auto"/>
            <w:left w:val="none" w:sz="0" w:space="0" w:color="auto"/>
            <w:bottom w:val="none" w:sz="0" w:space="0" w:color="auto"/>
            <w:right w:val="none" w:sz="0" w:space="0" w:color="auto"/>
          </w:divBdr>
        </w:div>
        <w:div w:id="1132207983">
          <w:marLeft w:val="640"/>
          <w:marRight w:val="0"/>
          <w:marTop w:val="0"/>
          <w:marBottom w:val="0"/>
          <w:divBdr>
            <w:top w:val="none" w:sz="0" w:space="0" w:color="auto"/>
            <w:left w:val="none" w:sz="0" w:space="0" w:color="auto"/>
            <w:bottom w:val="none" w:sz="0" w:space="0" w:color="auto"/>
            <w:right w:val="none" w:sz="0" w:space="0" w:color="auto"/>
          </w:divBdr>
        </w:div>
        <w:div w:id="2007241241">
          <w:marLeft w:val="640"/>
          <w:marRight w:val="0"/>
          <w:marTop w:val="0"/>
          <w:marBottom w:val="0"/>
          <w:divBdr>
            <w:top w:val="none" w:sz="0" w:space="0" w:color="auto"/>
            <w:left w:val="none" w:sz="0" w:space="0" w:color="auto"/>
            <w:bottom w:val="none" w:sz="0" w:space="0" w:color="auto"/>
            <w:right w:val="none" w:sz="0" w:space="0" w:color="auto"/>
          </w:divBdr>
        </w:div>
        <w:div w:id="1514302056">
          <w:marLeft w:val="640"/>
          <w:marRight w:val="0"/>
          <w:marTop w:val="0"/>
          <w:marBottom w:val="0"/>
          <w:divBdr>
            <w:top w:val="none" w:sz="0" w:space="0" w:color="auto"/>
            <w:left w:val="none" w:sz="0" w:space="0" w:color="auto"/>
            <w:bottom w:val="none" w:sz="0" w:space="0" w:color="auto"/>
            <w:right w:val="none" w:sz="0" w:space="0" w:color="auto"/>
          </w:divBdr>
        </w:div>
        <w:div w:id="1237283264">
          <w:marLeft w:val="640"/>
          <w:marRight w:val="0"/>
          <w:marTop w:val="0"/>
          <w:marBottom w:val="0"/>
          <w:divBdr>
            <w:top w:val="none" w:sz="0" w:space="0" w:color="auto"/>
            <w:left w:val="none" w:sz="0" w:space="0" w:color="auto"/>
            <w:bottom w:val="none" w:sz="0" w:space="0" w:color="auto"/>
            <w:right w:val="none" w:sz="0" w:space="0" w:color="auto"/>
          </w:divBdr>
        </w:div>
        <w:div w:id="119880744">
          <w:marLeft w:val="640"/>
          <w:marRight w:val="0"/>
          <w:marTop w:val="0"/>
          <w:marBottom w:val="0"/>
          <w:divBdr>
            <w:top w:val="none" w:sz="0" w:space="0" w:color="auto"/>
            <w:left w:val="none" w:sz="0" w:space="0" w:color="auto"/>
            <w:bottom w:val="none" w:sz="0" w:space="0" w:color="auto"/>
            <w:right w:val="none" w:sz="0" w:space="0" w:color="auto"/>
          </w:divBdr>
        </w:div>
        <w:div w:id="1463385060">
          <w:marLeft w:val="640"/>
          <w:marRight w:val="0"/>
          <w:marTop w:val="0"/>
          <w:marBottom w:val="0"/>
          <w:divBdr>
            <w:top w:val="none" w:sz="0" w:space="0" w:color="auto"/>
            <w:left w:val="none" w:sz="0" w:space="0" w:color="auto"/>
            <w:bottom w:val="none" w:sz="0" w:space="0" w:color="auto"/>
            <w:right w:val="none" w:sz="0" w:space="0" w:color="auto"/>
          </w:divBdr>
        </w:div>
        <w:div w:id="190651497">
          <w:marLeft w:val="640"/>
          <w:marRight w:val="0"/>
          <w:marTop w:val="0"/>
          <w:marBottom w:val="0"/>
          <w:divBdr>
            <w:top w:val="none" w:sz="0" w:space="0" w:color="auto"/>
            <w:left w:val="none" w:sz="0" w:space="0" w:color="auto"/>
            <w:bottom w:val="none" w:sz="0" w:space="0" w:color="auto"/>
            <w:right w:val="none" w:sz="0" w:space="0" w:color="auto"/>
          </w:divBdr>
        </w:div>
        <w:div w:id="1926725615">
          <w:marLeft w:val="640"/>
          <w:marRight w:val="0"/>
          <w:marTop w:val="0"/>
          <w:marBottom w:val="0"/>
          <w:divBdr>
            <w:top w:val="none" w:sz="0" w:space="0" w:color="auto"/>
            <w:left w:val="none" w:sz="0" w:space="0" w:color="auto"/>
            <w:bottom w:val="none" w:sz="0" w:space="0" w:color="auto"/>
            <w:right w:val="none" w:sz="0" w:space="0" w:color="auto"/>
          </w:divBdr>
        </w:div>
        <w:div w:id="555749343">
          <w:marLeft w:val="640"/>
          <w:marRight w:val="0"/>
          <w:marTop w:val="0"/>
          <w:marBottom w:val="0"/>
          <w:divBdr>
            <w:top w:val="none" w:sz="0" w:space="0" w:color="auto"/>
            <w:left w:val="none" w:sz="0" w:space="0" w:color="auto"/>
            <w:bottom w:val="none" w:sz="0" w:space="0" w:color="auto"/>
            <w:right w:val="none" w:sz="0" w:space="0" w:color="auto"/>
          </w:divBdr>
        </w:div>
        <w:div w:id="1725107121">
          <w:marLeft w:val="640"/>
          <w:marRight w:val="0"/>
          <w:marTop w:val="0"/>
          <w:marBottom w:val="0"/>
          <w:divBdr>
            <w:top w:val="none" w:sz="0" w:space="0" w:color="auto"/>
            <w:left w:val="none" w:sz="0" w:space="0" w:color="auto"/>
            <w:bottom w:val="none" w:sz="0" w:space="0" w:color="auto"/>
            <w:right w:val="none" w:sz="0" w:space="0" w:color="auto"/>
          </w:divBdr>
        </w:div>
        <w:div w:id="2111774130">
          <w:marLeft w:val="640"/>
          <w:marRight w:val="0"/>
          <w:marTop w:val="0"/>
          <w:marBottom w:val="0"/>
          <w:divBdr>
            <w:top w:val="none" w:sz="0" w:space="0" w:color="auto"/>
            <w:left w:val="none" w:sz="0" w:space="0" w:color="auto"/>
            <w:bottom w:val="none" w:sz="0" w:space="0" w:color="auto"/>
            <w:right w:val="none" w:sz="0" w:space="0" w:color="auto"/>
          </w:divBdr>
        </w:div>
        <w:div w:id="1032656610">
          <w:marLeft w:val="640"/>
          <w:marRight w:val="0"/>
          <w:marTop w:val="0"/>
          <w:marBottom w:val="0"/>
          <w:divBdr>
            <w:top w:val="none" w:sz="0" w:space="0" w:color="auto"/>
            <w:left w:val="none" w:sz="0" w:space="0" w:color="auto"/>
            <w:bottom w:val="none" w:sz="0" w:space="0" w:color="auto"/>
            <w:right w:val="none" w:sz="0" w:space="0" w:color="auto"/>
          </w:divBdr>
        </w:div>
        <w:div w:id="1589657148">
          <w:marLeft w:val="640"/>
          <w:marRight w:val="0"/>
          <w:marTop w:val="0"/>
          <w:marBottom w:val="0"/>
          <w:divBdr>
            <w:top w:val="none" w:sz="0" w:space="0" w:color="auto"/>
            <w:left w:val="none" w:sz="0" w:space="0" w:color="auto"/>
            <w:bottom w:val="none" w:sz="0" w:space="0" w:color="auto"/>
            <w:right w:val="none" w:sz="0" w:space="0" w:color="auto"/>
          </w:divBdr>
        </w:div>
        <w:div w:id="782384001">
          <w:marLeft w:val="640"/>
          <w:marRight w:val="0"/>
          <w:marTop w:val="0"/>
          <w:marBottom w:val="0"/>
          <w:divBdr>
            <w:top w:val="none" w:sz="0" w:space="0" w:color="auto"/>
            <w:left w:val="none" w:sz="0" w:space="0" w:color="auto"/>
            <w:bottom w:val="none" w:sz="0" w:space="0" w:color="auto"/>
            <w:right w:val="none" w:sz="0" w:space="0" w:color="auto"/>
          </w:divBdr>
        </w:div>
        <w:div w:id="1601374589">
          <w:marLeft w:val="640"/>
          <w:marRight w:val="0"/>
          <w:marTop w:val="0"/>
          <w:marBottom w:val="0"/>
          <w:divBdr>
            <w:top w:val="none" w:sz="0" w:space="0" w:color="auto"/>
            <w:left w:val="none" w:sz="0" w:space="0" w:color="auto"/>
            <w:bottom w:val="none" w:sz="0" w:space="0" w:color="auto"/>
            <w:right w:val="none" w:sz="0" w:space="0" w:color="auto"/>
          </w:divBdr>
        </w:div>
        <w:div w:id="143592601">
          <w:marLeft w:val="640"/>
          <w:marRight w:val="0"/>
          <w:marTop w:val="0"/>
          <w:marBottom w:val="0"/>
          <w:divBdr>
            <w:top w:val="none" w:sz="0" w:space="0" w:color="auto"/>
            <w:left w:val="none" w:sz="0" w:space="0" w:color="auto"/>
            <w:bottom w:val="none" w:sz="0" w:space="0" w:color="auto"/>
            <w:right w:val="none" w:sz="0" w:space="0" w:color="auto"/>
          </w:divBdr>
        </w:div>
        <w:div w:id="1503349270">
          <w:marLeft w:val="640"/>
          <w:marRight w:val="0"/>
          <w:marTop w:val="0"/>
          <w:marBottom w:val="0"/>
          <w:divBdr>
            <w:top w:val="none" w:sz="0" w:space="0" w:color="auto"/>
            <w:left w:val="none" w:sz="0" w:space="0" w:color="auto"/>
            <w:bottom w:val="none" w:sz="0" w:space="0" w:color="auto"/>
            <w:right w:val="none" w:sz="0" w:space="0" w:color="auto"/>
          </w:divBdr>
        </w:div>
        <w:div w:id="1013191735">
          <w:marLeft w:val="640"/>
          <w:marRight w:val="0"/>
          <w:marTop w:val="0"/>
          <w:marBottom w:val="0"/>
          <w:divBdr>
            <w:top w:val="none" w:sz="0" w:space="0" w:color="auto"/>
            <w:left w:val="none" w:sz="0" w:space="0" w:color="auto"/>
            <w:bottom w:val="none" w:sz="0" w:space="0" w:color="auto"/>
            <w:right w:val="none" w:sz="0" w:space="0" w:color="auto"/>
          </w:divBdr>
        </w:div>
        <w:div w:id="271203573">
          <w:marLeft w:val="640"/>
          <w:marRight w:val="0"/>
          <w:marTop w:val="0"/>
          <w:marBottom w:val="0"/>
          <w:divBdr>
            <w:top w:val="none" w:sz="0" w:space="0" w:color="auto"/>
            <w:left w:val="none" w:sz="0" w:space="0" w:color="auto"/>
            <w:bottom w:val="none" w:sz="0" w:space="0" w:color="auto"/>
            <w:right w:val="none" w:sz="0" w:space="0" w:color="auto"/>
          </w:divBdr>
        </w:div>
        <w:div w:id="660158030">
          <w:marLeft w:val="640"/>
          <w:marRight w:val="0"/>
          <w:marTop w:val="0"/>
          <w:marBottom w:val="0"/>
          <w:divBdr>
            <w:top w:val="none" w:sz="0" w:space="0" w:color="auto"/>
            <w:left w:val="none" w:sz="0" w:space="0" w:color="auto"/>
            <w:bottom w:val="none" w:sz="0" w:space="0" w:color="auto"/>
            <w:right w:val="none" w:sz="0" w:space="0" w:color="auto"/>
          </w:divBdr>
        </w:div>
        <w:div w:id="1480884052">
          <w:marLeft w:val="640"/>
          <w:marRight w:val="0"/>
          <w:marTop w:val="0"/>
          <w:marBottom w:val="0"/>
          <w:divBdr>
            <w:top w:val="none" w:sz="0" w:space="0" w:color="auto"/>
            <w:left w:val="none" w:sz="0" w:space="0" w:color="auto"/>
            <w:bottom w:val="none" w:sz="0" w:space="0" w:color="auto"/>
            <w:right w:val="none" w:sz="0" w:space="0" w:color="auto"/>
          </w:divBdr>
        </w:div>
        <w:div w:id="2042973102">
          <w:marLeft w:val="640"/>
          <w:marRight w:val="0"/>
          <w:marTop w:val="0"/>
          <w:marBottom w:val="0"/>
          <w:divBdr>
            <w:top w:val="none" w:sz="0" w:space="0" w:color="auto"/>
            <w:left w:val="none" w:sz="0" w:space="0" w:color="auto"/>
            <w:bottom w:val="none" w:sz="0" w:space="0" w:color="auto"/>
            <w:right w:val="none" w:sz="0" w:space="0" w:color="auto"/>
          </w:divBdr>
        </w:div>
        <w:div w:id="40516810">
          <w:marLeft w:val="640"/>
          <w:marRight w:val="0"/>
          <w:marTop w:val="0"/>
          <w:marBottom w:val="0"/>
          <w:divBdr>
            <w:top w:val="none" w:sz="0" w:space="0" w:color="auto"/>
            <w:left w:val="none" w:sz="0" w:space="0" w:color="auto"/>
            <w:bottom w:val="none" w:sz="0" w:space="0" w:color="auto"/>
            <w:right w:val="none" w:sz="0" w:space="0" w:color="auto"/>
          </w:divBdr>
        </w:div>
        <w:div w:id="657197281">
          <w:marLeft w:val="640"/>
          <w:marRight w:val="0"/>
          <w:marTop w:val="0"/>
          <w:marBottom w:val="0"/>
          <w:divBdr>
            <w:top w:val="none" w:sz="0" w:space="0" w:color="auto"/>
            <w:left w:val="none" w:sz="0" w:space="0" w:color="auto"/>
            <w:bottom w:val="none" w:sz="0" w:space="0" w:color="auto"/>
            <w:right w:val="none" w:sz="0" w:space="0" w:color="auto"/>
          </w:divBdr>
        </w:div>
        <w:div w:id="465590220">
          <w:marLeft w:val="640"/>
          <w:marRight w:val="0"/>
          <w:marTop w:val="0"/>
          <w:marBottom w:val="0"/>
          <w:divBdr>
            <w:top w:val="none" w:sz="0" w:space="0" w:color="auto"/>
            <w:left w:val="none" w:sz="0" w:space="0" w:color="auto"/>
            <w:bottom w:val="none" w:sz="0" w:space="0" w:color="auto"/>
            <w:right w:val="none" w:sz="0" w:space="0" w:color="auto"/>
          </w:divBdr>
        </w:div>
        <w:div w:id="1176649142">
          <w:marLeft w:val="640"/>
          <w:marRight w:val="0"/>
          <w:marTop w:val="0"/>
          <w:marBottom w:val="0"/>
          <w:divBdr>
            <w:top w:val="none" w:sz="0" w:space="0" w:color="auto"/>
            <w:left w:val="none" w:sz="0" w:space="0" w:color="auto"/>
            <w:bottom w:val="none" w:sz="0" w:space="0" w:color="auto"/>
            <w:right w:val="none" w:sz="0" w:space="0" w:color="auto"/>
          </w:divBdr>
        </w:div>
        <w:div w:id="335160410">
          <w:marLeft w:val="640"/>
          <w:marRight w:val="0"/>
          <w:marTop w:val="0"/>
          <w:marBottom w:val="0"/>
          <w:divBdr>
            <w:top w:val="none" w:sz="0" w:space="0" w:color="auto"/>
            <w:left w:val="none" w:sz="0" w:space="0" w:color="auto"/>
            <w:bottom w:val="none" w:sz="0" w:space="0" w:color="auto"/>
            <w:right w:val="none" w:sz="0" w:space="0" w:color="auto"/>
          </w:divBdr>
        </w:div>
        <w:div w:id="449126144">
          <w:marLeft w:val="640"/>
          <w:marRight w:val="0"/>
          <w:marTop w:val="0"/>
          <w:marBottom w:val="0"/>
          <w:divBdr>
            <w:top w:val="none" w:sz="0" w:space="0" w:color="auto"/>
            <w:left w:val="none" w:sz="0" w:space="0" w:color="auto"/>
            <w:bottom w:val="none" w:sz="0" w:space="0" w:color="auto"/>
            <w:right w:val="none" w:sz="0" w:space="0" w:color="auto"/>
          </w:divBdr>
        </w:div>
        <w:div w:id="1485467502">
          <w:marLeft w:val="640"/>
          <w:marRight w:val="0"/>
          <w:marTop w:val="0"/>
          <w:marBottom w:val="0"/>
          <w:divBdr>
            <w:top w:val="none" w:sz="0" w:space="0" w:color="auto"/>
            <w:left w:val="none" w:sz="0" w:space="0" w:color="auto"/>
            <w:bottom w:val="none" w:sz="0" w:space="0" w:color="auto"/>
            <w:right w:val="none" w:sz="0" w:space="0" w:color="auto"/>
          </w:divBdr>
        </w:div>
        <w:div w:id="1962956771">
          <w:marLeft w:val="640"/>
          <w:marRight w:val="0"/>
          <w:marTop w:val="0"/>
          <w:marBottom w:val="0"/>
          <w:divBdr>
            <w:top w:val="none" w:sz="0" w:space="0" w:color="auto"/>
            <w:left w:val="none" w:sz="0" w:space="0" w:color="auto"/>
            <w:bottom w:val="none" w:sz="0" w:space="0" w:color="auto"/>
            <w:right w:val="none" w:sz="0" w:space="0" w:color="auto"/>
          </w:divBdr>
        </w:div>
        <w:div w:id="866872658">
          <w:marLeft w:val="640"/>
          <w:marRight w:val="0"/>
          <w:marTop w:val="0"/>
          <w:marBottom w:val="0"/>
          <w:divBdr>
            <w:top w:val="none" w:sz="0" w:space="0" w:color="auto"/>
            <w:left w:val="none" w:sz="0" w:space="0" w:color="auto"/>
            <w:bottom w:val="none" w:sz="0" w:space="0" w:color="auto"/>
            <w:right w:val="none" w:sz="0" w:space="0" w:color="auto"/>
          </w:divBdr>
        </w:div>
        <w:div w:id="505173849">
          <w:marLeft w:val="640"/>
          <w:marRight w:val="0"/>
          <w:marTop w:val="0"/>
          <w:marBottom w:val="0"/>
          <w:divBdr>
            <w:top w:val="none" w:sz="0" w:space="0" w:color="auto"/>
            <w:left w:val="none" w:sz="0" w:space="0" w:color="auto"/>
            <w:bottom w:val="none" w:sz="0" w:space="0" w:color="auto"/>
            <w:right w:val="none" w:sz="0" w:space="0" w:color="auto"/>
          </w:divBdr>
        </w:div>
        <w:div w:id="72941822">
          <w:marLeft w:val="640"/>
          <w:marRight w:val="0"/>
          <w:marTop w:val="0"/>
          <w:marBottom w:val="0"/>
          <w:divBdr>
            <w:top w:val="none" w:sz="0" w:space="0" w:color="auto"/>
            <w:left w:val="none" w:sz="0" w:space="0" w:color="auto"/>
            <w:bottom w:val="none" w:sz="0" w:space="0" w:color="auto"/>
            <w:right w:val="none" w:sz="0" w:space="0" w:color="auto"/>
          </w:divBdr>
        </w:div>
        <w:div w:id="159347633">
          <w:marLeft w:val="640"/>
          <w:marRight w:val="0"/>
          <w:marTop w:val="0"/>
          <w:marBottom w:val="0"/>
          <w:divBdr>
            <w:top w:val="none" w:sz="0" w:space="0" w:color="auto"/>
            <w:left w:val="none" w:sz="0" w:space="0" w:color="auto"/>
            <w:bottom w:val="none" w:sz="0" w:space="0" w:color="auto"/>
            <w:right w:val="none" w:sz="0" w:space="0" w:color="auto"/>
          </w:divBdr>
        </w:div>
        <w:div w:id="1969313236">
          <w:marLeft w:val="640"/>
          <w:marRight w:val="0"/>
          <w:marTop w:val="0"/>
          <w:marBottom w:val="0"/>
          <w:divBdr>
            <w:top w:val="none" w:sz="0" w:space="0" w:color="auto"/>
            <w:left w:val="none" w:sz="0" w:space="0" w:color="auto"/>
            <w:bottom w:val="none" w:sz="0" w:space="0" w:color="auto"/>
            <w:right w:val="none" w:sz="0" w:space="0" w:color="auto"/>
          </w:divBdr>
        </w:div>
        <w:div w:id="1363361573">
          <w:marLeft w:val="640"/>
          <w:marRight w:val="0"/>
          <w:marTop w:val="0"/>
          <w:marBottom w:val="0"/>
          <w:divBdr>
            <w:top w:val="none" w:sz="0" w:space="0" w:color="auto"/>
            <w:left w:val="none" w:sz="0" w:space="0" w:color="auto"/>
            <w:bottom w:val="none" w:sz="0" w:space="0" w:color="auto"/>
            <w:right w:val="none" w:sz="0" w:space="0" w:color="auto"/>
          </w:divBdr>
        </w:div>
        <w:div w:id="2063939171">
          <w:marLeft w:val="640"/>
          <w:marRight w:val="0"/>
          <w:marTop w:val="0"/>
          <w:marBottom w:val="0"/>
          <w:divBdr>
            <w:top w:val="none" w:sz="0" w:space="0" w:color="auto"/>
            <w:left w:val="none" w:sz="0" w:space="0" w:color="auto"/>
            <w:bottom w:val="none" w:sz="0" w:space="0" w:color="auto"/>
            <w:right w:val="none" w:sz="0" w:space="0" w:color="auto"/>
          </w:divBdr>
        </w:div>
        <w:div w:id="362944233">
          <w:marLeft w:val="640"/>
          <w:marRight w:val="0"/>
          <w:marTop w:val="0"/>
          <w:marBottom w:val="0"/>
          <w:divBdr>
            <w:top w:val="none" w:sz="0" w:space="0" w:color="auto"/>
            <w:left w:val="none" w:sz="0" w:space="0" w:color="auto"/>
            <w:bottom w:val="none" w:sz="0" w:space="0" w:color="auto"/>
            <w:right w:val="none" w:sz="0" w:space="0" w:color="auto"/>
          </w:divBdr>
        </w:div>
        <w:div w:id="1808278338">
          <w:marLeft w:val="640"/>
          <w:marRight w:val="0"/>
          <w:marTop w:val="0"/>
          <w:marBottom w:val="0"/>
          <w:divBdr>
            <w:top w:val="none" w:sz="0" w:space="0" w:color="auto"/>
            <w:left w:val="none" w:sz="0" w:space="0" w:color="auto"/>
            <w:bottom w:val="none" w:sz="0" w:space="0" w:color="auto"/>
            <w:right w:val="none" w:sz="0" w:space="0" w:color="auto"/>
          </w:divBdr>
        </w:div>
        <w:div w:id="1049183239">
          <w:marLeft w:val="640"/>
          <w:marRight w:val="0"/>
          <w:marTop w:val="0"/>
          <w:marBottom w:val="0"/>
          <w:divBdr>
            <w:top w:val="none" w:sz="0" w:space="0" w:color="auto"/>
            <w:left w:val="none" w:sz="0" w:space="0" w:color="auto"/>
            <w:bottom w:val="none" w:sz="0" w:space="0" w:color="auto"/>
            <w:right w:val="none" w:sz="0" w:space="0" w:color="auto"/>
          </w:divBdr>
        </w:div>
        <w:div w:id="1646664705">
          <w:marLeft w:val="640"/>
          <w:marRight w:val="0"/>
          <w:marTop w:val="0"/>
          <w:marBottom w:val="0"/>
          <w:divBdr>
            <w:top w:val="none" w:sz="0" w:space="0" w:color="auto"/>
            <w:left w:val="none" w:sz="0" w:space="0" w:color="auto"/>
            <w:bottom w:val="none" w:sz="0" w:space="0" w:color="auto"/>
            <w:right w:val="none" w:sz="0" w:space="0" w:color="auto"/>
          </w:divBdr>
        </w:div>
        <w:div w:id="1675691077">
          <w:marLeft w:val="640"/>
          <w:marRight w:val="0"/>
          <w:marTop w:val="0"/>
          <w:marBottom w:val="0"/>
          <w:divBdr>
            <w:top w:val="none" w:sz="0" w:space="0" w:color="auto"/>
            <w:left w:val="none" w:sz="0" w:space="0" w:color="auto"/>
            <w:bottom w:val="none" w:sz="0" w:space="0" w:color="auto"/>
            <w:right w:val="none" w:sz="0" w:space="0" w:color="auto"/>
          </w:divBdr>
        </w:div>
      </w:divsChild>
    </w:div>
    <w:div w:id="1482233009">
      <w:bodyDiv w:val="1"/>
      <w:marLeft w:val="0"/>
      <w:marRight w:val="0"/>
      <w:marTop w:val="0"/>
      <w:marBottom w:val="0"/>
      <w:divBdr>
        <w:top w:val="none" w:sz="0" w:space="0" w:color="auto"/>
        <w:left w:val="none" w:sz="0" w:space="0" w:color="auto"/>
        <w:bottom w:val="none" w:sz="0" w:space="0" w:color="auto"/>
        <w:right w:val="none" w:sz="0" w:space="0" w:color="auto"/>
      </w:divBdr>
    </w:div>
    <w:div w:id="1483812137">
      <w:bodyDiv w:val="1"/>
      <w:marLeft w:val="0"/>
      <w:marRight w:val="0"/>
      <w:marTop w:val="0"/>
      <w:marBottom w:val="0"/>
      <w:divBdr>
        <w:top w:val="none" w:sz="0" w:space="0" w:color="auto"/>
        <w:left w:val="none" w:sz="0" w:space="0" w:color="auto"/>
        <w:bottom w:val="none" w:sz="0" w:space="0" w:color="auto"/>
        <w:right w:val="none" w:sz="0" w:space="0" w:color="auto"/>
      </w:divBdr>
    </w:div>
    <w:div w:id="1488782104">
      <w:bodyDiv w:val="1"/>
      <w:marLeft w:val="0"/>
      <w:marRight w:val="0"/>
      <w:marTop w:val="0"/>
      <w:marBottom w:val="0"/>
      <w:divBdr>
        <w:top w:val="none" w:sz="0" w:space="0" w:color="auto"/>
        <w:left w:val="none" w:sz="0" w:space="0" w:color="auto"/>
        <w:bottom w:val="none" w:sz="0" w:space="0" w:color="auto"/>
        <w:right w:val="none" w:sz="0" w:space="0" w:color="auto"/>
      </w:divBdr>
    </w:div>
    <w:div w:id="1495679152">
      <w:bodyDiv w:val="1"/>
      <w:marLeft w:val="0"/>
      <w:marRight w:val="0"/>
      <w:marTop w:val="0"/>
      <w:marBottom w:val="0"/>
      <w:divBdr>
        <w:top w:val="none" w:sz="0" w:space="0" w:color="auto"/>
        <w:left w:val="none" w:sz="0" w:space="0" w:color="auto"/>
        <w:bottom w:val="none" w:sz="0" w:space="0" w:color="auto"/>
        <w:right w:val="none" w:sz="0" w:space="0" w:color="auto"/>
      </w:divBdr>
    </w:div>
    <w:div w:id="1495760017">
      <w:bodyDiv w:val="1"/>
      <w:marLeft w:val="0"/>
      <w:marRight w:val="0"/>
      <w:marTop w:val="0"/>
      <w:marBottom w:val="0"/>
      <w:divBdr>
        <w:top w:val="none" w:sz="0" w:space="0" w:color="auto"/>
        <w:left w:val="none" w:sz="0" w:space="0" w:color="auto"/>
        <w:bottom w:val="none" w:sz="0" w:space="0" w:color="auto"/>
        <w:right w:val="none" w:sz="0" w:space="0" w:color="auto"/>
      </w:divBdr>
    </w:div>
    <w:div w:id="1496604023">
      <w:bodyDiv w:val="1"/>
      <w:marLeft w:val="0"/>
      <w:marRight w:val="0"/>
      <w:marTop w:val="0"/>
      <w:marBottom w:val="0"/>
      <w:divBdr>
        <w:top w:val="none" w:sz="0" w:space="0" w:color="auto"/>
        <w:left w:val="none" w:sz="0" w:space="0" w:color="auto"/>
        <w:bottom w:val="none" w:sz="0" w:space="0" w:color="auto"/>
        <w:right w:val="none" w:sz="0" w:space="0" w:color="auto"/>
      </w:divBdr>
    </w:div>
    <w:div w:id="1497069953">
      <w:bodyDiv w:val="1"/>
      <w:marLeft w:val="0"/>
      <w:marRight w:val="0"/>
      <w:marTop w:val="0"/>
      <w:marBottom w:val="0"/>
      <w:divBdr>
        <w:top w:val="none" w:sz="0" w:space="0" w:color="auto"/>
        <w:left w:val="none" w:sz="0" w:space="0" w:color="auto"/>
        <w:bottom w:val="none" w:sz="0" w:space="0" w:color="auto"/>
        <w:right w:val="none" w:sz="0" w:space="0" w:color="auto"/>
      </w:divBdr>
      <w:divsChild>
        <w:div w:id="365638821">
          <w:marLeft w:val="640"/>
          <w:marRight w:val="0"/>
          <w:marTop w:val="0"/>
          <w:marBottom w:val="0"/>
          <w:divBdr>
            <w:top w:val="none" w:sz="0" w:space="0" w:color="auto"/>
            <w:left w:val="none" w:sz="0" w:space="0" w:color="auto"/>
            <w:bottom w:val="none" w:sz="0" w:space="0" w:color="auto"/>
            <w:right w:val="none" w:sz="0" w:space="0" w:color="auto"/>
          </w:divBdr>
        </w:div>
        <w:div w:id="1072964074">
          <w:marLeft w:val="640"/>
          <w:marRight w:val="0"/>
          <w:marTop w:val="0"/>
          <w:marBottom w:val="0"/>
          <w:divBdr>
            <w:top w:val="none" w:sz="0" w:space="0" w:color="auto"/>
            <w:left w:val="none" w:sz="0" w:space="0" w:color="auto"/>
            <w:bottom w:val="none" w:sz="0" w:space="0" w:color="auto"/>
            <w:right w:val="none" w:sz="0" w:space="0" w:color="auto"/>
          </w:divBdr>
        </w:div>
        <w:div w:id="463230965">
          <w:marLeft w:val="640"/>
          <w:marRight w:val="0"/>
          <w:marTop w:val="0"/>
          <w:marBottom w:val="0"/>
          <w:divBdr>
            <w:top w:val="none" w:sz="0" w:space="0" w:color="auto"/>
            <w:left w:val="none" w:sz="0" w:space="0" w:color="auto"/>
            <w:bottom w:val="none" w:sz="0" w:space="0" w:color="auto"/>
            <w:right w:val="none" w:sz="0" w:space="0" w:color="auto"/>
          </w:divBdr>
        </w:div>
        <w:div w:id="1825929747">
          <w:marLeft w:val="640"/>
          <w:marRight w:val="0"/>
          <w:marTop w:val="0"/>
          <w:marBottom w:val="0"/>
          <w:divBdr>
            <w:top w:val="none" w:sz="0" w:space="0" w:color="auto"/>
            <w:left w:val="none" w:sz="0" w:space="0" w:color="auto"/>
            <w:bottom w:val="none" w:sz="0" w:space="0" w:color="auto"/>
            <w:right w:val="none" w:sz="0" w:space="0" w:color="auto"/>
          </w:divBdr>
        </w:div>
        <w:div w:id="1570070122">
          <w:marLeft w:val="640"/>
          <w:marRight w:val="0"/>
          <w:marTop w:val="0"/>
          <w:marBottom w:val="0"/>
          <w:divBdr>
            <w:top w:val="none" w:sz="0" w:space="0" w:color="auto"/>
            <w:left w:val="none" w:sz="0" w:space="0" w:color="auto"/>
            <w:bottom w:val="none" w:sz="0" w:space="0" w:color="auto"/>
            <w:right w:val="none" w:sz="0" w:space="0" w:color="auto"/>
          </w:divBdr>
        </w:div>
        <w:div w:id="659191290">
          <w:marLeft w:val="640"/>
          <w:marRight w:val="0"/>
          <w:marTop w:val="0"/>
          <w:marBottom w:val="0"/>
          <w:divBdr>
            <w:top w:val="none" w:sz="0" w:space="0" w:color="auto"/>
            <w:left w:val="none" w:sz="0" w:space="0" w:color="auto"/>
            <w:bottom w:val="none" w:sz="0" w:space="0" w:color="auto"/>
            <w:right w:val="none" w:sz="0" w:space="0" w:color="auto"/>
          </w:divBdr>
        </w:div>
        <w:div w:id="339544757">
          <w:marLeft w:val="640"/>
          <w:marRight w:val="0"/>
          <w:marTop w:val="0"/>
          <w:marBottom w:val="0"/>
          <w:divBdr>
            <w:top w:val="none" w:sz="0" w:space="0" w:color="auto"/>
            <w:left w:val="none" w:sz="0" w:space="0" w:color="auto"/>
            <w:bottom w:val="none" w:sz="0" w:space="0" w:color="auto"/>
            <w:right w:val="none" w:sz="0" w:space="0" w:color="auto"/>
          </w:divBdr>
        </w:div>
        <w:div w:id="1430081756">
          <w:marLeft w:val="640"/>
          <w:marRight w:val="0"/>
          <w:marTop w:val="0"/>
          <w:marBottom w:val="0"/>
          <w:divBdr>
            <w:top w:val="none" w:sz="0" w:space="0" w:color="auto"/>
            <w:left w:val="none" w:sz="0" w:space="0" w:color="auto"/>
            <w:bottom w:val="none" w:sz="0" w:space="0" w:color="auto"/>
            <w:right w:val="none" w:sz="0" w:space="0" w:color="auto"/>
          </w:divBdr>
        </w:div>
        <w:div w:id="459345040">
          <w:marLeft w:val="640"/>
          <w:marRight w:val="0"/>
          <w:marTop w:val="0"/>
          <w:marBottom w:val="0"/>
          <w:divBdr>
            <w:top w:val="none" w:sz="0" w:space="0" w:color="auto"/>
            <w:left w:val="none" w:sz="0" w:space="0" w:color="auto"/>
            <w:bottom w:val="none" w:sz="0" w:space="0" w:color="auto"/>
            <w:right w:val="none" w:sz="0" w:space="0" w:color="auto"/>
          </w:divBdr>
        </w:div>
        <w:div w:id="2135757678">
          <w:marLeft w:val="640"/>
          <w:marRight w:val="0"/>
          <w:marTop w:val="0"/>
          <w:marBottom w:val="0"/>
          <w:divBdr>
            <w:top w:val="none" w:sz="0" w:space="0" w:color="auto"/>
            <w:left w:val="none" w:sz="0" w:space="0" w:color="auto"/>
            <w:bottom w:val="none" w:sz="0" w:space="0" w:color="auto"/>
            <w:right w:val="none" w:sz="0" w:space="0" w:color="auto"/>
          </w:divBdr>
        </w:div>
        <w:div w:id="1933122593">
          <w:marLeft w:val="640"/>
          <w:marRight w:val="0"/>
          <w:marTop w:val="0"/>
          <w:marBottom w:val="0"/>
          <w:divBdr>
            <w:top w:val="none" w:sz="0" w:space="0" w:color="auto"/>
            <w:left w:val="none" w:sz="0" w:space="0" w:color="auto"/>
            <w:bottom w:val="none" w:sz="0" w:space="0" w:color="auto"/>
            <w:right w:val="none" w:sz="0" w:space="0" w:color="auto"/>
          </w:divBdr>
        </w:div>
        <w:div w:id="912348166">
          <w:marLeft w:val="640"/>
          <w:marRight w:val="0"/>
          <w:marTop w:val="0"/>
          <w:marBottom w:val="0"/>
          <w:divBdr>
            <w:top w:val="none" w:sz="0" w:space="0" w:color="auto"/>
            <w:left w:val="none" w:sz="0" w:space="0" w:color="auto"/>
            <w:bottom w:val="none" w:sz="0" w:space="0" w:color="auto"/>
            <w:right w:val="none" w:sz="0" w:space="0" w:color="auto"/>
          </w:divBdr>
        </w:div>
        <w:div w:id="227887240">
          <w:marLeft w:val="640"/>
          <w:marRight w:val="0"/>
          <w:marTop w:val="0"/>
          <w:marBottom w:val="0"/>
          <w:divBdr>
            <w:top w:val="none" w:sz="0" w:space="0" w:color="auto"/>
            <w:left w:val="none" w:sz="0" w:space="0" w:color="auto"/>
            <w:bottom w:val="none" w:sz="0" w:space="0" w:color="auto"/>
            <w:right w:val="none" w:sz="0" w:space="0" w:color="auto"/>
          </w:divBdr>
        </w:div>
        <w:div w:id="437453613">
          <w:marLeft w:val="640"/>
          <w:marRight w:val="0"/>
          <w:marTop w:val="0"/>
          <w:marBottom w:val="0"/>
          <w:divBdr>
            <w:top w:val="none" w:sz="0" w:space="0" w:color="auto"/>
            <w:left w:val="none" w:sz="0" w:space="0" w:color="auto"/>
            <w:bottom w:val="none" w:sz="0" w:space="0" w:color="auto"/>
            <w:right w:val="none" w:sz="0" w:space="0" w:color="auto"/>
          </w:divBdr>
        </w:div>
        <w:div w:id="1559826119">
          <w:marLeft w:val="640"/>
          <w:marRight w:val="0"/>
          <w:marTop w:val="0"/>
          <w:marBottom w:val="0"/>
          <w:divBdr>
            <w:top w:val="none" w:sz="0" w:space="0" w:color="auto"/>
            <w:left w:val="none" w:sz="0" w:space="0" w:color="auto"/>
            <w:bottom w:val="none" w:sz="0" w:space="0" w:color="auto"/>
            <w:right w:val="none" w:sz="0" w:space="0" w:color="auto"/>
          </w:divBdr>
        </w:div>
        <w:div w:id="2043246579">
          <w:marLeft w:val="640"/>
          <w:marRight w:val="0"/>
          <w:marTop w:val="0"/>
          <w:marBottom w:val="0"/>
          <w:divBdr>
            <w:top w:val="none" w:sz="0" w:space="0" w:color="auto"/>
            <w:left w:val="none" w:sz="0" w:space="0" w:color="auto"/>
            <w:bottom w:val="none" w:sz="0" w:space="0" w:color="auto"/>
            <w:right w:val="none" w:sz="0" w:space="0" w:color="auto"/>
          </w:divBdr>
        </w:div>
        <w:div w:id="1381392780">
          <w:marLeft w:val="640"/>
          <w:marRight w:val="0"/>
          <w:marTop w:val="0"/>
          <w:marBottom w:val="0"/>
          <w:divBdr>
            <w:top w:val="none" w:sz="0" w:space="0" w:color="auto"/>
            <w:left w:val="none" w:sz="0" w:space="0" w:color="auto"/>
            <w:bottom w:val="none" w:sz="0" w:space="0" w:color="auto"/>
            <w:right w:val="none" w:sz="0" w:space="0" w:color="auto"/>
          </w:divBdr>
        </w:div>
        <w:div w:id="1319263767">
          <w:marLeft w:val="640"/>
          <w:marRight w:val="0"/>
          <w:marTop w:val="0"/>
          <w:marBottom w:val="0"/>
          <w:divBdr>
            <w:top w:val="none" w:sz="0" w:space="0" w:color="auto"/>
            <w:left w:val="none" w:sz="0" w:space="0" w:color="auto"/>
            <w:bottom w:val="none" w:sz="0" w:space="0" w:color="auto"/>
            <w:right w:val="none" w:sz="0" w:space="0" w:color="auto"/>
          </w:divBdr>
        </w:div>
        <w:div w:id="1013386067">
          <w:marLeft w:val="640"/>
          <w:marRight w:val="0"/>
          <w:marTop w:val="0"/>
          <w:marBottom w:val="0"/>
          <w:divBdr>
            <w:top w:val="none" w:sz="0" w:space="0" w:color="auto"/>
            <w:left w:val="none" w:sz="0" w:space="0" w:color="auto"/>
            <w:bottom w:val="none" w:sz="0" w:space="0" w:color="auto"/>
            <w:right w:val="none" w:sz="0" w:space="0" w:color="auto"/>
          </w:divBdr>
        </w:div>
        <w:div w:id="1927764812">
          <w:marLeft w:val="640"/>
          <w:marRight w:val="0"/>
          <w:marTop w:val="0"/>
          <w:marBottom w:val="0"/>
          <w:divBdr>
            <w:top w:val="none" w:sz="0" w:space="0" w:color="auto"/>
            <w:left w:val="none" w:sz="0" w:space="0" w:color="auto"/>
            <w:bottom w:val="none" w:sz="0" w:space="0" w:color="auto"/>
            <w:right w:val="none" w:sz="0" w:space="0" w:color="auto"/>
          </w:divBdr>
        </w:div>
        <w:div w:id="560988709">
          <w:marLeft w:val="640"/>
          <w:marRight w:val="0"/>
          <w:marTop w:val="0"/>
          <w:marBottom w:val="0"/>
          <w:divBdr>
            <w:top w:val="none" w:sz="0" w:space="0" w:color="auto"/>
            <w:left w:val="none" w:sz="0" w:space="0" w:color="auto"/>
            <w:bottom w:val="none" w:sz="0" w:space="0" w:color="auto"/>
            <w:right w:val="none" w:sz="0" w:space="0" w:color="auto"/>
          </w:divBdr>
        </w:div>
        <w:div w:id="1551649374">
          <w:marLeft w:val="640"/>
          <w:marRight w:val="0"/>
          <w:marTop w:val="0"/>
          <w:marBottom w:val="0"/>
          <w:divBdr>
            <w:top w:val="none" w:sz="0" w:space="0" w:color="auto"/>
            <w:left w:val="none" w:sz="0" w:space="0" w:color="auto"/>
            <w:bottom w:val="none" w:sz="0" w:space="0" w:color="auto"/>
            <w:right w:val="none" w:sz="0" w:space="0" w:color="auto"/>
          </w:divBdr>
        </w:div>
        <w:div w:id="98379677">
          <w:marLeft w:val="640"/>
          <w:marRight w:val="0"/>
          <w:marTop w:val="0"/>
          <w:marBottom w:val="0"/>
          <w:divBdr>
            <w:top w:val="none" w:sz="0" w:space="0" w:color="auto"/>
            <w:left w:val="none" w:sz="0" w:space="0" w:color="auto"/>
            <w:bottom w:val="none" w:sz="0" w:space="0" w:color="auto"/>
            <w:right w:val="none" w:sz="0" w:space="0" w:color="auto"/>
          </w:divBdr>
        </w:div>
        <w:div w:id="951324849">
          <w:marLeft w:val="640"/>
          <w:marRight w:val="0"/>
          <w:marTop w:val="0"/>
          <w:marBottom w:val="0"/>
          <w:divBdr>
            <w:top w:val="none" w:sz="0" w:space="0" w:color="auto"/>
            <w:left w:val="none" w:sz="0" w:space="0" w:color="auto"/>
            <w:bottom w:val="none" w:sz="0" w:space="0" w:color="auto"/>
            <w:right w:val="none" w:sz="0" w:space="0" w:color="auto"/>
          </w:divBdr>
        </w:div>
        <w:div w:id="1644582732">
          <w:marLeft w:val="640"/>
          <w:marRight w:val="0"/>
          <w:marTop w:val="0"/>
          <w:marBottom w:val="0"/>
          <w:divBdr>
            <w:top w:val="none" w:sz="0" w:space="0" w:color="auto"/>
            <w:left w:val="none" w:sz="0" w:space="0" w:color="auto"/>
            <w:bottom w:val="none" w:sz="0" w:space="0" w:color="auto"/>
            <w:right w:val="none" w:sz="0" w:space="0" w:color="auto"/>
          </w:divBdr>
        </w:div>
        <w:div w:id="328214994">
          <w:marLeft w:val="640"/>
          <w:marRight w:val="0"/>
          <w:marTop w:val="0"/>
          <w:marBottom w:val="0"/>
          <w:divBdr>
            <w:top w:val="none" w:sz="0" w:space="0" w:color="auto"/>
            <w:left w:val="none" w:sz="0" w:space="0" w:color="auto"/>
            <w:bottom w:val="none" w:sz="0" w:space="0" w:color="auto"/>
            <w:right w:val="none" w:sz="0" w:space="0" w:color="auto"/>
          </w:divBdr>
        </w:div>
        <w:div w:id="1948852740">
          <w:marLeft w:val="640"/>
          <w:marRight w:val="0"/>
          <w:marTop w:val="0"/>
          <w:marBottom w:val="0"/>
          <w:divBdr>
            <w:top w:val="none" w:sz="0" w:space="0" w:color="auto"/>
            <w:left w:val="none" w:sz="0" w:space="0" w:color="auto"/>
            <w:bottom w:val="none" w:sz="0" w:space="0" w:color="auto"/>
            <w:right w:val="none" w:sz="0" w:space="0" w:color="auto"/>
          </w:divBdr>
        </w:div>
        <w:div w:id="410781862">
          <w:marLeft w:val="640"/>
          <w:marRight w:val="0"/>
          <w:marTop w:val="0"/>
          <w:marBottom w:val="0"/>
          <w:divBdr>
            <w:top w:val="none" w:sz="0" w:space="0" w:color="auto"/>
            <w:left w:val="none" w:sz="0" w:space="0" w:color="auto"/>
            <w:bottom w:val="none" w:sz="0" w:space="0" w:color="auto"/>
            <w:right w:val="none" w:sz="0" w:space="0" w:color="auto"/>
          </w:divBdr>
        </w:div>
        <w:div w:id="1332483795">
          <w:marLeft w:val="640"/>
          <w:marRight w:val="0"/>
          <w:marTop w:val="0"/>
          <w:marBottom w:val="0"/>
          <w:divBdr>
            <w:top w:val="none" w:sz="0" w:space="0" w:color="auto"/>
            <w:left w:val="none" w:sz="0" w:space="0" w:color="auto"/>
            <w:bottom w:val="none" w:sz="0" w:space="0" w:color="auto"/>
            <w:right w:val="none" w:sz="0" w:space="0" w:color="auto"/>
          </w:divBdr>
        </w:div>
        <w:div w:id="431247605">
          <w:marLeft w:val="640"/>
          <w:marRight w:val="0"/>
          <w:marTop w:val="0"/>
          <w:marBottom w:val="0"/>
          <w:divBdr>
            <w:top w:val="none" w:sz="0" w:space="0" w:color="auto"/>
            <w:left w:val="none" w:sz="0" w:space="0" w:color="auto"/>
            <w:bottom w:val="none" w:sz="0" w:space="0" w:color="auto"/>
            <w:right w:val="none" w:sz="0" w:space="0" w:color="auto"/>
          </w:divBdr>
        </w:div>
        <w:div w:id="1792435563">
          <w:marLeft w:val="640"/>
          <w:marRight w:val="0"/>
          <w:marTop w:val="0"/>
          <w:marBottom w:val="0"/>
          <w:divBdr>
            <w:top w:val="none" w:sz="0" w:space="0" w:color="auto"/>
            <w:left w:val="none" w:sz="0" w:space="0" w:color="auto"/>
            <w:bottom w:val="none" w:sz="0" w:space="0" w:color="auto"/>
            <w:right w:val="none" w:sz="0" w:space="0" w:color="auto"/>
          </w:divBdr>
        </w:div>
        <w:div w:id="1822233094">
          <w:marLeft w:val="640"/>
          <w:marRight w:val="0"/>
          <w:marTop w:val="0"/>
          <w:marBottom w:val="0"/>
          <w:divBdr>
            <w:top w:val="none" w:sz="0" w:space="0" w:color="auto"/>
            <w:left w:val="none" w:sz="0" w:space="0" w:color="auto"/>
            <w:bottom w:val="none" w:sz="0" w:space="0" w:color="auto"/>
            <w:right w:val="none" w:sz="0" w:space="0" w:color="auto"/>
          </w:divBdr>
        </w:div>
        <w:div w:id="262148126">
          <w:marLeft w:val="640"/>
          <w:marRight w:val="0"/>
          <w:marTop w:val="0"/>
          <w:marBottom w:val="0"/>
          <w:divBdr>
            <w:top w:val="none" w:sz="0" w:space="0" w:color="auto"/>
            <w:left w:val="none" w:sz="0" w:space="0" w:color="auto"/>
            <w:bottom w:val="none" w:sz="0" w:space="0" w:color="auto"/>
            <w:right w:val="none" w:sz="0" w:space="0" w:color="auto"/>
          </w:divBdr>
        </w:div>
        <w:div w:id="1784425063">
          <w:marLeft w:val="640"/>
          <w:marRight w:val="0"/>
          <w:marTop w:val="0"/>
          <w:marBottom w:val="0"/>
          <w:divBdr>
            <w:top w:val="none" w:sz="0" w:space="0" w:color="auto"/>
            <w:left w:val="none" w:sz="0" w:space="0" w:color="auto"/>
            <w:bottom w:val="none" w:sz="0" w:space="0" w:color="auto"/>
            <w:right w:val="none" w:sz="0" w:space="0" w:color="auto"/>
          </w:divBdr>
        </w:div>
        <w:div w:id="1010762855">
          <w:marLeft w:val="640"/>
          <w:marRight w:val="0"/>
          <w:marTop w:val="0"/>
          <w:marBottom w:val="0"/>
          <w:divBdr>
            <w:top w:val="none" w:sz="0" w:space="0" w:color="auto"/>
            <w:left w:val="none" w:sz="0" w:space="0" w:color="auto"/>
            <w:bottom w:val="none" w:sz="0" w:space="0" w:color="auto"/>
            <w:right w:val="none" w:sz="0" w:space="0" w:color="auto"/>
          </w:divBdr>
        </w:div>
        <w:div w:id="1909925185">
          <w:marLeft w:val="640"/>
          <w:marRight w:val="0"/>
          <w:marTop w:val="0"/>
          <w:marBottom w:val="0"/>
          <w:divBdr>
            <w:top w:val="none" w:sz="0" w:space="0" w:color="auto"/>
            <w:left w:val="none" w:sz="0" w:space="0" w:color="auto"/>
            <w:bottom w:val="none" w:sz="0" w:space="0" w:color="auto"/>
            <w:right w:val="none" w:sz="0" w:space="0" w:color="auto"/>
          </w:divBdr>
        </w:div>
        <w:div w:id="847792354">
          <w:marLeft w:val="640"/>
          <w:marRight w:val="0"/>
          <w:marTop w:val="0"/>
          <w:marBottom w:val="0"/>
          <w:divBdr>
            <w:top w:val="none" w:sz="0" w:space="0" w:color="auto"/>
            <w:left w:val="none" w:sz="0" w:space="0" w:color="auto"/>
            <w:bottom w:val="none" w:sz="0" w:space="0" w:color="auto"/>
            <w:right w:val="none" w:sz="0" w:space="0" w:color="auto"/>
          </w:divBdr>
        </w:div>
        <w:div w:id="497157564">
          <w:marLeft w:val="640"/>
          <w:marRight w:val="0"/>
          <w:marTop w:val="0"/>
          <w:marBottom w:val="0"/>
          <w:divBdr>
            <w:top w:val="none" w:sz="0" w:space="0" w:color="auto"/>
            <w:left w:val="none" w:sz="0" w:space="0" w:color="auto"/>
            <w:bottom w:val="none" w:sz="0" w:space="0" w:color="auto"/>
            <w:right w:val="none" w:sz="0" w:space="0" w:color="auto"/>
          </w:divBdr>
        </w:div>
        <w:div w:id="265239040">
          <w:marLeft w:val="640"/>
          <w:marRight w:val="0"/>
          <w:marTop w:val="0"/>
          <w:marBottom w:val="0"/>
          <w:divBdr>
            <w:top w:val="none" w:sz="0" w:space="0" w:color="auto"/>
            <w:left w:val="none" w:sz="0" w:space="0" w:color="auto"/>
            <w:bottom w:val="none" w:sz="0" w:space="0" w:color="auto"/>
            <w:right w:val="none" w:sz="0" w:space="0" w:color="auto"/>
          </w:divBdr>
        </w:div>
        <w:div w:id="688408542">
          <w:marLeft w:val="640"/>
          <w:marRight w:val="0"/>
          <w:marTop w:val="0"/>
          <w:marBottom w:val="0"/>
          <w:divBdr>
            <w:top w:val="none" w:sz="0" w:space="0" w:color="auto"/>
            <w:left w:val="none" w:sz="0" w:space="0" w:color="auto"/>
            <w:bottom w:val="none" w:sz="0" w:space="0" w:color="auto"/>
            <w:right w:val="none" w:sz="0" w:space="0" w:color="auto"/>
          </w:divBdr>
        </w:div>
        <w:div w:id="1019622998">
          <w:marLeft w:val="640"/>
          <w:marRight w:val="0"/>
          <w:marTop w:val="0"/>
          <w:marBottom w:val="0"/>
          <w:divBdr>
            <w:top w:val="none" w:sz="0" w:space="0" w:color="auto"/>
            <w:left w:val="none" w:sz="0" w:space="0" w:color="auto"/>
            <w:bottom w:val="none" w:sz="0" w:space="0" w:color="auto"/>
            <w:right w:val="none" w:sz="0" w:space="0" w:color="auto"/>
          </w:divBdr>
        </w:div>
        <w:div w:id="694623267">
          <w:marLeft w:val="640"/>
          <w:marRight w:val="0"/>
          <w:marTop w:val="0"/>
          <w:marBottom w:val="0"/>
          <w:divBdr>
            <w:top w:val="none" w:sz="0" w:space="0" w:color="auto"/>
            <w:left w:val="none" w:sz="0" w:space="0" w:color="auto"/>
            <w:bottom w:val="none" w:sz="0" w:space="0" w:color="auto"/>
            <w:right w:val="none" w:sz="0" w:space="0" w:color="auto"/>
          </w:divBdr>
        </w:div>
        <w:div w:id="1866365823">
          <w:marLeft w:val="640"/>
          <w:marRight w:val="0"/>
          <w:marTop w:val="0"/>
          <w:marBottom w:val="0"/>
          <w:divBdr>
            <w:top w:val="none" w:sz="0" w:space="0" w:color="auto"/>
            <w:left w:val="none" w:sz="0" w:space="0" w:color="auto"/>
            <w:bottom w:val="none" w:sz="0" w:space="0" w:color="auto"/>
            <w:right w:val="none" w:sz="0" w:space="0" w:color="auto"/>
          </w:divBdr>
        </w:div>
        <w:div w:id="1823500451">
          <w:marLeft w:val="640"/>
          <w:marRight w:val="0"/>
          <w:marTop w:val="0"/>
          <w:marBottom w:val="0"/>
          <w:divBdr>
            <w:top w:val="none" w:sz="0" w:space="0" w:color="auto"/>
            <w:left w:val="none" w:sz="0" w:space="0" w:color="auto"/>
            <w:bottom w:val="none" w:sz="0" w:space="0" w:color="auto"/>
            <w:right w:val="none" w:sz="0" w:space="0" w:color="auto"/>
          </w:divBdr>
        </w:div>
        <w:div w:id="1814592082">
          <w:marLeft w:val="640"/>
          <w:marRight w:val="0"/>
          <w:marTop w:val="0"/>
          <w:marBottom w:val="0"/>
          <w:divBdr>
            <w:top w:val="none" w:sz="0" w:space="0" w:color="auto"/>
            <w:left w:val="none" w:sz="0" w:space="0" w:color="auto"/>
            <w:bottom w:val="none" w:sz="0" w:space="0" w:color="auto"/>
            <w:right w:val="none" w:sz="0" w:space="0" w:color="auto"/>
          </w:divBdr>
        </w:div>
        <w:div w:id="1469204527">
          <w:marLeft w:val="640"/>
          <w:marRight w:val="0"/>
          <w:marTop w:val="0"/>
          <w:marBottom w:val="0"/>
          <w:divBdr>
            <w:top w:val="none" w:sz="0" w:space="0" w:color="auto"/>
            <w:left w:val="none" w:sz="0" w:space="0" w:color="auto"/>
            <w:bottom w:val="none" w:sz="0" w:space="0" w:color="auto"/>
            <w:right w:val="none" w:sz="0" w:space="0" w:color="auto"/>
          </w:divBdr>
        </w:div>
      </w:divsChild>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00540730">
      <w:bodyDiv w:val="1"/>
      <w:marLeft w:val="0"/>
      <w:marRight w:val="0"/>
      <w:marTop w:val="0"/>
      <w:marBottom w:val="0"/>
      <w:divBdr>
        <w:top w:val="none" w:sz="0" w:space="0" w:color="auto"/>
        <w:left w:val="none" w:sz="0" w:space="0" w:color="auto"/>
        <w:bottom w:val="none" w:sz="0" w:space="0" w:color="auto"/>
        <w:right w:val="none" w:sz="0" w:space="0" w:color="auto"/>
      </w:divBdr>
    </w:div>
    <w:div w:id="1501920782">
      <w:bodyDiv w:val="1"/>
      <w:marLeft w:val="0"/>
      <w:marRight w:val="0"/>
      <w:marTop w:val="0"/>
      <w:marBottom w:val="0"/>
      <w:divBdr>
        <w:top w:val="none" w:sz="0" w:space="0" w:color="auto"/>
        <w:left w:val="none" w:sz="0" w:space="0" w:color="auto"/>
        <w:bottom w:val="none" w:sz="0" w:space="0" w:color="auto"/>
        <w:right w:val="none" w:sz="0" w:space="0" w:color="auto"/>
      </w:divBdr>
    </w:div>
    <w:div w:id="1505322460">
      <w:bodyDiv w:val="1"/>
      <w:marLeft w:val="0"/>
      <w:marRight w:val="0"/>
      <w:marTop w:val="0"/>
      <w:marBottom w:val="0"/>
      <w:divBdr>
        <w:top w:val="none" w:sz="0" w:space="0" w:color="auto"/>
        <w:left w:val="none" w:sz="0" w:space="0" w:color="auto"/>
        <w:bottom w:val="none" w:sz="0" w:space="0" w:color="auto"/>
        <w:right w:val="none" w:sz="0" w:space="0" w:color="auto"/>
      </w:divBdr>
    </w:div>
    <w:div w:id="1507399231">
      <w:bodyDiv w:val="1"/>
      <w:marLeft w:val="0"/>
      <w:marRight w:val="0"/>
      <w:marTop w:val="0"/>
      <w:marBottom w:val="0"/>
      <w:divBdr>
        <w:top w:val="none" w:sz="0" w:space="0" w:color="auto"/>
        <w:left w:val="none" w:sz="0" w:space="0" w:color="auto"/>
        <w:bottom w:val="none" w:sz="0" w:space="0" w:color="auto"/>
        <w:right w:val="none" w:sz="0" w:space="0" w:color="auto"/>
      </w:divBdr>
    </w:div>
    <w:div w:id="1508861520">
      <w:bodyDiv w:val="1"/>
      <w:marLeft w:val="0"/>
      <w:marRight w:val="0"/>
      <w:marTop w:val="0"/>
      <w:marBottom w:val="0"/>
      <w:divBdr>
        <w:top w:val="none" w:sz="0" w:space="0" w:color="auto"/>
        <w:left w:val="none" w:sz="0" w:space="0" w:color="auto"/>
        <w:bottom w:val="none" w:sz="0" w:space="0" w:color="auto"/>
        <w:right w:val="none" w:sz="0" w:space="0" w:color="auto"/>
      </w:divBdr>
    </w:div>
    <w:div w:id="1511605378">
      <w:bodyDiv w:val="1"/>
      <w:marLeft w:val="0"/>
      <w:marRight w:val="0"/>
      <w:marTop w:val="0"/>
      <w:marBottom w:val="0"/>
      <w:divBdr>
        <w:top w:val="none" w:sz="0" w:space="0" w:color="auto"/>
        <w:left w:val="none" w:sz="0" w:space="0" w:color="auto"/>
        <w:bottom w:val="none" w:sz="0" w:space="0" w:color="auto"/>
        <w:right w:val="none" w:sz="0" w:space="0" w:color="auto"/>
      </w:divBdr>
    </w:div>
    <w:div w:id="1512717464">
      <w:bodyDiv w:val="1"/>
      <w:marLeft w:val="0"/>
      <w:marRight w:val="0"/>
      <w:marTop w:val="0"/>
      <w:marBottom w:val="0"/>
      <w:divBdr>
        <w:top w:val="none" w:sz="0" w:space="0" w:color="auto"/>
        <w:left w:val="none" w:sz="0" w:space="0" w:color="auto"/>
        <w:bottom w:val="none" w:sz="0" w:space="0" w:color="auto"/>
        <w:right w:val="none" w:sz="0" w:space="0" w:color="auto"/>
      </w:divBdr>
    </w:div>
    <w:div w:id="1514421061">
      <w:bodyDiv w:val="1"/>
      <w:marLeft w:val="0"/>
      <w:marRight w:val="0"/>
      <w:marTop w:val="0"/>
      <w:marBottom w:val="0"/>
      <w:divBdr>
        <w:top w:val="none" w:sz="0" w:space="0" w:color="auto"/>
        <w:left w:val="none" w:sz="0" w:space="0" w:color="auto"/>
        <w:bottom w:val="none" w:sz="0" w:space="0" w:color="auto"/>
        <w:right w:val="none" w:sz="0" w:space="0" w:color="auto"/>
      </w:divBdr>
    </w:div>
    <w:div w:id="1516843724">
      <w:bodyDiv w:val="1"/>
      <w:marLeft w:val="0"/>
      <w:marRight w:val="0"/>
      <w:marTop w:val="0"/>
      <w:marBottom w:val="0"/>
      <w:divBdr>
        <w:top w:val="none" w:sz="0" w:space="0" w:color="auto"/>
        <w:left w:val="none" w:sz="0" w:space="0" w:color="auto"/>
        <w:bottom w:val="none" w:sz="0" w:space="0" w:color="auto"/>
        <w:right w:val="none" w:sz="0" w:space="0" w:color="auto"/>
      </w:divBdr>
    </w:div>
    <w:div w:id="1518038178">
      <w:bodyDiv w:val="1"/>
      <w:marLeft w:val="0"/>
      <w:marRight w:val="0"/>
      <w:marTop w:val="0"/>
      <w:marBottom w:val="0"/>
      <w:divBdr>
        <w:top w:val="none" w:sz="0" w:space="0" w:color="auto"/>
        <w:left w:val="none" w:sz="0" w:space="0" w:color="auto"/>
        <w:bottom w:val="none" w:sz="0" w:space="0" w:color="auto"/>
        <w:right w:val="none" w:sz="0" w:space="0" w:color="auto"/>
      </w:divBdr>
    </w:div>
    <w:div w:id="1520003478">
      <w:bodyDiv w:val="1"/>
      <w:marLeft w:val="0"/>
      <w:marRight w:val="0"/>
      <w:marTop w:val="0"/>
      <w:marBottom w:val="0"/>
      <w:divBdr>
        <w:top w:val="none" w:sz="0" w:space="0" w:color="auto"/>
        <w:left w:val="none" w:sz="0" w:space="0" w:color="auto"/>
        <w:bottom w:val="none" w:sz="0" w:space="0" w:color="auto"/>
        <w:right w:val="none" w:sz="0" w:space="0" w:color="auto"/>
      </w:divBdr>
    </w:div>
    <w:div w:id="1521360024">
      <w:bodyDiv w:val="1"/>
      <w:marLeft w:val="0"/>
      <w:marRight w:val="0"/>
      <w:marTop w:val="0"/>
      <w:marBottom w:val="0"/>
      <w:divBdr>
        <w:top w:val="none" w:sz="0" w:space="0" w:color="auto"/>
        <w:left w:val="none" w:sz="0" w:space="0" w:color="auto"/>
        <w:bottom w:val="none" w:sz="0" w:space="0" w:color="auto"/>
        <w:right w:val="none" w:sz="0" w:space="0" w:color="auto"/>
      </w:divBdr>
    </w:div>
    <w:div w:id="1525316777">
      <w:bodyDiv w:val="1"/>
      <w:marLeft w:val="0"/>
      <w:marRight w:val="0"/>
      <w:marTop w:val="0"/>
      <w:marBottom w:val="0"/>
      <w:divBdr>
        <w:top w:val="none" w:sz="0" w:space="0" w:color="auto"/>
        <w:left w:val="none" w:sz="0" w:space="0" w:color="auto"/>
        <w:bottom w:val="none" w:sz="0" w:space="0" w:color="auto"/>
        <w:right w:val="none" w:sz="0" w:space="0" w:color="auto"/>
      </w:divBdr>
    </w:div>
    <w:div w:id="1526820368">
      <w:bodyDiv w:val="1"/>
      <w:marLeft w:val="0"/>
      <w:marRight w:val="0"/>
      <w:marTop w:val="0"/>
      <w:marBottom w:val="0"/>
      <w:divBdr>
        <w:top w:val="none" w:sz="0" w:space="0" w:color="auto"/>
        <w:left w:val="none" w:sz="0" w:space="0" w:color="auto"/>
        <w:bottom w:val="none" w:sz="0" w:space="0" w:color="auto"/>
        <w:right w:val="none" w:sz="0" w:space="0" w:color="auto"/>
      </w:divBdr>
    </w:div>
    <w:div w:id="1527593771">
      <w:bodyDiv w:val="1"/>
      <w:marLeft w:val="0"/>
      <w:marRight w:val="0"/>
      <w:marTop w:val="0"/>
      <w:marBottom w:val="0"/>
      <w:divBdr>
        <w:top w:val="none" w:sz="0" w:space="0" w:color="auto"/>
        <w:left w:val="none" w:sz="0" w:space="0" w:color="auto"/>
        <w:bottom w:val="none" w:sz="0" w:space="0" w:color="auto"/>
        <w:right w:val="none" w:sz="0" w:space="0" w:color="auto"/>
      </w:divBdr>
    </w:div>
    <w:div w:id="1528446779">
      <w:bodyDiv w:val="1"/>
      <w:marLeft w:val="0"/>
      <w:marRight w:val="0"/>
      <w:marTop w:val="0"/>
      <w:marBottom w:val="0"/>
      <w:divBdr>
        <w:top w:val="none" w:sz="0" w:space="0" w:color="auto"/>
        <w:left w:val="none" w:sz="0" w:space="0" w:color="auto"/>
        <w:bottom w:val="none" w:sz="0" w:space="0" w:color="auto"/>
        <w:right w:val="none" w:sz="0" w:space="0" w:color="auto"/>
      </w:divBdr>
    </w:div>
    <w:div w:id="1531797053">
      <w:bodyDiv w:val="1"/>
      <w:marLeft w:val="0"/>
      <w:marRight w:val="0"/>
      <w:marTop w:val="0"/>
      <w:marBottom w:val="0"/>
      <w:divBdr>
        <w:top w:val="none" w:sz="0" w:space="0" w:color="auto"/>
        <w:left w:val="none" w:sz="0" w:space="0" w:color="auto"/>
        <w:bottom w:val="none" w:sz="0" w:space="0" w:color="auto"/>
        <w:right w:val="none" w:sz="0" w:space="0" w:color="auto"/>
      </w:divBdr>
    </w:div>
    <w:div w:id="1534806329">
      <w:bodyDiv w:val="1"/>
      <w:marLeft w:val="0"/>
      <w:marRight w:val="0"/>
      <w:marTop w:val="0"/>
      <w:marBottom w:val="0"/>
      <w:divBdr>
        <w:top w:val="none" w:sz="0" w:space="0" w:color="auto"/>
        <w:left w:val="none" w:sz="0" w:space="0" w:color="auto"/>
        <w:bottom w:val="none" w:sz="0" w:space="0" w:color="auto"/>
        <w:right w:val="none" w:sz="0" w:space="0" w:color="auto"/>
      </w:divBdr>
      <w:divsChild>
        <w:div w:id="135536370">
          <w:marLeft w:val="640"/>
          <w:marRight w:val="0"/>
          <w:marTop w:val="0"/>
          <w:marBottom w:val="0"/>
          <w:divBdr>
            <w:top w:val="none" w:sz="0" w:space="0" w:color="auto"/>
            <w:left w:val="none" w:sz="0" w:space="0" w:color="auto"/>
            <w:bottom w:val="none" w:sz="0" w:space="0" w:color="auto"/>
            <w:right w:val="none" w:sz="0" w:space="0" w:color="auto"/>
          </w:divBdr>
        </w:div>
        <w:div w:id="1073087099">
          <w:marLeft w:val="640"/>
          <w:marRight w:val="0"/>
          <w:marTop w:val="0"/>
          <w:marBottom w:val="0"/>
          <w:divBdr>
            <w:top w:val="none" w:sz="0" w:space="0" w:color="auto"/>
            <w:left w:val="none" w:sz="0" w:space="0" w:color="auto"/>
            <w:bottom w:val="none" w:sz="0" w:space="0" w:color="auto"/>
            <w:right w:val="none" w:sz="0" w:space="0" w:color="auto"/>
          </w:divBdr>
        </w:div>
        <w:div w:id="801970340">
          <w:marLeft w:val="640"/>
          <w:marRight w:val="0"/>
          <w:marTop w:val="0"/>
          <w:marBottom w:val="0"/>
          <w:divBdr>
            <w:top w:val="none" w:sz="0" w:space="0" w:color="auto"/>
            <w:left w:val="none" w:sz="0" w:space="0" w:color="auto"/>
            <w:bottom w:val="none" w:sz="0" w:space="0" w:color="auto"/>
            <w:right w:val="none" w:sz="0" w:space="0" w:color="auto"/>
          </w:divBdr>
        </w:div>
        <w:div w:id="1391735255">
          <w:marLeft w:val="640"/>
          <w:marRight w:val="0"/>
          <w:marTop w:val="0"/>
          <w:marBottom w:val="0"/>
          <w:divBdr>
            <w:top w:val="none" w:sz="0" w:space="0" w:color="auto"/>
            <w:left w:val="none" w:sz="0" w:space="0" w:color="auto"/>
            <w:bottom w:val="none" w:sz="0" w:space="0" w:color="auto"/>
            <w:right w:val="none" w:sz="0" w:space="0" w:color="auto"/>
          </w:divBdr>
        </w:div>
        <w:div w:id="214589991">
          <w:marLeft w:val="640"/>
          <w:marRight w:val="0"/>
          <w:marTop w:val="0"/>
          <w:marBottom w:val="0"/>
          <w:divBdr>
            <w:top w:val="none" w:sz="0" w:space="0" w:color="auto"/>
            <w:left w:val="none" w:sz="0" w:space="0" w:color="auto"/>
            <w:bottom w:val="none" w:sz="0" w:space="0" w:color="auto"/>
            <w:right w:val="none" w:sz="0" w:space="0" w:color="auto"/>
          </w:divBdr>
        </w:div>
        <w:div w:id="157814946">
          <w:marLeft w:val="640"/>
          <w:marRight w:val="0"/>
          <w:marTop w:val="0"/>
          <w:marBottom w:val="0"/>
          <w:divBdr>
            <w:top w:val="none" w:sz="0" w:space="0" w:color="auto"/>
            <w:left w:val="none" w:sz="0" w:space="0" w:color="auto"/>
            <w:bottom w:val="none" w:sz="0" w:space="0" w:color="auto"/>
            <w:right w:val="none" w:sz="0" w:space="0" w:color="auto"/>
          </w:divBdr>
        </w:div>
        <w:div w:id="340742940">
          <w:marLeft w:val="640"/>
          <w:marRight w:val="0"/>
          <w:marTop w:val="0"/>
          <w:marBottom w:val="0"/>
          <w:divBdr>
            <w:top w:val="none" w:sz="0" w:space="0" w:color="auto"/>
            <w:left w:val="none" w:sz="0" w:space="0" w:color="auto"/>
            <w:bottom w:val="none" w:sz="0" w:space="0" w:color="auto"/>
            <w:right w:val="none" w:sz="0" w:space="0" w:color="auto"/>
          </w:divBdr>
        </w:div>
        <w:div w:id="80688944">
          <w:marLeft w:val="640"/>
          <w:marRight w:val="0"/>
          <w:marTop w:val="0"/>
          <w:marBottom w:val="0"/>
          <w:divBdr>
            <w:top w:val="none" w:sz="0" w:space="0" w:color="auto"/>
            <w:left w:val="none" w:sz="0" w:space="0" w:color="auto"/>
            <w:bottom w:val="none" w:sz="0" w:space="0" w:color="auto"/>
            <w:right w:val="none" w:sz="0" w:space="0" w:color="auto"/>
          </w:divBdr>
        </w:div>
        <w:div w:id="1337614352">
          <w:marLeft w:val="640"/>
          <w:marRight w:val="0"/>
          <w:marTop w:val="0"/>
          <w:marBottom w:val="0"/>
          <w:divBdr>
            <w:top w:val="none" w:sz="0" w:space="0" w:color="auto"/>
            <w:left w:val="none" w:sz="0" w:space="0" w:color="auto"/>
            <w:bottom w:val="none" w:sz="0" w:space="0" w:color="auto"/>
            <w:right w:val="none" w:sz="0" w:space="0" w:color="auto"/>
          </w:divBdr>
        </w:div>
        <w:div w:id="2087920838">
          <w:marLeft w:val="640"/>
          <w:marRight w:val="0"/>
          <w:marTop w:val="0"/>
          <w:marBottom w:val="0"/>
          <w:divBdr>
            <w:top w:val="none" w:sz="0" w:space="0" w:color="auto"/>
            <w:left w:val="none" w:sz="0" w:space="0" w:color="auto"/>
            <w:bottom w:val="none" w:sz="0" w:space="0" w:color="auto"/>
            <w:right w:val="none" w:sz="0" w:space="0" w:color="auto"/>
          </w:divBdr>
        </w:div>
        <w:div w:id="1472943786">
          <w:marLeft w:val="640"/>
          <w:marRight w:val="0"/>
          <w:marTop w:val="0"/>
          <w:marBottom w:val="0"/>
          <w:divBdr>
            <w:top w:val="none" w:sz="0" w:space="0" w:color="auto"/>
            <w:left w:val="none" w:sz="0" w:space="0" w:color="auto"/>
            <w:bottom w:val="none" w:sz="0" w:space="0" w:color="auto"/>
            <w:right w:val="none" w:sz="0" w:space="0" w:color="auto"/>
          </w:divBdr>
        </w:div>
        <w:div w:id="1805272986">
          <w:marLeft w:val="640"/>
          <w:marRight w:val="0"/>
          <w:marTop w:val="0"/>
          <w:marBottom w:val="0"/>
          <w:divBdr>
            <w:top w:val="none" w:sz="0" w:space="0" w:color="auto"/>
            <w:left w:val="none" w:sz="0" w:space="0" w:color="auto"/>
            <w:bottom w:val="none" w:sz="0" w:space="0" w:color="auto"/>
            <w:right w:val="none" w:sz="0" w:space="0" w:color="auto"/>
          </w:divBdr>
        </w:div>
        <w:div w:id="1968772761">
          <w:marLeft w:val="640"/>
          <w:marRight w:val="0"/>
          <w:marTop w:val="0"/>
          <w:marBottom w:val="0"/>
          <w:divBdr>
            <w:top w:val="none" w:sz="0" w:space="0" w:color="auto"/>
            <w:left w:val="none" w:sz="0" w:space="0" w:color="auto"/>
            <w:bottom w:val="none" w:sz="0" w:space="0" w:color="auto"/>
            <w:right w:val="none" w:sz="0" w:space="0" w:color="auto"/>
          </w:divBdr>
        </w:div>
        <w:div w:id="1884169036">
          <w:marLeft w:val="640"/>
          <w:marRight w:val="0"/>
          <w:marTop w:val="0"/>
          <w:marBottom w:val="0"/>
          <w:divBdr>
            <w:top w:val="none" w:sz="0" w:space="0" w:color="auto"/>
            <w:left w:val="none" w:sz="0" w:space="0" w:color="auto"/>
            <w:bottom w:val="none" w:sz="0" w:space="0" w:color="auto"/>
            <w:right w:val="none" w:sz="0" w:space="0" w:color="auto"/>
          </w:divBdr>
        </w:div>
        <w:div w:id="647050232">
          <w:marLeft w:val="640"/>
          <w:marRight w:val="0"/>
          <w:marTop w:val="0"/>
          <w:marBottom w:val="0"/>
          <w:divBdr>
            <w:top w:val="none" w:sz="0" w:space="0" w:color="auto"/>
            <w:left w:val="none" w:sz="0" w:space="0" w:color="auto"/>
            <w:bottom w:val="none" w:sz="0" w:space="0" w:color="auto"/>
            <w:right w:val="none" w:sz="0" w:space="0" w:color="auto"/>
          </w:divBdr>
        </w:div>
        <w:div w:id="1038118897">
          <w:marLeft w:val="640"/>
          <w:marRight w:val="0"/>
          <w:marTop w:val="0"/>
          <w:marBottom w:val="0"/>
          <w:divBdr>
            <w:top w:val="none" w:sz="0" w:space="0" w:color="auto"/>
            <w:left w:val="none" w:sz="0" w:space="0" w:color="auto"/>
            <w:bottom w:val="none" w:sz="0" w:space="0" w:color="auto"/>
            <w:right w:val="none" w:sz="0" w:space="0" w:color="auto"/>
          </w:divBdr>
        </w:div>
        <w:div w:id="664867698">
          <w:marLeft w:val="640"/>
          <w:marRight w:val="0"/>
          <w:marTop w:val="0"/>
          <w:marBottom w:val="0"/>
          <w:divBdr>
            <w:top w:val="none" w:sz="0" w:space="0" w:color="auto"/>
            <w:left w:val="none" w:sz="0" w:space="0" w:color="auto"/>
            <w:bottom w:val="none" w:sz="0" w:space="0" w:color="auto"/>
            <w:right w:val="none" w:sz="0" w:space="0" w:color="auto"/>
          </w:divBdr>
        </w:div>
        <w:div w:id="121045706">
          <w:marLeft w:val="640"/>
          <w:marRight w:val="0"/>
          <w:marTop w:val="0"/>
          <w:marBottom w:val="0"/>
          <w:divBdr>
            <w:top w:val="none" w:sz="0" w:space="0" w:color="auto"/>
            <w:left w:val="none" w:sz="0" w:space="0" w:color="auto"/>
            <w:bottom w:val="none" w:sz="0" w:space="0" w:color="auto"/>
            <w:right w:val="none" w:sz="0" w:space="0" w:color="auto"/>
          </w:divBdr>
        </w:div>
        <w:div w:id="118258668">
          <w:marLeft w:val="640"/>
          <w:marRight w:val="0"/>
          <w:marTop w:val="0"/>
          <w:marBottom w:val="0"/>
          <w:divBdr>
            <w:top w:val="none" w:sz="0" w:space="0" w:color="auto"/>
            <w:left w:val="none" w:sz="0" w:space="0" w:color="auto"/>
            <w:bottom w:val="none" w:sz="0" w:space="0" w:color="auto"/>
            <w:right w:val="none" w:sz="0" w:space="0" w:color="auto"/>
          </w:divBdr>
        </w:div>
        <w:div w:id="779910455">
          <w:marLeft w:val="640"/>
          <w:marRight w:val="0"/>
          <w:marTop w:val="0"/>
          <w:marBottom w:val="0"/>
          <w:divBdr>
            <w:top w:val="none" w:sz="0" w:space="0" w:color="auto"/>
            <w:left w:val="none" w:sz="0" w:space="0" w:color="auto"/>
            <w:bottom w:val="none" w:sz="0" w:space="0" w:color="auto"/>
            <w:right w:val="none" w:sz="0" w:space="0" w:color="auto"/>
          </w:divBdr>
        </w:div>
        <w:div w:id="1353410683">
          <w:marLeft w:val="640"/>
          <w:marRight w:val="0"/>
          <w:marTop w:val="0"/>
          <w:marBottom w:val="0"/>
          <w:divBdr>
            <w:top w:val="none" w:sz="0" w:space="0" w:color="auto"/>
            <w:left w:val="none" w:sz="0" w:space="0" w:color="auto"/>
            <w:bottom w:val="none" w:sz="0" w:space="0" w:color="auto"/>
            <w:right w:val="none" w:sz="0" w:space="0" w:color="auto"/>
          </w:divBdr>
        </w:div>
        <w:div w:id="1284263140">
          <w:marLeft w:val="640"/>
          <w:marRight w:val="0"/>
          <w:marTop w:val="0"/>
          <w:marBottom w:val="0"/>
          <w:divBdr>
            <w:top w:val="none" w:sz="0" w:space="0" w:color="auto"/>
            <w:left w:val="none" w:sz="0" w:space="0" w:color="auto"/>
            <w:bottom w:val="none" w:sz="0" w:space="0" w:color="auto"/>
            <w:right w:val="none" w:sz="0" w:space="0" w:color="auto"/>
          </w:divBdr>
        </w:div>
        <w:div w:id="1735858951">
          <w:marLeft w:val="640"/>
          <w:marRight w:val="0"/>
          <w:marTop w:val="0"/>
          <w:marBottom w:val="0"/>
          <w:divBdr>
            <w:top w:val="none" w:sz="0" w:space="0" w:color="auto"/>
            <w:left w:val="none" w:sz="0" w:space="0" w:color="auto"/>
            <w:bottom w:val="none" w:sz="0" w:space="0" w:color="auto"/>
            <w:right w:val="none" w:sz="0" w:space="0" w:color="auto"/>
          </w:divBdr>
        </w:div>
        <w:div w:id="1955212780">
          <w:marLeft w:val="640"/>
          <w:marRight w:val="0"/>
          <w:marTop w:val="0"/>
          <w:marBottom w:val="0"/>
          <w:divBdr>
            <w:top w:val="none" w:sz="0" w:space="0" w:color="auto"/>
            <w:left w:val="none" w:sz="0" w:space="0" w:color="auto"/>
            <w:bottom w:val="none" w:sz="0" w:space="0" w:color="auto"/>
            <w:right w:val="none" w:sz="0" w:space="0" w:color="auto"/>
          </w:divBdr>
        </w:div>
        <w:div w:id="1178235451">
          <w:marLeft w:val="640"/>
          <w:marRight w:val="0"/>
          <w:marTop w:val="0"/>
          <w:marBottom w:val="0"/>
          <w:divBdr>
            <w:top w:val="none" w:sz="0" w:space="0" w:color="auto"/>
            <w:left w:val="none" w:sz="0" w:space="0" w:color="auto"/>
            <w:bottom w:val="none" w:sz="0" w:space="0" w:color="auto"/>
            <w:right w:val="none" w:sz="0" w:space="0" w:color="auto"/>
          </w:divBdr>
        </w:div>
        <w:div w:id="1589272948">
          <w:marLeft w:val="640"/>
          <w:marRight w:val="0"/>
          <w:marTop w:val="0"/>
          <w:marBottom w:val="0"/>
          <w:divBdr>
            <w:top w:val="none" w:sz="0" w:space="0" w:color="auto"/>
            <w:left w:val="none" w:sz="0" w:space="0" w:color="auto"/>
            <w:bottom w:val="none" w:sz="0" w:space="0" w:color="auto"/>
            <w:right w:val="none" w:sz="0" w:space="0" w:color="auto"/>
          </w:divBdr>
        </w:div>
        <w:div w:id="1281885291">
          <w:marLeft w:val="640"/>
          <w:marRight w:val="0"/>
          <w:marTop w:val="0"/>
          <w:marBottom w:val="0"/>
          <w:divBdr>
            <w:top w:val="none" w:sz="0" w:space="0" w:color="auto"/>
            <w:left w:val="none" w:sz="0" w:space="0" w:color="auto"/>
            <w:bottom w:val="none" w:sz="0" w:space="0" w:color="auto"/>
            <w:right w:val="none" w:sz="0" w:space="0" w:color="auto"/>
          </w:divBdr>
        </w:div>
        <w:div w:id="28649735">
          <w:marLeft w:val="640"/>
          <w:marRight w:val="0"/>
          <w:marTop w:val="0"/>
          <w:marBottom w:val="0"/>
          <w:divBdr>
            <w:top w:val="none" w:sz="0" w:space="0" w:color="auto"/>
            <w:left w:val="none" w:sz="0" w:space="0" w:color="auto"/>
            <w:bottom w:val="none" w:sz="0" w:space="0" w:color="auto"/>
            <w:right w:val="none" w:sz="0" w:space="0" w:color="auto"/>
          </w:divBdr>
        </w:div>
        <w:div w:id="178081576">
          <w:marLeft w:val="640"/>
          <w:marRight w:val="0"/>
          <w:marTop w:val="0"/>
          <w:marBottom w:val="0"/>
          <w:divBdr>
            <w:top w:val="none" w:sz="0" w:space="0" w:color="auto"/>
            <w:left w:val="none" w:sz="0" w:space="0" w:color="auto"/>
            <w:bottom w:val="none" w:sz="0" w:space="0" w:color="auto"/>
            <w:right w:val="none" w:sz="0" w:space="0" w:color="auto"/>
          </w:divBdr>
        </w:div>
        <w:div w:id="1548180769">
          <w:marLeft w:val="640"/>
          <w:marRight w:val="0"/>
          <w:marTop w:val="0"/>
          <w:marBottom w:val="0"/>
          <w:divBdr>
            <w:top w:val="none" w:sz="0" w:space="0" w:color="auto"/>
            <w:left w:val="none" w:sz="0" w:space="0" w:color="auto"/>
            <w:bottom w:val="none" w:sz="0" w:space="0" w:color="auto"/>
            <w:right w:val="none" w:sz="0" w:space="0" w:color="auto"/>
          </w:divBdr>
        </w:div>
        <w:div w:id="1637369055">
          <w:marLeft w:val="640"/>
          <w:marRight w:val="0"/>
          <w:marTop w:val="0"/>
          <w:marBottom w:val="0"/>
          <w:divBdr>
            <w:top w:val="none" w:sz="0" w:space="0" w:color="auto"/>
            <w:left w:val="none" w:sz="0" w:space="0" w:color="auto"/>
            <w:bottom w:val="none" w:sz="0" w:space="0" w:color="auto"/>
            <w:right w:val="none" w:sz="0" w:space="0" w:color="auto"/>
          </w:divBdr>
        </w:div>
        <w:div w:id="1087967205">
          <w:marLeft w:val="640"/>
          <w:marRight w:val="0"/>
          <w:marTop w:val="0"/>
          <w:marBottom w:val="0"/>
          <w:divBdr>
            <w:top w:val="none" w:sz="0" w:space="0" w:color="auto"/>
            <w:left w:val="none" w:sz="0" w:space="0" w:color="auto"/>
            <w:bottom w:val="none" w:sz="0" w:space="0" w:color="auto"/>
            <w:right w:val="none" w:sz="0" w:space="0" w:color="auto"/>
          </w:divBdr>
        </w:div>
        <w:div w:id="1532769495">
          <w:marLeft w:val="640"/>
          <w:marRight w:val="0"/>
          <w:marTop w:val="0"/>
          <w:marBottom w:val="0"/>
          <w:divBdr>
            <w:top w:val="none" w:sz="0" w:space="0" w:color="auto"/>
            <w:left w:val="none" w:sz="0" w:space="0" w:color="auto"/>
            <w:bottom w:val="none" w:sz="0" w:space="0" w:color="auto"/>
            <w:right w:val="none" w:sz="0" w:space="0" w:color="auto"/>
          </w:divBdr>
        </w:div>
        <w:div w:id="643043436">
          <w:marLeft w:val="640"/>
          <w:marRight w:val="0"/>
          <w:marTop w:val="0"/>
          <w:marBottom w:val="0"/>
          <w:divBdr>
            <w:top w:val="none" w:sz="0" w:space="0" w:color="auto"/>
            <w:left w:val="none" w:sz="0" w:space="0" w:color="auto"/>
            <w:bottom w:val="none" w:sz="0" w:space="0" w:color="auto"/>
            <w:right w:val="none" w:sz="0" w:space="0" w:color="auto"/>
          </w:divBdr>
        </w:div>
        <w:div w:id="82146455">
          <w:marLeft w:val="640"/>
          <w:marRight w:val="0"/>
          <w:marTop w:val="0"/>
          <w:marBottom w:val="0"/>
          <w:divBdr>
            <w:top w:val="none" w:sz="0" w:space="0" w:color="auto"/>
            <w:left w:val="none" w:sz="0" w:space="0" w:color="auto"/>
            <w:bottom w:val="none" w:sz="0" w:space="0" w:color="auto"/>
            <w:right w:val="none" w:sz="0" w:space="0" w:color="auto"/>
          </w:divBdr>
        </w:div>
        <w:div w:id="1607541034">
          <w:marLeft w:val="640"/>
          <w:marRight w:val="0"/>
          <w:marTop w:val="0"/>
          <w:marBottom w:val="0"/>
          <w:divBdr>
            <w:top w:val="none" w:sz="0" w:space="0" w:color="auto"/>
            <w:left w:val="none" w:sz="0" w:space="0" w:color="auto"/>
            <w:bottom w:val="none" w:sz="0" w:space="0" w:color="auto"/>
            <w:right w:val="none" w:sz="0" w:space="0" w:color="auto"/>
          </w:divBdr>
        </w:div>
        <w:div w:id="1407386337">
          <w:marLeft w:val="640"/>
          <w:marRight w:val="0"/>
          <w:marTop w:val="0"/>
          <w:marBottom w:val="0"/>
          <w:divBdr>
            <w:top w:val="none" w:sz="0" w:space="0" w:color="auto"/>
            <w:left w:val="none" w:sz="0" w:space="0" w:color="auto"/>
            <w:bottom w:val="none" w:sz="0" w:space="0" w:color="auto"/>
            <w:right w:val="none" w:sz="0" w:space="0" w:color="auto"/>
          </w:divBdr>
        </w:div>
        <w:div w:id="54672346">
          <w:marLeft w:val="640"/>
          <w:marRight w:val="0"/>
          <w:marTop w:val="0"/>
          <w:marBottom w:val="0"/>
          <w:divBdr>
            <w:top w:val="none" w:sz="0" w:space="0" w:color="auto"/>
            <w:left w:val="none" w:sz="0" w:space="0" w:color="auto"/>
            <w:bottom w:val="none" w:sz="0" w:space="0" w:color="auto"/>
            <w:right w:val="none" w:sz="0" w:space="0" w:color="auto"/>
          </w:divBdr>
        </w:div>
        <w:div w:id="709691616">
          <w:marLeft w:val="640"/>
          <w:marRight w:val="0"/>
          <w:marTop w:val="0"/>
          <w:marBottom w:val="0"/>
          <w:divBdr>
            <w:top w:val="none" w:sz="0" w:space="0" w:color="auto"/>
            <w:left w:val="none" w:sz="0" w:space="0" w:color="auto"/>
            <w:bottom w:val="none" w:sz="0" w:space="0" w:color="auto"/>
            <w:right w:val="none" w:sz="0" w:space="0" w:color="auto"/>
          </w:divBdr>
        </w:div>
        <w:div w:id="277683464">
          <w:marLeft w:val="640"/>
          <w:marRight w:val="0"/>
          <w:marTop w:val="0"/>
          <w:marBottom w:val="0"/>
          <w:divBdr>
            <w:top w:val="none" w:sz="0" w:space="0" w:color="auto"/>
            <w:left w:val="none" w:sz="0" w:space="0" w:color="auto"/>
            <w:bottom w:val="none" w:sz="0" w:space="0" w:color="auto"/>
            <w:right w:val="none" w:sz="0" w:space="0" w:color="auto"/>
          </w:divBdr>
        </w:div>
        <w:div w:id="1005982919">
          <w:marLeft w:val="640"/>
          <w:marRight w:val="0"/>
          <w:marTop w:val="0"/>
          <w:marBottom w:val="0"/>
          <w:divBdr>
            <w:top w:val="none" w:sz="0" w:space="0" w:color="auto"/>
            <w:left w:val="none" w:sz="0" w:space="0" w:color="auto"/>
            <w:bottom w:val="none" w:sz="0" w:space="0" w:color="auto"/>
            <w:right w:val="none" w:sz="0" w:space="0" w:color="auto"/>
          </w:divBdr>
        </w:div>
        <w:div w:id="780033368">
          <w:marLeft w:val="640"/>
          <w:marRight w:val="0"/>
          <w:marTop w:val="0"/>
          <w:marBottom w:val="0"/>
          <w:divBdr>
            <w:top w:val="none" w:sz="0" w:space="0" w:color="auto"/>
            <w:left w:val="none" w:sz="0" w:space="0" w:color="auto"/>
            <w:bottom w:val="none" w:sz="0" w:space="0" w:color="auto"/>
            <w:right w:val="none" w:sz="0" w:space="0" w:color="auto"/>
          </w:divBdr>
        </w:div>
        <w:div w:id="610283608">
          <w:marLeft w:val="640"/>
          <w:marRight w:val="0"/>
          <w:marTop w:val="0"/>
          <w:marBottom w:val="0"/>
          <w:divBdr>
            <w:top w:val="none" w:sz="0" w:space="0" w:color="auto"/>
            <w:left w:val="none" w:sz="0" w:space="0" w:color="auto"/>
            <w:bottom w:val="none" w:sz="0" w:space="0" w:color="auto"/>
            <w:right w:val="none" w:sz="0" w:space="0" w:color="auto"/>
          </w:divBdr>
        </w:div>
        <w:div w:id="991375989">
          <w:marLeft w:val="640"/>
          <w:marRight w:val="0"/>
          <w:marTop w:val="0"/>
          <w:marBottom w:val="0"/>
          <w:divBdr>
            <w:top w:val="none" w:sz="0" w:space="0" w:color="auto"/>
            <w:left w:val="none" w:sz="0" w:space="0" w:color="auto"/>
            <w:bottom w:val="none" w:sz="0" w:space="0" w:color="auto"/>
            <w:right w:val="none" w:sz="0" w:space="0" w:color="auto"/>
          </w:divBdr>
        </w:div>
      </w:divsChild>
    </w:div>
    <w:div w:id="1537238186">
      <w:bodyDiv w:val="1"/>
      <w:marLeft w:val="0"/>
      <w:marRight w:val="0"/>
      <w:marTop w:val="0"/>
      <w:marBottom w:val="0"/>
      <w:divBdr>
        <w:top w:val="none" w:sz="0" w:space="0" w:color="auto"/>
        <w:left w:val="none" w:sz="0" w:space="0" w:color="auto"/>
        <w:bottom w:val="none" w:sz="0" w:space="0" w:color="auto"/>
        <w:right w:val="none" w:sz="0" w:space="0" w:color="auto"/>
      </w:divBdr>
    </w:div>
    <w:div w:id="1538279109">
      <w:bodyDiv w:val="1"/>
      <w:marLeft w:val="0"/>
      <w:marRight w:val="0"/>
      <w:marTop w:val="0"/>
      <w:marBottom w:val="0"/>
      <w:divBdr>
        <w:top w:val="none" w:sz="0" w:space="0" w:color="auto"/>
        <w:left w:val="none" w:sz="0" w:space="0" w:color="auto"/>
        <w:bottom w:val="none" w:sz="0" w:space="0" w:color="auto"/>
        <w:right w:val="none" w:sz="0" w:space="0" w:color="auto"/>
      </w:divBdr>
    </w:div>
    <w:div w:id="1538397924">
      <w:bodyDiv w:val="1"/>
      <w:marLeft w:val="0"/>
      <w:marRight w:val="0"/>
      <w:marTop w:val="0"/>
      <w:marBottom w:val="0"/>
      <w:divBdr>
        <w:top w:val="none" w:sz="0" w:space="0" w:color="auto"/>
        <w:left w:val="none" w:sz="0" w:space="0" w:color="auto"/>
        <w:bottom w:val="none" w:sz="0" w:space="0" w:color="auto"/>
        <w:right w:val="none" w:sz="0" w:space="0" w:color="auto"/>
      </w:divBdr>
    </w:div>
    <w:div w:id="1538739312">
      <w:bodyDiv w:val="1"/>
      <w:marLeft w:val="0"/>
      <w:marRight w:val="0"/>
      <w:marTop w:val="0"/>
      <w:marBottom w:val="0"/>
      <w:divBdr>
        <w:top w:val="none" w:sz="0" w:space="0" w:color="auto"/>
        <w:left w:val="none" w:sz="0" w:space="0" w:color="auto"/>
        <w:bottom w:val="none" w:sz="0" w:space="0" w:color="auto"/>
        <w:right w:val="none" w:sz="0" w:space="0" w:color="auto"/>
      </w:divBdr>
    </w:div>
    <w:div w:id="1540244560">
      <w:bodyDiv w:val="1"/>
      <w:marLeft w:val="0"/>
      <w:marRight w:val="0"/>
      <w:marTop w:val="0"/>
      <w:marBottom w:val="0"/>
      <w:divBdr>
        <w:top w:val="none" w:sz="0" w:space="0" w:color="auto"/>
        <w:left w:val="none" w:sz="0" w:space="0" w:color="auto"/>
        <w:bottom w:val="none" w:sz="0" w:space="0" w:color="auto"/>
        <w:right w:val="none" w:sz="0" w:space="0" w:color="auto"/>
      </w:divBdr>
      <w:divsChild>
        <w:div w:id="1990399594">
          <w:marLeft w:val="640"/>
          <w:marRight w:val="0"/>
          <w:marTop w:val="0"/>
          <w:marBottom w:val="0"/>
          <w:divBdr>
            <w:top w:val="none" w:sz="0" w:space="0" w:color="auto"/>
            <w:left w:val="none" w:sz="0" w:space="0" w:color="auto"/>
            <w:bottom w:val="none" w:sz="0" w:space="0" w:color="auto"/>
            <w:right w:val="none" w:sz="0" w:space="0" w:color="auto"/>
          </w:divBdr>
        </w:div>
        <w:div w:id="32267721">
          <w:marLeft w:val="640"/>
          <w:marRight w:val="0"/>
          <w:marTop w:val="0"/>
          <w:marBottom w:val="0"/>
          <w:divBdr>
            <w:top w:val="none" w:sz="0" w:space="0" w:color="auto"/>
            <w:left w:val="none" w:sz="0" w:space="0" w:color="auto"/>
            <w:bottom w:val="none" w:sz="0" w:space="0" w:color="auto"/>
            <w:right w:val="none" w:sz="0" w:space="0" w:color="auto"/>
          </w:divBdr>
        </w:div>
        <w:div w:id="441875922">
          <w:marLeft w:val="640"/>
          <w:marRight w:val="0"/>
          <w:marTop w:val="0"/>
          <w:marBottom w:val="0"/>
          <w:divBdr>
            <w:top w:val="none" w:sz="0" w:space="0" w:color="auto"/>
            <w:left w:val="none" w:sz="0" w:space="0" w:color="auto"/>
            <w:bottom w:val="none" w:sz="0" w:space="0" w:color="auto"/>
            <w:right w:val="none" w:sz="0" w:space="0" w:color="auto"/>
          </w:divBdr>
        </w:div>
        <w:div w:id="463667407">
          <w:marLeft w:val="640"/>
          <w:marRight w:val="0"/>
          <w:marTop w:val="0"/>
          <w:marBottom w:val="0"/>
          <w:divBdr>
            <w:top w:val="none" w:sz="0" w:space="0" w:color="auto"/>
            <w:left w:val="none" w:sz="0" w:space="0" w:color="auto"/>
            <w:bottom w:val="none" w:sz="0" w:space="0" w:color="auto"/>
            <w:right w:val="none" w:sz="0" w:space="0" w:color="auto"/>
          </w:divBdr>
        </w:div>
        <w:div w:id="344749046">
          <w:marLeft w:val="640"/>
          <w:marRight w:val="0"/>
          <w:marTop w:val="0"/>
          <w:marBottom w:val="0"/>
          <w:divBdr>
            <w:top w:val="none" w:sz="0" w:space="0" w:color="auto"/>
            <w:left w:val="none" w:sz="0" w:space="0" w:color="auto"/>
            <w:bottom w:val="none" w:sz="0" w:space="0" w:color="auto"/>
            <w:right w:val="none" w:sz="0" w:space="0" w:color="auto"/>
          </w:divBdr>
        </w:div>
        <w:div w:id="1480804513">
          <w:marLeft w:val="640"/>
          <w:marRight w:val="0"/>
          <w:marTop w:val="0"/>
          <w:marBottom w:val="0"/>
          <w:divBdr>
            <w:top w:val="none" w:sz="0" w:space="0" w:color="auto"/>
            <w:left w:val="none" w:sz="0" w:space="0" w:color="auto"/>
            <w:bottom w:val="none" w:sz="0" w:space="0" w:color="auto"/>
            <w:right w:val="none" w:sz="0" w:space="0" w:color="auto"/>
          </w:divBdr>
        </w:div>
        <w:div w:id="2007779640">
          <w:marLeft w:val="640"/>
          <w:marRight w:val="0"/>
          <w:marTop w:val="0"/>
          <w:marBottom w:val="0"/>
          <w:divBdr>
            <w:top w:val="none" w:sz="0" w:space="0" w:color="auto"/>
            <w:left w:val="none" w:sz="0" w:space="0" w:color="auto"/>
            <w:bottom w:val="none" w:sz="0" w:space="0" w:color="auto"/>
            <w:right w:val="none" w:sz="0" w:space="0" w:color="auto"/>
          </w:divBdr>
        </w:div>
        <w:div w:id="40056386">
          <w:marLeft w:val="640"/>
          <w:marRight w:val="0"/>
          <w:marTop w:val="0"/>
          <w:marBottom w:val="0"/>
          <w:divBdr>
            <w:top w:val="none" w:sz="0" w:space="0" w:color="auto"/>
            <w:left w:val="none" w:sz="0" w:space="0" w:color="auto"/>
            <w:bottom w:val="none" w:sz="0" w:space="0" w:color="auto"/>
            <w:right w:val="none" w:sz="0" w:space="0" w:color="auto"/>
          </w:divBdr>
        </w:div>
        <w:div w:id="499003862">
          <w:marLeft w:val="640"/>
          <w:marRight w:val="0"/>
          <w:marTop w:val="0"/>
          <w:marBottom w:val="0"/>
          <w:divBdr>
            <w:top w:val="none" w:sz="0" w:space="0" w:color="auto"/>
            <w:left w:val="none" w:sz="0" w:space="0" w:color="auto"/>
            <w:bottom w:val="none" w:sz="0" w:space="0" w:color="auto"/>
            <w:right w:val="none" w:sz="0" w:space="0" w:color="auto"/>
          </w:divBdr>
        </w:div>
        <w:div w:id="1664553411">
          <w:marLeft w:val="640"/>
          <w:marRight w:val="0"/>
          <w:marTop w:val="0"/>
          <w:marBottom w:val="0"/>
          <w:divBdr>
            <w:top w:val="none" w:sz="0" w:space="0" w:color="auto"/>
            <w:left w:val="none" w:sz="0" w:space="0" w:color="auto"/>
            <w:bottom w:val="none" w:sz="0" w:space="0" w:color="auto"/>
            <w:right w:val="none" w:sz="0" w:space="0" w:color="auto"/>
          </w:divBdr>
        </w:div>
        <w:div w:id="1701316914">
          <w:marLeft w:val="640"/>
          <w:marRight w:val="0"/>
          <w:marTop w:val="0"/>
          <w:marBottom w:val="0"/>
          <w:divBdr>
            <w:top w:val="none" w:sz="0" w:space="0" w:color="auto"/>
            <w:left w:val="none" w:sz="0" w:space="0" w:color="auto"/>
            <w:bottom w:val="none" w:sz="0" w:space="0" w:color="auto"/>
            <w:right w:val="none" w:sz="0" w:space="0" w:color="auto"/>
          </w:divBdr>
        </w:div>
        <w:div w:id="1625648713">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539008031">
          <w:marLeft w:val="640"/>
          <w:marRight w:val="0"/>
          <w:marTop w:val="0"/>
          <w:marBottom w:val="0"/>
          <w:divBdr>
            <w:top w:val="none" w:sz="0" w:space="0" w:color="auto"/>
            <w:left w:val="none" w:sz="0" w:space="0" w:color="auto"/>
            <w:bottom w:val="none" w:sz="0" w:space="0" w:color="auto"/>
            <w:right w:val="none" w:sz="0" w:space="0" w:color="auto"/>
          </w:divBdr>
        </w:div>
        <w:div w:id="1548446766">
          <w:marLeft w:val="640"/>
          <w:marRight w:val="0"/>
          <w:marTop w:val="0"/>
          <w:marBottom w:val="0"/>
          <w:divBdr>
            <w:top w:val="none" w:sz="0" w:space="0" w:color="auto"/>
            <w:left w:val="none" w:sz="0" w:space="0" w:color="auto"/>
            <w:bottom w:val="none" w:sz="0" w:space="0" w:color="auto"/>
            <w:right w:val="none" w:sz="0" w:space="0" w:color="auto"/>
          </w:divBdr>
        </w:div>
        <w:div w:id="1151409325">
          <w:marLeft w:val="640"/>
          <w:marRight w:val="0"/>
          <w:marTop w:val="0"/>
          <w:marBottom w:val="0"/>
          <w:divBdr>
            <w:top w:val="none" w:sz="0" w:space="0" w:color="auto"/>
            <w:left w:val="none" w:sz="0" w:space="0" w:color="auto"/>
            <w:bottom w:val="none" w:sz="0" w:space="0" w:color="auto"/>
            <w:right w:val="none" w:sz="0" w:space="0" w:color="auto"/>
          </w:divBdr>
        </w:div>
        <w:div w:id="917709700">
          <w:marLeft w:val="640"/>
          <w:marRight w:val="0"/>
          <w:marTop w:val="0"/>
          <w:marBottom w:val="0"/>
          <w:divBdr>
            <w:top w:val="none" w:sz="0" w:space="0" w:color="auto"/>
            <w:left w:val="none" w:sz="0" w:space="0" w:color="auto"/>
            <w:bottom w:val="none" w:sz="0" w:space="0" w:color="auto"/>
            <w:right w:val="none" w:sz="0" w:space="0" w:color="auto"/>
          </w:divBdr>
        </w:div>
        <w:div w:id="207618162">
          <w:marLeft w:val="640"/>
          <w:marRight w:val="0"/>
          <w:marTop w:val="0"/>
          <w:marBottom w:val="0"/>
          <w:divBdr>
            <w:top w:val="none" w:sz="0" w:space="0" w:color="auto"/>
            <w:left w:val="none" w:sz="0" w:space="0" w:color="auto"/>
            <w:bottom w:val="none" w:sz="0" w:space="0" w:color="auto"/>
            <w:right w:val="none" w:sz="0" w:space="0" w:color="auto"/>
          </w:divBdr>
        </w:div>
        <w:div w:id="332102584">
          <w:marLeft w:val="640"/>
          <w:marRight w:val="0"/>
          <w:marTop w:val="0"/>
          <w:marBottom w:val="0"/>
          <w:divBdr>
            <w:top w:val="none" w:sz="0" w:space="0" w:color="auto"/>
            <w:left w:val="none" w:sz="0" w:space="0" w:color="auto"/>
            <w:bottom w:val="none" w:sz="0" w:space="0" w:color="auto"/>
            <w:right w:val="none" w:sz="0" w:space="0" w:color="auto"/>
          </w:divBdr>
        </w:div>
        <w:div w:id="1208131">
          <w:marLeft w:val="640"/>
          <w:marRight w:val="0"/>
          <w:marTop w:val="0"/>
          <w:marBottom w:val="0"/>
          <w:divBdr>
            <w:top w:val="none" w:sz="0" w:space="0" w:color="auto"/>
            <w:left w:val="none" w:sz="0" w:space="0" w:color="auto"/>
            <w:bottom w:val="none" w:sz="0" w:space="0" w:color="auto"/>
            <w:right w:val="none" w:sz="0" w:space="0" w:color="auto"/>
          </w:divBdr>
        </w:div>
        <w:div w:id="321354246">
          <w:marLeft w:val="640"/>
          <w:marRight w:val="0"/>
          <w:marTop w:val="0"/>
          <w:marBottom w:val="0"/>
          <w:divBdr>
            <w:top w:val="none" w:sz="0" w:space="0" w:color="auto"/>
            <w:left w:val="none" w:sz="0" w:space="0" w:color="auto"/>
            <w:bottom w:val="none" w:sz="0" w:space="0" w:color="auto"/>
            <w:right w:val="none" w:sz="0" w:space="0" w:color="auto"/>
          </w:divBdr>
        </w:div>
        <w:div w:id="1761170272">
          <w:marLeft w:val="640"/>
          <w:marRight w:val="0"/>
          <w:marTop w:val="0"/>
          <w:marBottom w:val="0"/>
          <w:divBdr>
            <w:top w:val="none" w:sz="0" w:space="0" w:color="auto"/>
            <w:left w:val="none" w:sz="0" w:space="0" w:color="auto"/>
            <w:bottom w:val="none" w:sz="0" w:space="0" w:color="auto"/>
            <w:right w:val="none" w:sz="0" w:space="0" w:color="auto"/>
          </w:divBdr>
        </w:div>
        <w:div w:id="725179921">
          <w:marLeft w:val="640"/>
          <w:marRight w:val="0"/>
          <w:marTop w:val="0"/>
          <w:marBottom w:val="0"/>
          <w:divBdr>
            <w:top w:val="none" w:sz="0" w:space="0" w:color="auto"/>
            <w:left w:val="none" w:sz="0" w:space="0" w:color="auto"/>
            <w:bottom w:val="none" w:sz="0" w:space="0" w:color="auto"/>
            <w:right w:val="none" w:sz="0" w:space="0" w:color="auto"/>
          </w:divBdr>
        </w:div>
        <w:div w:id="1163546331">
          <w:marLeft w:val="640"/>
          <w:marRight w:val="0"/>
          <w:marTop w:val="0"/>
          <w:marBottom w:val="0"/>
          <w:divBdr>
            <w:top w:val="none" w:sz="0" w:space="0" w:color="auto"/>
            <w:left w:val="none" w:sz="0" w:space="0" w:color="auto"/>
            <w:bottom w:val="none" w:sz="0" w:space="0" w:color="auto"/>
            <w:right w:val="none" w:sz="0" w:space="0" w:color="auto"/>
          </w:divBdr>
        </w:div>
        <w:div w:id="1040200861">
          <w:marLeft w:val="640"/>
          <w:marRight w:val="0"/>
          <w:marTop w:val="0"/>
          <w:marBottom w:val="0"/>
          <w:divBdr>
            <w:top w:val="none" w:sz="0" w:space="0" w:color="auto"/>
            <w:left w:val="none" w:sz="0" w:space="0" w:color="auto"/>
            <w:bottom w:val="none" w:sz="0" w:space="0" w:color="auto"/>
            <w:right w:val="none" w:sz="0" w:space="0" w:color="auto"/>
          </w:divBdr>
        </w:div>
        <w:div w:id="1948468762">
          <w:marLeft w:val="640"/>
          <w:marRight w:val="0"/>
          <w:marTop w:val="0"/>
          <w:marBottom w:val="0"/>
          <w:divBdr>
            <w:top w:val="none" w:sz="0" w:space="0" w:color="auto"/>
            <w:left w:val="none" w:sz="0" w:space="0" w:color="auto"/>
            <w:bottom w:val="none" w:sz="0" w:space="0" w:color="auto"/>
            <w:right w:val="none" w:sz="0" w:space="0" w:color="auto"/>
          </w:divBdr>
        </w:div>
        <w:div w:id="1970817589">
          <w:marLeft w:val="640"/>
          <w:marRight w:val="0"/>
          <w:marTop w:val="0"/>
          <w:marBottom w:val="0"/>
          <w:divBdr>
            <w:top w:val="none" w:sz="0" w:space="0" w:color="auto"/>
            <w:left w:val="none" w:sz="0" w:space="0" w:color="auto"/>
            <w:bottom w:val="none" w:sz="0" w:space="0" w:color="auto"/>
            <w:right w:val="none" w:sz="0" w:space="0" w:color="auto"/>
          </w:divBdr>
        </w:div>
        <w:div w:id="1809591810">
          <w:marLeft w:val="640"/>
          <w:marRight w:val="0"/>
          <w:marTop w:val="0"/>
          <w:marBottom w:val="0"/>
          <w:divBdr>
            <w:top w:val="none" w:sz="0" w:space="0" w:color="auto"/>
            <w:left w:val="none" w:sz="0" w:space="0" w:color="auto"/>
            <w:bottom w:val="none" w:sz="0" w:space="0" w:color="auto"/>
            <w:right w:val="none" w:sz="0" w:space="0" w:color="auto"/>
          </w:divBdr>
        </w:div>
        <w:div w:id="103769717">
          <w:marLeft w:val="640"/>
          <w:marRight w:val="0"/>
          <w:marTop w:val="0"/>
          <w:marBottom w:val="0"/>
          <w:divBdr>
            <w:top w:val="none" w:sz="0" w:space="0" w:color="auto"/>
            <w:left w:val="none" w:sz="0" w:space="0" w:color="auto"/>
            <w:bottom w:val="none" w:sz="0" w:space="0" w:color="auto"/>
            <w:right w:val="none" w:sz="0" w:space="0" w:color="auto"/>
          </w:divBdr>
        </w:div>
        <w:div w:id="1024287209">
          <w:marLeft w:val="640"/>
          <w:marRight w:val="0"/>
          <w:marTop w:val="0"/>
          <w:marBottom w:val="0"/>
          <w:divBdr>
            <w:top w:val="none" w:sz="0" w:space="0" w:color="auto"/>
            <w:left w:val="none" w:sz="0" w:space="0" w:color="auto"/>
            <w:bottom w:val="none" w:sz="0" w:space="0" w:color="auto"/>
            <w:right w:val="none" w:sz="0" w:space="0" w:color="auto"/>
          </w:divBdr>
        </w:div>
        <w:div w:id="1323504428">
          <w:marLeft w:val="640"/>
          <w:marRight w:val="0"/>
          <w:marTop w:val="0"/>
          <w:marBottom w:val="0"/>
          <w:divBdr>
            <w:top w:val="none" w:sz="0" w:space="0" w:color="auto"/>
            <w:left w:val="none" w:sz="0" w:space="0" w:color="auto"/>
            <w:bottom w:val="none" w:sz="0" w:space="0" w:color="auto"/>
            <w:right w:val="none" w:sz="0" w:space="0" w:color="auto"/>
          </w:divBdr>
        </w:div>
        <w:div w:id="81070882">
          <w:marLeft w:val="640"/>
          <w:marRight w:val="0"/>
          <w:marTop w:val="0"/>
          <w:marBottom w:val="0"/>
          <w:divBdr>
            <w:top w:val="none" w:sz="0" w:space="0" w:color="auto"/>
            <w:left w:val="none" w:sz="0" w:space="0" w:color="auto"/>
            <w:bottom w:val="none" w:sz="0" w:space="0" w:color="auto"/>
            <w:right w:val="none" w:sz="0" w:space="0" w:color="auto"/>
          </w:divBdr>
        </w:div>
        <w:div w:id="404110935">
          <w:marLeft w:val="640"/>
          <w:marRight w:val="0"/>
          <w:marTop w:val="0"/>
          <w:marBottom w:val="0"/>
          <w:divBdr>
            <w:top w:val="none" w:sz="0" w:space="0" w:color="auto"/>
            <w:left w:val="none" w:sz="0" w:space="0" w:color="auto"/>
            <w:bottom w:val="none" w:sz="0" w:space="0" w:color="auto"/>
            <w:right w:val="none" w:sz="0" w:space="0" w:color="auto"/>
          </w:divBdr>
        </w:div>
        <w:div w:id="545291650">
          <w:marLeft w:val="640"/>
          <w:marRight w:val="0"/>
          <w:marTop w:val="0"/>
          <w:marBottom w:val="0"/>
          <w:divBdr>
            <w:top w:val="none" w:sz="0" w:space="0" w:color="auto"/>
            <w:left w:val="none" w:sz="0" w:space="0" w:color="auto"/>
            <w:bottom w:val="none" w:sz="0" w:space="0" w:color="auto"/>
            <w:right w:val="none" w:sz="0" w:space="0" w:color="auto"/>
          </w:divBdr>
        </w:div>
        <w:div w:id="343629310">
          <w:marLeft w:val="640"/>
          <w:marRight w:val="0"/>
          <w:marTop w:val="0"/>
          <w:marBottom w:val="0"/>
          <w:divBdr>
            <w:top w:val="none" w:sz="0" w:space="0" w:color="auto"/>
            <w:left w:val="none" w:sz="0" w:space="0" w:color="auto"/>
            <w:bottom w:val="none" w:sz="0" w:space="0" w:color="auto"/>
            <w:right w:val="none" w:sz="0" w:space="0" w:color="auto"/>
          </w:divBdr>
        </w:div>
        <w:div w:id="2066829393">
          <w:marLeft w:val="640"/>
          <w:marRight w:val="0"/>
          <w:marTop w:val="0"/>
          <w:marBottom w:val="0"/>
          <w:divBdr>
            <w:top w:val="none" w:sz="0" w:space="0" w:color="auto"/>
            <w:left w:val="none" w:sz="0" w:space="0" w:color="auto"/>
            <w:bottom w:val="none" w:sz="0" w:space="0" w:color="auto"/>
            <w:right w:val="none" w:sz="0" w:space="0" w:color="auto"/>
          </w:divBdr>
        </w:div>
      </w:divsChild>
    </w:div>
    <w:div w:id="1541281030">
      <w:bodyDiv w:val="1"/>
      <w:marLeft w:val="0"/>
      <w:marRight w:val="0"/>
      <w:marTop w:val="0"/>
      <w:marBottom w:val="0"/>
      <w:divBdr>
        <w:top w:val="none" w:sz="0" w:space="0" w:color="auto"/>
        <w:left w:val="none" w:sz="0" w:space="0" w:color="auto"/>
        <w:bottom w:val="none" w:sz="0" w:space="0" w:color="auto"/>
        <w:right w:val="none" w:sz="0" w:space="0" w:color="auto"/>
      </w:divBdr>
    </w:div>
    <w:div w:id="1542669236">
      <w:bodyDiv w:val="1"/>
      <w:marLeft w:val="0"/>
      <w:marRight w:val="0"/>
      <w:marTop w:val="0"/>
      <w:marBottom w:val="0"/>
      <w:divBdr>
        <w:top w:val="none" w:sz="0" w:space="0" w:color="auto"/>
        <w:left w:val="none" w:sz="0" w:space="0" w:color="auto"/>
        <w:bottom w:val="none" w:sz="0" w:space="0" w:color="auto"/>
        <w:right w:val="none" w:sz="0" w:space="0" w:color="auto"/>
      </w:divBdr>
    </w:div>
    <w:div w:id="1543126913">
      <w:bodyDiv w:val="1"/>
      <w:marLeft w:val="0"/>
      <w:marRight w:val="0"/>
      <w:marTop w:val="0"/>
      <w:marBottom w:val="0"/>
      <w:divBdr>
        <w:top w:val="none" w:sz="0" w:space="0" w:color="auto"/>
        <w:left w:val="none" w:sz="0" w:space="0" w:color="auto"/>
        <w:bottom w:val="none" w:sz="0" w:space="0" w:color="auto"/>
        <w:right w:val="none" w:sz="0" w:space="0" w:color="auto"/>
      </w:divBdr>
    </w:div>
    <w:div w:id="1547257222">
      <w:bodyDiv w:val="1"/>
      <w:marLeft w:val="0"/>
      <w:marRight w:val="0"/>
      <w:marTop w:val="0"/>
      <w:marBottom w:val="0"/>
      <w:divBdr>
        <w:top w:val="none" w:sz="0" w:space="0" w:color="auto"/>
        <w:left w:val="none" w:sz="0" w:space="0" w:color="auto"/>
        <w:bottom w:val="none" w:sz="0" w:space="0" w:color="auto"/>
        <w:right w:val="none" w:sz="0" w:space="0" w:color="auto"/>
      </w:divBdr>
    </w:div>
    <w:div w:id="1547718806">
      <w:bodyDiv w:val="1"/>
      <w:marLeft w:val="0"/>
      <w:marRight w:val="0"/>
      <w:marTop w:val="0"/>
      <w:marBottom w:val="0"/>
      <w:divBdr>
        <w:top w:val="none" w:sz="0" w:space="0" w:color="auto"/>
        <w:left w:val="none" w:sz="0" w:space="0" w:color="auto"/>
        <w:bottom w:val="none" w:sz="0" w:space="0" w:color="auto"/>
        <w:right w:val="none" w:sz="0" w:space="0" w:color="auto"/>
      </w:divBdr>
    </w:div>
    <w:div w:id="1548296366">
      <w:bodyDiv w:val="1"/>
      <w:marLeft w:val="0"/>
      <w:marRight w:val="0"/>
      <w:marTop w:val="0"/>
      <w:marBottom w:val="0"/>
      <w:divBdr>
        <w:top w:val="none" w:sz="0" w:space="0" w:color="auto"/>
        <w:left w:val="none" w:sz="0" w:space="0" w:color="auto"/>
        <w:bottom w:val="none" w:sz="0" w:space="0" w:color="auto"/>
        <w:right w:val="none" w:sz="0" w:space="0" w:color="auto"/>
      </w:divBdr>
    </w:div>
    <w:div w:id="1549608262">
      <w:bodyDiv w:val="1"/>
      <w:marLeft w:val="0"/>
      <w:marRight w:val="0"/>
      <w:marTop w:val="0"/>
      <w:marBottom w:val="0"/>
      <w:divBdr>
        <w:top w:val="none" w:sz="0" w:space="0" w:color="auto"/>
        <w:left w:val="none" w:sz="0" w:space="0" w:color="auto"/>
        <w:bottom w:val="none" w:sz="0" w:space="0" w:color="auto"/>
        <w:right w:val="none" w:sz="0" w:space="0" w:color="auto"/>
      </w:divBdr>
    </w:div>
    <w:div w:id="1550343310">
      <w:bodyDiv w:val="1"/>
      <w:marLeft w:val="0"/>
      <w:marRight w:val="0"/>
      <w:marTop w:val="0"/>
      <w:marBottom w:val="0"/>
      <w:divBdr>
        <w:top w:val="none" w:sz="0" w:space="0" w:color="auto"/>
        <w:left w:val="none" w:sz="0" w:space="0" w:color="auto"/>
        <w:bottom w:val="none" w:sz="0" w:space="0" w:color="auto"/>
        <w:right w:val="none" w:sz="0" w:space="0" w:color="auto"/>
      </w:divBdr>
    </w:div>
    <w:div w:id="1550874786">
      <w:bodyDiv w:val="1"/>
      <w:marLeft w:val="0"/>
      <w:marRight w:val="0"/>
      <w:marTop w:val="0"/>
      <w:marBottom w:val="0"/>
      <w:divBdr>
        <w:top w:val="none" w:sz="0" w:space="0" w:color="auto"/>
        <w:left w:val="none" w:sz="0" w:space="0" w:color="auto"/>
        <w:bottom w:val="none" w:sz="0" w:space="0" w:color="auto"/>
        <w:right w:val="none" w:sz="0" w:space="0" w:color="auto"/>
      </w:divBdr>
    </w:div>
    <w:div w:id="1551572788">
      <w:bodyDiv w:val="1"/>
      <w:marLeft w:val="0"/>
      <w:marRight w:val="0"/>
      <w:marTop w:val="0"/>
      <w:marBottom w:val="0"/>
      <w:divBdr>
        <w:top w:val="none" w:sz="0" w:space="0" w:color="auto"/>
        <w:left w:val="none" w:sz="0" w:space="0" w:color="auto"/>
        <w:bottom w:val="none" w:sz="0" w:space="0" w:color="auto"/>
        <w:right w:val="none" w:sz="0" w:space="0" w:color="auto"/>
      </w:divBdr>
    </w:div>
    <w:div w:id="1551575185">
      <w:bodyDiv w:val="1"/>
      <w:marLeft w:val="0"/>
      <w:marRight w:val="0"/>
      <w:marTop w:val="0"/>
      <w:marBottom w:val="0"/>
      <w:divBdr>
        <w:top w:val="none" w:sz="0" w:space="0" w:color="auto"/>
        <w:left w:val="none" w:sz="0" w:space="0" w:color="auto"/>
        <w:bottom w:val="none" w:sz="0" w:space="0" w:color="auto"/>
        <w:right w:val="none" w:sz="0" w:space="0" w:color="auto"/>
      </w:divBdr>
    </w:div>
    <w:div w:id="1552116261">
      <w:bodyDiv w:val="1"/>
      <w:marLeft w:val="0"/>
      <w:marRight w:val="0"/>
      <w:marTop w:val="0"/>
      <w:marBottom w:val="0"/>
      <w:divBdr>
        <w:top w:val="none" w:sz="0" w:space="0" w:color="auto"/>
        <w:left w:val="none" w:sz="0" w:space="0" w:color="auto"/>
        <w:bottom w:val="none" w:sz="0" w:space="0" w:color="auto"/>
        <w:right w:val="none" w:sz="0" w:space="0" w:color="auto"/>
      </w:divBdr>
    </w:div>
    <w:div w:id="1552616412">
      <w:bodyDiv w:val="1"/>
      <w:marLeft w:val="0"/>
      <w:marRight w:val="0"/>
      <w:marTop w:val="0"/>
      <w:marBottom w:val="0"/>
      <w:divBdr>
        <w:top w:val="none" w:sz="0" w:space="0" w:color="auto"/>
        <w:left w:val="none" w:sz="0" w:space="0" w:color="auto"/>
        <w:bottom w:val="none" w:sz="0" w:space="0" w:color="auto"/>
        <w:right w:val="none" w:sz="0" w:space="0" w:color="auto"/>
      </w:divBdr>
    </w:div>
    <w:div w:id="1553036720">
      <w:bodyDiv w:val="1"/>
      <w:marLeft w:val="0"/>
      <w:marRight w:val="0"/>
      <w:marTop w:val="0"/>
      <w:marBottom w:val="0"/>
      <w:divBdr>
        <w:top w:val="none" w:sz="0" w:space="0" w:color="auto"/>
        <w:left w:val="none" w:sz="0" w:space="0" w:color="auto"/>
        <w:bottom w:val="none" w:sz="0" w:space="0" w:color="auto"/>
        <w:right w:val="none" w:sz="0" w:space="0" w:color="auto"/>
      </w:divBdr>
    </w:div>
    <w:div w:id="1553156509">
      <w:bodyDiv w:val="1"/>
      <w:marLeft w:val="0"/>
      <w:marRight w:val="0"/>
      <w:marTop w:val="0"/>
      <w:marBottom w:val="0"/>
      <w:divBdr>
        <w:top w:val="none" w:sz="0" w:space="0" w:color="auto"/>
        <w:left w:val="none" w:sz="0" w:space="0" w:color="auto"/>
        <w:bottom w:val="none" w:sz="0" w:space="0" w:color="auto"/>
        <w:right w:val="none" w:sz="0" w:space="0" w:color="auto"/>
      </w:divBdr>
    </w:div>
    <w:div w:id="1553808218">
      <w:bodyDiv w:val="1"/>
      <w:marLeft w:val="0"/>
      <w:marRight w:val="0"/>
      <w:marTop w:val="0"/>
      <w:marBottom w:val="0"/>
      <w:divBdr>
        <w:top w:val="none" w:sz="0" w:space="0" w:color="auto"/>
        <w:left w:val="none" w:sz="0" w:space="0" w:color="auto"/>
        <w:bottom w:val="none" w:sz="0" w:space="0" w:color="auto"/>
        <w:right w:val="none" w:sz="0" w:space="0" w:color="auto"/>
      </w:divBdr>
    </w:div>
    <w:div w:id="1555697336">
      <w:bodyDiv w:val="1"/>
      <w:marLeft w:val="0"/>
      <w:marRight w:val="0"/>
      <w:marTop w:val="0"/>
      <w:marBottom w:val="0"/>
      <w:divBdr>
        <w:top w:val="none" w:sz="0" w:space="0" w:color="auto"/>
        <w:left w:val="none" w:sz="0" w:space="0" w:color="auto"/>
        <w:bottom w:val="none" w:sz="0" w:space="0" w:color="auto"/>
        <w:right w:val="none" w:sz="0" w:space="0" w:color="auto"/>
      </w:divBdr>
    </w:div>
    <w:div w:id="1555771246">
      <w:bodyDiv w:val="1"/>
      <w:marLeft w:val="0"/>
      <w:marRight w:val="0"/>
      <w:marTop w:val="0"/>
      <w:marBottom w:val="0"/>
      <w:divBdr>
        <w:top w:val="none" w:sz="0" w:space="0" w:color="auto"/>
        <w:left w:val="none" w:sz="0" w:space="0" w:color="auto"/>
        <w:bottom w:val="none" w:sz="0" w:space="0" w:color="auto"/>
        <w:right w:val="none" w:sz="0" w:space="0" w:color="auto"/>
      </w:divBdr>
    </w:div>
    <w:div w:id="1556358694">
      <w:bodyDiv w:val="1"/>
      <w:marLeft w:val="0"/>
      <w:marRight w:val="0"/>
      <w:marTop w:val="0"/>
      <w:marBottom w:val="0"/>
      <w:divBdr>
        <w:top w:val="none" w:sz="0" w:space="0" w:color="auto"/>
        <w:left w:val="none" w:sz="0" w:space="0" w:color="auto"/>
        <w:bottom w:val="none" w:sz="0" w:space="0" w:color="auto"/>
        <w:right w:val="none" w:sz="0" w:space="0" w:color="auto"/>
      </w:divBdr>
    </w:div>
    <w:div w:id="1561211955">
      <w:bodyDiv w:val="1"/>
      <w:marLeft w:val="0"/>
      <w:marRight w:val="0"/>
      <w:marTop w:val="0"/>
      <w:marBottom w:val="0"/>
      <w:divBdr>
        <w:top w:val="none" w:sz="0" w:space="0" w:color="auto"/>
        <w:left w:val="none" w:sz="0" w:space="0" w:color="auto"/>
        <w:bottom w:val="none" w:sz="0" w:space="0" w:color="auto"/>
        <w:right w:val="none" w:sz="0" w:space="0" w:color="auto"/>
      </w:divBdr>
    </w:div>
    <w:div w:id="1562399401">
      <w:bodyDiv w:val="1"/>
      <w:marLeft w:val="0"/>
      <w:marRight w:val="0"/>
      <w:marTop w:val="0"/>
      <w:marBottom w:val="0"/>
      <w:divBdr>
        <w:top w:val="none" w:sz="0" w:space="0" w:color="auto"/>
        <w:left w:val="none" w:sz="0" w:space="0" w:color="auto"/>
        <w:bottom w:val="none" w:sz="0" w:space="0" w:color="auto"/>
        <w:right w:val="none" w:sz="0" w:space="0" w:color="auto"/>
      </w:divBdr>
    </w:div>
    <w:div w:id="1565026976">
      <w:bodyDiv w:val="1"/>
      <w:marLeft w:val="0"/>
      <w:marRight w:val="0"/>
      <w:marTop w:val="0"/>
      <w:marBottom w:val="0"/>
      <w:divBdr>
        <w:top w:val="none" w:sz="0" w:space="0" w:color="auto"/>
        <w:left w:val="none" w:sz="0" w:space="0" w:color="auto"/>
        <w:bottom w:val="none" w:sz="0" w:space="0" w:color="auto"/>
        <w:right w:val="none" w:sz="0" w:space="0" w:color="auto"/>
      </w:divBdr>
    </w:div>
    <w:div w:id="1565870855">
      <w:bodyDiv w:val="1"/>
      <w:marLeft w:val="0"/>
      <w:marRight w:val="0"/>
      <w:marTop w:val="0"/>
      <w:marBottom w:val="0"/>
      <w:divBdr>
        <w:top w:val="none" w:sz="0" w:space="0" w:color="auto"/>
        <w:left w:val="none" w:sz="0" w:space="0" w:color="auto"/>
        <w:bottom w:val="none" w:sz="0" w:space="0" w:color="auto"/>
        <w:right w:val="none" w:sz="0" w:space="0" w:color="auto"/>
      </w:divBdr>
    </w:div>
    <w:div w:id="1567187191">
      <w:bodyDiv w:val="1"/>
      <w:marLeft w:val="0"/>
      <w:marRight w:val="0"/>
      <w:marTop w:val="0"/>
      <w:marBottom w:val="0"/>
      <w:divBdr>
        <w:top w:val="none" w:sz="0" w:space="0" w:color="auto"/>
        <w:left w:val="none" w:sz="0" w:space="0" w:color="auto"/>
        <w:bottom w:val="none" w:sz="0" w:space="0" w:color="auto"/>
        <w:right w:val="none" w:sz="0" w:space="0" w:color="auto"/>
      </w:divBdr>
      <w:divsChild>
        <w:div w:id="1242719024">
          <w:marLeft w:val="640"/>
          <w:marRight w:val="0"/>
          <w:marTop w:val="0"/>
          <w:marBottom w:val="0"/>
          <w:divBdr>
            <w:top w:val="none" w:sz="0" w:space="0" w:color="auto"/>
            <w:left w:val="none" w:sz="0" w:space="0" w:color="auto"/>
            <w:bottom w:val="none" w:sz="0" w:space="0" w:color="auto"/>
            <w:right w:val="none" w:sz="0" w:space="0" w:color="auto"/>
          </w:divBdr>
        </w:div>
        <w:div w:id="1546021867">
          <w:marLeft w:val="640"/>
          <w:marRight w:val="0"/>
          <w:marTop w:val="0"/>
          <w:marBottom w:val="0"/>
          <w:divBdr>
            <w:top w:val="none" w:sz="0" w:space="0" w:color="auto"/>
            <w:left w:val="none" w:sz="0" w:space="0" w:color="auto"/>
            <w:bottom w:val="none" w:sz="0" w:space="0" w:color="auto"/>
            <w:right w:val="none" w:sz="0" w:space="0" w:color="auto"/>
          </w:divBdr>
        </w:div>
        <w:div w:id="978462427">
          <w:marLeft w:val="640"/>
          <w:marRight w:val="0"/>
          <w:marTop w:val="0"/>
          <w:marBottom w:val="0"/>
          <w:divBdr>
            <w:top w:val="none" w:sz="0" w:space="0" w:color="auto"/>
            <w:left w:val="none" w:sz="0" w:space="0" w:color="auto"/>
            <w:bottom w:val="none" w:sz="0" w:space="0" w:color="auto"/>
            <w:right w:val="none" w:sz="0" w:space="0" w:color="auto"/>
          </w:divBdr>
        </w:div>
        <w:div w:id="668170441">
          <w:marLeft w:val="640"/>
          <w:marRight w:val="0"/>
          <w:marTop w:val="0"/>
          <w:marBottom w:val="0"/>
          <w:divBdr>
            <w:top w:val="none" w:sz="0" w:space="0" w:color="auto"/>
            <w:left w:val="none" w:sz="0" w:space="0" w:color="auto"/>
            <w:bottom w:val="none" w:sz="0" w:space="0" w:color="auto"/>
            <w:right w:val="none" w:sz="0" w:space="0" w:color="auto"/>
          </w:divBdr>
        </w:div>
        <w:div w:id="1792505837">
          <w:marLeft w:val="640"/>
          <w:marRight w:val="0"/>
          <w:marTop w:val="0"/>
          <w:marBottom w:val="0"/>
          <w:divBdr>
            <w:top w:val="none" w:sz="0" w:space="0" w:color="auto"/>
            <w:left w:val="none" w:sz="0" w:space="0" w:color="auto"/>
            <w:bottom w:val="none" w:sz="0" w:space="0" w:color="auto"/>
            <w:right w:val="none" w:sz="0" w:space="0" w:color="auto"/>
          </w:divBdr>
        </w:div>
        <w:div w:id="2083331803">
          <w:marLeft w:val="640"/>
          <w:marRight w:val="0"/>
          <w:marTop w:val="0"/>
          <w:marBottom w:val="0"/>
          <w:divBdr>
            <w:top w:val="none" w:sz="0" w:space="0" w:color="auto"/>
            <w:left w:val="none" w:sz="0" w:space="0" w:color="auto"/>
            <w:bottom w:val="none" w:sz="0" w:space="0" w:color="auto"/>
            <w:right w:val="none" w:sz="0" w:space="0" w:color="auto"/>
          </w:divBdr>
        </w:div>
        <w:div w:id="1310591204">
          <w:marLeft w:val="640"/>
          <w:marRight w:val="0"/>
          <w:marTop w:val="0"/>
          <w:marBottom w:val="0"/>
          <w:divBdr>
            <w:top w:val="none" w:sz="0" w:space="0" w:color="auto"/>
            <w:left w:val="none" w:sz="0" w:space="0" w:color="auto"/>
            <w:bottom w:val="none" w:sz="0" w:space="0" w:color="auto"/>
            <w:right w:val="none" w:sz="0" w:space="0" w:color="auto"/>
          </w:divBdr>
        </w:div>
        <w:div w:id="374162028">
          <w:marLeft w:val="640"/>
          <w:marRight w:val="0"/>
          <w:marTop w:val="0"/>
          <w:marBottom w:val="0"/>
          <w:divBdr>
            <w:top w:val="none" w:sz="0" w:space="0" w:color="auto"/>
            <w:left w:val="none" w:sz="0" w:space="0" w:color="auto"/>
            <w:bottom w:val="none" w:sz="0" w:space="0" w:color="auto"/>
            <w:right w:val="none" w:sz="0" w:space="0" w:color="auto"/>
          </w:divBdr>
        </w:div>
        <w:div w:id="1182863674">
          <w:marLeft w:val="640"/>
          <w:marRight w:val="0"/>
          <w:marTop w:val="0"/>
          <w:marBottom w:val="0"/>
          <w:divBdr>
            <w:top w:val="none" w:sz="0" w:space="0" w:color="auto"/>
            <w:left w:val="none" w:sz="0" w:space="0" w:color="auto"/>
            <w:bottom w:val="none" w:sz="0" w:space="0" w:color="auto"/>
            <w:right w:val="none" w:sz="0" w:space="0" w:color="auto"/>
          </w:divBdr>
        </w:div>
        <w:div w:id="1670981430">
          <w:marLeft w:val="640"/>
          <w:marRight w:val="0"/>
          <w:marTop w:val="0"/>
          <w:marBottom w:val="0"/>
          <w:divBdr>
            <w:top w:val="none" w:sz="0" w:space="0" w:color="auto"/>
            <w:left w:val="none" w:sz="0" w:space="0" w:color="auto"/>
            <w:bottom w:val="none" w:sz="0" w:space="0" w:color="auto"/>
            <w:right w:val="none" w:sz="0" w:space="0" w:color="auto"/>
          </w:divBdr>
        </w:div>
        <w:div w:id="1131555159">
          <w:marLeft w:val="640"/>
          <w:marRight w:val="0"/>
          <w:marTop w:val="0"/>
          <w:marBottom w:val="0"/>
          <w:divBdr>
            <w:top w:val="none" w:sz="0" w:space="0" w:color="auto"/>
            <w:left w:val="none" w:sz="0" w:space="0" w:color="auto"/>
            <w:bottom w:val="none" w:sz="0" w:space="0" w:color="auto"/>
            <w:right w:val="none" w:sz="0" w:space="0" w:color="auto"/>
          </w:divBdr>
        </w:div>
        <w:div w:id="2113360360">
          <w:marLeft w:val="640"/>
          <w:marRight w:val="0"/>
          <w:marTop w:val="0"/>
          <w:marBottom w:val="0"/>
          <w:divBdr>
            <w:top w:val="none" w:sz="0" w:space="0" w:color="auto"/>
            <w:left w:val="none" w:sz="0" w:space="0" w:color="auto"/>
            <w:bottom w:val="none" w:sz="0" w:space="0" w:color="auto"/>
            <w:right w:val="none" w:sz="0" w:space="0" w:color="auto"/>
          </w:divBdr>
        </w:div>
        <w:div w:id="1236814493">
          <w:marLeft w:val="640"/>
          <w:marRight w:val="0"/>
          <w:marTop w:val="0"/>
          <w:marBottom w:val="0"/>
          <w:divBdr>
            <w:top w:val="none" w:sz="0" w:space="0" w:color="auto"/>
            <w:left w:val="none" w:sz="0" w:space="0" w:color="auto"/>
            <w:bottom w:val="none" w:sz="0" w:space="0" w:color="auto"/>
            <w:right w:val="none" w:sz="0" w:space="0" w:color="auto"/>
          </w:divBdr>
        </w:div>
        <w:div w:id="2046448034">
          <w:marLeft w:val="640"/>
          <w:marRight w:val="0"/>
          <w:marTop w:val="0"/>
          <w:marBottom w:val="0"/>
          <w:divBdr>
            <w:top w:val="none" w:sz="0" w:space="0" w:color="auto"/>
            <w:left w:val="none" w:sz="0" w:space="0" w:color="auto"/>
            <w:bottom w:val="none" w:sz="0" w:space="0" w:color="auto"/>
            <w:right w:val="none" w:sz="0" w:space="0" w:color="auto"/>
          </w:divBdr>
        </w:div>
        <w:div w:id="1565139434">
          <w:marLeft w:val="640"/>
          <w:marRight w:val="0"/>
          <w:marTop w:val="0"/>
          <w:marBottom w:val="0"/>
          <w:divBdr>
            <w:top w:val="none" w:sz="0" w:space="0" w:color="auto"/>
            <w:left w:val="none" w:sz="0" w:space="0" w:color="auto"/>
            <w:bottom w:val="none" w:sz="0" w:space="0" w:color="auto"/>
            <w:right w:val="none" w:sz="0" w:space="0" w:color="auto"/>
          </w:divBdr>
        </w:div>
        <w:div w:id="700664840">
          <w:marLeft w:val="640"/>
          <w:marRight w:val="0"/>
          <w:marTop w:val="0"/>
          <w:marBottom w:val="0"/>
          <w:divBdr>
            <w:top w:val="none" w:sz="0" w:space="0" w:color="auto"/>
            <w:left w:val="none" w:sz="0" w:space="0" w:color="auto"/>
            <w:bottom w:val="none" w:sz="0" w:space="0" w:color="auto"/>
            <w:right w:val="none" w:sz="0" w:space="0" w:color="auto"/>
          </w:divBdr>
        </w:div>
        <w:div w:id="1663461129">
          <w:marLeft w:val="640"/>
          <w:marRight w:val="0"/>
          <w:marTop w:val="0"/>
          <w:marBottom w:val="0"/>
          <w:divBdr>
            <w:top w:val="none" w:sz="0" w:space="0" w:color="auto"/>
            <w:left w:val="none" w:sz="0" w:space="0" w:color="auto"/>
            <w:bottom w:val="none" w:sz="0" w:space="0" w:color="auto"/>
            <w:right w:val="none" w:sz="0" w:space="0" w:color="auto"/>
          </w:divBdr>
        </w:div>
        <w:div w:id="1560482240">
          <w:marLeft w:val="640"/>
          <w:marRight w:val="0"/>
          <w:marTop w:val="0"/>
          <w:marBottom w:val="0"/>
          <w:divBdr>
            <w:top w:val="none" w:sz="0" w:space="0" w:color="auto"/>
            <w:left w:val="none" w:sz="0" w:space="0" w:color="auto"/>
            <w:bottom w:val="none" w:sz="0" w:space="0" w:color="auto"/>
            <w:right w:val="none" w:sz="0" w:space="0" w:color="auto"/>
          </w:divBdr>
        </w:div>
        <w:div w:id="1921527452">
          <w:marLeft w:val="640"/>
          <w:marRight w:val="0"/>
          <w:marTop w:val="0"/>
          <w:marBottom w:val="0"/>
          <w:divBdr>
            <w:top w:val="none" w:sz="0" w:space="0" w:color="auto"/>
            <w:left w:val="none" w:sz="0" w:space="0" w:color="auto"/>
            <w:bottom w:val="none" w:sz="0" w:space="0" w:color="auto"/>
            <w:right w:val="none" w:sz="0" w:space="0" w:color="auto"/>
          </w:divBdr>
        </w:div>
        <w:div w:id="538132722">
          <w:marLeft w:val="640"/>
          <w:marRight w:val="0"/>
          <w:marTop w:val="0"/>
          <w:marBottom w:val="0"/>
          <w:divBdr>
            <w:top w:val="none" w:sz="0" w:space="0" w:color="auto"/>
            <w:left w:val="none" w:sz="0" w:space="0" w:color="auto"/>
            <w:bottom w:val="none" w:sz="0" w:space="0" w:color="auto"/>
            <w:right w:val="none" w:sz="0" w:space="0" w:color="auto"/>
          </w:divBdr>
        </w:div>
        <w:div w:id="606693054">
          <w:marLeft w:val="640"/>
          <w:marRight w:val="0"/>
          <w:marTop w:val="0"/>
          <w:marBottom w:val="0"/>
          <w:divBdr>
            <w:top w:val="none" w:sz="0" w:space="0" w:color="auto"/>
            <w:left w:val="none" w:sz="0" w:space="0" w:color="auto"/>
            <w:bottom w:val="none" w:sz="0" w:space="0" w:color="auto"/>
            <w:right w:val="none" w:sz="0" w:space="0" w:color="auto"/>
          </w:divBdr>
        </w:div>
        <w:div w:id="856969376">
          <w:marLeft w:val="640"/>
          <w:marRight w:val="0"/>
          <w:marTop w:val="0"/>
          <w:marBottom w:val="0"/>
          <w:divBdr>
            <w:top w:val="none" w:sz="0" w:space="0" w:color="auto"/>
            <w:left w:val="none" w:sz="0" w:space="0" w:color="auto"/>
            <w:bottom w:val="none" w:sz="0" w:space="0" w:color="auto"/>
            <w:right w:val="none" w:sz="0" w:space="0" w:color="auto"/>
          </w:divBdr>
        </w:div>
        <w:div w:id="769593752">
          <w:marLeft w:val="640"/>
          <w:marRight w:val="0"/>
          <w:marTop w:val="0"/>
          <w:marBottom w:val="0"/>
          <w:divBdr>
            <w:top w:val="none" w:sz="0" w:space="0" w:color="auto"/>
            <w:left w:val="none" w:sz="0" w:space="0" w:color="auto"/>
            <w:bottom w:val="none" w:sz="0" w:space="0" w:color="auto"/>
            <w:right w:val="none" w:sz="0" w:space="0" w:color="auto"/>
          </w:divBdr>
        </w:div>
        <w:div w:id="271517749">
          <w:marLeft w:val="640"/>
          <w:marRight w:val="0"/>
          <w:marTop w:val="0"/>
          <w:marBottom w:val="0"/>
          <w:divBdr>
            <w:top w:val="none" w:sz="0" w:space="0" w:color="auto"/>
            <w:left w:val="none" w:sz="0" w:space="0" w:color="auto"/>
            <w:bottom w:val="none" w:sz="0" w:space="0" w:color="auto"/>
            <w:right w:val="none" w:sz="0" w:space="0" w:color="auto"/>
          </w:divBdr>
        </w:div>
        <w:div w:id="1575699995">
          <w:marLeft w:val="640"/>
          <w:marRight w:val="0"/>
          <w:marTop w:val="0"/>
          <w:marBottom w:val="0"/>
          <w:divBdr>
            <w:top w:val="none" w:sz="0" w:space="0" w:color="auto"/>
            <w:left w:val="none" w:sz="0" w:space="0" w:color="auto"/>
            <w:bottom w:val="none" w:sz="0" w:space="0" w:color="auto"/>
            <w:right w:val="none" w:sz="0" w:space="0" w:color="auto"/>
          </w:divBdr>
        </w:div>
        <w:div w:id="106505900">
          <w:marLeft w:val="640"/>
          <w:marRight w:val="0"/>
          <w:marTop w:val="0"/>
          <w:marBottom w:val="0"/>
          <w:divBdr>
            <w:top w:val="none" w:sz="0" w:space="0" w:color="auto"/>
            <w:left w:val="none" w:sz="0" w:space="0" w:color="auto"/>
            <w:bottom w:val="none" w:sz="0" w:space="0" w:color="auto"/>
            <w:right w:val="none" w:sz="0" w:space="0" w:color="auto"/>
          </w:divBdr>
        </w:div>
        <w:div w:id="384064615">
          <w:marLeft w:val="640"/>
          <w:marRight w:val="0"/>
          <w:marTop w:val="0"/>
          <w:marBottom w:val="0"/>
          <w:divBdr>
            <w:top w:val="none" w:sz="0" w:space="0" w:color="auto"/>
            <w:left w:val="none" w:sz="0" w:space="0" w:color="auto"/>
            <w:bottom w:val="none" w:sz="0" w:space="0" w:color="auto"/>
            <w:right w:val="none" w:sz="0" w:space="0" w:color="auto"/>
          </w:divBdr>
        </w:div>
        <w:div w:id="203056328">
          <w:marLeft w:val="640"/>
          <w:marRight w:val="0"/>
          <w:marTop w:val="0"/>
          <w:marBottom w:val="0"/>
          <w:divBdr>
            <w:top w:val="none" w:sz="0" w:space="0" w:color="auto"/>
            <w:left w:val="none" w:sz="0" w:space="0" w:color="auto"/>
            <w:bottom w:val="none" w:sz="0" w:space="0" w:color="auto"/>
            <w:right w:val="none" w:sz="0" w:space="0" w:color="auto"/>
          </w:divBdr>
        </w:div>
        <w:div w:id="1854418849">
          <w:marLeft w:val="640"/>
          <w:marRight w:val="0"/>
          <w:marTop w:val="0"/>
          <w:marBottom w:val="0"/>
          <w:divBdr>
            <w:top w:val="none" w:sz="0" w:space="0" w:color="auto"/>
            <w:left w:val="none" w:sz="0" w:space="0" w:color="auto"/>
            <w:bottom w:val="none" w:sz="0" w:space="0" w:color="auto"/>
            <w:right w:val="none" w:sz="0" w:space="0" w:color="auto"/>
          </w:divBdr>
        </w:div>
        <w:div w:id="1186940231">
          <w:marLeft w:val="640"/>
          <w:marRight w:val="0"/>
          <w:marTop w:val="0"/>
          <w:marBottom w:val="0"/>
          <w:divBdr>
            <w:top w:val="none" w:sz="0" w:space="0" w:color="auto"/>
            <w:left w:val="none" w:sz="0" w:space="0" w:color="auto"/>
            <w:bottom w:val="none" w:sz="0" w:space="0" w:color="auto"/>
            <w:right w:val="none" w:sz="0" w:space="0" w:color="auto"/>
          </w:divBdr>
        </w:div>
        <w:div w:id="1131049532">
          <w:marLeft w:val="640"/>
          <w:marRight w:val="0"/>
          <w:marTop w:val="0"/>
          <w:marBottom w:val="0"/>
          <w:divBdr>
            <w:top w:val="none" w:sz="0" w:space="0" w:color="auto"/>
            <w:left w:val="none" w:sz="0" w:space="0" w:color="auto"/>
            <w:bottom w:val="none" w:sz="0" w:space="0" w:color="auto"/>
            <w:right w:val="none" w:sz="0" w:space="0" w:color="auto"/>
          </w:divBdr>
        </w:div>
        <w:div w:id="141000692">
          <w:marLeft w:val="640"/>
          <w:marRight w:val="0"/>
          <w:marTop w:val="0"/>
          <w:marBottom w:val="0"/>
          <w:divBdr>
            <w:top w:val="none" w:sz="0" w:space="0" w:color="auto"/>
            <w:left w:val="none" w:sz="0" w:space="0" w:color="auto"/>
            <w:bottom w:val="none" w:sz="0" w:space="0" w:color="auto"/>
            <w:right w:val="none" w:sz="0" w:space="0" w:color="auto"/>
          </w:divBdr>
        </w:div>
        <w:div w:id="1411003345">
          <w:marLeft w:val="640"/>
          <w:marRight w:val="0"/>
          <w:marTop w:val="0"/>
          <w:marBottom w:val="0"/>
          <w:divBdr>
            <w:top w:val="none" w:sz="0" w:space="0" w:color="auto"/>
            <w:left w:val="none" w:sz="0" w:space="0" w:color="auto"/>
            <w:bottom w:val="none" w:sz="0" w:space="0" w:color="auto"/>
            <w:right w:val="none" w:sz="0" w:space="0" w:color="auto"/>
          </w:divBdr>
        </w:div>
        <w:div w:id="1692143775">
          <w:marLeft w:val="640"/>
          <w:marRight w:val="0"/>
          <w:marTop w:val="0"/>
          <w:marBottom w:val="0"/>
          <w:divBdr>
            <w:top w:val="none" w:sz="0" w:space="0" w:color="auto"/>
            <w:left w:val="none" w:sz="0" w:space="0" w:color="auto"/>
            <w:bottom w:val="none" w:sz="0" w:space="0" w:color="auto"/>
            <w:right w:val="none" w:sz="0" w:space="0" w:color="auto"/>
          </w:divBdr>
        </w:div>
        <w:div w:id="710114329">
          <w:marLeft w:val="640"/>
          <w:marRight w:val="0"/>
          <w:marTop w:val="0"/>
          <w:marBottom w:val="0"/>
          <w:divBdr>
            <w:top w:val="none" w:sz="0" w:space="0" w:color="auto"/>
            <w:left w:val="none" w:sz="0" w:space="0" w:color="auto"/>
            <w:bottom w:val="none" w:sz="0" w:space="0" w:color="auto"/>
            <w:right w:val="none" w:sz="0" w:space="0" w:color="auto"/>
          </w:divBdr>
        </w:div>
        <w:div w:id="1857233794">
          <w:marLeft w:val="640"/>
          <w:marRight w:val="0"/>
          <w:marTop w:val="0"/>
          <w:marBottom w:val="0"/>
          <w:divBdr>
            <w:top w:val="none" w:sz="0" w:space="0" w:color="auto"/>
            <w:left w:val="none" w:sz="0" w:space="0" w:color="auto"/>
            <w:bottom w:val="none" w:sz="0" w:space="0" w:color="auto"/>
            <w:right w:val="none" w:sz="0" w:space="0" w:color="auto"/>
          </w:divBdr>
        </w:div>
        <w:div w:id="1474711814">
          <w:marLeft w:val="640"/>
          <w:marRight w:val="0"/>
          <w:marTop w:val="0"/>
          <w:marBottom w:val="0"/>
          <w:divBdr>
            <w:top w:val="none" w:sz="0" w:space="0" w:color="auto"/>
            <w:left w:val="none" w:sz="0" w:space="0" w:color="auto"/>
            <w:bottom w:val="none" w:sz="0" w:space="0" w:color="auto"/>
            <w:right w:val="none" w:sz="0" w:space="0" w:color="auto"/>
          </w:divBdr>
        </w:div>
        <w:div w:id="1873807953">
          <w:marLeft w:val="640"/>
          <w:marRight w:val="0"/>
          <w:marTop w:val="0"/>
          <w:marBottom w:val="0"/>
          <w:divBdr>
            <w:top w:val="none" w:sz="0" w:space="0" w:color="auto"/>
            <w:left w:val="none" w:sz="0" w:space="0" w:color="auto"/>
            <w:bottom w:val="none" w:sz="0" w:space="0" w:color="auto"/>
            <w:right w:val="none" w:sz="0" w:space="0" w:color="auto"/>
          </w:divBdr>
        </w:div>
        <w:div w:id="1523588572">
          <w:marLeft w:val="640"/>
          <w:marRight w:val="0"/>
          <w:marTop w:val="0"/>
          <w:marBottom w:val="0"/>
          <w:divBdr>
            <w:top w:val="none" w:sz="0" w:space="0" w:color="auto"/>
            <w:left w:val="none" w:sz="0" w:space="0" w:color="auto"/>
            <w:bottom w:val="none" w:sz="0" w:space="0" w:color="auto"/>
            <w:right w:val="none" w:sz="0" w:space="0" w:color="auto"/>
          </w:divBdr>
        </w:div>
        <w:div w:id="553128236">
          <w:marLeft w:val="640"/>
          <w:marRight w:val="0"/>
          <w:marTop w:val="0"/>
          <w:marBottom w:val="0"/>
          <w:divBdr>
            <w:top w:val="none" w:sz="0" w:space="0" w:color="auto"/>
            <w:left w:val="none" w:sz="0" w:space="0" w:color="auto"/>
            <w:bottom w:val="none" w:sz="0" w:space="0" w:color="auto"/>
            <w:right w:val="none" w:sz="0" w:space="0" w:color="auto"/>
          </w:divBdr>
        </w:div>
        <w:div w:id="1182623916">
          <w:marLeft w:val="640"/>
          <w:marRight w:val="0"/>
          <w:marTop w:val="0"/>
          <w:marBottom w:val="0"/>
          <w:divBdr>
            <w:top w:val="none" w:sz="0" w:space="0" w:color="auto"/>
            <w:left w:val="none" w:sz="0" w:space="0" w:color="auto"/>
            <w:bottom w:val="none" w:sz="0" w:space="0" w:color="auto"/>
            <w:right w:val="none" w:sz="0" w:space="0" w:color="auto"/>
          </w:divBdr>
        </w:div>
        <w:div w:id="692347289">
          <w:marLeft w:val="640"/>
          <w:marRight w:val="0"/>
          <w:marTop w:val="0"/>
          <w:marBottom w:val="0"/>
          <w:divBdr>
            <w:top w:val="none" w:sz="0" w:space="0" w:color="auto"/>
            <w:left w:val="none" w:sz="0" w:space="0" w:color="auto"/>
            <w:bottom w:val="none" w:sz="0" w:space="0" w:color="auto"/>
            <w:right w:val="none" w:sz="0" w:space="0" w:color="auto"/>
          </w:divBdr>
        </w:div>
        <w:div w:id="1334911848">
          <w:marLeft w:val="640"/>
          <w:marRight w:val="0"/>
          <w:marTop w:val="0"/>
          <w:marBottom w:val="0"/>
          <w:divBdr>
            <w:top w:val="none" w:sz="0" w:space="0" w:color="auto"/>
            <w:left w:val="none" w:sz="0" w:space="0" w:color="auto"/>
            <w:bottom w:val="none" w:sz="0" w:space="0" w:color="auto"/>
            <w:right w:val="none" w:sz="0" w:space="0" w:color="auto"/>
          </w:divBdr>
        </w:div>
        <w:div w:id="1553007311">
          <w:marLeft w:val="640"/>
          <w:marRight w:val="0"/>
          <w:marTop w:val="0"/>
          <w:marBottom w:val="0"/>
          <w:divBdr>
            <w:top w:val="none" w:sz="0" w:space="0" w:color="auto"/>
            <w:left w:val="none" w:sz="0" w:space="0" w:color="auto"/>
            <w:bottom w:val="none" w:sz="0" w:space="0" w:color="auto"/>
            <w:right w:val="none" w:sz="0" w:space="0" w:color="auto"/>
          </w:divBdr>
        </w:div>
        <w:div w:id="1324432434">
          <w:marLeft w:val="640"/>
          <w:marRight w:val="0"/>
          <w:marTop w:val="0"/>
          <w:marBottom w:val="0"/>
          <w:divBdr>
            <w:top w:val="none" w:sz="0" w:space="0" w:color="auto"/>
            <w:left w:val="none" w:sz="0" w:space="0" w:color="auto"/>
            <w:bottom w:val="none" w:sz="0" w:space="0" w:color="auto"/>
            <w:right w:val="none" w:sz="0" w:space="0" w:color="auto"/>
          </w:divBdr>
        </w:div>
        <w:div w:id="1902709014">
          <w:marLeft w:val="640"/>
          <w:marRight w:val="0"/>
          <w:marTop w:val="0"/>
          <w:marBottom w:val="0"/>
          <w:divBdr>
            <w:top w:val="none" w:sz="0" w:space="0" w:color="auto"/>
            <w:left w:val="none" w:sz="0" w:space="0" w:color="auto"/>
            <w:bottom w:val="none" w:sz="0" w:space="0" w:color="auto"/>
            <w:right w:val="none" w:sz="0" w:space="0" w:color="auto"/>
          </w:divBdr>
        </w:div>
        <w:div w:id="591360337">
          <w:marLeft w:val="640"/>
          <w:marRight w:val="0"/>
          <w:marTop w:val="0"/>
          <w:marBottom w:val="0"/>
          <w:divBdr>
            <w:top w:val="none" w:sz="0" w:space="0" w:color="auto"/>
            <w:left w:val="none" w:sz="0" w:space="0" w:color="auto"/>
            <w:bottom w:val="none" w:sz="0" w:space="0" w:color="auto"/>
            <w:right w:val="none" w:sz="0" w:space="0" w:color="auto"/>
          </w:divBdr>
        </w:div>
      </w:divsChild>
    </w:div>
    <w:div w:id="1567571305">
      <w:bodyDiv w:val="1"/>
      <w:marLeft w:val="0"/>
      <w:marRight w:val="0"/>
      <w:marTop w:val="0"/>
      <w:marBottom w:val="0"/>
      <w:divBdr>
        <w:top w:val="none" w:sz="0" w:space="0" w:color="auto"/>
        <w:left w:val="none" w:sz="0" w:space="0" w:color="auto"/>
        <w:bottom w:val="none" w:sz="0" w:space="0" w:color="auto"/>
        <w:right w:val="none" w:sz="0" w:space="0" w:color="auto"/>
      </w:divBdr>
    </w:div>
    <w:div w:id="1568613949">
      <w:bodyDiv w:val="1"/>
      <w:marLeft w:val="0"/>
      <w:marRight w:val="0"/>
      <w:marTop w:val="0"/>
      <w:marBottom w:val="0"/>
      <w:divBdr>
        <w:top w:val="none" w:sz="0" w:space="0" w:color="auto"/>
        <w:left w:val="none" w:sz="0" w:space="0" w:color="auto"/>
        <w:bottom w:val="none" w:sz="0" w:space="0" w:color="auto"/>
        <w:right w:val="none" w:sz="0" w:space="0" w:color="auto"/>
      </w:divBdr>
    </w:div>
    <w:div w:id="1568802673">
      <w:bodyDiv w:val="1"/>
      <w:marLeft w:val="0"/>
      <w:marRight w:val="0"/>
      <w:marTop w:val="0"/>
      <w:marBottom w:val="0"/>
      <w:divBdr>
        <w:top w:val="none" w:sz="0" w:space="0" w:color="auto"/>
        <w:left w:val="none" w:sz="0" w:space="0" w:color="auto"/>
        <w:bottom w:val="none" w:sz="0" w:space="0" w:color="auto"/>
        <w:right w:val="none" w:sz="0" w:space="0" w:color="auto"/>
      </w:divBdr>
    </w:div>
    <w:div w:id="1572698097">
      <w:bodyDiv w:val="1"/>
      <w:marLeft w:val="0"/>
      <w:marRight w:val="0"/>
      <w:marTop w:val="0"/>
      <w:marBottom w:val="0"/>
      <w:divBdr>
        <w:top w:val="none" w:sz="0" w:space="0" w:color="auto"/>
        <w:left w:val="none" w:sz="0" w:space="0" w:color="auto"/>
        <w:bottom w:val="none" w:sz="0" w:space="0" w:color="auto"/>
        <w:right w:val="none" w:sz="0" w:space="0" w:color="auto"/>
      </w:divBdr>
      <w:divsChild>
        <w:div w:id="1486974367">
          <w:marLeft w:val="640"/>
          <w:marRight w:val="0"/>
          <w:marTop w:val="0"/>
          <w:marBottom w:val="0"/>
          <w:divBdr>
            <w:top w:val="none" w:sz="0" w:space="0" w:color="auto"/>
            <w:left w:val="none" w:sz="0" w:space="0" w:color="auto"/>
            <w:bottom w:val="none" w:sz="0" w:space="0" w:color="auto"/>
            <w:right w:val="none" w:sz="0" w:space="0" w:color="auto"/>
          </w:divBdr>
        </w:div>
        <w:div w:id="428893578">
          <w:marLeft w:val="640"/>
          <w:marRight w:val="0"/>
          <w:marTop w:val="0"/>
          <w:marBottom w:val="0"/>
          <w:divBdr>
            <w:top w:val="none" w:sz="0" w:space="0" w:color="auto"/>
            <w:left w:val="none" w:sz="0" w:space="0" w:color="auto"/>
            <w:bottom w:val="none" w:sz="0" w:space="0" w:color="auto"/>
            <w:right w:val="none" w:sz="0" w:space="0" w:color="auto"/>
          </w:divBdr>
        </w:div>
        <w:div w:id="29695971">
          <w:marLeft w:val="640"/>
          <w:marRight w:val="0"/>
          <w:marTop w:val="0"/>
          <w:marBottom w:val="0"/>
          <w:divBdr>
            <w:top w:val="none" w:sz="0" w:space="0" w:color="auto"/>
            <w:left w:val="none" w:sz="0" w:space="0" w:color="auto"/>
            <w:bottom w:val="none" w:sz="0" w:space="0" w:color="auto"/>
            <w:right w:val="none" w:sz="0" w:space="0" w:color="auto"/>
          </w:divBdr>
        </w:div>
        <w:div w:id="1210799837">
          <w:marLeft w:val="640"/>
          <w:marRight w:val="0"/>
          <w:marTop w:val="0"/>
          <w:marBottom w:val="0"/>
          <w:divBdr>
            <w:top w:val="none" w:sz="0" w:space="0" w:color="auto"/>
            <w:left w:val="none" w:sz="0" w:space="0" w:color="auto"/>
            <w:bottom w:val="none" w:sz="0" w:space="0" w:color="auto"/>
            <w:right w:val="none" w:sz="0" w:space="0" w:color="auto"/>
          </w:divBdr>
        </w:div>
        <w:div w:id="1923417215">
          <w:marLeft w:val="640"/>
          <w:marRight w:val="0"/>
          <w:marTop w:val="0"/>
          <w:marBottom w:val="0"/>
          <w:divBdr>
            <w:top w:val="none" w:sz="0" w:space="0" w:color="auto"/>
            <w:left w:val="none" w:sz="0" w:space="0" w:color="auto"/>
            <w:bottom w:val="none" w:sz="0" w:space="0" w:color="auto"/>
            <w:right w:val="none" w:sz="0" w:space="0" w:color="auto"/>
          </w:divBdr>
        </w:div>
        <w:div w:id="1993412708">
          <w:marLeft w:val="640"/>
          <w:marRight w:val="0"/>
          <w:marTop w:val="0"/>
          <w:marBottom w:val="0"/>
          <w:divBdr>
            <w:top w:val="none" w:sz="0" w:space="0" w:color="auto"/>
            <w:left w:val="none" w:sz="0" w:space="0" w:color="auto"/>
            <w:bottom w:val="none" w:sz="0" w:space="0" w:color="auto"/>
            <w:right w:val="none" w:sz="0" w:space="0" w:color="auto"/>
          </w:divBdr>
        </w:div>
        <w:div w:id="1292322422">
          <w:marLeft w:val="640"/>
          <w:marRight w:val="0"/>
          <w:marTop w:val="0"/>
          <w:marBottom w:val="0"/>
          <w:divBdr>
            <w:top w:val="none" w:sz="0" w:space="0" w:color="auto"/>
            <w:left w:val="none" w:sz="0" w:space="0" w:color="auto"/>
            <w:bottom w:val="none" w:sz="0" w:space="0" w:color="auto"/>
            <w:right w:val="none" w:sz="0" w:space="0" w:color="auto"/>
          </w:divBdr>
        </w:div>
        <w:div w:id="1242905226">
          <w:marLeft w:val="640"/>
          <w:marRight w:val="0"/>
          <w:marTop w:val="0"/>
          <w:marBottom w:val="0"/>
          <w:divBdr>
            <w:top w:val="none" w:sz="0" w:space="0" w:color="auto"/>
            <w:left w:val="none" w:sz="0" w:space="0" w:color="auto"/>
            <w:bottom w:val="none" w:sz="0" w:space="0" w:color="auto"/>
            <w:right w:val="none" w:sz="0" w:space="0" w:color="auto"/>
          </w:divBdr>
        </w:div>
        <w:div w:id="1794396205">
          <w:marLeft w:val="640"/>
          <w:marRight w:val="0"/>
          <w:marTop w:val="0"/>
          <w:marBottom w:val="0"/>
          <w:divBdr>
            <w:top w:val="none" w:sz="0" w:space="0" w:color="auto"/>
            <w:left w:val="none" w:sz="0" w:space="0" w:color="auto"/>
            <w:bottom w:val="none" w:sz="0" w:space="0" w:color="auto"/>
            <w:right w:val="none" w:sz="0" w:space="0" w:color="auto"/>
          </w:divBdr>
        </w:div>
        <w:div w:id="1586957712">
          <w:marLeft w:val="640"/>
          <w:marRight w:val="0"/>
          <w:marTop w:val="0"/>
          <w:marBottom w:val="0"/>
          <w:divBdr>
            <w:top w:val="none" w:sz="0" w:space="0" w:color="auto"/>
            <w:left w:val="none" w:sz="0" w:space="0" w:color="auto"/>
            <w:bottom w:val="none" w:sz="0" w:space="0" w:color="auto"/>
            <w:right w:val="none" w:sz="0" w:space="0" w:color="auto"/>
          </w:divBdr>
        </w:div>
        <w:div w:id="1414818781">
          <w:marLeft w:val="640"/>
          <w:marRight w:val="0"/>
          <w:marTop w:val="0"/>
          <w:marBottom w:val="0"/>
          <w:divBdr>
            <w:top w:val="none" w:sz="0" w:space="0" w:color="auto"/>
            <w:left w:val="none" w:sz="0" w:space="0" w:color="auto"/>
            <w:bottom w:val="none" w:sz="0" w:space="0" w:color="auto"/>
            <w:right w:val="none" w:sz="0" w:space="0" w:color="auto"/>
          </w:divBdr>
        </w:div>
        <w:div w:id="762186500">
          <w:marLeft w:val="640"/>
          <w:marRight w:val="0"/>
          <w:marTop w:val="0"/>
          <w:marBottom w:val="0"/>
          <w:divBdr>
            <w:top w:val="none" w:sz="0" w:space="0" w:color="auto"/>
            <w:left w:val="none" w:sz="0" w:space="0" w:color="auto"/>
            <w:bottom w:val="none" w:sz="0" w:space="0" w:color="auto"/>
            <w:right w:val="none" w:sz="0" w:space="0" w:color="auto"/>
          </w:divBdr>
        </w:div>
        <w:div w:id="557474117">
          <w:marLeft w:val="640"/>
          <w:marRight w:val="0"/>
          <w:marTop w:val="0"/>
          <w:marBottom w:val="0"/>
          <w:divBdr>
            <w:top w:val="none" w:sz="0" w:space="0" w:color="auto"/>
            <w:left w:val="none" w:sz="0" w:space="0" w:color="auto"/>
            <w:bottom w:val="none" w:sz="0" w:space="0" w:color="auto"/>
            <w:right w:val="none" w:sz="0" w:space="0" w:color="auto"/>
          </w:divBdr>
        </w:div>
        <w:div w:id="844174152">
          <w:marLeft w:val="640"/>
          <w:marRight w:val="0"/>
          <w:marTop w:val="0"/>
          <w:marBottom w:val="0"/>
          <w:divBdr>
            <w:top w:val="none" w:sz="0" w:space="0" w:color="auto"/>
            <w:left w:val="none" w:sz="0" w:space="0" w:color="auto"/>
            <w:bottom w:val="none" w:sz="0" w:space="0" w:color="auto"/>
            <w:right w:val="none" w:sz="0" w:space="0" w:color="auto"/>
          </w:divBdr>
        </w:div>
        <w:div w:id="938677786">
          <w:marLeft w:val="640"/>
          <w:marRight w:val="0"/>
          <w:marTop w:val="0"/>
          <w:marBottom w:val="0"/>
          <w:divBdr>
            <w:top w:val="none" w:sz="0" w:space="0" w:color="auto"/>
            <w:left w:val="none" w:sz="0" w:space="0" w:color="auto"/>
            <w:bottom w:val="none" w:sz="0" w:space="0" w:color="auto"/>
            <w:right w:val="none" w:sz="0" w:space="0" w:color="auto"/>
          </w:divBdr>
        </w:div>
        <w:div w:id="1974171671">
          <w:marLeft w:val="640"/>
          <w:marRight w:val="0"/>
          <w:marTop w:val="0"/>
          <w:marBottom w:val="0"/>
          <w:divBdr>
            <w:top w:val="none" w:sz="0" w:space="0" w:color="auto"/>
            <w:left w:val="none" w:sz="0" w:space="0" w:color="auto"/>
            <w:bottom w:val="none" w:sz="0" w:space="0" w:color="auto"/>
            <w:right w:val="none" w:sz="0" w:space="0" w:color="auto"/>
          </w:divBdr>
        </w:div>
        <w:div w:id="976028625">
          <w:marLeft w:val="640"/>
          <w:marRight w:val="0"/>
          <w:marTop w:val="0"/>
          <w:marBottom w:val="0"/>
          <w:divBdr>
            <w:top w:val="none" w:sz="0" w:space="0" w:color="auto"/>
            <w:left w:val="none" w:sz="0" w:space="0" w:color="auto"/>
            <w:bottom w:val="none" w:sz="0" w:space="0" w:color="auto"/>
            <w:right w:val="none" w:sz="0" w:space="0" w:color="auto"/>
          </w:divBdr>
        </w:div>
        <w:div w:id="743372">
          <w:marLeft w:val="640"/>
          <w:marRight w:val="0"/>
          <w:marTop w:val="0"/>
          <w:marBottom w:val="0"/>
          <w:divBdr>
            <w:top w:val="none" w:sz="0" w:space="0" w:color="auto"/>
            <w:left w:val="none" w:sz="0" w:space="0" w:color="auto"/>
            <w:bottom w:val="none" w:sz="0" w:space="0" w:color="auto"/>
            <w:right w:val="none" w:sz="0" w:space="0" w:color="auto"/>
          </w:divBdr>
        </w:div>
        <w:div w:id="1398279028">
          <w:marLeft w:val="640"/>
          <w:marRight w:val="0"/>
          <w:marTop w:val="0"/>
          <w:marBottom w:val="0"/>
          <w:divBdr>
            <w:top w:val="none" w:sz="0" w:space="0" w:color="auto"/>
            <w:left w:val="none" w:sz="0" w:space="0" w:color="auto"/>
            <w:bottom w:val="none" w:sz="0" w:space="0" w:color="auto"/>
            <w:right w:val="none" w:sz="0" w:space="0" w:color="auto"/>
          </w:divBdr>
        </w:div>
        <w:div w:id="1679579752">
          <w:marLeft w:val="640"/>
          <w:marRight w:val="0"/>
          <w:marTop w:val="0"/>
          <w:marBottom w:val="0"/>
          <w:divBdr>
            <w:top w:val="none" w:sz="0" w:space="0" w:color="auto"/>
            <w:left w:val="none" w:sz="0" w:space="0" w:color="auto"/>
            <w:bottom w:val="none" w:sz="0" w:space="0" w:color="auto"/>
            <w:right w:val="none" w:sz="0" w:space="0" w:color="auto"/>
          </w:divBdr>
        </w:div>
        <w:div w:id="1771505117">
          <w:marLeft w:val="640"/>
          <w:marRight w:val="0"/>
          <w:marTop w:val="0"/>
          <w:marBottom w:val="0"/>
          <w:divBdr>
            <w:top w:val="none" w:sz="0" w:space="0" w:color="auto"/>
            <w:left w:val="none" w:sz="0" w:space="0" w:color="auto"/>
            <w:bottom w:val="none" w:sz="0" w:space="0" w:color="auto"/>
            <w:right w:val="none" w:sz="0" w:space="0" w:color="auto"/>
          </w:divBdr>
        </w:div>
        <w:div w:id="1743723195">
          <w:marLeft w:val="640"/>
          <w:marRight w:val="0"/>
          <w:marTop w:val="0"/>
          <w:marBottom w:val="0"/>
          <w:divBdr>
            <w:top w:val="none" w:sz="0" w:space="0" w:color="auto"/>
            <w:left w:val="none" w:sz="0" w:space="0" w:color="auto"/>
            <w:bottom w:val="none" w:sz="0" w:space="0" w:color="auto"/>
            <w:right w:val="none" w:sz="0" w:space="0" w:color="auto"/>
          </w:divBdr>
        </w:div>
        <w:div w:id="1999845347">
          <w:marLeft w:val="640"/>
          <w:marRight w:val="0"/>
          <w:marTop w:val="0"/>
          <w:marBottom w:val="0"/>
          <w:divBdr>
            <w:top w:val="none" w:sz="0" w:space="0" w:color="auto"/>
            <w:left w:val="none" w:sz="0" w:space="0" w:color="auto"/>
            <w:bottom w:val="none" w:sz="0" w:space="0" w:color="auto"/>
            <w:right w:val="none" w:sz="0" w:space="0" w:color="auto"/>
          </w:divBdr>
        </w:div>
        <w:div w:id="112946179">
          <w:marLeft w:val="640"/>
          <w:marRight w:val="0"/>
          <w:marTop w:val="0"/>
          <w:marBottom w:val="0"/>
          <w:divBdr>
            <w:top w:val="none" w:sz="0" w:space="0" w:color="auto"/>
            <w:left w:val="none" w:sz="0" w:space="0" w:color="auto"/>
            <w:bottom w:val="none" w:sz="0" w:space="0" w:color="auto"/>
            <w:right w:val="none" w:sz="0" w:space="0" w:color="auto"/>
          </w:divBdr>
        </w:div>
        <w:div w:id="1709183471">
          <w:marLeft w:val="640"/>
          <w:marRight w:val="0"/>
          <w:marTop w:val="0"/>
          <w:marBottom w:val="0"/>
          <w:divBdr>
            <w:top w:val="none" w:sz="0" w:space="0" w:color="auto"/>
            <w:left w:val="none" w:sz="0" w:space="0" w:color="auto"/>
            <w:bottom w:val="none" w:sz="0" w:space="0" w:color="auto"/>
            <w:right w:val="none" w:sz="0" w:space="0" w:color="auto"/>
          </w:divBdr>
        </w:div>
        <w:div w:id="213975801">
          <w:marLeft w:val="640"/>
          <w:marRight w:val="0"/>
          <w:marTop w:val="0"/>
          <w:marBottom w:val="0"/>
          <w:divBdr>
            <w:top w:val="none" w:sz="0" w:space="0" w:color="auto"/>
            <w:left w:val="none" w:sz="0" w:space="0" w:color="auto"/>
            <w:bottom w:val="none" w:sz="0" w:space="0" w:color="auto"/>
            <w:right w:val="none" w:sz="0" w:space="0" w:color="auto"/>
          </w:divBdr>
        </w:div>
        <w:div w:id="30961892">
          <w:marLeft w:val="640"/>
          <w:marRight w:val="0"/>
          <w:marTop w:val="0"/>
          <w:marBottom w:val="0"/>
          <w:divBdr>
            <w:top w:val="none" w:sz="0" w:space="0" w:color="auto"/>
            <w:left w:val="none" w:sz="0" w:space="0" w:color="auto"/>
            <w:bottom w:val="none" w:sz="0" w:space="0" w:color="auto"/>
            <w:right w:val="none" w:sz="0" w:space="0" w:color="auto"/>
          </w:divBdr>
        </w:div>
        <w:div w:id="241181570">
          <w:marLeft w:val="640"/>
          <w:marRight w:val="0"/>
          <w:marTop w:val="0"/>
          <w:marBottom w:val="0"/>
          <w:divBdr>
            <w:top w:val="none" w:sz="0" w:space="0" w:color="auto"/>
            <w:left w:val="none" w:sz="0" w:space="0" w:color="auto"/>
            <w:bottom w:val="none" w:sz="0" w:space="0" w:color="auto"/>
            <w:right w:val="none" w:sz="0" w:space="0" w:color="auto"/>
          </w:divBdr>
        </w:div>
        <w:div w:id="1467435756">
          <w:marLeft w:val="640"/>
          <w:marRight w:val="0"/>
          <w:marTop w:val="0"/>
          <w:marBottom w:val="0"/>
          <w:divBdr>
            <w:top w:val="none" w:sz="0" w:space="0" w:color="auto"/>
            <w:left w:val="none" w:sz="0" w:space="0" w:color="auto"/>
            <w:bottom w:val="none" w:sz="0" w:space="0" w:color="auto"/>
            <w:right w:val="none" w:sz="0" w:space="0" w:color="auto"/>
          </w:divBdr>
        </w:div>
        <w:div w:id="1831211227">
          <w:marLeft w:val="640"/>
          <w:marRight w:val="0"/>
          <w:marTop w:val="0"/>
          <w:marBottom w:val="0"/>
          <w:divBdr>
            <w:top w:val="none" w:sz="0" w:space="0" w:color="auto"/>
            <w:left w:val="none" w:sz="0" w:space="0" w:color="auto"/>
            <w:bottom w:val="none" w:sz="0" w:space="0" w:color="auto"/>
            <w:right w:val="none" w:sz="0" w:space="0" w:color="auto"/>
          </w:divBdr>
        </w:div>
        <w:div w:id="791166542">
          <w:marLeft w:val="640"/>
          <w:marRight w:val="0"/>
          <w:marTop w:val="0"/>
          <w:marBottom w:val="0"/>
          <w:divBdr>
            <w:top w:val="none" w:sz="0" w:space="0" w:color="auto"/>
            <w:left w:val="none" w:sz="0" w:space="0" w:color="auto"/>
            <w:bottom w:val="none" w:sz="0" w:space="0" w:color="auto"/>
            <w:right w:val="none" w:sz="0" w:space="0" w:color="auto"/>
          </w:divBdr>
        </w:div>
        <w:div w:id="1135879544">
          <w:marLeft w:val="640"/>
          <w:marRight w:val="0"/>
          <w:marTop w:val="0"/>
          <w:marBottom w:val="0"/>
          <w:divBdr>
            <w:top w:val="none" w:sz="0" w:space="0" w:color="auto"/>
            <w:left w:val="none" w:sz="0" w:space="0" w:color="auto"/>
            <w:bottom w:val="none" w:sz="0" w:space="0" w:color="auto"/>
            <w:right w:val="none" w:sz="0" w:space="0" w:color="auto"/>
          </w:divBdr>
        </w:div>
        <w:div w:id="1898399430">
          <w:marLeft w:val="640"/>
          <w:marRight w:val="0"/>
          <w:marTop w:val="0"/>
          <w:marBottom w:val="0"/>
          <w:divBdr>
            <w:top w:val="none" w:sz="0" w:space="0" w:color="auto"/>
            <w:left w:val="none" w:sz="0" w:space="0" w:color="auto"/>
            <w:bottom w:val="none" w:sz="0" w:space="0" w:color="auto"/>
            <w:right w:val="none" w:sz="0" w:space="0" w:color="auto"/>
          </w:divBdr>
        </w:div>
        <w:div w:id="708380226">
          <w:marLeft w:val="640"/>
          <w:marRight w:val="0"/>
          <w:marTop w:val="0"/>
          <w:marBottom w:val="0"/>
          <w:divBdr>
            <w:top w:val="none" w:sz="0" w:space="0" w:color="auto"/>
            <w:left w:val="none" w:sz="0" w:space="0" w:color="auto"/>
            <w:bottom w:val="none" w:sz="0" w:space="0" w:color="auto"/>
            <w:right w:val="none" w:sz="0" w:space="0" w:color="auto"/>
          </w:divBdr>
        </w:div>
        <w:div w:id="196701378">
          <w:marLeft w:val="640"/>
          <w:marRight w:val="0"/>
          <w:marTop w:val="0"/>
          <w:marBottom w:val="0"/>
          <w:divBdr>
            <w:top w:val="none" w:sz="0" w:space="0" w:color="auto"/>
            <w:left w:val="none" w:sz="0" w:space="0" w:color="auto"/>
            <w:bottom w:val="none" w:sz="0" w:space="0" w:color="auto"/>
            <w:right w:val="none" w:sz="0" w:space="0" w:color="auto"/>
          </w:divBdr>
        </w:div>
        <w:div w:id="2125416994">
          <w:marLeft w:val="640"/>
          <w:marRight w:val="0"/>
          <w:marTop w:val="0"/>
          <w:marBottom w:val="0"/>
          <w:divBdr>
            <w:top w:val="none" w:sz="0" w:space="0" w:color="auto"/>
            <w:left w:val="none" w:sz="0" w:space="0" w:color="auto"/>
            <w:bottom w:val="none" w:sz="0" w:space="0" w:color="auto"/>
            <w:right w:val="none" w:sz="0" w:space="0" w:color="auto"/>
          </w:divBdr>
        </w:div>
        <w:div w:id="671222640">
          <w:marLeft w:val="640"/>
          <w:marRight w:val="0"/>
          <w:marTop w:val="0"/>
          <w:marBottom w:val="0"/>
          <w:divBdr>
            <w:top w:val="none" w:sz="0" w:space="0" w:color="auto"/>
            <w:left w:val="none" w:sz="0" w:space="0" w:color="auto"/>
            <w:bottom w:val="none" w:sz="0" w:space="0" w:color="auto"/>
            <w:right w:val="none" w:sz="0" w:space="0" w:color="auto"/>
          </w:divBdr>
        </w:div>
        <w:div w:id="1304314661">
          <w:marLeft w:val="640"/>
          <w:marRight w:val="0"/>
          <w:marTop w:val="0"/>
          <w:marBottom w:val="0"/>
          <w:divBdr>
            <w:top w:val="none" w:sz="0" w:space="0" w:color="auto"/>
            <w:left w:val="none" w:sz="0" w:space="0" w:color="auto"/>
            <w:bottom w:val="none" w:sz="0" w:space="0" w:color="auto"/>
            <w:right w:val="none" w:sz="0" w:space="0" w:color="auto"/>
          </w:divBdr>
        </w:div>
        <w:div w:id="57675177">
          <w:marLeft w:val="640"/>
          <w:marRight w:val="0"/>
          <w:marTop w:val="0"/>
          <w:marBottom w:val="0"/>
          <w:divBdr>
            <w:top w:val="none" w:sz="0" w:space="0" w:color="auto"/>
            <w:left w:val="none" w:sz="0" w:space="0" w:color="auto"/>
            <w:bottom w:val="none" w:sz="0" w:space="0" w:color="auto"/>
            <w:right w:val="none" w:sz="0" w:space="0" w:color="auto"/>
          </w:divBdr>
        </w:div>
        <w:div w:id="209222522">
          <w:marLeft w:val="640"/>
          <w:marRight w:val="0"/>
          <w:marTop w:val="0"/>
          <w:marBottom w:val="0"/>
          <w:divBdr>
            <w:top w:val="none" w:sz="0" w:space="0" w:color="auto"/>
            <w:left w:val="none" w:sz="0" w:space="0" w:color="auto"/>
            <w:bottom w:val="none" w:sz="0" w:space="0" w:color="auto"/>
            <w:right w:val="none" w:sz="0" w:space="0" w:color="auto"/>
          </w:divBdr>
        </w:div>
        <w:div w:id="429933694">
          <w:marLeft w:val="640"/>
          <w:marRight w:val="0"/>
          <w:marTop w:val="0"/>
          <w:marBottom w:val="0"/>
          <w:divBdr>
            <w:top w:val="none" w:sz="0" w:space="0" w:color="auto"/>
            <w:left w:val="none" w:sz="0" w:space="0" w:color="auto"/>
            <w:bottom w:val="none" w:sz="0" w:space="0" w:color="auto"/>
            <w:right w:val="none" w:sz="0" w:space="0" w:color="auto"/>
          </w:divBdr>
        </w:div>
        <w:div w:id="983773914">
          <w:marLeft w:val="640"/>
          <w:marRight w:val="0"/>
          <w:marTop w:val="0"/>
          <w:marBottom w:val="0"/>
          <w:divBdr>
            <w:top w:val="none" w:sz="0" w:space="0" w:color="auto"/>
            <w:left w:val="none" w:sz="0" w:space="0" w:color="auto"/>
            <w:bottom w:val="none" w:sz="0" w:space="0" w:color="auto"/>
            <w:right w:val="none" w:sz="0" w:space="0" w:color="auto"/>
          </w:divBdr>
        </w:div>
        <w:div w:id="1839036207">
          <w:marLeft w:val="640"/>
          <w:marRight w:val="0"/>
          <w:marTop w:val="0"/>
          <w:marBottom w:val="0"/>
          <w:divBdr>
            <w:top w:val="none" w:sz="0" w:space="0" w:color="auto"/>
            <w:left w:val="none" w:sz="0" w:space="0" w:color="auto"/>
            <w:bottom w:val="none" w:sz="0" w:space="0" w:color="auto"/>
            <w:right w:val="none" w:sz="0" w:space="0" w:color="auto"/>
          </w:divBdr>
        </w:div>
        <w:div w:id="1696955810">
          <w:marLeft w:val="640"/>
          <w:marRight w:val="0"/>
          <w:marTop w:val="0"/>
          <w:marBottom w:val="0"/>
          <w:divBdr>
            <w:top w:val="none" w:sz="0" w:space="0" w:color="auto"/>
            <w:left w:val="none" w:sz="0" w:space="0" w:color="auto"/>
            <w:bottom w:val="none" w:sz="0" w:space="0" w:color="auto"/>
            <w:right w:val="none" w:sz="0" w:space="0" w:color="auto"/>
          </w:divBdr>
        </w:div>
        <w:div w:id="1480538475">
          <w:marLeft w:val="640"/>
          <w:marRight w:val="0"/>
          <w:marTop w:val="0"/>
          <w:marBottom w:val="0"/>
          <w:divBdr>
            <w:top w:val="none" w:sz="0" w:space="0" w:color="auto"/>
            <w:left w:val="none" w:sz="0" w:space="0" w:color="auto"/>
            <w:bottom w:val="none" w:sz="0" w:space="0" w:color="auto"/>
            <w:right w:val="none" w:sz="0" w:space="0" w:color="auto"/>
          </w:divBdr>
        </w:div>
        <w:div w:id="1383939882">
          <w:marLeft w:val="640"/>
          <w:marRight w:val="0"/>
          <w:marTop w:val="0"/>
          <w:marBottom w:val="0"/>
          <w:divBdr>
            <w:top w:val="none" w:sz="0" w:space="0" w:color="auto"/>
            <w:left w:val="none" w:sz="0" w:space="0" w:color="auto"/>
            <w:bottom w:val="none" w:sz="0" w:space="0" w:color="auto"/>
            <w:right w:val="none" w:sz="0" w:space="0" w:color="auto"/>
          </w:divBdr>
        </w:div>
        <w:div w:id="1275407679">
          <w:marLeft w:val="640"/>
          <w:marRight w:val="0"/>
          <w:marTop w:val="0"/>
          <w:marBottom w:val="0"/>
          <w:divBdr>
            <w:top w:val="none" w:sz="0" w:space="0" w:color="auto"/>
            <w:left w:val="none" w:sz="0" w:space="0" w:color="auto"/>
            <w:bottom w:val="none" w:sz="0" w:space="0" w:color="auto"/>
            <w:right w:val="none" w:sz="0" w:space="0" w:color="auto"/>
          </w:divBdr>
        </w:div>
        <w:div w:id="1822429659">
          <w:marLeft w:val="640"/>
          <w:marRight w:val="0"/>
          <w:marTop w:val="0"/>
          <w:marBottom w:val="0"/>
          <w:divBdr>
            <w:top w:val="none" w:sz="0" w:space="0" w:color="auto"/>
            <w:left w:val="none" w:sz="0" w:space="0" w:color="auto"/>
            <w:bottom w:val="none" w:sz="0" w:space="0" w:color="auto"/>
            <w:right w:val="none" w:sz="0" w:space="0" w:color="auto"/>
          </w:divBdr>
        </w:div>
        <w:div w:id="152373404">
          <w:marLeft w:val="640"/>
          <w:marRight w:val="0"/>
          <w:marTop w:val="0"/>
          <w:marBottom w:val="0"/>
          <w:divBdr>
            <w:top w:val="none" w:sz="0" w:space="0" w:color="auto"/>
            <w:left w:val="none" w:sz="0" w:space="0" w:color="auto"/>
            <w:bottom w:val="none" w:sz="0" w:space="0" w:color="auto"/>
            <w:right w:val="none" w:sz="0" w:space="0" w:color="auto"/>
          </w:divBdr>
        </w:div>
        <w:div w:id="1298026611">
          <w:marLeft w:val="640"/>
          <w:marRight w:val="0"/>
          <w:marTop w:val="0"/>
          <w:marBottom w:val="0"/>
          <w:divBdr>
            <w:top w:val="none" w:sz="0" w:space="0" w:color="auto"/>
            <w:left w:val="none" w:sz="0" w:space="0" w:color="auto"/>
            <w:bottom w:val="none" w:sz="0" w:space="0" w:color="auto"/>
            <w:right w:val="none" w:sz="0" w:space="0" w:color="auto"/>
          </w:divBdr>
        </w:div>
      </w:divsChild>
    </w:div>
    <w:div w:id="1572931225">
      <w:bodyDiv w:val="1"/>
      <w:marLeft w:val="0"/>
      <w:marRight w:val="0"/>
      <w:marTop w:val="0"/>
      <w:marBottom w:val="0"/>
      <w:divBdr>
        <w:top w:val="none" w:sz="0" w:space="0" w:color="auto"/>
        <w:left w:val="none" w:sz="0" w:space="0" w:color="auto"/>
        <w:bottom w:val="none" w:sz="0" w:space="0" w:color="auto"/>
        <w:right w:val="none" w:sz="0" w:space="0" w:color="auto"/>
      </w:divBdr>
    </w:div>
    <w:div w:id="1573738796">
      <w:bodyDiv w:val="1"/>
      <w:marLeft w:val="0"/>
      <w:marRight w:val="0"/>
      <w:marTop w:val="0"/>
      <w:marBottom w:val="0"/>
      <w:divBdr>
        <w:top w:val="none" w:sz="0" w:space="0" w:color="auto"/>
        <w:left w:val="none" w:sz="0" w:space="0" w:color="auto"/>
        <w:bottom w:val="none" w:sz="0" w:space="0" w:color="auto"/>
        <w:right w:val="none" w:sz="0" w:space="0" w:color="auto"/>
      </w:divBdr>
    </w:div>
    <w:div w:id="1574197996">
      <w:bodyDiv w:val="1"/>
      <w:marLeft w:val="0"/>
      <w:marRight w:val="0"/>
      <w:marTop w:val="0"/>
      <w:marBottom w:val="0"/>
      <w:divBdr>
        <w:top w:val="none" w:sz="0" w:space="0" w:color="auto"/>
        <w:left w:val="none" w:sz="0" w:space="0" w:color="auto"/>
        <w:bottom w:val="none" w:sz="0" w:space="0" w:color="auto"/>
        <w:right w:val="none" w:sz="0" w:space="0" w:color="auto"/>
      </w:divBdr>
      <w:divsChild>
        <w:div w:id="195390917">
          <w:marLeft w:val="640"/>
          <w:marRight w:val="0"/>
          <w:marTop w:val="0"/>
          <w:marBottom w:val="0"/>
          <w:divBdr>
            <w:top w:val="none" w:sz="0" w:space="0" w:color="auto"/>
            <w:left w:val="none" w:sz="0" w:space="0" w:color="auto"/>
            <w:bottom w:val="none" w:sz="0" w:space="0" w:color="auto"/>
            <w:right w:val="none" w:sz="0" w:space="0" w:color="auto"/>
          </w:divBdr>
        </w:div>
        <w:div w:id="1159659865">
          <w:marLeft w:val="640"/>
          <w:marRight w:val="0"/>
          <w:marTop w:val="0"/>
          <w:marBottom w:val="0"/>
          <w:divBdr>
            <w:top w:val="none" w:sz="0" w:space="0" w:color="auto"/>
            <w:left w:val="none" w:sz="0" w:space="0" w:color="auto"/>
            <w:bottom w:val="none" w:sz="0" w:space="0" w:color="auto"/>
            <w:right w:val="none" w:sz="0" w:space="0" w:color="auto"/>
          </w:divBdr>
        </w:div>
        <w:div w:id="685063658">
          <w:marLeft w:val="640"/>
          <w:marRight w:val="0"/>
          <w:marTop w:val="0"/>
          <w:marBottom w:val="0"/>
          <w:divBdr>
            <w:top w:val="none" w:sz="0" w:space="0" w:color="auto"/>
            <w:left w:val="none" w:sz="0" w:space="0" w:color="auto"/>
            <w:bottom w:val="none" w:sz="0" w:space="0" w:color="auto"/>
            <w:right w:val="none" w:sz="0" w:space="0" w:color="auto"/>
          </w:divBdr>
        </w:div>
        <w:div w:id="1166020758">
          <w:marLeft w:val="640"/>
          <w:marRight w:val="0"/>
          <w:marTop w:val="0"/>
          <w:marBottom w:val="0"/>
          <w:divBdr>
            <w:top w:val="none" w:sz="0" w:space="0" w:color="auto"/>
            <w:left w:val="none" w:sz="0" w:space="0" w:color="auto"/>
            <w:bottom w:val="none" w:sz="0" w:space="0" w:color="auto"/>
            <w:right w:val="none" w:sz="0" w:space="0" w:color="auto"/>
          </w:divBdr>
        </w:div>
        <w:div w:id="1708991752">
          <w:marLeft w:val="640"/>
          <w:marRight w:val="0"/>
          <w:marTop w:val="0"/>
          <w:marBottom w:val="0"/>
          <w:divBdr>
            <w:top w:val="none" w:sz="0" w:space="0" w:color="auto"/>
            <w:left w:val="none" w:sz="0" w:space="0" w:color="auto"/>
            <w:bottom w:val="none" w:sz="0" w:space="0" w:color="auto"/>
            <w:right w:val="none" w:sz="0" w:space="0" w:color="auto"/>
          </w:divBdr>
        </w:div>
        <w:div w:id="1178809378">
          <w:marLeft w:val="640"/>
          <w:marRight w:val="0"/>
          <w:marTop w:val="0"/>
          <w:marBottom w:val="0"/>
          <w:divBdr>
            <w:top w:val="none" w:sz="0" w:space="0" w:color="auto"/>
            <w:left w:val="none" w:sz="0" w:space="0" w:color="auto"/>
            <w:bottom w:val="none" w:sz="0" w:space="0" w:color="auto"/>
            <w:right w:val="none" w:sz="0" w:space="0" w:color="auto"/>
          </w:divBdr>
        </w:div>
        <w:div w:id="411003488">
          <w:marLeft w:val="640"/>
          <w:marRight w:val="0"/>
          <w:marTop w:val="0"/>
          <w:marBottom w:val="0"/>
          <w:divBdr>
            <w:top w:val="none" w:sz="0" w:space="0" w:color="auto"/>
            <w:left w:val="none" w:sz="0" w:space="0" w:color="auto"/>
            <w:bottom w:val="none" w:sz="0" w:space="0" w:color="auto"/>
            <w:right w:val="none" w:sz="0" w:space="0" w:color="auto"/>
          </w:divBdr>
        </w:div>
        <w:div w:id="2082435650">
          <w:marLeft w:val="640"/>
          <w:marRight w:val="0"/>
          <w:marTop w:val="0"/>
          <w:marBottom w:val="0"/>
          <w:divBdr>
            <w:top w:val="none" w:sz="0" w:space="0" w:color="auto"/>
            <w:left w:val="none" w:sz="0" w:space="0" w:color="auto"/>
            <w:bottom w:val="none" w:sz="0" w:space="0" w:color="auto"/>
            <w:right w:val="none" w:sz="0" w:space="0" w:color="auto"/>
          </w:divBdr>
        </w:div>
        <w:div w:id="1778207639">
          <w:marLeft w:val="640"/>
          <w:marRight w:val="0"/>
          <w:marTop w:val="0"/>
          <w:marBottom w:val="0"/>
          <w:divBdr>
            <w:top w:val="none" w:sz="0" w:space="0" w:color="auto"/>
            <w:left w:val="none" w:sz="0" w:space="0" w:color="auto"/>
            <w:bottom w:val="none" w:sz="0" w:space="0" w:color="auto"/>
            <w:right w:val="none" w:sz="0" w:space="0" w:color="auto"/>
          </w:divBdr>
        </w:div>
        <w:div w:id="2065371082">
          <w:marLeft w:val="640"/>
          <w:marRight w:val="0"/>
          <w:marTop w:val="0"/>
          <w:marBottom w:val="0"/>
          <w:divBdr>
            <w:top w:val="none" w:sz="0" w:space="0" w:color="auto"/>
            <w:left w:val="none" w:sz="0" w:space="0" w:color="auto"/>
            <w:bottom w:val="none" w:sz="0" w:space="0" w:color="auto"/>
            <w:right w:val="none" w:sz="0" w:space="0" w:color="auto"/>
          </w:divBdr>
        </w:div>
        <w:div w:id="1146052750">
          <w:marLeft w:val="640"/>
          <w:marRight w:val="0"/>
          <w:marTop w:val="0"/>
          <w:marBottom w:val="0"/>
          <w:divBdr>
            <w:top w:val="none" w:sz="0" w:space="0" w:color="auto"/>
            <w:left w:val="none" w:sz="0" w:space="0" w:color="auto"/>
            <w:bottom w:val="none" w:sz="0" w:space="0" w:color="auto"/>
            <w:right w:val="none" w:sz="0" w:space="0" w:color="auto"/>
          </w:divBdr>
        </w:div>
        <w:div w:id="1292396792">
          <w:marLeft w:val="640"/>
          <w:marRight w:val="0"/>
          <w:marTop w:val="0"/>
          <w:marBottom w:val="0"/>
          <w:divBdr>
            <w:top w:val="none" w:sz="0" w:space="0" w:color="auto"/>
            <w:left w:val="none" w:sz="0" w:space="0" w:color="auto"/>
            <w:bottom w:val="none" w:sz="0" w:space="0" w:color="auto"/>
            <w:right w:val="none" w:sz="0" w:space="0" w:color="auto"/>
          </w:divBdr>
        </w:div>
        <w:div w:id="355082163">
          <w:marLeft w:val="640"/>
          <w:marRight w:val="0"/>
          <w:marTop w:val="0"/>
          <w:marBottom w:val="0"/>
          <w:divBdr>
            <w:top w:val="none" w:sz="0" w:space="0" w:color="auto"/>
            <w:left w:val="none" w:sz="0" w:space="0" w:color="auto"/>
            <w:bottom w:val="none" w:sz="0" w:space="0" w:color="auto"/>
            <w:right w:val="none" w:sz="0" w:space="0" w:color="auto"/>
          </w:divBdr>
        </w:div>
        <w:div w:id="692808761">
          <w:marLeft w:val="640"/>
          <w:marRight w:val="0"/>
          <w:marTop w:val="0"/>
          <w:marBottom w:val="0"/>
          <w:divBdr>
            <w:top w:val="none" w:sz="0" w:space="0" w:color="auto"/>
            <w:left w:val="none" w:sz="0" w:space="0" w:color="auto"/>
            <w:bottom w:val="none" w:sz="0" w:space="0" w:color="auto"/>
            <w:right w:val="none" w:sz="0" w:space="0" w:color="auto"/>
          </w:divBdr>
        </w:div>
        <w:div w:id="1582331923">
          <w:marLeft w:val="640"/>
          <w:marRight w:val="0"/>
          <w:marTop w:val="0"/>
          <w:marBottom w:val="0"/>
          <w:divBdr>
            <w:top w:val="none" w:sz="0" w:space="0" w:color="auto"/>
            <w:left w:val="none" w:sz="0" w:space="0" w:color="auto"/>
            <w:bottom w:val="none" w:sz="0" w:space="0" w:color="auto"/>
            <w:right w:val="none" w:sz="0" w:space="0" w:color="auto"/>
          </w:divBdr>
        </w:div>
        <w:div w:id="575868164">
          <w:marLeft w:val="640"/>
          <w:marRight w:val="0"/>
          <w:marTop w:val="0"/>
          <w:marBottom w:val="0"/>
          <w:divBdr>
            <w:top w:val="none" w:sz="0" w:space="0" w:color="auto"/>
            <w:left w:val="none" w:sz="0" w:space="0" w:color="auto"/>
            <w:bottom w:val="none" w:sz="0" w:space="0" w:color="auto"/>
            <w:right w:val="none" w:sz="0" w:space="0" w:color="auto"/>
          </w:divBdr>
        </w:div>
        <w:div w:id="1464881289">
          <w:marLeft w:val="640"/>
          <w:marRight w:val="0"/>
          <w:marTop w:val="0"/>
          <w:marBottom w:val="0"/>
          <w:divBdr>
            <w:top w:val="none" w:sz="0" w:space="0" w:color="auto"/>
            <w:left w:val="none" w:sz="0" w:space="0" w:color="auto"/>
            <w:bottom w:val="none" w:sz="0" w:space="0" w:color="auto"/>
            <w:right w:val="none" w:sz="0" w:space="0" w:color="auto"/>
          </w:divBdr>
        </w:div>
        <w:div w:id="719748052">
          <w:marLeft w:val="640"/>
          <w:marRight w:val="0"/>
          <w:marTop w:val="0"/>
          <w:marBottom w:val="0"/>
          <w:divBdr>
            <w:top w:val="none" w:sz="0" w:space="0" w:color="auto"/>
            <w:left w:val="none" w:sz="0" w:space="0" w:color="auto"/>
            <w:bottom w:val="none" w:sz="0" w:space="0" w:color="auto"/>
            <w:right w:val="none" w:sz="0" w:space="0" w:color="auto"/>
          </w:divBdr>
        </w:div>
        <w:div w:id="279577687">
          <w:marLeft w:val="640"/>
          <w:marRight w:val="0"/>
          <w:marTop w:val="0"/>
          <w:marBottom w:val="0"/>
          <w:divBdr>
            <w:top w:val="none" w:sz="0" w:space="0" w:color="auto"/>
            <w:left w:val="none" w:sz="0" w:space="0" w:color="auto"/>
            <w:bottom w:val="none" w:sz="0" w:space="0" w:color="auto"/>
            <w:right w:val="none" w:sz="0" w:space="0" w:color="auto"/>
          </w:divBdr>
        </w:div>
        <w:div w:id="341401221">
          <w:marLeft w:val="640"/>
          <w:marRight w:val="0"/>
          <w:marTop w:val="0"/>
          <w:marBottom w:val="0"/>
          <w:divBdr>
            <w:top w:val="none" w:sz="0" w:space="0" w:color="auto"/>
            <w:left w:val="none" w:sz="0" w:space="0" w:color="auto"/>
            <w:bottom w:val="none" w:sz="0" w:space="0" w:color="auto"/>
            <w:right w:val="none" w:sz="0" w:space="0" w:color="auto"/>
          </w:divBdr>
        </w:div>
        <w:div w:id="1219321988">
          <w:marLeft w:val="640"/>
          <w:marRight w:val="0"/>
          <w:marTop w:val="0"/>
          <w:marBottom w:val="0"/>
          <w:divBdr>
            <w:top w:val="none" w:sz="0" w:space="0" w:color="auto"/>
            <w:left w:val="none" w:sz="0" w:space="0" w:color="auto"/>
            <w:bottom w:val="none" w:sz="0" w:space="0" w:color="auto"/>
            <w:right w:val="none" w:sz="0" w:space="0" w:color="auto"/>
          </w:divBdr>
        </w:div>
        <w:div w:id="1495335881">
          <w:marLeft w:val="640"/>
          <w:marRight w:val="0"/>
          <w:marTop w:val="0"/>
          <w:marBottom w:val="0"/>
          <w:divBdr>
            <w:top w:val="none" w:sz="0" w:space="0" w:color="auto"/>
            <w:left w:val="none" w:sz="0" w:space="0" w:color="auto"/>
            <w:bottom w:val="none" w:sz="0" w:space="0" w:color="auto"/>
            <w:right w:val="none" w:sz="0" w:space="0" w:color="auto"/>
          </w:divBdr>
        </w:div>
        <w:div w:id="1155532862">
          <w:marLeft w:val="640"/>
          <w:marRight w:val="0"/>
          <w:marTop w:val="0"/>
          <w:marBottom w:val="0"/>
          <w:divBdr>
            <w:top w:val="none" w:sz="0" w:space="0" w:color="auto"/>
            <w:left w:val="none" w:sz="0" w:space="0" w:color="auto"/>
            <w:bottom w:val="none" w:sz="0" w:space="0" w:color="auto"/>
            <w:right w:val="none" w:sz="0" w:space="0" w:color="auto"/>
          </w:divBdr>
        </w:div>
        <w:div w:id="1143044436">
          <w:marLeft w:val="640"/>
          <w:marRight w:val="0"/>
          <w:marTop w:val="0"/>
          <w:marBottom w:val="0"/>
          <w:divBdr>
            <w:top w:val="none" w:sz="0" w:space="0" w:color="auto"/>
            <w:left w:val="none" w:sz="0" w:space="0" w:color="auto"/>
            <w:bottom w:val="none" w:sz="0" w:space="0" w:color="auto"/>
            <w:right w:val="none" w:sz="0" w:space="0" w:color="auto"/>
          </w:divBdr>
        </w:div>
        <w:div w:id="1073045586">
          <w:marLeft w:val="640"/>
          <w:marRight w:val="0"/>
          <w:marTop w:val="0"/>
          <w:marBottom w:val="0"/>
          <w:divBdr>
            <w:top w:val="none" w:sz="0" w:space="0" w:color="auto"/>
            <w:left w:val="none" w:sz="0" w:space="0" w:color="auto"/>
            <w:bottom w:val="none" w:sz="0" w:space="0" w:color="auto"/>
            <w:right w:val="none" w:sz="0" w:space="0" w:color="auto"/>
          </w:divBdr>
        </w:div>
        <w:div w:id="1522820576">
          <w:marLeft w:val="640"/>
          <w:marRight w:val="0"/>
          <w:marTop w:val="0"/>
          <w:marBottom w:val="0"/>
          <w:divBdr>
            <w:top w:val="none" w:sz="0" w:space="0" w:color="auto"/>
            <w:left w:val="none" w:sz="0" w:space="0" w:color="auto"/>
            <w:bottom w:val="none" w:sz="0" w:space="0" w:color="auto"/>
            <w:right w:val="none" w:sz="0" w:space="0" w:color="auto"/>
          </w:divBdr>
        </w:div>
        <w:div w:id="1975209128">
          <w:marLeft w:val="640"/>
          <w:marRight w:val="0"/>
          <w:marTop w:val="0"/>
          <w:marBottom w:val="0"/>
          <w:divBdr>
            <w:top w:val="none" w:sz="0" w:space="0" w:color="auto"/>
            <w:left w:val="none" w:sz="0" w:space="0" w:color="auto"/>
            <w:bottom w:val="none" w:sz="0" w:space="0" w:color="auto"/>
            <w:right w:val="none" w:sz="0" w:space="0" w:color="auto"/>
          </w:divBdr>
        </w:div>
        <w:div w:id="1630863790">
          <w:marLeft w:val="640"/>
          <w:marRight w:val="0"/>
          <w:marTop w:val="0"/>
          <w:marBottom w:val="0"/>
          <w:divBdr>
            <w:top w:val="none" w:sz="0" w:space="0" w:color="auto"/>
            <w:left w:val="none" w:sz="0" w:space="0" w:color="auto"/>
            <w:bottom w:val="none" w:sz="0" w:space="0" w:color="auto"/>
            <w:right w:val="none" w:sz="0" w:space="0" w:color="auto"/>
          </w:divBdr>
        </w:div>
        <w:div w:id="1956061405">
          <w:marLeft w:val="640"/>
          <w:marRight w:val="0"/>
          <w:marTop w:val="0"/>
          <w:marBottom w:val="0"/>
          <w:divBdr>
            <w:top w:val="none" w:sz="0" w:space="0" w:color="auto"/>
            <w:left w:val="none" w:sz="0" w:space="0" w:color="auto"/>
            <w:bottom w:val="none" w:sz="0" w:space="0" w:color="auto"/>
            <w:right w:val="none" w:sz="0" w:space="0" w:color="auto"/>
          </w:divBdr>
        </w:div>
      </w:divsChild>
    </w:div>
    <w:div w:id="1576665950">
      <w:bodyDiv w:val="1"/>
      <w:marLeft w:val="0"/>
      <w:marRight w:val="0"/>
      <w:marTop w:val="0"/>
      <w:marBottom w:val="0"/>
      <w:divBdr>
        <w:top w:val="none" w:sz="0" w:space="0" w:color="auto"/>
        <w:left w:val="none" w:sz="0" w:space="0" w:color="auto"/>
        <w:bottom w:val="none" w:sz="0" w:space="0" w:color="auto"/>
        <w:right w:val="none" w:sz="0" w:space="0" w:color="auto"/>
      </w:divBdr>
    </w:div>
    <w:div w:id="1577082583">
      <w:bodyDiv w:val="1"/>
      <w:marLeft w:val="0"/>
      <w:marRight w:val="0"/>
      <w:marTop w:val="0"/>
      <w:marBottom w:val="0"/>
      <w:divBdr>
        <w:top w:val="none" w:sz="0" w:space="0" w:color="auto"/>
        <w:left w:val="none" w:sz="0" w:space="0" w:color="auto"/>
        <w:bottom w:val="none" w:sz="0" w:space="0" w:color="auto"/>
        <w:right w:val="none" w:sz="0" w:space="0" w:color="auto"/>
      </w:divBdr>
      <w:divsChild>
        <w:div w:id="1966232318">
          <w:marLeft w:val="640"/>
          <w:marRight w:val="0"/>
          <w:marTop w:val="0"/>
          <w:marBottom w:val="0"/>
          <w:divBdr>
            <w:top w:val="none" w:sz="0" w:space="0" w:color="auto"/>
            <w:left w:val="none" w:sz="0" w:space="0" w:color="auto"/>
            <w:bottom w:val="none" w:sz="0" w:space="0" w:color="auto"/>
            <w:right w:val="none" w:sz="0" w:space="0" w:color="auto"/>
          </w:divBdr>
        </w:div>
        <w:div w:id="2019846456">
          <w:marLeft w:val="640"/>
          <w:marRight w:val="0"/>
          <w:marTop w:val="0"/>
          <w:marBottom w:val="0"/>
          <w:divBdr>
            <w:top w:val="none" w:sz="0" w:space="0" w:color="auto"/>
            <w:left w:val="none" w:sz="0" w:space="0" w:color="auto"/>
            <w:bottom w:val="none" w:sz="0" w:space="0" w:color="auto"/>
            <w:right w:val="none" w:sz="0" w:space="0" w:color="auto"/>
          </w:divBdr>
        </w:div>
        <w:div w:id="999427319">
          <w:marLeft w:val="640"/>
          <w:marRight w:val="0"/>
          <w:marTop w:val="0"/>
          <w:marBottom w:val="0"/>
          <w:divBdr>
            <w:top w:val="none" w:sz="0" w:space="0" w:color="auto"/>
            <w:left w:val="none" w:sz="0" w:space="0" w:color="auto"/>
            <w:bottom w:val="none" w:sz="0" w:space="0" w:color="auto"/>
            <w:right w:val="none" w:sz="0" w:space="0" w:color="auto"/>
          </w:divBdr>
        </w:div>
        <w:div w:id="1904489969">
          <w:marLeft w:val="640"/>
          <w:marRight w:val="0"/>
          <w:marTop w:val="0"/>
          <w:marBottom w:val="0"/>
          <w:divBdr>
            <w:top w:val="none" w:sz="0" w:space="0" w:color="auto"/>
            <w:left w:val="none" w:sz="0" w:space="0" w:color="auto"/>
            <w:bottom w:val="none" w:sz="0" w:space="0" w:color="auto"/>
            <w:right w:val="none" w:sz="0" w:space="0" w:color="auto"/>
          </w:divBdr>
        </w:div>
        <w:div w:id="71047155">
          <w:marLeft w:val="640"/>
          <w:marRight w:val="0"/>
          <w:marTop w:val="0"/>
          <w:marBottom w:val="0"/>
          <w:divBdr>
            <w:top w:val="none" w:sz="0" w:space="0" w:color="auto"/>
            <w:left w:val="none" w:sz="0" w:space="0" w:color="auto"/>
            <w:bottom w:val="none" w:sz="0" w:space="0" w:color="auto"/>
            <w:right w:val="none" w:sz="0" w:space="0" w:color="auto"/>
          </w:divBdr>
        </w:div>
        <w:div w:id="1264805316">
          <w:marLeft w:val="640"/>
          <w:marRight w:val="0"/>
          <w:marTop w:val="0"/>
          <w:marBottom w:val="0"/>
          <w:divBdr>
            <w:top w:val="none" w:sz="0" w:space="0" w:color="auto"/>
            <w:left w:val="none" w:sz="0" w:space="0" w:color="auto"/>
            <w:bottom w:val="none" w:sz="0" w:space="0" w:color="auto"/>
            <w:right w:val="none" w:sz="0" w:space="0" w:color="auto"/>
          </w:divBdr>
        </w:div>
        <w:div w:id="1050957804">
          <w:marLeft w:val="640"/>
          <w:marRight w:val="0"/>
          <w:marTop w:val="0"/>
          <w:marBottom w:val="0"/>
          <w:divBdr>
            <w:top w:val="none" w:sz="0" w:space="0" w:color="auto"/>
            <w:left w:val="none" w:sz="0" w:space="0" w:color="auto"/>
            <w:bottom w:val="none" w:sz="0" w:space="0" w:color="auto"/>
            <w:right w:val="none" w:sz="0" w:space="0" w:color="auto"/>
          </w:divBdr>
        </w:div>
        <w:div w:id="274144251">
          <w:marLeft w:val="640"/>
          <w:marRight w:val="0"/>
          <w:marTop w:val="0"/>
          <w:marBottom w:val="0"/>
          <w:divBdr>
            <w:top w:val="none" w:sz="0" w:space="0" w:color="auto"/>
            <w:left w:val="none" w:sz="0" w:space="0" w:color="auto"/>
            <w:bottom w:val="none" w:sz="0" w:space="0" w:color="auto"/>
            <w:right w:val="none" w:sz="0" w:space="0" w:color="auto"/>
          </w:divBdr>
        </w:div>
        <w:div w:id="70856200">
          <w:marLeft w:val="640"/>
          <w:marRight w:val="0"/>
          <w:marTop w:val="0"/>
          <w:marBottom w:val="0"/>
          <w:divBdr>
            <w:top w:val="none" w:sz="0" w:space="0" w:color="auto"/>
            <w:left w:val="none" w:sz="0" w:space="0" w:color="auto"/>
            <w:bottom w:val="none" w:sz="0" w:space="0" w:color="auto"/>
            <w:right w:val="none" w:sz="0" w:space="0" w:color="auto"/>
          </w:divBdr>
        </w:div>
        <w:div w:id="29771593">
          <w:marLeft w:val="640"/>
          <w:marRight w:val="0"/>
          <w:marTop w:val="0"/>
          <w:marBottom w:val="0"/>
          <w:divBdr>
            <w:top w:val="none" w:sz="0" w:space="0" w:color="auto"/>
            <w:left w:val="none" w:sz="0" w:space="0" w:color="auto"/>
            <w:bottom w:val="none" w:sz="0" w:space="0" w:color="auto"/>
            <w:right w:val="none" w:sz="0" w:space="0" w:color="auto"/>
          </w:divBdr>
        </w:div>
        <w:div w:id="1520503469">
          <w:marLeft w:val="640"/>
          <w:marRight w:val="0"/>
          <w:marTop w:val="0"/>
          <w:marBottom w:val="0"/>
          <w:divBdr>
            <w:top w:val="none" w:sz="0" w:space="0" w:color="auto"/>
            <w:left w:val="none" w:sz="0" w:space="0" w:color="auto"/>
            <w:bottom w:val="none" w:sz="0" w:space="0" w:color="auto"/>
            <w:right w:val="none" w:sz="0" w:space="0" w:color="auto"/>
          </w:divBdr>
        </w:div>
        <w:div w:id="756169364">
          <w:marLeft w:val="640"/>
          <w:marRight w:val="0"/>
          <w:marTop w:val="0"/>
          <w:marBottom w:val="0"/>
          <w:divBdr>
            <w:top w:val="none" w:sz="0" w:space="0" w:color="auto"/>
            <w:left w:val="none" w:sz="0" w:space="0" w:color="auto"/>
            <w:bottom w:val="none" w:sz="0" w:space="0" w:color="auto"/>
            <w:right w:val="none" w:sz="0" w:space="0" w:color="auto"/>
          </w:divBdr>
        </w:div>
        <w:div w:id="1575317744">
          <w:marLeft w:val="640"/>
          <w:marRight w:val="0"/>
          <w:marTop w:val="0"/>
          <w:marBottom w:val="0"/>
          <w:divBdr>
            <w:top w:val="none" w:sz="0" w:space="0" w:color="auto"/>
            <w:left w:val="none" w:sz="0" w:space="0" w:color="auto"/>
            <w:bottom w:val="none" w:sz="0" w:space="0" w:color="auto"/>
            <w:right w:val="none" w:sz="0" w:space="0" w:color="auto"/>
          </w:divBdr>
        </w:div>
        <w:div w:id="1412310554">
          <w:marLeft w:val="640"/>
          <w:marRight w:val="0"/>
          <w:marTop w:val="0"/>
          <w:marBottom w:val="0"/>
          <w:divBdr>
            <w:top w:val="none" w:sz="0" w:space="0" w:color="auto"/>
            <w:left w:val="none" w:sz="0" w:space="0" w:color="auto"/>
            <w:bottom w:val="none" w:sz="0" w:space="0" w:color="auto"/>
            <w:right w:val="none" w:sz="0" w:space="0" w:color="auto"/>
          </w:divBdr>
        </w:div>
        <w:div w:id="1282418011">
          <w:marLeft w:val="640"/>
          <w:marRight w:val="0"/>
          <w:marTop w:val="0"/>
          <w:marBottom w:val="0"/>
          <w:divBdr>
            <w:top w:val="none" w:sz="0" w:space="0" w:color="auto"/>
            <w:left w:val="none" w:sz="0" w:space="0" w:color="auto"/>
            <w:bottom w:val="none" w:sz="0" w:space="0" w:color="auto"/>
            <w:right w:val="none" w:sz="0" w:space="0" w:color="auto"/>
          </w:divBdr>
        </w:div>
        <w:div w:id="561872696">
          <w:marLeft w:val="640"/>
          <w:marRight w:val="0"/>
          <w:marTop w:val="0"/>
          <w:marBottom w:val="0"/>
          <w:divBdr>
            <w:top w:val="none" w:sz="0" w:space="0" w:color="auto"/>
            <w:left w:val="none" w:sz="0" w:space="0" w:color="auto"/>
            <w:bottom w:val="none" w:sz="0" w:space="0" w:color="auto"/>
            <w:right w:val="none" w:sz="0" w:space="0" w:color="auto"/>
          </w:divBdr>
        </w:div>
        <w:div w:id="618727775">
          <w:marLeft w:val="640"/>
          <w:marRight w:val="0"/>
          <w:marTop w:val="0"/>
          <w:marBottom w:val="0"/>
          <w:divBdr>
            <w:top w:val="none" w:sz="0" w:space="0" w:color="auto"/>
            <w:left w:val="none" w:sz="0" w:space="0" w:color="auto"/>
            <w:bottom w:val="none" w:sz="0" w:space="0" w:color="auto"/>
            <w:right w:val="none" w:sz="0" w:space="0" w:color="auto"/>
          </w:divBdr>
        </w:div>
        <w:div w:id="446704674">
          <w:marLeft w:val="640"/>
          <w:marRight w:val="0"/>
          <w:marTop w:val="0"/>
          <w:marBottom w:val="0"/>
          <w:divBdr>
            <w:top w:val="none" w:sz="0" w:space="0" w:color="auto"/>
            <w:left w:val="none" w:sz="0" w:space="0" w:color="auto"/>
            <w:bottom w:val="none" w:sz="0" w:space="0" w:color="auto"/>
            <w:right w:val="none" w:sz="0" w:space="0" w:color="auto"/>
          </w:divBdr>
        </w:div>
        <w:div w:id="903876889">
          <w:marLeft w:val="640"/>
          <w:marRight w:val="0"/>
          <w:marTop w:val="0"/>
          <w:marBottom w:val="0"/>
          <w:divBdr>
            <w:top w:val="none" w:sz="0" w:space="0" w:color="auto"/>
            <w:left w:val="none" w:sz="0" w:space="0" w:color="auto"/>
            <w:bottom w:val="none" w:sz="0" w:space="0" w:color="auto"/>
            <w:right w:val="none" w:sz="0" w:space="0" w:color="auto"/>
          </w:divBdr>
        </w:div>
        <w:div w:id="60913709">
          <w:marLeft w:val="640"/>
          <w:marRight w:val="0"/>
          <w:marTop w:val="0"/>
          <w:marBottom w:val="0"/>
          <w:divBdr>
            <w:top w:val="none" w:sz="0" w:space="0" w:color="auto"/>
            <w:left w:val="none" w:sz="0" w:space="0" w:color="auto"/>
            <w:bottom w:val="none" w:sz="0" w:space="0" w:color="auto"/>
            <w:right w:val="none" w:sz="0" w:space="0" w:color="auto"/>
          </w:divBdr>
        </w:div>
        <w:div w:id="245581770">
          <w:marLeft w:val="640"/>
          <w:marRight w:val="0"/>
          <w:marTop w:val="0"/>
          <w:marBottom w:val="0"/>
          <w:divBdr>
            <w:top w:val="none" w:sz="0" w:space="0" w:color="auto"/>
            <w:left w:val="none" w:sz="0" w:space="0" w:color="auto"/>
            <w:bottom w:val="none" w:sz="0" w:space="0" w:color="auto"/>
            <w:right w:val="none" w:sz="0" w:space="0" w:color="auto"/>
          </w:divBdr>
        </w:div>
        <w:div w:id="757481707">
          <w:marLeft w:val="640"/>
          <w:marRight w:val="0"/>
          <w:marTop w:val="0"/>
          <w:marBottom w:val="0"/>
          <w:divBdr>
            <w:top w:val="none" w:sz="0" w:space="0" w:color="auto"/>
            <w:left w:val="none" w:sz="0" w:space="0" w:color="auto"/>
            <w:bottom w:val="none" w:sz="0" w:space="0" w:color="auto"/>
            <w:right w:val="none" w:sz="0" w:space="0" w:color="auto"/>
          </w:divBdr>
        </w:div>
        <w:div w:id="185753522">
          <w:marLeft w:val="640"/>
          <w:marRight w:val="0"/>
          <w:marTop w:val="0"/>
          <w:marBottom w:val="0"/>
          <w:divBdr>
            <w:top w:val="none" w:sz="0" w:space="0" w:color="auto"/>
            <w:left w:val="none" w:sz="0" w:space="0" w:color="auto"/>
            <w:bottom w:val="none" w:sz="0" w:space="0" w:color="auto"/>
            <w:right w:val="none" w:sz="0" w:space="0" w:color="auto"/>
          </w:divBdr>
        </w:div>
        <w:div w:id="1222250237">
          <w:marLeft w:val="640"/>
          <w:marRight w:val="0"/>
          <w:marTop w:val="0"/>
          <w:marBottom w:val="0"/>
          <w:divBdr>
            <w:top w:val="none" w:sz="0" w:space="0" w:color="auto"/>
            <w:left w:val="none" w:sz="0" w:space="0" w:color="auto"/>
            <w:bottom w:val="none" w:sz="0" w:space="0" w:color="auto"/>
            <w:right w:val="none" w:sz="0" w:space="0" w:color="auto"/>
          </w:divBdr>
        </w:div>
        <w:div w:id="493841191">
          <w:marLeft w:val="640"/>
          <w:marRight w:val="0"/>
          <w:marTop w:val="0"/>
          <w:marBottom w:val="0"/>
          <w:divBdr>
            <w:top w:val="none" w:sz="0" w:space="0" w:color="auto"/>
            <w:left w:val="none" w:sz="0" w:space="0" w:color="auto"/>
            <w:bottom w:val="none" w:sz="0" w:space="0" w:color="auto"/>
            <w:right w:val="none" w:sz="0" w:space="0" w:color="auto"/>
          </w:divBdr>
        </w:div>
        <w:div w:id="1880124244">
          <w:marLeft w:val="640"/>
          <w:marRight w:val="0"/>
          <w:marTop w:val="0"/>
          <w:marBottom w:val="0"/>
          <w:divBdr>
            <w:top w:val="none" w:sz="0" w:space="0" w:color="auto"/>
            <w:left w:val="none" w:sz="0" w:space="0" w:color="auto"/>
            <w:bottom w:val="none" w:sz="0" w:space="0" w:color="auto"/>
            <w:right w:val="none" w:sz="0" w:space="0" w:color="auto"/>
          </w:divBdr>
        </w:div>
        <w:div w:id="602151549">
          <w:marLeft w:val="640"/>
          <w:marRight w:val="0"/>
          <w:marTop w:val="0"/>
          <w:marBottom w:val="0"/>
          <w:divBdr>
            <w:top w:val="none" w:sz="0" w:space="0" w:color="auto"/>
            <w:left w:val="none" w:sz="0" w:space="0" w:color="auto"/>
            <w:bottom w:val="none" w:sz="0" w:space="0" w:color="auto"/>
            <w:right w:val="none" w:sz="0" w:space="0" w:color="auto"/>
          </w:divBdr>
        </w:div>
        <w:div w:id="753744412">
          <w:marLeft w:val="640"/>
          <w:marRight w:val="0"/>
          <w:marTop w:val="0"/>
          <w:marBottom w:val="0"/>
          <w:divBdr>
            <w:top w:val="none" w:sz="0" w:space="0" w:color="auto"/>
            <w:left w:val="none" w:sz="0" w:space="0" w:color="auto"/>
            <w:bottom w:val="none" w:sz="0" w:space="0" w:color="auto"/>
            <w:right w:val="none" w:sz="0" w:space="0" w:color="auto"/>
          </w:divBdr>
        </w:div>
        <w:div w:id="1845823694">
          <w:marLeft w:val="640"/>
          <w:marRight w:val="0"/>
          <w:marTop w:val="0"/>
          <w:marBottom w:val="0"/>
          <w:divBdr>
            <w:top w:val="none" w:sz="0" w:space="0" w:color="auto"/>
            <w:left w:val="none" w:sz="0" w:space="0" w:color="auto"/>
            <w:bottom w:val="none" w:sz="0" w:space="0" w:color="auto"/>
            <w:right w:val="none" w:sz="0" w:space="0" w:color="auto"/>
          </w:divBdr>
        </w:div>
        <w:div w:id="1256743841">
          <w:marLeft w:val="640"/>
          <w:marRight w:val="0"/>
          <w:marTop w:val="0"/>
          <w:marBottom w:val="0"/>
          <w:divBdr>
            <w:top w:val="none" w:sz="0" w:space="0" w:color="auto"/>
            <w:left w:val="none" w:sz="0" w:space="0" w:color="auto"/>
            <w:bottom w:val="none" w:sz="0" w:space="0" w:color="auto"/>
            <w:right w:val="none" w:sz="0" w:space="0" w:color="auto"/>
          </w:divBdr>
        </w:div>
        <w:div w:id="912394327">
          <w:marLeft w:val="640"/>
          <w:marRight w:val="0"/>
          <w:marTop w:val="0"/>
          <w:marBottom w:val="0"/>
          <w:divBdr>
            <w:top w:val="none" w:sz="0" w:space="0" w:color="auto"/>
            <w:left w:val="none" w:sz="0" w:space="0" w:color="auto"/>
            <w:bottom w:val="none" w:sz="0" w:space="0" w:color="auto"/>
            <w:right w:val="none" w:sz="0" w:space="0" w:color="auto"/>
          </w:divBdr>
        </w:div>
        <w:div w:id="2075199747">
          <w:marLeft w:val="640"/>
          <w:marRight w:val="0"/>
          <w:marTop w:val="0"/>
          <w:marBottom w:val="0"/>
          <w:divBdr>
            <w:top w:val="none" w:sz="0" w:space="0" w:color="auto"/>
            <w:left w:val="none" w:sz="0" w:space="0" w:color="auto"/>
            <w:bottom w:val="none" w:sz="0" w:space="0" w:color="auto"/>
            <w:right w:val="none" w:sz="0" w:space="0" w:color="auto"/>
          </w:divBdr>
        </w:div>
        <w:div w:id="1112552940">
          <w:marLeft w:val="640"/>
          <w:marRight w:val="0"/>
          <w:marTop w:val="0"/>
          <w:marBottom w:val="0"/>
          <w:divBdr>
            <w:top w:val="none" w:sz="0" w:space="0" w:color="auto"/>
            <w:left w:val="none" w:sz="0" w:space="0" w:color="auto"/>
            <w:bottom w:val="none" w:sz="0" w:space="0" w:color="auto"/>
            <w:right w:val="none" w:sz="0" w:space="0" w:color="auto"/>
          </w:divBdr>
        </w:div>
        <w:div w:id="705372084">
          <w:marLeft w:val="640"/>
          <w:marRight w:val="0"/>
          <w:marTop w:val="0"/>
          <w:marBottom w:val="0"/>
          <w:divBdr>
            <w:top w:val="none" w:sz="0" w:space="0" w:color="auto"/>
            <w:left w:val="none" w:sz="0" w:space="0" w:color="auto"/>
            <w:bottom w:val="none" w:sz="0" w:space="0" w:color="auto"/>
            <w:right w:val="none" w:sz="0" w:space="0" w:color="auto"/>
          </w:divBdr>
        </w:div>
        <w:div w:id="1360624574">
          <w:marLeft w:val="640"/>
          <w:marRight w:val="0"/>
          <w:marTop w:val="0"/>
          <w:marBottom w:val="0"/>
          <w:divBdr>
            <w:top w:val="none" w:sz="0" w:space="0" w:color="auto"/>
            <w:left w:val="none" w:sz="0" w:space="0" w:color="auto"/>
            <w:bottom w:val="none" w:sz="0" w:space="0" w:color="auto"/>
            <w:right w:val="none" w:sz="0" w:space="0" w:color="auto"/>
          </w:divBdr>
        </w:div>
        <w:div w:id="1615795107">
          <w:marLeft w:val="640"/>
          <w:marRight w:val="0"/>
          <w:marTop w:val="0"/>
          <w:marBottom w:val="0"/>
          <w:divBdr>
            <w:top w:val="none" w:sz="0" w:space="0" w:color="auto"/>
            <w:left w:val="none" w:sz="0" w:space="0" w:color="auto"/>
            <w:bottom w:val="none" w:sz="0" w:space="0" w:color="auto"/>
            <w:right w:val="none" w:sz="0" w:space="0" w:color="auto"/>
          </w:divBdr>
        </w:div>
      </w:divsChild>
    </w:div>
    <w:div w:id="1577202621">
      <w:bodyDiv w:val="1"/>
      <w:marLeft w:val="0"/>
      <w:marRight w:val="0"/>
      <w:marTop w:val="0"/>
      <w:marBottom w:val="0"/>
      <w:divBdr>
        <w:top w:val="none" w:sz="0" w:space="0" w:color="auto"/>
        <w:left w:val="none" w:sz="0" w:space="0" w:color="auto"/>
        <w:bottom w:val="none" w:sz="0" w:space="0" w:color="auto"/>
        <w:right w:val="none" w:sz="0" w:space="0" w:color="auto"/>
      </w:divBdr>
    </w:div>
    <w:div w:id="1577588118">
      <w:bodyDiv w:val="1"/>
      <w:marLeft w:val="0"/>
      <w:marRight w:val="0"/>
      <w:marTop w:val="0"/>
      <w:marBottom w:val="0"/>
      <w:divBdr>
        <w:top w:val="none" w:sz="0" w:space="0" w:color="auto"/>
        <w:left w:val="none" w:sz="0" w:space="0" w:color="auto"/>
        <w:bottom w:val="none" w:sz="0" w:space="0" w:color="auto"/>
        <w:right w:val="none" w:sz="0" w:space="0" w:color="auto"/>
      </w:divBdr>
    </w:div>
    <w:div w:id="1580091282">
      <w:bodyDiv w:val="1"/>
      <w:marLeft w:val="0"/>
      <w:marRight w:val="0"/>
      <w:marTop w:val="0"/>
      <w:marBottom w:val="0"/>
      <w:divBdr>
        <w:top w:val="none" w:sz="0" w:space="0" w:color="auto"/>
        <w:left w:val="none" w:sz="0" w:space="0" w:color="auto"/>
        <w:bottom w:val="none" w:sz="0" w:space="0" w:color="auto"/>
        <w:right w:val="none" w:sz="0" w:space="0" w:color="auto"/>
      </w:divBdr>
    </w:div>
    <w:div w:id="1580410213">
      <w:bodyDiv w:val="1"/>
      <w:marLeft w:val="0"/>
      <w:marRight w:val="0"/>
      <w:marTop w:val="0"/>
      <w:marBottom w:val="0"/>
      <w:divBdr>
        <w:top w:val="none" w:sz="0" w:space="0" w:color="auto"/>
        <w:left w:val="none" w:sz="0" w:space="0" w:color="auto"/>
        <w:bottom w:val="none" w:sz="0" w:space="0" w:color="auto"/>
        <w:right w:val="none" w:sz="0" w:space="0" w:color="auto"/>
      </w:divBdr>
    </w:div>
    <w:div w:id="1580674733">
      <w:bodyDiv w:val="1"/>
      <w:marLeft w:val="0"/>
      <w:marRight w:val="0"/>
      <w:marTop w:val="0"/>
      <w:marBottom w:val="0"/>
      <w:divBdr>
        <w:top w:val="none" w:sz="0" w:space="0" w:color="auto"/>
        <w:left w:val="none" w:sz="0" w:space="0" w:color="auto"/>
        <w:bottom w:val="none" w:sz="0" w:space="0" w:color="auto"/>
        <w:right w:val="none" w:sz="0" w:space="0" w:color="auto"/>
      </w:divBdr>
    </w:div>
    <w:div w:id="1581714831">
      <w:bodyDiv w:val="1"/>
      <w:marLeft w:val="0"/>
      <w:marRight w:val="0"/>
      <w:marTop w:val="0"/>
      <w:marBottom w:val="0"/>
      <w:divBdr>
        <w:top w:val="none" w:sz="0" w:space="0" w:color="auto"/>
        <w:left w:val="none" w:sz="0" w:space="0" w:color="auto"/>
        <w:bottom w:val="none" w:sz="0" w:space="0" w:color="auto"/>
        <w:right w:val="none" w:sz="0" w:space="0" w:color="auto"/>
      </w:divBdr>
    </w:div>
    <w:div w:id="1581720450">
      <w:bodyDiv w:val="1"/>
      <w:marLeft w:val="0"/>
      <w:marRight w:val="0"/>
      <w:marTop w:val="0"/>
      <w:marBottom w:val="0"/>
      <w:divBdr>
        <w:top w:val="none" w:sz="0" w:space="0" w:color="auto"/>
        <w:left w:val="none" w:sz="0" w:space="0" w:color="auto"/>
        <w:bottom w:val="none" w:sz="0" w:space="0" w:color="auto"/>
        <w:right w:val="none" w:sz="0" w:space="0" w:color="auto"/>
      </w:divBdr>
    </w:div>
    <w:div w:id="1582251981">
      <w:bodyDiv w:val="1"/>
      <w:marLeft w:val="0"/>
      <w:marRight w:val="0"/>
      <w:marTop w:val="0"/>
      <w:marBottom w:val="0"/>
      <w:divBdr>
        <w:top w:val="none" w:sz="0" w:space="0" w:color="auto"/>
        <w:left w:val="none" w:sz="0" w:space="0" w:color="auto"/>
        <w:bottom w:val="none" w:sz="0" w:space="0" w:color="auto"/>
        <w:right w:val="none" w:sz="0" w:space="0" w:color="auto"/>
      </w:divBdr>
    </w:div>
    <w:div w:id="1582519138">
      <w:bodyDiv w:val="1"/>
      <w:marLeft w:val="0"/>
      <w:marRight w:val="0"/>
      <w:marTop w:val="0"/>
      <w:marBottom w:val="0"/>
      <w:divBdr>
        <w:top w:val="none" w:sz="0" w:space="0" w:color="auto"/>
        <w:left w:val="none" w:sz="0" w:space="0" w:color="auto"/>
        <w:bottom w:val="none" w:sz="0" w:space="0" w:color="auto"/>
        <w:right w:val="none" w:sz="0" w:space="0" w:color="auto"/>
      </w:divBdr>
    </w:div>
    <w:div w:id="1584561404">
      <w:bodyDiv w:val="1"/>
      <w:marLeft w:val="0"/>
      <w:marRight w:val="0"/>
      <w:marTop w:val="0"/>
      <w:marBottom w:val="0"/>
      <w:divBdr>
        <w:top w:val="none" w:sz="0" w:space="0" w:color="auto"/>
        <w:left w:val="none" w:sz="0" w:space="0" w:color="auto"/>
        <w:bottom w:val="none" w:sz="0" w:space="0" w:color="auto"/>
        <w:right w:val="none" w:sz="0" w:space="0" w:color="auto"/>
      </w:divBdr>
    </w:div>
    <w:div w:id="1584678275">
      <w:bodyDiv w:val="1"/>
      <w:marLeft w:val="0"/>
      <w:marRight w:val="0"/>
      <w:marTop w:val="0"/>
      <w:marBottom w:val="0"/>
      <w:divBdr>
        <w:top w:val="none" w:sz="0" w:space="0" w:color="auto"/>
        <w:left w:val="none" w:sz="0" w:space="0" w:color="auto"/>
        <w:bottom w:val="none" w:sz="0" w:space="0" w:color="auto"/>
        <w:right w:val="none" w:sz="0" w:space="0" w:color="auto"/>
      </w:divBdr>
    </w:div>
    <w:div w:id="1588542594">
      <w:bodyDiv w:val="1"/>
      <w:marLeft w:val="0"/>
      <w:marRight w:val="0"/>
      <w:marTop w:val="0"/>
      <w:marBottom w:val="0"/>
      <w:divBdr>
        <w:top w:val="none" w:sz="0" w:space="0" w:color="auto"/>
        <w:left w:val="none" w:sz="0" w:space="0" w:color="auto"/>
        <w:bottom w:val="none" w:sz="0" w:space="0" w:color="auto"/>
        <w:right w:val="none" w:sz="0" w:space="0" w:color="auto"/>
      </w:divBdr>
    </w:div>
    <w:div w:id="1590045590">
      <w:bodyDiv w:val="1"/>
      <w:marLeft w:val="0"/>
      <w:marRight w:val="0"/>
      <w:marTop w:val="0"/>
      <w:marBottom w:val="0"/>
      <w:divBdr>
        <w:top w:val="none" w:sz="0" w:space="0" w:color="auto"/>
        <w:left w:val="none" w:sz="0" w:space="0" w:color="auto"/>
        <w:bottom w:val="none" w:sz="0" w:space="0" w:color="auto"/>
        <w:right w:val="none" w:sz="0" w:space="0" w:color="auto"/>
      </w:divBdr>
    </w:div>
    <w:div w:id="1590457125">
      <w:bodyDiv w:val="1"/>
      <w:marLeft w:val="0"/>
      <w:marRight w:val="0"/>
      <w:marTop w:val="0"/>
      <w:marBottom w:val="0"/>
      <w:divBdr>
        <w:top w:val="none" w:sz="0" w:space="0" w:color="auto"/>
        <w:left w:val="none" w:sz="0" w:space="0" w:color="auto"/>
        <w:bottom w:val="none" w:sz="0" w:space="0" w:color="auto"/>
        <w:right w:val="none" w:sz="0" w:space="0" w:color="auto"/>
      </w:divBdr>
    </w:div>
    <w:div w:id="1592079365">
      <w:bodyDiv w:val="1"/>
      <w:marLeft w:val="0"/>
      <w:marRight w:val="0"/>
      <w:marTop w:val="0"/>
      <w:marBottom w:val="0"/>
      <w:divBdr>
        <w:top w:val="none" w:sz="0" w:space="0" w:color="auto"/>
        <w:left w:val="none" w:sz="0" w:space="0" w:color="auto"/>
        <w:bottom w:val="none" w:sz="0" w:space="0" w:color="auto"/>
        <w:right w:val="none" w:sz="0" w:space="0" w:color="auto"/>
      </w:divBdr>
    </w:div>
    <w:div w:id="1592659471">
      <w:bodyDiv w:val="1"/>
      <w:marLeft w:val="0"/>
      <w:marRight w:val="0"/>
      <w:marTop w:val="0"/>
      <w:marBottom w:val="0"/>
      <w:divBdr>
        <w:top w:val="none" w:sz="0" w:space="0" w:color="auto"/>
        <w:left w:val="none" w:sz="0" w:space="0" w:color="auto"/>
        <w:bottom w:val="none" w:sz="0" w:space="0" w:color="auto"/>
        <w:right w:val="none" w:sz="0" w:space="0" w:color="auto"/>
      </w:divBdr>
    </w:div>
    <w:div w:id="1595019036">
      <w:bodyDiv w:val="1"/>
      <w:marLeft w:val="0"/>
      <w:marRight w:val="0"/>
      <w:marTop w:val="0"/>
      <w:marBottom w:val="0"/>
      <w:divBdr>
        <w:top w:val="none" w:sz="0" w:space="0" w:color="auto"/>
        <w:left w:val="none" w:sz="0" w:space="0" w:color="auto"/>
        <w:bottom w:val="none" w:sz="0" w:space="0" w:color="auto"/>
        <w:right w:val="none" w:sz="0" w:space="0" w:color="auto"/>
      </w:divBdr>
    </w:div>
    <w:div w:id="1598175882">
      <w:bodyDiv w:val="1"/>
      <w:marLeft w:val="0"/>
      <w:marRight w:val="0"/>
      <w:marTop w:val="0"/>
      <w:marBottom w:val="0"/>
      <w:divBdr>
        <w:top w:val="none" w:sz="0" w:space="0" w:color="auto"/>
        <w:left w:val="none" w:sz="0" w:space="0" w:color="auto"/>
        <w:bottom w:val="none" w:sz="0" w:space="0" w:color="auto"/>
        <w:right w:val="none" w:sz="0" w:space="0" w:color="auto"/>
      </w:divBdr>
    </w:div>
    <w:div w:id="1598244657">
      <w:bodyDiv w:val="1"/>
      <w:marLeft w:val="0"/>
      <w:marRight w:val="0"/>
      <w:marTop w:val="0"/>
      <w:marBottom w:val="0"/>
      <w:divBdr>
        <w:top w:val="none" w:sz="0" w:space="0" w:color="auto"/>
        <w:left w:val="none" w:sz="0" w:space="0" w:color="auto"/>
        <w:bottom w:val="none" w:sz="0" w:space="0" w:color="auto"/>
        <w:right w:val="none" w:sz="0" w:space="0" w:color="auto"/>
      </w:divBdr>
    </w:div>
    <w:div w:id="1600983120">
      <w:bodyDiv w:val="1"/>
      <w:marLeft w:val="0"/>
      <w:marRight w:val="0"/>
      <w:marTop w:val="0"/>
      <w:marBottom w:val="0"/>
      <w:divBdr>
        <w:top w:val="none" w:sz="0" w:space="0" w:color="auto"/>
        <w:left w:val="none" w:sz="0" w:space="0" w:color="auto"/>
        <w:bottom w:val="none" w:sz="0" w:space="0" w:color="auto"/>
        <w:right w:val="none" w:sz="0" w:space="0" w:color="auto"/>
      </w:divBdr>
    </w:div>
    <w:div w:id="1601067491">
      <w:bodyDiv w:val="1"/>
      <w:marLeft w:val="0"/>
      <w:marRight w:val="0"/>
      <w:marTop w:val="0"/>
      <w:marBottom w:val="0"/>
      <w:divBdr>
        <w:top w:val="none" w:sz="0" w:space="0" w:color="auto"/>
        <w:left w:val="none" w:sz="0" w:space="0" w:color="auto"/>
        <w:bottom w:val="none" w:sz="0" w:space="0" w:color="auto"/>
        <w:right w:val="none" w:sz="0" w:space="0" w:color="auto"/>
      </w:divBdr>
    </w:div>
    <w:div w:id="1605192018">
      <w:bodyDiv w:val="1"/>
      <w:marLeft w:val="0"/>
      <w:marRight w:val="0"/>
      <w:marTop w:val="0"/>
      <w:marBottom w:val="0"/>
      <w:divBdr>
        <w:top w:val="none" w:sz="0" w:space="0" w:color="auto"/>
        <w:left w:val="none" w:sz="0" w:space="0" w:color="auto"/>
        <w:bottom w:val="none" w:sz="0" w:space="0" w:color="auto"/>
        <w:right w:val="none" w:sz="0" w:space="0" w:color="auto"/>
      </w:divBdr>
      <w:divsChild>
        <w:div w:id="1770731536">
          <w:marLeft w:val="640"/>
          <w:marRight w:val="0"/>
          <w:marTop w:val="0"/>
          <w:marBottom w:val="0"/>
          <w:divBdr>
            <w:top w:val="none" w:sz="0" w:space="0" w:color="auto"/>
            <w:left w:val="none" w:sz="0" w:space="0" w:color="auto"/>
            <w:bottom w:val="none" w:sz="0" w:space="0" w:color="auto"/>
            <w:right w:val="none" w:sz="0" w:space="0" w:color="auto"/>
          </w:divBdr>
        </w:div>
        <w:div w:id="1468820550">
          <w:marLeft w:val="640"/>
          <w:marRight w:val="0"/>
          <w:marTop w:val="0"/>
          <w:marBottom w:val="0"/>
          <w:divBdr>
            <w:top w:val="none" w:sz="0" w:space="0" w:color="auto"/>
            <w:left w:val="none" w:sz="0" w:space="0" w:color="auto"/>
            <w:bottom w:val="none" w:sz="0" w:space="0" w:color="auto"/>
            <w:right w:val="none" w:sz="0" w:space="0" w:color="auto"/>
          </w:divBdr>
        </w:div>
        <w:div w:id="1644119424">
          <w:marLeft w:val="640"/>
          <w:marRight w:val="0"/>
          <w:marTop w:val="0"/>
          <w:marBottom w:val="0"/>
          <w:divBdr>
            <w:top w:val="none" w:sz="0" w:space="0" w:color="auto"/>
            <w:left w:val="none" w:sz="0" w:space="0" w:color="auto"/>
            <w:bottom w:val="none" w:sz="0" w:space="0" w:color="auto"/>
            <w:right w:val="none" w:sz="0" w:space="0" w:color="auto"/>
          </w:divBdr>
        </w:div>
        <w:div w:id="1328243826">
          <w:marLeft w:val="640"/>
          <w:marRight w:val="0"/>
          <w:marTop w:val="0"/>
          <w:marBottom w:val="0"/>
          <w:divBdr>
            <w:top w:val="none" w:sz="0" w:space="0" w:color="auto"/>
            <w:left w:val="none" w:sz="0" w:space="0" w:color="auto"/>
            <w:bottom w:val="none" w:sz="0" w:space="0" w:color="auto"/>
            <w:right w:val="none" w:sz="0" w:space="0" w:color="auto"/>
          </w:divBdr>
        </w:div>
        <w:div w:id="160972481">
          <w:marLeft w:val="640"/>
          <w:marRight w:val="0"/>
          <w:marTop w:val="0"/>
          <w:marBottom w:val="0"/>
          <w:divBdr>
            <w:top w:val="none" w:sz="0" w:space="0" w:color="auto"/>
            <w:left w:val="none" w:sz="0" w:space="0" w:color="auto"/>
            <w:bottom w:val="none" w:sz="0" w:space="0" w:color="auto"/>
            <w:right w:val="none" w:sz="0" w:space="0" w:color="auto"/>
          </w:divBdr>
        </w:div>
        <w:div w:id="27419458">
          <w:marLeft w:val="640"/>
          <w:marRight w:val="0"/>
          <w:marTop w:val="0"/>
          <w:marBottom w:val="0"/>
          <w:divBdr>
            <w:top w:val="none" w:sz="0" w:space="0" w:color="auto"/>
            <w:left w:val="none" w:sz="0" w:space="0" w:color="auto"/>
            <w:bottom w:val="none" w:sz="0" w:space="0" w:color="auto"/>
            <w:right w:val="none" w:sz="0" w:space="0" w:color="auto"/>
          </w:divBdr>
        </w:div>
        <w:div w:id="2134787667">
          <w:marLeft w:val="640"/>
          <w:marRight w:val="0"/>
          <w:marTop w:val="0"/>
          <w:marBottom w:val="0"/>
          <w:divBdr>
            <w:top w:val="none" w:sz="0" w:space="0" w:color="auto"/>
            <w:left w:val="none" w:sz="0" w:space="0" w:color="auto"/>
            <w:bottom w:val="none" w:sz="0" w:space="0" w:color="auto"/>
            <w:right w:val="none" w:sz="0" w:space="0" w:color="auto"/>
          </w:divBdr>
        </w:div>
        <w:div w:id="2118020563">
          <w:marLeft w:val="640"/>
          <w:marRight w:val="0"/>
          <w:marTop w:val="0"/>
          <w:marBottom w:val="0"/>
          <w:divBdr>
            <w:top w:val="none" w:sz="0" w:space="0" w:color="auto"/>
            <w:left w:val="none" w:sz="0" w:space="0" w:color="auto"/>
            <w:bottom w:val="none" w:sz="0" w:space="0" w:color="auto"/>
            <w:right w:val="none" w:sz="0" w:space="0" w:color="auto"/>
          </w:divBdr>
        </w:div>
        <w:div w:id="1450705468">
          <w:marLeft w:val="640"/>
          <w:marRight w:val="0"/>
          <w:marTop w:val="0"/>
          <w:marBottom w:val="0"/>
          <w:divBdr>
            <w:top w:val="none" w:sz="0" w:space="0" w:color="auto"/>
            <w:left w:val="none" w:sz="0" w:space="0" w:color="auto"/>
            <w:bottom w:val="none" w:sz="0" w:space="0" w:color="auto"/>
            <w:right w:val="none" w:sz="0" w:space="0" w:color="auto"/>
          </w:divBdr>
        </w:div>
        <w:div w:id="876742007">
          <w:marLeft w:val="640"/>
          <w:marRight w:val="0"/>
          <w:marTop w:val="0"/>
          <w:marBottom w:val="0"/>
          <w:divBdr>
            <w:top w:val="none" w:sz="0" w:space="0" w:color="auto"/>
            <w:left w:val="none" w:sz="0" w:space="0" w:color="auto"/>
            <w:bottom w:val="none" w:sz="0" w:space="0" w:color="auto"/>
            <w:right w:val="none" w:sz="0" w:space="0" w:color="auto"/>
          </w:divBdr>
        </w:div>
        <w:div w:id="1068072343">
          <w:marLeft w:val="640"/>
          <w:marRight w:val="0"/>
          <w:marTop w:val="0"/>
          <w:marBottom w:val="0"/>
          <w:divBdr>
            <w:top w:val="none" w:sz="0" w:space="0" w:color="auto"/>
            <w:left w:val="none" w:sz="0" w:space="0" w:color="auto"/>
            <w:bottom w:val="none" w:sz="0" w:space="0" w:color="auto"/>
            <w:right w:val="none" w:sz="0" w:space="0" w:color="auto"/>
          </w:divBdr>
        </w:div>
        <w:div w:id="1207837652">
          <w:marLeft w:val="640"/>
          <w:marRight w:val="0"/>
          <w:marTop w:val="0"/>
          <w:marBottom w:val="0"/>
          <w:divBdr>
            <w:top w:val="none" w:sz="0" w:space="0" w:color="auto"/>
            <w:left w:val="none" w:sz="0" w:space="0" w:color="auto"/>
            <w:bottom w:val="none" w:sz="0" w:space="0" w:color="auto"/>
            <w:right w:val="none" w:sz="0" w:space="0" w:color="auto"/>
          </w:divBdr>
        </w:div>
        <w:div w:id="17588369">
          <w:marLeft w:val="640"/>
          <w:marRight w:val="0"/>
          <w:marTop w:val="0"/>
          <w:marBottom w:val="0"/>
          <w:divBdr>
            <w:top w:val="none" w:sz="0" w:space="0" w:color="auto"/>
            <w:left w:val="none" w:sz="0" w:space="0" w:color="auto"/>
            <w:bottom w:val="none" w:sz="0" w:space="0" w:color="auto"/>
            <w:right w:val="none" w:sz="0" w:space="0" w:color="auto"/>
          </w:divBdr>
        </w:div>
        <w:div w:id="1323898227">
          <w:marLeft w:val="640"/>
          <w:marRight w:val="0"/>
          <w:marTop w:val="0"/>
          <w:marBottom w:val="0"/>
          <w:divBdr>
            <w:top w:val="none" w:sz="0" w:space="0" w:color="auto"/>
            <w:left w:val="none" w:sz="0" w:space="0" w:color="auto"/>
            <w:bottom w:val="none" w:sz="0" w:space="0" w:color="auto"/>
            <w:right w:val="none" w:sz="0" w:space="0" w:color="auto"/>
          </w:divBdr>
        </w:div>
        <w:div w:id="1490705556">
          <w:marLeft w:val="640"/>
          <w:marRight w:val="0"/>
          <w:marTop w:val="0"/>
          <w:marBottom w:val="0"/>
          <w:divBdr>
            <w:top w:val="none" w:sz="0" w:space="0" w:color="auto"/>
            <w:left w:val="none" w:sz="0" w:space="0" w:color="auto"/>
            <w:bottom w:val="none" w:sz="0" w:space="0" w:color="auto"/>
            <w:right w:val="none" w:sz="0" w:space="0" w:color="auto"/>
          </w:divBdr>
        </w:div>
        <w:div w:id="976842013">
          <w:marLeft w:val="640"/>
          <w:marRight w:val="0"/>
          <w:marTop w:val="0"/>
          <w:marBottom w:val="0"/>
          <w:divBdr>
            <w:top w:val="none" w:sz="0" w:space="0" w:color="auto"/>
            <w:left w:val="none" w:sz="0" w:space="0" w:color="auto"/>
            <w:bottom w:val="none" w:sz="0" w:space="0" w:color="auto"/>
            <w:right w:val="none" w:sz="0" w:space="0" w:color="auto"/>
          </w:divBdr>
        </w:div>
        <w:div w:id="169220984">
          <w:marLeft w:val="640"/>
          <w:marRight w:val="0"/>
          <w:marTop w:val="0"/>
          <w:marBottom w:val="0"/>
          <w:divBdr>
            <w:top w:val="none" w:sz="0" w:space="0" w:color="auto"/>
            <w:left w:val="none" w:sz="0" w:space="0" w:color="auto"/>
            <w:bottom w:val="none" w:sz="0" w:space="0" w:color="auto"/>
            <w:right w:val="none" w:sz="0" w:space="0" w:color="auto"/>
          </w:divBdr>
        </w:div>
        <w:div w:id="1493643956">
          <w:marLeft w:val="640"/>
          <w:marRight w:val="0"/>
          <w:marTop w:val="0"/>
          <w:marBottom w:val="0"/>
          <w:divBdr>
            <w:top w:val="none" w:sz="0" w:space="0" w:color="auto"/>
            <w:left w:val="none" w:sz="0" w:space="0" w:color="auto"/>
            <w:bottom w:val="none" w:sz="0" w:space="0" w:color="auto"/>
            <w:right w:val="none" w:sz="0" w:space="0" w:color="auto"/>
          </w:divBdr>
        </w:div>
        <w:div w:id="737627984">
          <w:marLeft w:val="640"/>
          <w:marRight w:val="0"/>
          <w:marTop w:val="0"/>
          <w:marBottom w:val="0"/>
          <w:divBdr>
            <w:top w:val="none" w:sz="0" w:space="0" w:color="auto"/>
            <w:left w:val="none" w:sz="0" w:space="0" w:color="auto"/>
            <w:bottom w:val="none" w:sz="0" w:space="0" w:color="auto"/>
            <w:right w:val="none" w:sz="0" w:space="0" w:color="auto"/>
          </w:divBdr>
        </w:div>
        <w:div w:id="1200314257">
          <w:marLeft w:val="640"/>
          <w:marRight w:val="0"/>
          <w:marTop w:val="0"/>
          <w:marBottom w:val="0"/>
          <w:divBdr>
            <w:top w:val="none" w:sz="0" w:space="0" w:color="auto"/>
            <w:left w:val="none" w:sz="0" w:space="0" w:color="auto"/>
            <w:bottom w:val="none" w:sz="0" w:space="0" w:color="auto"/>
            <w:right w:val="none" w:sz="0" w:space="0" w:color="auto"/>
          </w:divBdr>
        </w:div>
        <w:div w:id="1725105812">
          <w:marLeft w:val="640"/>
          <w:marRight w:val="0"/>
          <w:marTop w:val="0"/>
          <w:marBottom w:val="0"/>
          <w:divBdr>
            <w:top w:val="none" w:sz="0" w:space="0" w:color="auto"/>
            <w:left w:val="none" w:sz="0" w:space="0" w:color="auto"/>
            <w:bottom w:val="none" w:sz="0" w:space="0" w:color="auto"/>
            <w:right w:val="none" w:sz="0" w:space="0" w:color="auto"/>
          </w:divBdr>
        </w:div>
        <w:div w:id="1869291561">
          <w:marLeft w:val="640"/>
          <w:marRight w:val="0"/>
          <w:marTop w:val="0"/>
          <w:marBottom w:val="0"/>
          <w:divBdr>
            <w:top w:val="none" w:sz="0" w:space="0" w:color="auto"/>
            <w:left w:val="none" w:sz="0" w:space="0" w:color="auto"/>
            <w:bottom w:val="none" w:sz="0" w:space="0" w:color="auto"/>
            <w:right w:val="none" w:sz="0" w:space="0" w:color="auto"/>
          </w:divBdr>
        </w:div>
        <w:div w:id="1717509830">
          <w:marLeft w:val="640"/>
          <w:marRight w:val="0"/>
          <w:marTop w:val="0"/>
          <w:marBottom w:val="0"/>
          <w:divBdr>
            <w:top w:val="none" w:sz="0" w:space="0" w:color="auto"/>
            <w:left w:val="none" w:sz="0" w:space="0" w:color="auto"/>
            <w:bottom w:val="none" w:sz="0" w:space="0" w:color="auto"/>
            <w:right w:val="none" w:sz="0" w:space="0" w:color="auto"/>
          </w:divBdr>
        </w:div>
        <w:div w:id="610862565">
          <w:marLeft w:val="640"/>
          <w:marRight w:val="0"/>
          <w:marTop w:val="0"/>
          <w:marBottom w:val="0"/>
          <w:divBdr>
            <w:top w:val="none" w:sz="0" w:space="0" w:color="auto"/>
            <w:left w:val="none" w:sz="0" w:space="0" w:color="auto"/>
            <w:bottom w:val="none" w:sz="0" w:space="0" w:color="auto"/>
            <w:right w:val="none" w:sz="0" w:space="0" w:color="auto"/>
          </w:divBdr>
        </w:div>
        <w:div w:id="1024477501">
          <w:marLeft w:val="640"/>
          <w:marRight w:val="0"/>
          <w:marTop w:val="0"/>
          <w:marBottom w:val="0"/>
          <w:divBdr>
            <w:top w:val="none" w:sz="0" w:space="0" w:color="auto"/>
            <w:left w:val="none" w:sz="0" w:space="0" w:color="auto"/>
            <w:bottom w:val="none" w:sz="0" w:space="0" w:color="auto"/>
            <w:right w:val="none" w:sz="0" w:space="0" w:color="auto"/>
          </w:divBdr>
        </w:div>
        <w:div w:id="1206797644">
          <w:marLeft w:val="640"/>
          <w:marRight w:val="0"/>
          <w:marTop w:val="0"/>
          <w:marBottom w:val="0"/>
          <w:divBdr>
            <w:top w:val="none" w:sz="0" w:space="0" w:color="auto"/>
            <w:left w:val="none" w:sz="0" w:space="0" w:color="auto"/>
            <w:bottom w:val="none" w:sz="0" w:space="0" w:color="auto"/>
            <w:right w:val="none" w:sz="0" w:space="0" w:color="auto"/>
          </w:divBdr>
        </w:div>
        <w:div w:id="481848846">
          <w:marLeft w:val="640"/>
          <w:marRight w:val="0"/>
          <w:marTop w:val="0"/>
          <w:marBottom w:val="0"/>
          <w:divBdr>
            <w:top w:val="none" w:sz="0" w:space="0" w:color="auto"/>
            <w:left w:val="none" w:sz="0" w:space="0" w:color="auto"/>
            <w:bottom w:val="none" w:sz="0" w:space="0" w:color="auto"/>
            <w:right w:val="none" w:sz="0" w:space="0" w:color="auto"/>
          </w:divBdr>
        </w:div>
        <w:div w:id="1159616391">
          <w:marLeft w:val="640"/>
          <w:marRight w:val="0"/>
          <w:marTop w:val="0"/>
          <w:marBottom w:val="0"/>
          <w:divBdr>
            <w:top w:val="none" w:sz="0" w:space="0" w:color="auto"/>
            <w:left w:val="none" w:sz="0" w:space="0" w:color="auto"/>
            <w:bottom w:val="none" w:sz="0" w:space="0" w:color="auto"/>
            <w:right w:val="none" w:sz="0" w:space="0" w:color="auto"/>
          </w:divBdr>
        </w:div>
        <w:div w:id="1838106356">
          <w:marLeft w:val="640"/>
          <w:marRight w:val="0"/>
          <w:marTop w:val="0"/>
          <w:marBottom w:val="0"/>
          <w:divBdr>
            <w:top w:val="none" w:sz="0" w:space="0" w:color="auto"/>
            <w:left w:val="none" w:sz="0" w:space="0" w:color="auto"/>
            <w:bottom w:val="none" w:sz="0" w:space="0" w:color="auto"/>
            <w:right w:val="none" w:sz="0" w:space="0" w:color="auto"/>
          </w:divBdr>
        </w:div>
        <w:div w:id="335158653">
          <w:marLeft w:val="640"/>
          <w:marRight w:val="0"/>
          <w:marTop w:val="0"/>
          <w:marBottom w:val="0"/>
          <w:divBdr>
            <w:top w:val="none" w:sz="0" w:space="0" w:color="auto"/>
            <w:left w:val="none" w:sz="0" w:space="0" w:color="auto"/>
            <w:bottom w:val="none" w:sz="0" w:space="0" w:color="auto"/>
            <w:right w:val="none" w:sz="0" w:space="0" w:color="auto"/>
          </w:divBdr>
        </w:div>
        <w:div w:id="1341929010">
          <w:marLeft w:val="640"/>
          <w:marRight w:val="0"/>
          <w:marTop w:val="0"/>
          <w:marBottom w:val="0"/>
          <w:divBdr>
            <w:top w:val="none" w:sz="0" w:space="0" w:color="auto"/>
            <w:left w:val="none" w:sz="0" w:space="0" w:color="auto"/>
            <w:bottom w:val="none" w:sz="0" w:space="0" w:color="auto"/>
            <w:right w:val="none" w:sz="0" w:space="0" w:color="auto"/>
          </w:divBdr>
        </w:div>
        <w:div w:id="675160032">
          <w:marLeft w:val="640"/>
          <w:marRight w:val="0"/>
          <w:marTop w:val="0"/>
          <w:marBottom w:val="0"/>
          <w:divBdr>
            <w:top w:val="none" w:sz="0" w:space="0" w:color="auto"/>
            <w:left w:val="none" w:sz="0" w:space="0" w:color="auto"/>
            <w:bottom w:val="none" w:sz="0" w:space="0" w:color="auto"/>
            <w:right w:val="none" w:sz="0" w:space="0" w:color="auto"/>
          </w:divBdr>
        </w:div>
        <w:div w:id="1927151869">
          <w:marLeft w:val="640"/>
          <w:marRight w:val="0"/>
          <w:marTop w:val="0"/>
          <w:marBottom w:val="0"/>
          <w:divBdr>
            <w:top w:val="none" w:sz="0" w:space="0" w:color="auto"/>
            <w:left w:val="none" w:sz="0" w:space="0" w:color="auto"/>
            <w:bottom w:val="none" w:sz="0" w:space="0" w:color="auto"/>
            <w:right w:val="none" w:sz="0" w:space="0" w:color="auto"/>
          </w:divBdr>
        </w:div>
        <w:div w:id="1763142681">
          <w:marLeft w:val="640"/>
          <w:marRight w:val="0"/>
          <w:marTop w:val="0"/>
          <w:marBottom w:val="0"/>
          <w:divBdr>
            <w:top w:val="none" w:sz="0" w:space="0" w:color="auto"/>
            <w:left w:val="none" w:sz="0" w:space="0" w:color="auto"/>
            <w:bottom w:val="none" w:sz="0" w:space="0" w:color="auto"/>
            <w:right w:val="none" w:sz="0" w:space="0" w:color="auto"/>
          </w:divBdr>
        </w:div>
        <w:div w:id="689140741">
          <w:marLeft w:val="640"/>
          <w:marRight w:val="0"/>
          <w:marTop w:val="0"/>
          <w:marBottom w:val="0"/>
          <w:divBdr>
            <w:top w:val="none" w:sz="0" w:space="0" w:color="auto"/>
            <w:left w:val="none" w:sz="0" w:space="0" w:color="auto"/>
            <w:bottom w:val="none" w:sz="0" w:space="0" w:color="auto"/>
            <w:right w:val="none" w:sz="0" w:space="0" w:color="auto"/>
          </w:divBdr>
        </w:div>
        <w:div w:id="90013266">
          <w:marLeft w:val="640"/>
          <w:marRight w:val="0"/>
          <w:marTop w:val="0"/>
          <w:marBottom w:val="0"/>
          <w:divBdr>
            <w:top w:val="none" w:sz="0" w:space="0" w:color="auto"/>
            <w:left w:val="none" w:sz="0" w:space="0" w:color="auto"/>
            <w:bottom w:val="none" w:sz="0" w:space="0" w:color="auto"/>
            <w:right w:val="none" w:sz="0" w:space="0" w:color="auto"/>
          </w:divBdr>
        </w:div>
        <w:div w:id="948246395">
          <w:marLeft w:val="640"/>
          <w:marRight w:val="0"/>
          <w:marTop w:val="0"/>
          <w:marBottom w:val="0"/>
          <w:divBdr>
            <w:top w:val="none" w:sz="0" w:space="0" w:color="auto"/>
            <w:left w:val="none" w:sz="0" w:space="0" w:color="auto"/>
            <w:bottom w:val="none" w:sz="0" w:space="0" w:color="auto"/>
            <w:right w:val="none" w:sz="0" w:space="0" w:color="auto"/>
          </w:divBdr>
        </w:div>
      </w:divsChild>
    </w:div>
    <w:div w:id="1605838782">
      <w:bodyDiv w:val="1"/>
      <w:marLeft w:val="0"/>
      <w:marRight w:val="0"/>
      <w:marTop w:val="0"/>
      <w:marBottom w:val="0"/>
      <w:divBdr>
        <w:top w:val="none" w:sz="0" w:space="0" w:color="auto"/>
        <w:left w:val="none" w:sz="0" w:space="0" w:color="auto"/>
        <w:bottom w:val="none" w:sz="0" w:space="0" w:color="auto"/>
        <w:right w:val="none" w:sz="0" w:space="0" w:color="auto"/>
      </w:divBdr>
    </w:div>
    <w:div w:id="1606230364">
      <w:bodyDiv w:val="1"/>
      <w:marLeft w:val="0"/>
      <w:marRight w:val="0"/>
      <w:marTop w:val="0"/>
      <w:marBottom w:val="0"/>
      <w:divBdr>
        <w:top w:val="none" w:sz="0" w:space="0" w:color="auto"/>
        <w:left w:val="none" w:sz="0" w:space="0" w:color="auto"/>
        <w:bottom w:val="none" w:sz="0" w:space="0" w:color="auto"/>
        <w:right w:val="none" w:sz="0" w:space="0" w:color="auto"/>
      </w:divBdr>
    </w:div>
    <w:div w:id="1607228818">
      <w:bodyDiv w:val="1"/>
      <w:marLeft w:val="0"/>
      <w:marRight w:val="0"/>
      <w:marTop w:val="0"/>
      <w:marBottom w:val="0"/>
      <w:divBdr>
        <w:top w:val="none" w:sz="0" w:space="0" w:color="auto"/>
        <w:left w:val="none" w:sz="0" w:space="0" w:color="auto"/>
        <w:bottom w:val="none" w:sz="0" w:space="0" w:color="auto"/>
        <w:right w:val="none" w:sz="0" w:space="0" w:color="auto"/>
      </w:divBdr>
    </w:div>
    <w:div w:id="1607693856">
      <w:bodyDiv w:val="1"/>
      <w:marLeft w:val="0"/>
      <w:marRight w:val="0"/>
      <w:marTop w:val="0"/>
      <w:marBottom w:val="0"/>
      <w:divBdr>
        <w:top w:val="none" w:sz="0" w:space="0" w:color="auto"/>
        <w:left w:val="none" w:sz="0" w:space="0" w:color="auto"/>
        <w:bottom w:val="none" w:sz="0" w:space="0" w:color="auto"/>
        <w:right w:val="none" w:sz="0" w:space="0" w:color="auto"/>
      </w:divBdr>
    </w:div>
    <w:div w:id="1608930787">
      <w:bodyDiv w:val="1"/>
      <w:marLeft w:val="0"/>
      <w:marRight w:val="0"/>
      <w:marTop w:val="0"/>
      <w:marBottom w:val="0"/>
      <w:divBdr>
        <w:top w:val="none" w:sz="0" w:space="0" w:color="auto"/>
        <w:left w:val="none" w:sz="0" w:space="0" w:color="auto"/>
        <w:bottom w:val="none" w:sz="0" w:space="0" w:color="auto"/>
        <w:right w:val="none" w:sz="0" w:space="0" w:color="auto"/>
      </w:divBdr>
    </w:div>
    <w:div w:id="1611425839">
      <w:bodyDiv w:val="1"/>
      <w:marLeft w:val="0"/>
      <w:marRight w:val="0"/>
      <w:marTop w:val="0"/>
      <w:marBottom w:val="0"/>
      <w:divBdr>
        <w:top w:val="none" w:sz="0" w:space="0" w:color="auto"/>
        <w:left w:val="none" w:sz="0" w:space="0" w:color="auto"/>
        <w:bottom w:val="none" w:sz="0" w:space="0" w:color="auto"/>
        <w:right w:val="none" w:sz="0" w:space="0" w:color="auto"/>
      </w:divBdr>
    </w:div>
    <w:div w:id="1612202502">
      <w:bodyDiv w:val="1"/>
      <w:marLeft w:val="0"/>
      <w:marRight w:val="0"/>
      <w:marTop w:val="0"/>
      <w:marBottom w:val="0"/>
      <w:divBdr>
        <w:top w:val="none" w:sz="0" w:space="0" w:color="auto"/>
        <w:left w:val="none" w:sz="0" w:space="0" w:color="auto"/>
        <w:bottom w:val="none" w:sz="0" w:space="0" w:color="auto"/>
        <w:right w:val="none" w:sz="0" w:space="0" w:color="auto"/>
      </w:divBdr>
      <w:divsChild>
        <w:div w:id="1677730969">
          <w:marLeft w:val="640"/>
          <w:marRight w:val="0"/>
          <w:marTop w:val="0"/>
          <w:marBottom w:val="0"/>
          <w:divBdr>
            <w:top w:val="none" w:sz="0" w:space="0" w:color="auto"/>
            <w:left w:val="none" w:sz="0" w:space="0" w:color="auto"/>
            <w:bottom w:val="none" w:sz="0" w:space="0" w:color="auto"/>
            <w:right w:val="none" w:sz="0" w:space="0" w:color="auto"/>
          </w:divBdr>
        </w:div>
        <w:div w:id="638995655">
          <w:marLeft w:val="640"/>
          <w:marRight w:val="0"/>
          <w:marTop w:val="0"/>
          <w:marBottom w:val="0"/>
          <w:divBdr>
            <w:top w:val="none" w:sz="0" w:space="0" w:color="auto"/>
            <w:left w:val="none" w:sz="0" w:space="0" w:color="auto"/>
            <w:bottom w:val="none" w:sz="0" w:space="0" w:color="auto"/>
            <w:right w:val="none" w:sz="0" w:space="0" w:color="auto"/>
          </w:divBdr>
        </w:div>
        <w:div w:id="244532754">
          <w:marLeft w:val="640"/>
          <w:marRight w:val="0"/>
          <w:marTop w:val="0"/>
          <w:marBottom w:val="0"/>
          <w:divBdr>
            <w:top w:val="none" w:sz="0" w:space="0" w:color="auto"/>
            <w:left w:val="none" w:sz="0" w:space="0" w:color="auto"/>
            <w:bottom w:val="none" w:sz="0" w:space="0" w:color="auto"/>
            <w:right w:val="none" w:sz="0" w:space="0" w:color="auto"/>
          </w:divBdr>
        </w:div>
        <w:div w:id="1091395926">
          <w:marLeft w:val="640"/>
          <w:marRight w:val="0"/>
          <w:marTop w:val="0"/>
          <w:marBottom w:val="0"/>
          <w:divBdr>
            <w:top w:val="none" w:sz="0" w:space="0" w:color="auto"/>
            <w:left w:val="none" w:sz="0" w:space="0" w:color="auto"/>
            <w:bottom w:val="none" w:sz="0" w:space="0" w:color="auto"/>
            <w:right w:val="none" w:sz="0" w:space="0" w:color="auto"/>
          </w:divBdr>
        </w:div>
        <w:div w:id="1134103601">
          <w:marLeft w:val="640"/>
          <w:marRight w:val="0"/>
          <w:marTop w:val="0"/>
          <w:marBottom w:val="0"/>
          <w:divBdr>
            <w:top w:val="none" w:sz="0" w:space="0" w:color="auto"/>
            <w:left w:val="none" w:sz="0" w:space="0" w:color="auto"/>
            <w:bottom w:val="none" w:sz="0" w:space="0" w:color="auto"/>
            <w:right w:val="none" w:sz="0" w:space="0" w:color="auto"/>
          </w:divBdr>
        </w:div>
        <w:div w:id="1253466052">
          <w:marLeft w:val="640"/>
          <w:marRight w:val="0"/>
          <w:marTop w:val="0"/>
          <w:marBottom w:val="0"/>
          <w:divBdr>
            <w:top w:val="none" w:sz="0" w:space="0" w:color="auto"/>
            <w:left w:val="none" w:sz="0" w:space="0" w:color="auto"/>
            <w:bottom w:val="none" w:sz="0" w:space="0" w:color="auto"/>
            <w:right w:val="none" w:sz="0" w:space="0" w:color="auto"/>
          </w:divBdr>
        </w:div>
        <w:div w:id="199251047">
          <w:marLeft w:val="640"/>
          <w:marRight w:val="0"/>
          <w:marTop w:val="0"/>
          <w:marBottom w:val="0"/>
          <w:divBdr>
            <w:top w:val="none" w:sz="0" w:space="0" w:color="auto"/>
            <w:left w:val="none" w:sz="0" w:space="0" w:color="auto"/>
            <w:bottom w:val="none" w:sz="0" w:space="0" w:color="auto"/>
            <w:right w:val="none" w:sz="0" w:space="0" w:color="auto"/>
          </w:divBdr>
        </w:div>
        <w:div w:id="640962537">
          <w:marLeft w:val="640"/>
          <w:marRight w:val="0"/>
          <w:marTop w:val="0"/>
          <w:marBottom w:val="0"/>
          <w:divBdr>
            <w:top w:val="none" w:sz="0" w:space="0" w:color="auto"/>
            <w:left w:val="none" w:sz="0" w:space="0" w:color="auto"/>
            <w:bottom w:val="none" w:sz="0" w:space="0" w:color="auto"/>
            <w:right w:val="none" w:sz="0" w:space="0" w:color="auto"/>
          </w:divBdr>
        </w:div>
        <w:div w:id="1084374742">
          <w:marLeft w:val="640"/>
          <w:marRight w:val="0"/>
          <w:marTop w:val="0"/>
          <w:marBottom w:val="0"/>
          <w:divBdr>
            <w:top w:val="none" w:sz="0" w:space="0" w:color="auto"/>
            <w:left w:val="none" w:sz="0" w:space="0" w:color="auto"/>
            <w:bottom w:val="none" w:sz="0" w:space="0" w:color="auto"/>
            <w:right w:val="none" w:sz="0" w:space="0" w:color="auto"/>
          </w:divBdr>
        </w:div>
        <w:div w:id="748309098">
          <w:marLeft w:val="640"/>
          <w:marRight w:val="0"/>
          <w:marTop w:val="0"/>
          <w:marBottom w:val="0"/>
          <w:divBdr>
            <w:top w:val="none" w:sz="0" w:space="0" w:color="auto"/>
            <w:left w:val="none" w:sz="0" w:space="0" w:color="auto"/>
            <w:bottom w:val="none" w:sz="0" w:space="0" w:color="auto"/>
            <w:right w:val="none" w:sz="0" w:space="0" w:color="auto"/>
          </w:divBdr>
        </w:div>
        <w:div w:id="1861747367">
          <w:marLeft w:val="640"/>
          <w:marRight w:val="0"/>
          <w:marTop w:val="0"/>
          <w:marBottom w:val="0"/>
          <w:divBdr>
            <w:top w:val="none" w:sz="0" w:space="0" w:color="auto"/>
            <w:left w:val="none" w:sz="0" w:space="0" w:color="auto"/>
            <w:bottom w:val="none" w:sz="0" w:space="0" w:color="auto"/>
            <w:right w:val="none" w:sz="0" w:space="0" w:color="auto"/>
          </w:divBdr>
        </w:div>
        <w:div w:id="1277563839">
          <w:marLeft w:val="640"/>
          <w:marRight w:val="0"/>
          <w:marTop w:val="0"/>
          <w:marBottom w:val="0"/>
          <w:divBdr>
            <w:top w:val="none" w:sz="0" w:space="0" w:color="auto"/>
            <w:left w:val="none" w:sz="0" w:space="0" w:color="auto"/>
            <w:bottom w:val="none" w:sz="0" w:space="0" w:color="auto"/>
            <w:right w:val="none" w:sz="0" w:space="0" w:color="auto"/>
          </w:divBdr>
        </w:div>
        <w:div w:id="239563274">
          <w:marLeft w:val="640"/>
          <w:marRight w:val="0"/>
          <w:marTop w:val="0"/>
          <w:marBottom w:val="0"/>
          <w:divBdr>
            <w:top w:val="none" w:sz="0" w:space="0" w:color="auto"/>
            <w:left w:val="none" w:sz="0" w:space="0" w:color="auto"/>
            <w:bottom w:val="none" w:sz="0" w:space="0" w:color="auto"/>
            <w:right w:val="none" w:sz="0" w:space="0" w:color="auto"/>
          </w:divBdr>
        </w:div>
        <w:div w:id="517043074">
          <w:marLeft w:val="640"/>
          <w:marRight w:val="0"/>
          <w:marTop w:val="0"/>
          <w:marBottom w:val="0"/>
          <w:divBdr>
            <w:top w:val="none" w:sz="0" w:space="0" w:color="auto"/>
            <w:left w:val="none" w:sz="0" w:space="0" w:color="auto"/>
            <w:bottom w:val="none" w:sz="0" w:space="0" w:color="auto"/>
            <w:right w:val="none" w:sz="0" w:space="0" w:color="auto"/>
          </w:divBdr>
        </w:div>
        <w:div w:id="1800562190">
          <w:marLeft w:val="640"/>
          <w:marRight w:val="0"/>
          <w:marTop w:val="0"/>
          <w:marBottom w:val="0"/>
          <w:divBdr>
            <w:top w:val="none" w:sz="0" w:space="0" w:color="auto"/>
            <w:left w:val="none" w:sz="0" w:space="0" w:color="auto"/>
            <w:bottom w:val="none" w:sz="0" w:space="0" w:color="auto"/>
            <w:right w:val="none" w:sz="0" w:space="0" w:color="auto"/>
          </w:divBdr>
        </w:div>
        <w:div w:id="1589575780">
          <w:marLeft w:val="640"/>
          <w:marRight w:val="0"/>
          <w:marTop w:val="0"/>
          <w:marBottom w:val="0"/>
          <w:divBdr>
            <w:top w:val="none" w:sz="0" w:space="0" w:color="auto"/>
            <w:left w:val="none" w:sz="0" w:space="0" w:color="auto"/>
            <w:bottom w:val="none" w:sz="0" w:space="0" w:color="auto"/>
            <w:right w:val="none" w:sz="0" w:space="0" w:color="auto"/>
          </w:divBdr>
        </w:div>
        <w:div w:id="382947207">
          <w:marLeft w:val="640"/>
          <w:marRight w:val="0"/>
          <w:marTop w:val="0"/>
          <w:marBottom w:val="0"/>
          <w:divBdr>
            <w:top w:val="none" w:sz="0" w:space="0" w:color="auto"/>
            <w:left w:val="none" w:sz="0" w:space="0" w:color="auto"/>
            <w:bottom w:val="none" w:sz="0" w:space="0" w:color="auto"/>
            <w:right w:val="none" w:sz="0" w:space="0" w:color="auto"/>
          </w:divBdr>
        </w:div>
        <w:div w:id="398597426">
          <w:marLeft w:val="640"/>
          <w:marRight w:val="0"/>
          <w:marTop w:val="0"/>
          <w:marBottom w:val="0"/>
          <w:divBdr>
            <w:top w:val="none" w:sz="0" w:space="0" w:color="auto"/>
            <w:left w:val="none" w:sz="0" w:space="0" w:color="auto"/>
            <w:bottom w:val="none" w:sz="0" w:space="0" w:color="auto"/>
            <w:right w:val="none" w:sz="0" w:space="0" w:color="auto"/>
          </w:divBdr>
        </w:div>
        <w:div w:id="624123914">
          <w:marLeft w:val="640"/>
          <w:marRight w:val="0"/>
          <w:marTop w:val="0"/>
          <w:marBottom w:val="0"/>
          <w:divBdr>
            <w:top w:val="none" w:sz="0" w:space="0" w:color="auto"/>
            <w:left w:val="none" w:sz="0" w:space="0" w:color="auto"/>
            <w:bottom w:val="none" w:sz="0" w:space="0" w:color="auto"/>
            <w:right w:val="none" w:sz="0" w:space="0" w:color="auto"/>
          </w:divBdr>
        </w:div>
        <w:div w:id="195316393">
          <w:marLeft w:val="640"/>
          <w:marRight w:val="0"/>
          <w:marTop w:val="0"/>
          <w:marBottom w:val="0"/>
          <w:divBdr>
            <w:top w:val="none" w:sz="0" w:space="0" w:color="auto"/>
            <w:left w:val="none" w:sz="0" w:space="0" w:color="auto"/>
            <w:bottom w:val="none" w:sz="0" w:space="0" w:color="auto"/>
            <w:right w:val="none" w:sz="0" w:space="0" w:color="auto"/>
          </w:divBdr>
        </w:div>
        <w:div w:id="1437139094">
          <w:marLeft w:val="640"/>
          <w:marRight w:val="0"/>
          <w:marTop w:val="0"/>
          <w:marBottom w:val="0"/>
          <w:divBdr>
            <w:top w:val="none" w:sz="0" w:space="0" w:color="auto"/>
            <w:left w:val="none" w:sz="0" w:space="0" w:color="auto"/>
            <w:bottom w:val="none" w:sz="0" w:space="0" w:color="auto"/>
            <w:right w:val="none" w:sz="0" w:space="0" w:color="auto"/>
          </w:divBdr>
        </w:div>
        <w:div w:id="2073380074">
          <w:marLeft w:val="640"/>
          <w:marRight w:val="0"/>
          <w:marTop w:val="0"/>
          <w:marBottom w:val="0"/>
          <w:divBdr>
            <w:top w:val="none" w:sz="0" w:space="0" w:color="auto"/>
            <w:left w:val="none" w:sz="0" w:space="0" w:color="auto"/>
            <w:bottom w:val="none" w:sz="0" w:space="0" w:color="auto"/>
            <w:right w:val="none" w:sz="0" w:space="0" w:color="auto"/>
          </w:divBdr>
        </w:div>
        <w:div w:id="1424956798">
          <w:marLeft w:val="640"/>
          <w:marRight w:val="0"/>
          <w:marTop w:val="0"/>
          <w:marBottom w:val="0"/>
          <w:divBdr>
            <w:top w:val="none" w:sz="0" w:space="0" w:color="auto"/>
            <w:left w:val="none" w:sz="0" w:space="0" w:color="auto"/>
            <w:bottom w:val="none" w:sz="0" w:space="0" w:color="auto"/>
            <w:right w:val="none" w:sz="0" w:space="0" w:color="auto"/>
          </w:divBdr>
        </w:div>
        <w:div w:id="1888102908">
          <w:marLeft w:val="640"/>
          <w:marRight w:val="0"/>
          <w:marTop w:val="0"/>
          <w:marBottom w:val="0"/>
          <w:divBdr>
            <w:top w:val="none" w:sz="0" w:space="0" w:color="auto"/>
            <w:left w:val="none" w:sz="0" w:space="0" w:color="auto"/>
            <w:bottom w:val="none" w:sz="0" w:space="0" w:color="auto"/>
            <w:right w:val="none" w:sz="0" w:space="0" w:color="auto"/>
          </w:divBdr>
        </w:div>
        <w:div w:id="725951304">
          <w:marLeft w:val="640"/>
          <w:marRight w:val="0"/>
          <w:marTop w:val="0"/>
          <w:marBottom w:val="0"/>
          <w:divBdr>
            <w:top w:val="none" w:sz="0" w:space="0" w:color="auto"/>
            <w:left w:val="none" w:sz="0" w:space="0" w:color="auto"/>
            <w:bottom w:val="none" w:sz="0" w:space="0" w:color="auto"/>
            <w:right w:val="none" w:sz="0" w:space="0" w:color="auto"/>
          </w:divBdr>
        </w:div>
        <w:div w:id="341006188">
          <w:marLeft w:val="640"/>
          <w:marRight w:val="0"/>
          <w:marTop w:val="0"/>
          <w:marBottom w:val="0"/>
          <w:divBdr>
            <w:top w:val="none" w:sz="0" w:space="0" w:color="auto"/>
            <w:left w:val="none" w:sz="0" w:space="0" w:color="auto"/>
            <w:bottom w:val="none" w:sz="0" w:space="0" w:color="auto"/>
            <w:right w:val="none" w:sz="0" w:space="0" w:color="auto"/>
          </w:divBdr>
        </w:div>
        <w:div w:id="2054226961">
          <w:marLeft w:val="640"/>
          <w:marRight w:val="0"/>
          <w:marTop w:val="0"/>
          <w:marBottom w:val="0"/>
          <w:divBdr>
            <w:top w:val="none" w:sz="0" w:space="0" w:color="auto"/>
            <w:left w:val="none" w:sz="0" w:space="0" w:color="auto"/>
            <w:bottom w:val="none" w:sz="0" w:space="0" w:color="auto"/>
            <w:right w:val="none" w:sz="0" w:space="0" w:color="auto"/>
          </w:divBdr>
        </w:div>
        <w:div w:id="343633827">
          <w:marLeft w:val="640"/>
          <w:marRight w:val="0"/>
          <w:marTop w:val="0"/>
          <w:marBottom w:val="0"/>
          <w:divBdr>
            <w:top w:val="none" w:sz="0" w:space="0" w:color="auto"/>
            <w:left w:val="none" w:sz="0" w:space="0" w:color="auto"/>
            <w:bottom w:val="none" w:sz="0" w:space="0" w:color="auto"/>
            <w:right w:val="none" w:sz="0" w:space="0" w:color="auto"/>
          </w:divBdr>
        </w:div>
        <w:div w:id="1776631291">
          <w:marLeft w:val="640"/>
          <w:marRight w:val="0"/>
          <w:marTop w:val="0"/>
          <w:marBottom w:val="0"/>
          <w:divBdr>
            <w:top w:val="none" w:sz="0" w:space="0" w:color="auto"/>
            <w:left w:val="none" w:sz="0" w:space="0" w:color="auto"/>
            <w:bottom w:val="none" w:sz="0" w:space="0" w:color="auto"/>
            <w:right w:val="none" w:sz="0" w:space="0" w:color="auto"/>
          </w:divBdr>
        </w:div>
        <w:div w:id="1629897988">
          <w:marLeft w:val="640"/>
          <w:marRight w:val="0"/>
          <w:marTop w:val="0"/>
          <w:marBottom w:val="0"/>
          <w:divBdr>
            <w:top w:val="none" w:sz="0" w:space="0" w:color="auto"/>
            <w:left w:val="none" w:sz="0" w:space="0" w:color="auto"/>
            <w:bottom w:val="none" w:sz="0" w:space="0" w:color="auto"/>
            <w:right w:val="none" w:sz="0" w:space="0" w:color="auto"/>
          </w:divBdr>
        </w:div>
        <w:div w:id="1357853071">
          <w:marLeft w:val="640"/>
          <w:marRight w:val="0"/>
          <w:marTop w:val="0"/>
          <w:marBottom w:val="0"/>
          <w:divBdr>
            <w:top w:val="none" w:sz="0" w:space="0" w:color="auto"/>
            <w:left w:val="none" w:sz="0" w:space="0" w:color="auto"/>
            <w:bottom w:val="none" w:sz="0" w:space="0" w:color="auto"/>
            <w:right w:val="none" w:sz="0" w:space="0" w:color="auto"/>
          </w:divBdr>
        </w:div>
        <w:div w:id="1481580456">
          <w:marLeft w:val="640"/>
          <w:marRight w:val="0"/>
          <w:marTop w:val="0"/>
          <w:marBottom w:val="0"/>
          <w:divBdr>
            <w:top w:val="none" w:sz="0" w:space="0" w:color="auto"/>
            <w:left w:val="none" w:sz="0" w:space="0" w:color="auto"/>
            <w:bottom w:val="none" w:sz="0" w:space="0" w:color="auto"/>
            <w:right w:val="none" w:sz="0" w:space="0" w:color="auto"/>
          </w:divBdr>
        </w:div>
        <w:div w:id="185488600">
          <w:marLeft w:val="640"/>
          <w:marRight w:val="0"/>
          <w:marTop w:val="0"/>
          <w:marBottom w:val="0"/>
          <w:divBdr>
            <w:top w:val="none" w:sz="0" w:space="0" w:color="auto"/>
            <w:left w:val="none" w:sz="0" w:space="0" w:color="auto"/>
            <w:bottom w:val="none" w:sz="0" w:space="0" w:color="auto"/>
            <w:right w:val="none" w:sz="0" w:space="0" w:color="auto"/>
          </w:divBdr>
        </w:div>
        <w:div w:id="1979258438">
          <w:marLeft w:val="640"/>
          <w:marRight w:val="0"/>
          <w:marTop w:val="0"/>
          <w:marBottom w:val="0"/>
          <w:divBdr>
            <w:top w:val="none" w:sz="0" w:space="0" w:color="auto"/>
            <w:left w:val="none" w:sz="0" w:space="0" w:color="auto"/>
            <w:bottom w:val="none" w:sz="0" w:space="0" w:color="auto"/>
            <w:right w:val="none" w:sz="0" w:space="0" w:color="auto"/>
          </w:divBdr>
        </w:div>
        <w:div w:id="204560341">
          <w:marLeft w:val="640"/>
          <w:marRight w:val="0"/>
          <w:marTop w:val="0"/>
          <w:marBottom w:val="0"/>
          <w:divBdr>
            <w:top w:val="none" w:sz="0" w:space="0" w:color="auto"/>
            <w:left w:val="none" w:sz="0" w:space="0" w:color="auto"/>
            <w:bottom w:val="none" w:sz="0" w:space="0" w:color="auto"/>
            <w:right w:val="none" w:sz="0" w:space="0" w:color="auto"/>
          </w:divBdr>
        </w:div>
        <w:div w:id="870000442">
          <w:marLeft w:val="640"/>
          <w:marRight w:val="0"/>
          <w:marTop w:val="0"/>
          <w:marBottom w:val="0"/>
          <w:divBdr>
            <w:top w:val="none" w:sz="0" w:space="0" w:color="auto"/>
            <w:left w:val="none" w:sz="0" w:space="0" w:color="auto"/>
            <w:bottom w:val="none" w:sz="0" w:space="0" w:color="auto"/>
            <w:right w:val="none" w:sz="0" w:space="0" w:color="auto"/>
          </w:divBdr>
        </w:div>
        <w:div w:id="1689988871">
          <w:marLeft w:val="640"/>
          <w:marRight w:val="0"/>
          <w:marTop w:val="0"/>
          <w:marBottom w:val="0"/>
          <w:divBdr>
            <w:top w:val="none" w:sz="0" w:space="0" w:color="auto"/>
            <w:left w:val="none" w:sz="0" w:space="0" w:color="auto"/>
            <w:bottom w:val="none" w:sz="0" w:space="0" w:color="auto"/>
            <w:right w:val="none" w:sz="0" w:space="0" w:color="auto"/>
          </w:divBdr>
        </w:div>
        <w:div w:id="653147162">
          <w:marLeft w:val="640"/>
          <w:marRight w:val="0"/>
          <w:marTop w:val="0"/>
          <w:marBottom w:val="0"/>
          <w:divBdr>
            <w:top w:val="none" w:sz="0" w:space="0" w:color="auto"/>
            <w:left w:val="none" w:sz="0" w:space="0" w:color="auto"/>
            <w:bottom w:val="none" w:sz="0" w:space="0" w:color="auto"/>
            <w:right w:val="none" w:sz="0" w:space="0" w:color="auto"/>
          </w:divBdr>
        </w:div>
        <w:div w:id="1088428596">
          <w:marLeft w:val="640"/>
          <w:marRight w:val="0"/>
          <w:marTop w:val="0"/>
          <w:marBottom w:val="0"/>
          <w:divBdr>
            <w:top w:val="none" w:sz="0" w:space="0" w:color="auto"/>
            <w:left w:val="none" w:sz="0" w:space="0" w:color="auto"/>
            <w:bottom w:val="none" w:sz="0" w:space="0" w:color="auto"/>
            <w:right w:val="none" w:sz="0" w:space="0" w:color="auto"/>
          </w:divBdr>
        </w:div>
        <w:div w:id="1082414820">
          <w:marLeft w:val="640"/>
          <w:marRight w:val="0"/>
          <w:marTop w:val="0"/>
          <w:marBottom w:val="0"/>
          <w:divBdr>
            <w:top w:val="none" w:sz="0" w:space="0" w:color="auto"/>
            <w:left w:val="none" w:sz="0" w:space="0" w:color="auto"/>
            <w:bottom w:val="none" w:sz="0" w:space="0" w:color="auto"/>
            <w:right w:val="none" w:sz="0" w:space="0" w:color="auto"/>
          </w:divBdr>
        </w:div>
        <w:div w:id="2098138199">
          <w:marLeft w:val="640"/>
          <w:marRight w:val="0"/>
          <w:marTop w:val="0"/>
          <w:marBottom w:val="0"/>
          <w:divBdr>
            <w:top w:val="none" w:sz="0" w:space="0" w:color="auto"/>
            <w:left w:val="none" w:sz="0" w:space="0" w:color="auto"/>
            <w:bottom w:val="none" w:sz="0" w:space="0" w:color="auto"/>
            <w:right w:val="none" w:sz="0" w:space="0" w:color="auto"/>
          </w:divBdr>
        </w:div>
        <w:div w:id="1787501489">
          <w:marLeft w:val="640"/>
          <w:marRight w:val="0"/>
          <w:marTop w:val="0"/>
          <w:marBottom w:val="0"/>
          <w:divBdr>
            <w:top w:val="none" w:sz="0" w:space="0" w:color="auto"/>
            <w:left w:val="none" w:sz="0" w:space="0" w:color="auto"/>
            <w:bottom w:val="none" w:sz="0" w:space="0" w:color="auto"/>
            <w:right w:val="none" w:sz="0" w:space="0" w:color="auto"/>
          </w:divBdr>
        </w:div>
      </w:divsChild>
    </w:div>
    <w:div w:id="1612738189">
      <w:bodyDiv w:val="1"/>
      <w:marLeft w:val="0"/>
      <w:marRight w:val="0"/>
      <w:marTop w:val="0"/>
      <w:marBottom w:val="0"/>
      <w:divBdr>
        <w:top w:val="none" w:sz="0" w:space="0" w:color="auto"/>
        <w:left w:val="none" w:sz="0" w:space="0" w:color="auto"/>
        <w:bottom w:val="none" w:sz="0" w:space="0" w:color="auto"/>
        <w:right w:val="none" w:sz="0" w:space="0" w:color="auto"/>
      </w:divBdr>
    </w:div>
    <w:div w:id="1613710134">
      <w:bodyDiv w:val="1"/>
      <w:marLeft w:val="0"/>
      <w:marRight w:val="0"/>
      <w:marTop w:val="0"/>
      <w:marBottom w:val="0"/>
      <w:divBdr>
        <w:top w:val="none" w:sz="0" w:space="0" w:color="auto"/>
        <w:left w:val="none" w:sz="0" w:space="0" w:color="auto"/>
        <w:bottom w:val="none" w:sz="0" w:space="0" w:color="auto"/>
        <w:right w:val="none" w:sz="0" w:space="0" w:color="auto"/>
      </w:divBdr>
    </w:div>
    <w:div w:id="1614239688">
      <w:bodyDiv w:val="1"/>
      <w:marLeft w:val="0"/>
      <w:marRight w:val="0"/>
      <w:marTop w:val="0"/>
      <w:marBottom w:val="0"/>
      <w:divBdr>
        <w:top w:val="none" w:sz="0" w:space="0" w:color="auto"/>
        <w:left w:val="none" w:sz="0" w:space="0" w:color="auto"/>
        <w:bottom w:val="none" w:sz="0" w:space="0" w:color="auto"/>
        <w:right w:val="none" w:sz="0" w:space="0" w:color="auto"/>
      </w:divBdr>
    </w:div>
    <w:div w:id="1615481682">
      <w:bodyDiv w:val="1"/>
      <w:marLeft w:val="0"/>
      <w:marRight w:val="0"/>
      <w:marTop w:val="0"/>
      <w:marBottom w:val="0"/>
      <w:divBdr>
        <w:top w:val="none" w:sz="0" w:space="0" w:color="auto"/>
        <w:left w:val="none" w:sz="0" w:space="0" w:color="auto"/>
        <w:bottom w:val="none" w:sz="0" w:space="0" w:color="auto"/>
        <w:right w:val="none" w:sz="0" w:space="0" w:color="auto"/>
      </w:divBdr>
    </w:div>
    <w:div w:id="1615867718">
      <w:bodyDiv w:val="1"/>
      <w:marLeft w:val="0"/>
      <w:marRight w:val="0"/>
      <w:marTop w:val="0"/>
      <w:marBottom w:val="0"/>
      <w:divBdr>
        <w:top w:val="none" w:sz="0" w:space="0" w:color="auto"/>
        <w:left w:val="none" w:sz="0" w:space="0" w:color="auto"/>
        <w:bottom w:val="none" w:sz="0" w:space="0" w:color="auto"/>
        <w:right w:val="none" w:sz="0" w:space="0" w:color="auto"/>
      </w:divBdr>
    </w:div>
    <w:div w:id="1620601659">
      <w:bodyDiv w:val="1"/>
      <w:marLeft w:val="0"/>
      <w:marRight w:val="0"/>
      <w:marTop w:val="0"/>
      <w:marBottom w:val="0"/>
      <w:divBdr>
        <w:top w:val="none" w:sz="0" w:space="0" w:color="auto"/>
        <w:left w:val="none" w:sz="0" w:space="0" w:color="auto"/>
        <w:bottom w:val="none" w:sz="0" w:space="0" w:color="auto"/>
        <w:right w:val="none" w:sz="0" w:space="0" w:color="auto"/>
      </w:divBdr>
    </w:div>
    <w:div w:id="1620991355">
      <w:bodyDiv w:val="1"/>
      <w:marLeft w:val="0"/>
      <w:marRight w:val="0"/>
      <w:marTop w:val="0"/>
      <w:marBottom w:val="0"/>
      <w:divBdr>
        <w:top w:val="none" w:sz="0" w:space="0" w:color="auto"/>
        <w:left w:val="none" w:sz="0" w:space="0" w:color="auto"/>
        <w:bottom w:val="none" w:sz="0" w:space="0" w:color="auto"/>
        <w:right w:val="none" w:sz="0" w:space="0" w:color="auto"/>
      </w:divBdr>
    </w:div>
    <w:div w:id="1637179765">
      <w:bodyDiv w:val="1"/>
      <w:marLeft w:val="0"/>
      <w:marRight w:val="0"/>
      <w:marTop w:val="0"/>
      <w:marBottom w:val="0"/>
      <w:divBdr>
        <w:top w:val="none" w:sz="0" w:space="0" w:color="auto"/>
        <w:left w:val="none" w:sz="0" w:space="0" w:color="auto"/>
        <w:bottom w:val="none" w:sz="0" w:space="0" w:color="auto"/>
        <w:right w:val="none" w:sz="0" w:space="0" w:color="auto"/>
      </w:divBdr>
    </w:div>
    <w:div w:id="1637566531">
      <w:bodyDiv w:val="1"/>
      <w:marLeft w:val="0"/>
      <w:marRight w:val="0"/>
      <w:marTop w:val="0"/>
      <w:marBottom w:val="0"/>
      <w:divBdr>
        <w:top w:val="none" w:sz="0" w:space="0" w:color="auto"/>
        <w:left w:val="none" w:sz="0" w:space="0" w:color="auto"/>
        <w:bottom w:val="none" w:sz="0" w:space="0" w:color="auto"/>
        <w:right w:val="none" w:sz="0" w:space="0" w:color="auto"/>
      </w:divBdr>
    </w:div>
    <w:div w:id="1639994468">
      <w:bodyDiv w:val="1"/>
      <w:marLeft w:val="0"/>
      <w:marRight w:val="0"/>
      <w:marTop w:val="0"/>
      <w:marBottom w:val="0"/>
      <w:divBdr>
        <w:top w:val="none" w:sz="0" w:space="0" w:color="auto"/>
        <w:left w:val="none" w:sz="0" w:space="0" w:color="auto"/>
        <w:bottom w:val="none" w:sz="0" w:space="0" w:color="auto"/>
        <w:right w:val="none" w:sz="0" w:space="0" w:color="auto"/>
      </w:divBdr>
    </w:div>
    <w:div w:id="1640186643">
      <w:bodyDiv w:val="1"/>
      <w:marLeft w:val="0"/>
      <w:marRight w:val="0"/>
      <w:marTop w:val="0"/>
      <w:marBottom w:val="0"/>
      <w:divBdr>
        <w:top w:val="none" w:sz="0" w:space="0" w:color="auto"/>
        <w:left w:val="none" w:sz="0" w:space="0" w:color="auto"/>
        <w:bottom w:val="none" w:sz="0" w:space="0" w:color="auto"/>
        <w:right w:val="none" w:sz="0" w:space="0" w:color="auto"/>
      </w:divBdr>
    </w:div>
    <w:div w:id="1649434591">
      <w:bodyDiv w:val="1"/>
      <w:marLeft w:val="0"/>
      <w:marRight w:val="0"/>
      <w:marTop w:val="0"/>
      <w:marBottom w:val="0"/>
      <w:divBdr>
        <w:top w:val="none" w:sz="0" w:space="0" w:color="auto"/>
        <w:left w:val="none" w:sz="0" w:space="0" w:color="auto"/>
        <w:bottom w:val="none" w:sz="0" w:space="0" w:color="auto"/>
        <w:right w:val="none" w:sz="0" w:space="0" w:color="auto"/>
      </w:divBdr>
      <w:divsChild>
        <w:div w:id="123622468">
          <w:marLeft w:val="640"/>
          <w:marRight w:val="0"/>
          <w:marTop w:val="0"/>
          <w:marBottom w:val="0"/>
          <w:divBdr>
            <w:top w:val="none" w:sz="0" w:space="0" w:color="auto"/>
            <w:left w:val="none" w:sz="0" w:space="0" w:color="auto"/>
            <w:bottom w:val="none" w:sz="0" w:space="0" w:color="auto"/>
            <w:right w:val="none" w:sz="0" w:space="0" w:color="auto"/>
          </w:divBdr>
        </w:div>
        <w:div w:id="1649552316">
          <w:marLeft w:val="640"/>
          <w:marRight w:val="0"/>
          <w:marTop w:val="0"/>
          <w:marBottom w:val="0"/>
          <w:divBdr>
            <w:top w:val="none" w:sz="0" w:space="0" w:color="auto"/>
            <w:left w:val="none" w:sz="0" w:space="0" w:color="auto"/>
            <w:bottom w:val="none" w:sz="0" w:space="0" w:color="auto"/>
            <w:right w:val="none" w:sz="0" w:space="0" w:color="auto"/>
          </w:divBdr>
        </w:div>
        <w:div w:id="1596281508">
          <w:marLeft w:val="640"/>
          <w:marRight w:val="0"/>
          <w:marTop w:val="0"/>
          <w:marBottom w:val="0"/>
          <w:divBdr>
            <w:top w:val="none" w:sz="0" w:space="0" w:color="auto"/>
            <w:left w:val="none" w:sz="0" w:space="0" w:color="auto"/>
            <w:bottom w:val="none" w:sz="0" w:space="0" w:color="auto"/>
            <w:right w:val="none" w:sz="0" w:space="0" w:color="auto"/>
          </w:divBdr>
        </w:div>
        <w:div w:id="2102216768">
          <w:marLeft w:val="640"/>
          <w:marRight w:val="0"/>
          <w:marTop w:val="0"/>
          <w:marBottom w:val="0"/>
          <w:divBdr>
            <w:top w:val="none" w:sz="0" w:space="0" w:color="auto"/>
            <w:left w:val="none" w:sz="0" w:space="0" w:color="auto"/>
            <w:bottom w:val="none" w:sz="0" w:space="0" w:color="auto"/>
            <w:right w:val="none" w:sz="0" w:space="0" w:color="auto"/>
          </w:divBdr>
        </w:div>
        <w:div w:id="1565024204">
          <w:marLeft w:val="640"/>
          <w:marRight w:val="0"/>
          <w:marTop w:val="0"/>
          <w:marBottom w:val="0"/>
          <w:divBdr>
            <w:top w:val="none" w:sz="0" w:space="0" w:color="auto"/>
            <w:left w:val="none" w:sz="0" w:space="0" w:color="auto"/>
            <w:bottom w:val="none" w:sz="0" w:space="0" w:color="auto"/>
            <w:right w:val="none" w:sz="0" w:space="0" w:color="auto"/>
          </w:divBdr>
        </w:div>
        <w:div w:id="1095827489">
          <w:marLeft w:val="640"/>
          <w:marRight w:val="0"/>
          <w:marTop w:val="0"/>
          <w:marBottom w:val="0"/>
          <w:divBdr>
            <w:top w:val="none" w:sz="0" w:space="0" w:color="auto"/>
            <w:left w:val="none" w:sz="0" w:space="0" w:color="auto"/>
            <w:bottom w:val="none" w:sz="0" w:space="0" w:color="auto"/>
            <w:right w:val="none" w:sz="0" w:space="0" w:color="auto"/>
          </w:divBdr>
        </w:div>
        <w:div w:id="1814328294">
          <w:marLeft w:val="640"/>
          <w:marRight w:val="0"/>
          <w:marTop w:val="0"/>
          <w:marBottom w:val="0"/>
          <w:divBdr>
            <w:top w:val="none" w:sz="0" w:space="0" w:color="auto"/>
            <w:left w:val="none" w:sz="0" w:space="0" w:color="auto"/>
            <w:bottom w:val="none" w:sz="0" w:space="0" w:color="auto"/>
            <w:right w:val="none" w:sz="0" w:space="0" w:color="auto"/>
          </w:divBdr>
        </w:div>
        <w:div w:id="1462336582">
          <w:marLeft w:val="640"/>
          <w:marRight w:val="0"/>
          <w:marTop w:val="0"/>
          <w:marBottom w:val="0"/>
          <w:divBdr>
            <w:top w:val="none" w:sz="0" w:space="0" w:color="auto"/>
            <w:left w:val="none" w:sz="0" w:space="0" w:color="auto"/>
            <w:bottom w:val="none" w:sz="0" w:space="0" w:color="auto"/>
            <w:right w:val="none" w:sz="0" w:space="0" w:color="auto"/>
          </w:divBdr>
        </w:div>
        <w:div w:id="1150513750">
          <w:marLeft w:val="640"/>
          <w:marRight w:val="0"/>
          <w:marTop w:val="0"/>
          <w:marBottom w:val="0"/>
          <w:divBdr>
            <w:top w:val="none" w:sz="0" w:space="0" w:color="auto"/>
            <w:left w:val="none" w:sz="0" w:space="0" w:color="auto"/>
            <w:bottom w:val="none" w:sz="0" w:space="0" w:color="auto"/>
            <w:right w:val="none" w:sz="0" w:space="0" w:color="auto"/>
          </w:divBdr>
        </w:div>
        <w:div w:id="1721318993">
          <w:marLeft w:val="640"/>
          <w:marRight w:val="0"/>
          <w:marTop w:val="0"/>
          <w:marBottom w:val="0"/>
          <w:divBdr>
            <w:top w:val="none" w:sz="0" w:space="0" w:color="auto"/>
            <w:left w:val="none" w:sz="0" w:space="0" w:color="auto"/>
            <w:bottom w:val="none" w:sz="0" w:space="0" w:color="auto"/>
            <w:right w:val="none" w:sz="0" w:space="0" w:color="auto"/>
          </w:divBdr>
        </w:div>
        <w:div w:id="1171335861">
          <w:marLeft w:val="640"/>
          <w:marRight w:val="0"/>
          <w:marTop w:val="0"/>
          <w:marBottom w:val="0"/>
          <w:divBdr>
            <w:top w:val="none" w:sz="0" w:space="0" w:color="auto"/>
            <w:left w:val="none" w:sz="0" w:space="0" w:color="auto"/>
            <w:bottom w:val="none" w:sz="0" w:space="0" w:color="auto"/>
            <w:right w:val="none" w:sz="0" w:space="0" w:color="auto"/>
          </w:divBdr>
        </w:div>
        <w:div w:id="80879488">
          <w:marLeft w:val="640"/>
          <w:marRight w:val="0"/>
          <w:marTop w:val="0"/>
          <w:marBottom w:val="0"/>
          <w:divBdr>
            <w:top w:val="none" w:sz="0" w:space="0" w:color="auto"/>
            <w:left w:val="none" w:sz="0" w:space="0" w:color="auto"/>
            <w:bottom w:val="none" w:sz="0" w:space="0" w:color="auto"/>
            <w:right w:val="none" w:sz="0" w:space="0" w:color="auto"/>
          </w:divBdr>
        </w:div>
        <w:div w:id="312564469">
          <w:marLeft w:val="640"/>
          <w:marRight w:val="0"/>
          <w:marTop w:val="0"/>
          <w:marBottom w:val="0"/>
          <w:divBdr>
            <w:top w:val="none" w:sz="0" w:space="0" w:color="auto"/>
            <w:left w:val="none" w:sz="0" w:space="0" w:color="auto"/>
            <w:bottom w:val="none" w:sz="0" w:space="0" w:color="auto"/>
            <w:right w:val="none" w:sz="0" w:space="0" w:color="auto"/>
          </w:divBdr>
        </w:div>
        <w:div w:id="148795032">
          <w:marLeft w:val="640"/>
          <w:marRight w:val="0"/>
          <w:marTop w:val="0"/>
          <w:marBottom w:val="0"/>
          <w:divBdr>
            <w:top w:val="none" w:sz="0" w:space="0" w:color="auto"/>
            <w:left w:val="none" w:sz="0" w:space="0" w:color="auto"/>
            <w:bottom w:val="none" w:sz="0" w:space="0" w:color="auto"/>
            <w:right w:val="none" w:sz="0" w:space="0" w:color="auto"/>
          </w:divBdr>
        </w:div>
        <w:div w:id="1681468710">
          <w:marLeft w:val="640"/>
          <w:marRight w:val="0"/>
          <w:marTop w:val="0"/>
          <w:marBottom w:val="0"/>
          <w:divBdr>
            <w:top w:val="none" w:sz="0" w:space="0" w:color="auto"/>
            <w:left w:val="none" w:sz="0" w:space="0" w:color="auto"/>
            <w:bottom w:val="none" w:sz="0" w:space="0" w:color="auto"/>
            <w:right w:val="none" w:sz="0" w:space="0" w:color="auto"/>
          </w:divBdr>
        </w:div>
        <w:div w:id="236525058">
          <w:marLeft w:val="640"/>
          <w:marRight w:val="0"/>
          <w:marTop w:val="0"/>
          <w:marBottom w:val="0"/>
          <w:divBdr>
            <w:top w:val="none" w:sz="0" w:space="0" w:color="auto"/>
            <w:left w:val="none" w:sz="0" w:space="0" w:color="auto"/>
            <w:bottom w:val="none" w:sz="0" w:space="0" w:color="auto"/>
            <w:right w:val="none" w:sz="0" w:space="0" w:color="auto"/>
          </w:divBdr>
        </w:div>
        <w:div w:id="1409769910">
          <w:marLeft w:val="640"/>
          <w:marRight w:val="0"/>
          <w:marTop w:val="0"/>
          <w:marBottom w:val="0"/>
          <w:divBdr>
            <w:top w:val="none" w:sz="0" w:space="0" w:color="auto"/>
            <w:left w:val="none" w:sz="0" w:space="0" w:color="auto"/>
            <w:bottom w:val="none" w:sz="0" w:space="0" w:color="auto"/>
            <w:right w:val="none" w:sz="0" w:space="0" w:color="auto"/>
          </w:divBdr>
        </w:div>
        <w:div w:id="490562473">
          <w:marLeft w:val="640"/>
          <w:marRight w:val="0"/>
          <w:marTop w:val="0"/>
          <w:marBottom w:val="0"/>
          <w:divBdr>
            <w:top w:val="none" w:sz="0" w:space="0" w:color="auto"/>
            <w:left w:val="none" w:sz="0" w:space="0" w:color="auto"/>
            <w:bottom w:val="none" w:sz="0" w:space="0" w:color="auto"/>
            <w:right w:val="none" w:sz="0" w:space="0" w:color="auto"/>
          </w:divBdr>
        </w:div>
        <w:div w:id="1566644648">
          <w:marLeft w:val="640"/>
          <w:marRight w:val="0"/>
          <w:marTop w:val="0"/>
          <w:marBottom w:val="0"/>
          <w:divBdr>
            <w:top w:val="none" w:sz="0" w:space="0" w:color="auto"/>
            <w:left w:val="none" w:sz="0" w:space="0" w:color="auto"/>
            <w:bottom w:val="none" w:sz="0" w:space="0" w:color="auto"/>
            <w:right w:val="none" w:sz="0" w:space="0" w:color="auto"/>
          </w:divBdr>
        </w:div>
        <w:div w:id="1672366626">
          <w:marLeft w:val="640"/>
          <w:marRight w:val="0"/>
          <w:marTop w:val="0"/>
          <w:marBottom w:val="0"/>
          <w:divBdr>
            <w:top w:val="none" w:sz="0" w:space="0" w:color="auto"/>
            <w:left w:val="none" w:sz="0" w:space="0" w:color="auto"/>
            <w:bottom w:val="none" w:sz="0" w:space="0" w:color="auto"/>
            <w:right w:val="none" w:sz="0" w:space="0" w:color="auto"/>
          </w:divBdr>
        </w:div>
        <w:div w:id="277296618">
          <w:marLeft w:val="640"/>
          <w:marRight w:val="0"/>
          <w:marTop w:val="0"/>
          <w:marBottom w:val="0"/>
          <w:divBdr>
            <w:top w:val="none" w:sz="0" w:space="0" w:color="auto"/>
            <w:left w:val="none" w:sz="0" w:space="0" w:color="auto"/>
            <w:bottom w:val="none" w:sz="0" w:space="0" w:color="auto"/>
            <w:right w:val="none" w:sz="0" w:space="0" w:color="auto"/>
          </w:divBdr>
        </w:div>
        <w:div w:id="1712655822">
          <w:marLeft w:val="640"/>
          <w:marRight w:val="0"/>
          <w:marTop w:val="0"/>
          <w:marBottom w:val="0"/>
          <w:divBdr>
            <w:top w:val="none" w:sz="0" w:space="0" w:color="auto"/>
            <w:left w:val="none" w:sz="0" w:space="0" w:color="auto"/>
            <w:bottom w:val="none" w:sz="0" w:space="0" w:color="auto"/>
            <w:right w:val="none" w:sz="0" w:space="0" w:color="auto"/>
          </w:divBdr>
        </w:div>
        <w:div w:id="870074710">
          <w:marLeft w:val="640"/>
          <w:marRight w:val="0"/>
          <w:marTop w:val="0"/>
          <w:marBottom w:val="0"/>
          <w:divBdr>
            <w:top w:val="none" w:sz="0" w:space="0" w:color="auto"/>
            <w:left w:val="none" w:sz="0" w:space="0" w:color="auto"/>
            <w:bottom w:val="none" w:sz="0" w:space="0" w:color="auto"/>
            <w:right w:val="none" w:sz="0" w:space="0" w:color="auto"/>
          </w:divBdr>
        </w:div>
        <w:div w:id="109396454">
          <w:marLeft w:val="640"/>
          <w:marRight w:val="0"/>
          <w:marTop w:val="0"/>
          <w:marBottom w:val="0"/>
          <w:divBdr>
            <w:top w:val="none" w:sz="0" w:space="0" w:color="auto"/>
            <w:left w:val="none" w:sz="0" w:space="0" w:color="auto"/>
            <w:bottom w:val="none" w:sz="0" w:space="0" w:color="auto"/>
            <w:right w:val="none" w:sz="0" w:space="0" w:color="auto"/>
          </w:divBdr>
        </w:div>
        <w:div w:id="536115603">
          <w:marLeft w:val="640"/>
          <w:marRight w:val="0"/>
          <w:marTop w:val="0"/>
          <w:marBottom w:val="0"/>
          <w:divBdr>
            <w:top w:val="none" w:sz="0" w:space="0" w:color="auto"/>
            <w:left w:val="none" w:sz="0" w:space="0" w:color="auto"/>
            <w:bottom w:val="none" w:sz="0" w:space="0" w:color="auto"/>
            <w:right w:val="none" w:sz="0" w:space="0" w:color="auto"/>
          </w:divBdr>
        </w:div>
        <w:div w:id="433018664">
          <w:marLeft w:val="640"/>
          <w:marRight w:val="0"/>
          <w:marTop w:val="0"/>
          <w:marBottom w:val="0"/>
          <w:divBdr>
            <w:top w:val="none" w:sz="0" w:space="0" w:color="auto"/>
            <w:left w:val="none" w:sz="0" w:space="0" w:color="auto"/>
            <w:bottom w:val="none" w:sz="0" w:space="0" w:color="auto"/>
            <w:right w:val="none" w:sz="0" w:space="0" w:color="auto"/>
          </w:divBdr>
        </w:div>
        <w:div w:id="842160511">
          <w:marLeft w:val="640"/>
          <w:marRight w:val="0"/>
          <w:marTop w:val="0"/>
          <w:marBottom w:val="0"/>
          <w:divBdr>
            <w:top w:val="none" w:sz="0" w:space="0" w:color="auto"/>
            <w:left w:val="none" w:sz="0" w:space="0" w:color="auto"/>
            <w:bottom w:val="none" w:sz="0" w:space="0" w:color="auto"/>
            <w:right w:val="none" w:sz="0" w:space="0" w:color="auto"/>
          </w:divBdr>
        </w:div>
        <w:div w:id="73936353">
          <w:marLeft w:val="640"/>
          <w:marRight w:val="0"/>
          <w:marTop w:val="0"/>
          <w:marBottom w:val="0"/>
          <w:divBdr>
            <w:top w:val="none" w:sz="0" w:space="0" w:color="auto"/>
            <w:left w:val="none" w:sz="0" w:space="0" w:color="auto"/>
            <w:bottom w:val="none" w:sz="0" w:space="0" w:color="auto"/>
            <w:right w:val="none" w:sz="0" w:space="0" w:color="auto"/>
          </w:divBdr>
        </w:div>
        <w:div w:id="842432489">
          <w:marLeft w:val="640"/>
          <w:marRight w:val="0"/>
          <w:marTop w:val="0"/>
          <w:marBottom w:val="0"/>
          <w:divBdr>
            <w:top w:val="none" w:sz="0" w:space="0" w:color="auto"/>
            <w:left w:val="none" w:sz="0" w:space="0" w:color="auto"/>
            <w:bottom w:val="none" w:sz="0" w:space="0" w:color="auto"/>
            <w:right w:val="none" w:sz="0" w:space="0" w:color="auto"/>
          </w:divBdr>
        </w:div>
        <w:div w:id="757336174">
          <w:marLeft w:val="640"/>
          <w:marRight w:val="0"/>
          <w:marTop w:val="0"/>
          <w:marBottom w:val="0"/>
          <w:divBdr>
            <w:top w:val="none" w:sz="0" w:space="0" w:color="auto"/>
            <w:left w:val="none" w:sz="0" w:space="0" w:color="auto"/>
            <w:bottom w:val="none" w:sz="0" w:space="0" w:color="auto"/>
            <w:right w:val="none" w:sz="0" w:space="0" w:color="auto"/>
          </w:divBdr>
        </w:div>
        <w:div w:id="1923028459">
          <w:marLeft w:val="640"/>
          <w:marRight w:val="0"/>
          <w:marTop w:val="0"/>
          <w:marBottom w:val="0"/>
          <w:divBdr>
            <w:top w:val="none" w:sz="0" w:space="0" w:color="auto"/>
            <w:left w:val="none" w:sz="0" w:space="0" w:color="auto"/>
            <w:bottom w:val="none" w:sz="0" w:space="0" w:color="auto"/>
            <w:right w:val="none" w:sz="0" w:space="0" w:color="auto"/>
          </w:divBdr>
        </w:div>
        <w:div w:id="1837186567">
          <w:marLeft w:val="640"/>
          <w:marRight w:val="0"/>
          <w:marTop w:val="0"/>
          <w:marBottom w:val="0"/>
          <w:divBdr>
            <w:top w:val="none" w:sz="0" w:space="0" w:color="auto"/>
            <w:left w:val="none" w:sz="0" w:space="0" w:color="auto"/>
            <w:bottom w:val="none" w:sz="0" w:space="0" w:color="auto"/>
            <w:right w:val="none" w:sz="0" w:space="0" w:color="auto"/>
          </w:divBdr>
        </w:div>
        <w:div w:id="672341409">
          <w:marLeft w:val="640"/>
          <w:marRight w:val="0"/>
          <w:marTop w:val="0"/>
          <w:marBottom w:val="0"/>
          <w:divBdr>
            <w:top w:val="none" w:sz="0" w:space="0" w:color="auto"/>
            <w:left w:val="none" w:sz="0" w:space="0" w:color="auto"/>
            <w:bottom w:val="none" w:sz="0" w:space="0" w:color="auto"/>
            <w:right w:val="none" w:sz="0" w:space="0" w:color="auto"/>
          </w:divBdr>
        </w:div>
        <w:div w:id="782501843">
          <w:marLeft w:val="640"/>
          <w:marRight w:val="0"/>
          <w:marTop w:val="0"/>
          <w:marBottom w:val="0"/>
          <w:divBdr>
            <w:top w:val="none" w:sz="0" w:space="0" w:color="auto"/>
            <w:left w:val="none" w:sz="0" w:space="0" w:color="auto"/>
            <w:bottom w:val="none" w:sz="0" w:space="0" w:color="auto"/>
            <w:right w:val="none" w:sz="0" w:space="0" w:color="auto"/>
          </w:divBdr>
        </w:div>
        <w:div w:id="643700622">
          <w:marLeft w:val="640"/>
          <w:marRight w:val="0"/>
          <w:marTop w:val="0"/>
          <w:marBottom w:val="0"/>
          <w:divBdr>
            <w:top w:val="none" w:sz="0" w:space="0" w:color="auto"/>
            <w:left w:val="none" w:sz="0" w:space="0" w:color="auto"/>
            <w:bottom w:val="none" w:sz="0" w:space="0" w:color="auto"/>
            <w:right w:val="none" w:sz="0" w:space="0" w:color="auto"/>
          </w:divBdr>
        </w:div>
        <w:div w:id="774524983">
          <w:marLeft w:val="640"/>
          <w:marRight w:val="0"/>
          <w:marTop w:val="0"/>
          <w:marBottom w:val="0"/>
          <w:divBdr>
            <w:top w:val="none" w:sz="0" w:space="0" w:color="auto"/>
            <w:left w:val="none" w:sz="0" w:space="0" w:color="auto"/>
            <w:bottom w:val="none" w:sz="0" w:space="0" w:color="auto"/>
            <w:right w:val="none" w:sz="0" w:space="0" w:color="auto"/>
          </w:divBdr>
        </w:div>
        <w:div w:id="1565799339">
          <w:marLeft w:val="640"/>
          <w:marRight w:val="0"/>
          <w:marTop w:val="0"/>
          <w:marBottom w:val="0"/>
          <w:divBdr>
            <w:top w:val="none" w:sz="0" w:space="0" w:color="auto"/>
            <w:left w:val="none" w:sz="0" w:space="0" w:color="auto"/>
            <w:bottom w:val="none" w:sz="0" w:space="0" w:color="auto"/>
            <w:right w:val="none" w:sz="0" w:space="0" w:color="auto"/>
          </w:divBdr>
        </w:div>
        <w:div w:id="869339663">
          <w:marLeft w:val="640"/>
          <w:marRight w:val="0"/>
          <w:marTop w:val="0"/>
          <w:marBottom w:val="0"/>
          <w:divBdr>
            <w:top w:val="none" w:sz="0" w:space="0" w:color="auto"/>
            <w:left w:val="none" w:sz="0" w:space="0" w:color="auto"/>
            <w:bottom w:val="none" w:sz="0" w:space="0" w:color="auto"/>
            <w:right w:val="none" w:sz="0" w:space="0" w:color="auto"/>
          </w:divBdr>
        </w:div>
        <w:div w:id="1391464828">
          <w:marLeft w:val="640"/>
          <w:marRight w:val="0"/>
          <w:marTop w:val="0"/>
          <w:marBottom w:val="0"/>
          <w:divBdr>
            <w:top w:val="none" w:sz="0" w:space="0" w:color="auto"/>
            <w:left w:val="none" w:sz="0" w:space="0" w:color="auto"/>
            <w:bottom w:val="none" w:sz="0" w:space="0" w:color="auto"/>
            <w:right w:val="none" w:sz="0" w:space="0" w:color="auto"/>
          </w:divBdr>
        </w:div>
        <w:div w:id="1106391636">
          <w:marLeft w:val="640"/>
          <w:marRight w:val="0"/>
          <w:marTop w:val="0"/>
          <w:marBottom w:val="0"/>
          <w:divBdr>
            <w:top w:val="none" w:sz="0" w:space="0" w:color="auto"/>
            <w:left w:val="none" w:sz="0" w:space="0" w:color="auto"/>
            <w:bottom w:val="none" w:sz="0" w:space="0" w:color="auto"/>
            <w:right w:val="none" w:sz="0" w:space="0" w:color="auto"/>
          </w:divBdr>
        </w:div>
        <w:div w:id="1735935424">
          <w:marLeft w:val="640"/>
          <w:marRight w:val="0"/>
          <w:marTop w:val="0"/>
          <w:marBottom w:val="0"/>
          <w:divBdr>
            <w:top w:val="none" w:sz="0" w:space="0" w:color="auto"/>
            <w:left w:val="none" w:sz="0" w:space="0" w:color="auto"/>
            <w:bottom w:val="none" w:sz="0" w:space="0" w:color="auto"/>
            <w:right w:val="none" w:sz="0" w:space="0" w:color="auto"/>
          </w:divBdr>
        </w:div>
        <w:div w:id="1871257716">
          <w:marLeft w:val="640"/>
          <w:marRight w:val="0"/>
          <w:marTop w:val="0"/>
          <w:marBottom w:val="0"/>
          <w:divBdr>
            <w:top w:val="none" w:sz="0" w:space="0" w:color="auto"/>
            <w:left w:val="none" w:sz="0" w:space="0" w:color="auto"/>
            <w:bottom w:val="none" w:sz="0" w:space="0" w:color="auto"/>
            <w:right w:val="none" w:sz="0" w:space="0" w:color="auto"/>
          </w:divBdr>
        </w:div>
        <w:div w:id="503938627">
          <w:marLeft w:val="640"/>
          <w:marRight w:val="0"/>
          <w:marTop w:val="0"/>
          <w:marBottom w:val="0"/>
          <w:divBdr>
            <w:top w:val="none" w:sz="0" w:space="0" w:color="auto"/>
            <w:left w:val="none" w:sz="0" w:space="0" w:color="auto"/>
            <w:bottom w:val="none" w:sz="0" w:space="0" w:color="auto"/>
            <w:right w:val="none" w:sz="0" w:space="0" w:color="auto"/>
          </w:divBdr>
        </w:div>
        <w:div w:id="1918049590">
          <w:marLeft w:val="640"/>
          <w:marRight w:val="0"/>
          <w:marTop w:val="0"/>
          <w:marBottom w:val="0"/>
          <w:divBdr>
            <w:top w:val="none" w:sz="0" w:space="0" w:color="auto"/>
            <w:left w:val="none" w:sz="0" w:space="0" w:color="auto"/>
            <w:bottom w:val="none" w:sz="0" w:space="0" w:color="auto"/>
            <w:right w:val="none" w:sz="0" w:space="0" w:color="auto"/>
          </w:divBdr>
        </w:div>
        <w:div w:id="950480304">
          <w:marLeft w:val="640"/>
          <w:marRight w:val="0"/>
          <w:marTop w:val="0"/>
          <w:marBottom w:val="0"/>
          <w:divBdr>
            <w:top w:val="none" w:sz="0" w:space="0" w:color="auto"/>
            <w:left w:val="none" w:sz="0" w:space="0" w:color="auto"/>
            <w:bottom w:val="none" w:sz="0" w:space="0" w:color="auto"/>
            <w:right w:val="none" w:sz="0" w:space="0" w:color="auto"/>
          </w:divBdr>
        </w:div>
        <w:div w:id="1082875490">
          <w:marLeft w:val="640"/>
          <w:marRight w:val="0"/>
          <w:marTop w:val="0"/>
          <w:marBottom w:val="0"/>
          <w:divBdr>
            <w:top w:val="none" w:sz="0" w:space="0" w:color="auto"/>
            <w:left w:val="none" w:sz="0" w:space="0" w:color="auto"/>
            <w:bottom w:val="none" w:sz="0" w:space="0" w:color="auto"/>
            <w:right w:val="none" w:sz="0" w:space="0" w:color="auto"/>
          </w:divBdr>
        </w:div>
        <w:div w:id="1896619049">
          <w:marLeft w:val="640"/>
          <w:marRight w:val="0"/>
          <w:marTop w:val="0"/>
          <w:marBottom w:val="0"/>
          <w:divBdr>
            <w:top w:val="none" w:sz="0" w:space="0" w:color="auto"/>
            <w:left w:val="none" w:sz="0" w:space="0" w:color="auto"/>
            <w:bottom w:val="none" w:sz="0" w:space="0" w:color="auto"/>
            <w:right w:val="none" w:sz="0" w:space="0" w:color="auto"/>
          </w:divBdr>
        </w:div>
      </w:divsChild>
    </w:div>
    <w:div w:id="1653024627">
      <w:bodyDiv w:val="1"/>
      <w:marLeft w:val="0"/>
      <w:marRight w:val="0"/>
      <w:marTop w:val="0"/>
      <w:marBottom w:val="0"/>
      <w:divBdr>
        <w:top w:val="none" w:sz="0" w:space="0" w:color="auto"/>
        <w:left w:val="none" w:sz="0" w:space="0" w:color="auto"/>
        <w:bottom w:val="none" w:sz="0" w:space="0" w:color="auto"/>
        <w:right w:val="none" w:sz="0" w:space="0" w:color="auto"/>
      </w:divBdr>
    </w:div>
    <w:div w:id="1653100874">
      <w:bodyDiv w:val="1"/>
      <w:marLeft w:val="0"/>
      <w:marRight w:val="0"/>
      <w:marTop w:val="0"/>
      <w:marBottom w:val="0"/>
      <w:divBdr>
        <w:top w:val="none" w:sz="0" w:space="0" w:color="auto"/>
        <w:left w:val="none" w:sz="0" w:space="0" w:color="auto"/>
        <w:bottom w:val="none" w:sz="0" w:space="0" w:color="auto"/>
        <w:right w:val="none" w:sz="0" w:space="0" w:color="auto"/>
      </w:divBdr>
    </w:div>
    <w:div w:id="1653217646">
      <w:bodyDiv w:val="1"/>
      <w:marLeft w:val="0"/>
      <w:marRight w:val="0"/>
      <w:marTop w:val="0"/>
      <w:marBottom w:val="0"/>
      <w:divBdr>
        <w:top w:val="none" w:sz="0" w:space="0" w:color="auto"/>
        <w:left w:val="none" w:sz="0" w:space="0" w:color="auto"/>
        <w:bottom w:val="none" w:sz="0" w:space="0" w:color="auto"/>
        <w:right w:val="none" w:sz="0" w:space="0" w:color="auto"/>
      </w:divBdr>
    </w:div>
    <w:div w:id="1654334513">
      <w:bodyDiv w:val="1"/>
      <w:marLeft w:val="0"/>
      <w:marRight w:val="0"/>
      <w:marTop w:val="0"/>
      <w:marBottom w:val="0"/>
      <w:divBdr>
        <w:top w:val="none" w:sz="0" w:space="0" w:color="auto"/>
        <w:left w:val="none" w:sz="0" w:space="0" w:color="auto"/>
        <w:bottom w:val="none" w:sz="0" w:space="0" w:color="auto"/>
        <w:right w:val="none" w:sz="0" w:space="0" w:color="auto"/>
      </w:divBdr>
    </w:div>
    <w:div w:id="1654679476">
      <w:bodyDiv w:val="1"/>
      <w:marLeft w:val="0"/>
      <w:marRight w:val="0"/>
      <w:marTop w:val="0"/>
      <w:marBottom w:val="0"/>
      <w:divBdr>
        <w:top w:val="none" w:sz="0" w:space="0" w:color="auto"/>
        <w:left w:val="none" w:sz="0" w:space="0" w:color="auto"/>
        <w:bottom w:val="none" w:sz="0" w:space="0" w:color="auto"/>
        <w:right w:val="none" w:sz="0" w:space="0" w:color="auto"/>
      </w:divBdr>
    </w:div>
    <w:div w:id="1656102980">
      <w:bodyDiv w:val="1"/>
      <w:marLeft w:val="0"/>
      <w:marRight w:val="0"/>
      <w:marTop w:val="0"/>
      <w:marBottom w:val="0"/>
      <w:divBdr>
        <w:top w:val="none" w:sz="0" w:space="0" w:color="auto"/>
        <w:left w:val="none" w:sz="0" w:space="0" w:color="auto"/>
        <w:bottom w:val="none" w:sz="0" w:space="0" w:color="auto"/>
        <w:right w:val="none" w:sz="0" w:space="0" w:color="auto"/>
      </w:divBdr>
    </w:div>
    <w:div w:id="1656839796">
      <w:bodyDiv w:val="1"/>
      <w:marLeft w:val="0"/>
      <w:marRight w:val="0"/>
      <w:marTop w:val="0"/>
      <w:marBottom w:val="0"/>
      <w:divBdr>
        <w:top w:val="none" w:sz="0" w:space="0" w:color="auto"/>
        <w:left w:val="none" w:sz="0" w:space="0" w:color="auto"/>
        <w:bottom w:val="none" w:sz="0" w:space="0" w:color="auto"/>
        <w:right w:val="none" w:sz="0" w:space="0" w:color="auto"/>
      </w:divBdr>
    </w:div>
    <w:div w:id="1660885269">
      <w:bodyDiv w:val="1"/>
      <w:marLeft w:val="0"/>
      <w:marRight w:val="0"/>
      <w:marTop w:val="0"/>
      <w:marBottom w:val="0"/>
      <w:divBdr>
        <w:top w:val="none" w:sz="0" w:space="0" w:color="auto"/>
        <w:left w:val="none" w:sz="0" w:space="0" w:color="auto"/>
        <w:bottom w:val="none" w:sz="0" w:space="0" w:color="auto"/>
        <w:right w:val="none" w:sz="0" w:space="0" w:color="auto"/>
      </w:divBdr>
    </w:div>
    <w:div w:id="1661687622">
      <w:bodyDiv w:val="1"/>
      <w:marLeft w:val="0"/>
      <w:marRight w:val="0"/>
      <w:marTop w:val="0"/>
      <w:marBottom w:val="0"/>
      <w:divBdr>
        <w:top w:val="none" w:sz="0" w:space="0" w:color="auto"/>
        <w:left w:val="none" w:sz="0" w:space="0" w:color="auto"/>
        <w:bottom w:val="none" w:sz="0" w:space="0" w:color="auto"/>
        <w:right w:val="none" w:sz="0" w:space="0" w:color="auto"/>
      </w:divBdr>
    </w:div>
    <w:div w:id="1663318555">
      <w:bodyDiv w:val="1"/>
      <w:marLeft w:val="0"/>
      <w:marRight w:val="0"/>
      <w:marTop w:val="0"/>
      <w:marBottom w:val="0"/>
      <w:divBdr>
        <w:top w:val="none" w:sz="0" w:space="0" w:color="auto"/>
        <w:left w:val="none" w:sz="0" w:space="0" w:color="auto"/>
        <w:bottom w:val="none" w:sz="0" w:space="0" w:color="auto"/>
        <w:right w:val="none" w:sz="0" w:space="0" w:color="auto"/>
      </w:divBdr>
    </w:div>
    <w:div w:id="1666085684">
      <w:bodyDiv w:val="1"/>
      <w:marLeft w:val="0"/>
      <w:marRight w:val="0"/>
      <w:marTop w:val="0"/>
      <w:marBottom w:val="0"/>
      <w:divBdr>
        <w:top w:val="none" w:sz="0" w:space="0" w:color="auto"/>
        <w:left w:val="none" w:sz="0" w:space="0" w:color="auto"/>
        <w:bottom w:val="none" w:sz="0" w:space="0" w:color="auto"/>
        <w:right w:val="none" w:sz="0" w:space="0" w:color="auto"/>
      </w:divBdr>
    </w:div>
    <w:div w:id="1667125974">
      <w:bodyDiv w:val="1"/>
      <w:marLeft w:val="0"/>
      <w:marRight w:val="0"/>
      <w:marTop w:val="0"/>
      <w:marBottom w:val="0"/>
      <w:divBdr>
        <w:top w:val="none" w:sz="0" w:space="0" w:color="auto"/>
        <w:left w:val="none" w:sz="0" w:space="0" w:color="auto"/>
        <w:bottom w:val="none" w:sz="0" w:space="0" w:color="auto"/>
        <w:right w:val="none" w:sz="0" w:space="0" w:color="auto"/>
      </w:divBdr>
    </w:div>
    <w:div w:id="1668944743">
      <w:bodyDiv w:val="1"/>
      <w:marLeft w:val="0"/>
      <w:marRight w:val="0"/>
      <w:marTop w:val="0"/>
      <w:marBottom w:val="0"/>
      <w:divBdr>
        <w:top w:val="none" w:sz="0" w:space="0" w:color="auto"/>
        <w:left w:val="none" w:sz="0" w:space="0" w:color="auto"/>
        <w:bottom w:val="none" w:sz="0" w:space="0" w:color="auto"/>
        <w:right w:val="none" w:sz="0" w:space="0" w:color="auto"/>
      </w:divBdr>
    </w:div>
    <w:div w:id="1669675545">
      <w:bodyDiv w:val="1"/>
      <w:marLeft w:val="0"/>
      <w:marRight w:val="0"/>
      <w:marTop w:val="0"/>
      <w:marBottom w:val="0"/>
      <w:divBdr>
        <w:top w:val="none" w:sz="0" w:space="0" w:color="auto"/>
        <w:left w:val="none" w:sz="0" w:space="0" w:color="auto"/>
        <w:bottom w:val="none" w:sz="0" w:space="0" w:color="auto"/>
        <w:right w:val="none" w:sz="0" w:space="0" w:color="auto"/>
      </w:divBdr>
    </w:div>
    <w:div w:id="1671710834">
      <w:bodyDiv w:val="1"/>
      <w:marLeft w:val="0"/>
      <w:marRight w:val="0"/>
      <w:marTop w:val="0"/>
      <w:marBottom w:val="0"/>
      <w:divBdr>
        <w:top w:val="none" w:sz="0" w:space="0" w:color="auto"/>
        <w:left w:val="none" w:sz="0" w:space="0" w:color="auto"/>
        <w:bottom w:val="none" w:sz="0" w:space="0" w:color="auto"/>
        <w:right w:val="none" w:sz="0" w:space="0" w:color="auto"/>
      </w:divBdr>
    </w:div>
    <w:div w:id="1672218719">
      <w:bodyDiv w:val="1"/>
      <w:marLeft w:val="0"/>
      <w:marRight w:val="0"/>
      <w:marTop w:val="0"/>
      <w:marBottom w:val="0"/>
      <w:divBdr>
        <w:top w:val="none" w:sz="0" w:space="0" w:color="auto"/>
        <w:left w:val="none" w:sz="0" w:space="0" w:color="auto"/>
        <w:bottom w:val="none" w:sz="0" w:space="0" w:color="auto"/>
        <w:right w:val="none" w:sz="0" w:space="0" w:color="auto"/>
      </w:divBdr>
    </w:div>
    <w:div w:id="1674140684">
      <w:bodyDiv w:val="1"/>
      <w:marLeft w:val="0"/>
      <w:marRight w:val="0"/>
      <w:marTop w:val="0"/>
      <w:marBottom w:val="0"/>
      <w:divBdr>
        <w:top w:val="none" w:sz="0" w:space="0" w:color="auto"/>
        <w:left w:val="none" w:sz="0" w:space="0" w:color="auto"/>
        <w:bottom w:val="none" w:sz="0" w:space="0" w:color="auto"/>
        <w:right w:val="none" w:sz="0" w:space="0" w:color="auto"/>
      </w:divBdr>
    </w:div>
    <w:div w:id="1674261763">
      <w:bodyDiv w:val="1"/>
      <w:marLeft w:val="0"/>
      <w:marRight w:val="0"/>
      <w:marTop w:val="0"/>
      <w:marBottom w:val="0"/>
      <w:divBdr>
        <w:top w:val="none" w:sz="0" w:space="0" w:color="auto"/>
        <w:left w:val="none" w:sz="0" w:space="0" w:color="auto"/>
        <w:bottom w:val="none" w:sz="0" w:space="0" w:color="auto"/>
        <w:right w:val="none" w:sz="0" w:space="0" w:color="auto"/>
      </w:divBdr>
    </w:div>
    <w:div w:id="1674457041">
      <w:bodyDiv w:val="1"/>
      <w:marLeft w:val="0"/>
      <w:marRight w:val="0"/>
      <w:marTop w:val="0"/>
      <w:marBottom w:val="0"/>
      <w:divBdr>
        <w:top w:val="none" w:sz="0" w:space="0" w:color="auto"/>
        <w:left w:val="none" w:sz="0" w:space="0" w:color="auto"/>
        <w:bottom w:val="none" w:sz="0" w:space="0" w:color="auto"/>
        <w:right w:val="none" w:sz="0" w:space="0" w:color="auto"/>
      </w:divBdr>
    </w:div>
    <w:div w:id="1675650843">
      <w:bodyDiv w:val="1"/>
      <w:marLeft w:val="0"/>
      <w:marRight w:val="0"/>
      <w:marTop w:val="0"/>
      <w:marBottom w:val="0"/>
      <w:divBdr>
        <w:top w:val="none" w:sz="0" w:space="0" w:color="auto"/>
        <w:left w:val="none" w:sz="0" w:space="0" w:color="auto"/>
        <w:bottom w:val="none" w:sz="0" w:space="0" w:color="auto"/>
        <w:right w:val="none" w:sz="0" w:space="0" w:color="auto"/>
      </w:divBdr>
    </w:div>
    <w:div w:id="1677222676">
      <w:bodyDiv w:val="1"/>
      <w:marLeft w:val="0"/>
      <w:marRight w:val="0"/>
      <w:marTop w:val="0"/>
      <w:marBottom w:val="0"/>
      <w:divBdr>
        <w:top w:val="none" w:sz="0" w:space="0" w:color="auto"/>
        <w:left w:val="none" w:sz="0" w:space="0" w:color="auto"/>
        <w:bottom w:val="none" w:sz="0" w:space="0" w:color="auto"/>
        <w:right w:val="none" w:sz="0" w:space="0" w:color="auto"/>
      </w:divBdr>
    </w:div>
    <w:div w:id="1679578147">
      <w:bodyDiv w:val="1"/>
      <w:marLeft w:val="0"/>
      <w:marRight w:val="0"/>
      <w:marTop w:val="0"/>
      <w:marBottom w:val="0"/>
      <w:divBdr>
        <w:top w:val="none" w:sz="0" w:space="0" w:color="auto"/>
        <w:left w:val="none" w:sz="0" w:space="0" w:color="auto"/>
        <w:bottom w:val="none" w:sz="0" w:space="0" w:color="auto"/>
        <w:right w:val="none" w:sz="0" w:space="0" w:color="auto"/>
      </w:divBdr>
    </w:div>
    <w:div w:id="1682506007">
      <w:bodyDiv w:val="1"/>
      <w:marLeft w:val="0"/>
      <w:marRight w:val="0"/>
      <w:marTop w:val="0"/>
      <w:marBottom w:val="0"/>
      <w:divBdr>
        <w:top w:val="none" w:sz="0" w:space="0" w:color="auto"/>
        <w:left w:val="none" w:sz="0" w:space="0" w:color="auto"/>
        <w:bottom w:val="none" w:sz="0" w:space="0" w:color="auto"/>
        <w:right w:val="none" w:sz="0" w:space="0" w:color="auto"/>
      </w:divBdr>
    </w:div>
    <w:div w:id="1682779560">
      <w:bodyDiv w:val="1"/>
      <w:marLeft w:val="0"/>
      <w:marRight w:val="0"/>
      <w:marTop w:val="0"/>
      <w:marBottom w:val="0"/>
      <w:divBdr>
        <w:top w:val="none" w:sz="0" w:space="0" w:color="auto"/>
        <w:left w:val="none" w:sz="0" w:space="0" w:color="auto"/>
        <w:bottom w:val="none" w:sz="0" w:space="0" w:color="auto"/>
        <w:right w:val="none" w:sz="0" w:space="0" w:color="auto"/>
      </w:divBdr>
    </w:div>
    <w:div w:id="1683774326">
      <w:bodyDiv w:val="1"/>
      <w:marLeft w:val="0"/>
      <w:marRight w:val="0"/>
      <w:marTop w:val="0"/>
      <w:marBottom w:val="0"/>
      <w:divBdr>
        <w:top w:val="none" w:sz="0" w:space="0" w:color="auto"/>
        <w:left w:val="none" w:sz="0" w:space="0" w:color="auto"/>
        <w:bottom w:val="none" w:sz="0" w:space="0" w:color="auto"/>
        <w:right w:val="none" w:sz="0" w:space="0" w:color="auto"/>
      </w:divBdr>
    </w:div>
    <w:div w:id="1683782391">
      <w:bodyDiv w:val="1"/>
      <w:marLeft w:val="0"/>
      <w:marRight w:val="0"/>
      <w:marTop w:val="0"/>
      <w:marBottom w:val="0"/>
      <w:divBdr>
        <w:top w:val="none" w:sz="0" w:space="0" w:color="auto"/>
        <w:left w:val="none" w:sz="0" w:space="0" w:color="auto"/>
        <w:bottom w:val="none" w:sz="0" w:space="0" w:color="auto"/>
        <w:right w:val="none" w:sz="0" w:space="0" w:color="auto"/>
      </w:divBdr>
    </w:div>
    <w:div w:id="1684241104">
      <w:bodyDiv w:val="1"/>
      <w:marLeft w:val="0"/>
      <w:marRight w:val="0"/>
      <w:marTop w:val="0"/>
      <w:marBottom w:val="0"/>
      <w:divBdr>
        <w:top w:val="none" w:sz="0" w:space="0" w:color="auto"/>
        <w:left w:val="none" w:sz="0" w:space="0" w:color="auto"/>
        <w:bottom w:val="none" w:sz="0" w:space="0" w:color="auto"/>
        <w:right w:val="none" w:sz="0" w:space="0" w:color="auto"/>
      </w:divBdr>
    </w:div>
    <w:div w:id="1684362455">
      <w:bodyDiv w:val="1"/>
      <w:marLeft w:val="0"/>
      <w:marRight w:val="0"/>
      <w:marTop w:val="0"/>
      <w:marBottom w:val="0"/>
      <w:divBdr>
        <w:top w:val="none" w:sz="0" w:space="0" w:color="auto"/>
        <w:left w:val="none" w:sz="0" w:space="0" w:color="auto"/>
        <w:bottom w:val="none" w:sz="0" w:space="0" w:color="auto"/>
        <w:right w:val="none" w:sz="0" w:space="0" w:color="auto"/>
      </w:divBdr>
    </w:div>
    <w:div w:id="1685520526">
      <w:bodyDiv w:val="1"/>
      <w:marLeft w:val="0"/>
      <w:marRight w:val="0"/>
      <w:marTop w:val="0"/>
      <w:marBottom w:val="0"/>
      <w:divBdr>
        <w:top w:val="none" w:sz="0" w:space="0" w:color="auto"/>
        <w:left w:val="none" w:sz="0" w:space="0" w:color="auto"/>
        <w:bottom w:val="none" w:sz="0" w:space="0" w:color="auto"/>
        <w:right w:val="none" w:sz="0" w:space="0" w:color="auto"/>
      </w:divBdr>
    </w:div>
    <w:div w:id="1687949948">
      <w:bodyDiv w:val="1"/>
      <w:marLeft w:val="0"/>
      <w:marRight w:val="0"/>
      <w:marTop w:val="0"/>
      <w:marBottom w:val="0"/>
      <w:divBdr>
        <w:top w:val="none" w:sz="0" w:space="0" w:color="auto"/>
        <w:left w:val="none" w:sz="0" w:space="0" w:color="auto"/>
        <w:bottom w:val="none" w:sz="0" w:space="0" w:color="auto"/>
        <w:right w:val="none" w:sz="0" w:space="0" w:color="auto"/>
      </w:divBdr>
      <w:divsChild>
        <w:div w:id="708064988">
          <w:marLeft w:val="0"/>
          <w:marRight w:val="0"/>
          <w:marTop w:val="0"/>
          <w:marBottom w:val="0"/>
          <w:divBdr>
            <w:top w:val="none" w:sz="0" w:space="0" w:color="auto"/>
            <w:left w:val="none" w:sz="0" w:space="0" w:color="auto"/>
            <w:bottom w:val="none" w:sz="0" w:space="0" w:color="auto"/>
            <w:right w:val="none" w:sz="0" w:space="0" w:color="auto"/>
          </w:divBdr>
        </w:div>
        <w:div w:id="715350067">
          <w:marLeft w:val="0"/>
          <w:marRight w:val="0"/>
          <w:marTop w:val="0"/>
          <w:marBottom w:val="0"/>
          <w:divBdr>
            <w:top w:val="none" w:sz="0" w:space="0" w:color="auto"/>
            <w:left w:val="none" w:sz="0" w:space="0" w:color="auto"/>
            <w:bottom w:val="none" w:sz="0" w:space="0" w:color="auto"/>
            <w:right w:val="none" w:sz="0" w:space="0" w:color="auto"/>
          </w:divBdr>
        </w:div>
        <w:div w:id="571893963">
          <w:marLeft w:val="0"/>
          <w:marRight w:val="0"/>
          <w:marTop w:val="0"/>
          <w:marBottom w:val="0"/>
          <w:divBdr>
            <w:top w:val="none" w:sz="0" w:space="0" w:color="auto"/>
            <w:left w:val="none" w:sz="0" w:space="0" w:color="auto"/>
            <w:bottom w:val="none" w:sz="0" w:space="0" w:color="auto"/>
            <w:right w:val="none" w:sz="0" w:space="0" w:color="auto"/>
          </w:divBdr>
        </w:div>
        <w:div w:id="1553924519">
          <w:marLeft w:val="0"/>
          <w:marRight w:val="0"/>
          <w:marTop w:val="0"/>
          <w:marBottom w:val="0"/>
          <w:divBdr>
            <w:top w:val="none" w:sz="0" w:space="0" w:color="auto"/>
            <w:left w:val="none" w:sz="0" w:space="0" w:color="auto"/>
            <w:bottom w:val="none" w:sz="0" w:space="0" w:color="auto"/>
            <w:right w:val="none" w:sz="0" w:space="0" w:color="auto"/>
          </w:divBdr>
        </w:div>
        <w:div w:id="2089230592">
          <w:marLeft w:val="0"/>
          <w:marRight w:val="0"/>
          <w:marTop w:val="0"/>
          <w:marBottom w:val="0"/>
          <w:divBdr>
            <w:top w:val="none" w:sz="0" w:space="0" w:color="auto"/>
            <w:left w:val="none" w:sz="0" w:space="0" w:color="auto"/>
            <w:bottom w:val="none" w:sz="0" w:space="0" w:color="auto"/>
            <w:right w:val="none" w:sz="0" w:space="0" w:color="auto"/>
          </w:divBdr>
        </w:div>
        <w:div w:id="526413067">
          <w:marLeft w:val="0"/>
          <w:marRight w:val="0"/>
          <w:marTop w:val="0"/>
          <w:marBottom w:val="0"/>
          <w:divBdr>
            <w:top w:val="none" w:sz="0" w:space="0" w:color="auto"/>
            <w:left w:val="none" w:sz="0" w:space="0" w:color="auto"/>
            <w:bottom w:val="none" w:sz="0" w:space="0" w:color="auto"/>
            <w:right w:val="none" w:sz="0" w:space="0" w:color="auto"/>
          </w:divBdr>
        </w:div>
        <w:div w:id="1437796926">
          <w:marLeft w:val="0"/>
          <w:marRight w:val="0"/>
          <w:marTop w:val="0"/>
          <w:marBottom w:val="0"/>
          <w:divBdr>
            <w:top w:val="none" w:sz="0" w:space="0" w:color="auto"/>
            <w:left w:val="none" w:sz="0" w:space="0" w:color="auto"/>
            <w:bottom w:val="none" w:sz="0" w:space="0" w:color="auto"/>
            <w:right w:val="none" w:sz="0" w:space="0" w:color="auto"/>
          </w:divBdr>
        </w:div>
        <w:div w:id="1781610586">
          <w:marLeft w:val="0"/>
          <w:marRight w:val="0"/>
          <w:marTop w:val="0"/>
          <w:marBottom w:val="0"/>
          <w:divBdr>
            <w:top w:val="none" w:sz="0" w:space="0" w:color="auto"/>
            <w:left w:val="none" w:sz="0" w:space="0" w:color="auto"/>
            <w:bottom w:val="none" w:sz="0" w:space="0" w:color="auto"/>
            <w:right w:val="none" w:sz="0" w:space="0" w:color="auto"/>
          </w:divBdr>
        </w:div>
        <w:div w:id="1802530105">
          <w:marLeft w:val="0"/>
          <w:marRight w:val="0"/>
          <w:marTop w:val="0"/>
          <w:marBottom w:val="0"/>
          <w:divBdr>
            <w:top w:val="none" w:sz="0" w:space="0" w:color="auto"/>
            <w:left w:val="none" w:sz="0" w:space="0" w:color="auto"/>
            <w:bottom w:val="none" w:sz="0" w:space="0" w:color="auto"/>
            <w:right w:val="none" w:sz="0" w:space="0" w:color="auto"/>
          </w:divBdr>
        </w:div>
        <w:div w:id="1438521280">
          <w:marLeft w:val="0"/>
          <w:marRight w:val="0"/>
          <w:marTop w:val="0"/>
          <w:marBottom w:val="0"/>
          <w:divBdr>
            <w:top w:val="none" w:sz="0" w:space="0" w:color="auto"/>
            <w:left w:val="none" w:sz="0" w:space="0" w:color="auto"/>
            <w:bottom w:val="none" w:sz="0" w:space="0" w:color="auto"/>
            <w:right w:val="none" w:sz="0" w:space="0" w:color="auto"/>
          </w:divBdr>
        </w:div>
        <w:div w:id="1033267605">
          <w:marLeft w:val="0"/>
          <w:marRight w:val="0"/>
          <w:marTop w:val="0"/>
          <w:marBottom w:val="0"/>
          <w:divBdr>
            <w:top w:val="none" w:sz="0" w:space="0" w:color="auto"/>
            <w:left w:val="none" w:sz="0" w:space="0" w:color="auto"/>
            <w:bottom w:val="none" w:sz="0" w:space="0" w:color="auto"/>
            <w:right w:val="none" w:sz="0" w:space="0" w:color="auto"/>
          </w:divBdr>
        </w:div>
        <w:div w:id="835077249">
          <w:marLeft w:val="0"/>
          <w:marRight w:val="0"/>
          <w:marTop w:val="0"/>
          <w:marBottom w:val="0"/>
          <w:divBdr>
            <w:top w:val="none" w:sz="0" w:space="0" w:color="auto"/>
            <w:left w:val="none" w:sz="0" w:space="0" w:color="auto"/>
            <w:bottom w:val="none" w:sz="0" w:space="0" w:color="auto"/>
            <w:right w:val="none" w:sz="0" w:space="0" w:color="auto"/>
          </w:divBdr>
        </w:div>
        <w:div w:id="547306684">
          <w:marLeft w:val="0"/>
          <w:marRight w:val="0"/>
          <w:marTop w:val="0"/>
          <w:marBottom w:val="0"/>
          <w:divBdr>
            <w:top w:val="none" w:sz="0" w:space="0" w:color="auto"/>
            <w:left w:val="none" w:sz="0" w:space="0" w:color="auto"/>
            <w:bottom w:val="none" w:sz="0" w:space="0" w:color="auto"/>
            <w:right w:val="none" w:sz="0" w:space="0" w:color="auto"/>
          </w:divBdr>
        </w:div>
        <w:div w:id="283344826">
          <w:marLeft w:val="0"/>
          <w:marRight w:val="0"/>
          <w:marTop w:val="0"/>
          <w:marBottom w:val="0"/>
          <w:divBdr>
            <w:top w:val="none" w:sz="0" w:space="0" w:color="auto"/>
            <w:left w:val="none" w:sz="0" w:space="0" w:color="auto"/>
            <w:bottom w:val="none" w:sz="0" w:space="0" w:color="auto"/>
            <w:right w:val="none" w:sz="0" w:space="0" w:color="auto"/>
          </w:divBdr>
        </w:div>
        <w:div w:id="745037658">
          <w:marLeft w:val="0"/>
          <w:marRight w:val="0"/>
          <w:marTop w:val="0"/>
          <w:marBottom w:val="0"/>
          <w:divBdr>
            <w:top w:val="none" w:sz="0" w:space="0" w:color="auto"/>
            <w:left w:val="none" w:sz="0" w:space="0" w:color="auto"/>
            <w:bottom w:val="none" w:sz="0" w:space="0" w:color="auto"/>
            <w:right w:val="none" w:sz="0" w:space="0" w:color="auto"/>
          </w:divBdr>
        </w:div>
        <w:div w:id="656345194">
          <w:marLeft w:val="0"/>
          <w:marRight w:val="0"/>
          <w:marTop w:val="0"/>
          <w:marBottom w:val="0"/>
          <w:divBdr>
            <w:top w:val="none" w:sz="0" w:space="0" w:color="auto"/>
            <w:left w:val="none" w:sz="0" w:space="0" w:color="auto"/>
            <w:bottom w:val="none" w:sz="0" w:space="0" w:color="auto"/>
            <w:right w:val="none" w:sz="0" w:space="0" w:color="auto"/>
          </w:divBdr>
        </w:div>
      </w:divsChild>
    </w:div>
    <w:div w:id="1689061189">
      <w:bodyDiv w:val="1"/>
      <w:marLeft w:val="0"/>
      <w:marRight w:val="0"/>
      <w:marTop w:val="0"/>
      <w:marBottom w:val="0"/>
      <w:divBdr>
        <w:top w:val="none" w:sz="0" w:space="0" w:color="auto"/>
        <w:left w:val="none" w:sz="0" w:space="0" w:color="auto"/>
        <w:bottom w:val="none" w:sz="0" w:space="0" w:color="auto"/>
        <w:right w:val="none" w:sz="0" w:space="0" w:color="auto"/>
      </w:divBdr>
    </w:div>
    <w:div w:id="1689258633">
      <w:bodyDiv w:val="1"/>
      <w:marLeft w:val="0"/>
      <w:marRight w:val="0"/>
      <w:marTop w:val="0"/>
      <w:marBottom w:val="0"/>
      <w:divBdr>
        <w:top w:val="none" w:sz="0" w:space="0" w:color="auto"/>
        <w:left w:val="none" w:sz="0" w:space="0" w:color="auto"/>
        <w:bottom w:val="none" w:sz="0" w:space="0" w:color="auto"/>
        <w:right w:val="none" w:sz="0" w:space="0" w:color="auto"/>
      </w:divBdr>
    </w:div>
    <w:div w:id="1690443808">
      <w:bodyDiv w:val="1"/>
      <w:marLeft w:val="0"/>
      <w:marRight w:val="0"/>
      <w:marTop w:val="0"/>
      <w:marBottom w:val="0"/>
      <w:divBdr>
        <w:top w:val="none" w:sz="0" w:space="0" w:color="auto"/>
        <w:left w:val="none" w:sz="0" w:space="0" w:color="auto"/>
        <w:bottom w:val="none" w:sz="0" w:space="0" w:color="auto"/>
        <w:right w:val="none" w:sz="0" w:space="0" w:color="auto"/>
      </w:divBdr>
    </w:div>
    <w:div w:id="1690791364">
      <w:bodyDiv w:val="1"/>
      <w:marLeft w:val="0"/>
      <w:marRight w:val="0"/>
      <w:marTop w:val="0"/>
      <w:marBottom w:val="0"/>
      <w:divBdr>
        <w:top w:val="none" w:sz="0" w:space="0" w:color="auto"/>
        <w:left w:val="none" w:sz="0" w:space="0" w:color="auto"/>
        <w:bottom w:val="none" w:sz="0" w:space="0" w:color="auto"/>
        <w:right w:val="none" w:sz="0" w:space="0" w:color="auto"/>
      </w:divBdr>
    </w:div>
    <w:div w:id="1691181232">
      <w:bodyDiv w:val="1"/>
      <w:marLeft w:val="0"/>
      <w:marRight w:val="0"/>
      <w:marTop w:val="0"/>
      <w:marBottom w:val="0"/>
      <w:divBdr>
        <w:top w:val="none" w:sz="0" w:space="0" w:color="auto"/>
        <w:left w:val="none" w:sz="0" w:space="0" w:color="auto"/>
        <w:bottom w:val="none" w:sz="0" w:space="0" w:color="auto"/>
        <w:right w:val="none" w:sz="0" w:space="0" w:color="auto"/>
      </w:divBdr>
    </w:div>
    <w:div w:id="1692872502">
      <w:bodyDiv w:val="1"/>
      <w:marLeft w:val="0"/>
      <w:marRight w:val="0"/>
      <w:marTop w:val="0"/>
      <w:marBottom w:val="0"/>
      <w:divBdr>
        <w:top w:val="none" w:sz="0" w:space="0" w:color="auto"/>
        <w:left w:val="none" w:sz="0" w:space="0" w:color="auto"/>
        <w:bottom w:val="none" w:sz="0" w:space="0" w:color="auto"/>
        <w:right w:val="none" w:sz="0" w:space="0" w:color="auto"/>
      </w:divBdr>
    </w:div>
    <w:div w:id="1695420559">
      <w:bodyDiv w:val="1"/>
      <w:marLeft w:val="0"/>
      <w:marRight w:val="0"/>
      <w:marTop w:val="0"/>
      <w:marBottom w:val="0"/>
      <w:divBdr>
        <w:top w:val="none" w:sz="0" w:space="0" w:color="auto"/>
        <w:left w:val="none" w:sz="0" w:space="0" w:color="auto"/>
        <w:bottom w:val="none" w:sz="0" w:space="0" w:color="auto"/>
        <w:right w:val="none" w:sz="0" w:space="0" w:color="auto"/>
      </w:divBdr>
    </w:div>
    <w:div w:id="1697807547">
      <w:bodyDiv w:val="1"/>
      <w:marLeft w:val="0"/>
      <w:marRight w:val="0"/>
      <w:marTop w:val="0"/>
      <w:marBottom w:val="0"/>
      <w:divBdr>
        <w:top w:val="none" w:sz="0" w:space="0" w:color="auto"/>
        <w:left w:val="none" w:sz="0" w:space="0" w:color="auto"/>
        <w:bottom w:val="none" w:sz="0" w:space="0" w:color="auto"/>
        <w:right w:val="none" w:sz="0" w:space="0" w:color="auto"/>
      </w:divBdr>
    </w:div>
    <w:div w:id="1698001198">
      <w:bodyDiv w:val="1"/>
      <w:marLeft w:val="0"/>
      <w:marRight w:val="0"/>
      <w:marTop w:val="0"/>
      <w:marBottom w:val="0"/>
      <w:divBdr>
        <w:top w:val="none" w:sz="0" w:space="0" w:color="auto"/>
        <w:left w:val="none" w:sz="0" w:space="0" w:color="auto"/>
        <w:bottom w:val="none" w:sz="0" w:space="0" w:color="auto"/>
        <w:right w:val="none" w:sz="0" w:space="0" w:color="auto"/>
      </w:divBdr>
    </w:div>
    <w:div w:id="1704092443">
      <w:bodyDiv w:val="1"/>
      <w:marLeft w:val="0"/>
      <w:marRight w:val="0"/>
      <w:marTop w:val="0"/>
      <w:marBottom w:val="0"/>
      <w:divBdr>
        <w:top w:val="none" w:sz="0" w:space="0" w:color="auto"/>
        <w:left w:val="none" w:sz="0" w:space="0" w:color="auto"/>
        <w:bottom w:val="none" w:sz="0" w:space="0" w:color="auto"/>
        <w:right w:val="none" w:sz="0" w:space="0" w:color="auto"/>
      </w:divBdr>
      <w:divsChild>
        <w:div w:id="2015642115">
          <w:marLeft w:val="640"/>
          <w:marRight w:val="0"/>
          <w:marTop w:val="0"/>
          <w:marBottom w:val="0"/>
          <w:divBdr>
            <w:top w:val="none" w:sz="0" w:space="0" w:color="auto"/>
            <w:left w:val="none" w:sz="0" w:space="0" w:color="auto"/>
            <w:bottom w:val="none" w:sz="0" w:space="0" w:color="auto"/>
            <w:right w:val="none" w:sz="0" w:space="0" w:color="auto"/>
          </w:divBdr>
        </w:div>
        <w:div w:id="254824388">
          <w:marLeft w:val="640"/>
          <w:marRight w:val="0"/>
          <w:marTop w:val="0"/>
          <w:marBottom w:val="0"/>
          <w:divBdr>
            <w:top w:val="none" w:sz="0" w:space="0" w:color="auto"/>
            <w:left w:val="none" w:sz="0" w:space="0" w:color="auto"/>
            <w:bottom w:val="none" w:sz="0" w:space="0" w:color="auto"/>
            <w:right w:val="none" w:sz="0" w:space="0" w:color="auto"/>
          </w:divBdr>
        </w:div>
        <w:div w:id="717361458">
          <w:marLeft w:val="640"/>
          <w:marRight w:val="0"/>
          <w:marTop w:val="0"/>
          <w:marBottom w:val="0"/>
          <w:divBdr>
            <w:top w:val="none" w:sz="0" w:space="0" w:color="auto"/>
            <w:left w:val="none" w:sz="0" w:space="0" w:color="auto"/>
            <w:bottom w:val="none" w:sz="0" w:space="0" w:color="auto"/>
            <w:right w:val="none" w:sz="0" w:space="0" w:color="auto"/>
          </w:divBdr>
        </w:div>
        <w:div w:id="862060772">
          <w:marLeft w:val="640"/>
          <w:marRight w:val="0"/>
          <w:marTop w:val="0"/>
          <w:marBottom w:val="0"/>
          <w:divBdr>
            <w:top w:val="none" w:sz="0" w:space="0" w:color="auto"/>
            <w:left w:val="none" w:sz="0" w:space="0" w:color="auto"/>
            <w:bottom w:val="none" w:sz="0" w:space="0" w:color="auto"/>
            <w:right w:val="none" w:sz="0" w:space="0" w:color="auto"/>
          </w:divBdr>
        </w:div>
        <w:div w:id="1018510850">
          <w:marLeft w:val="640"/>
          <w:marRight w:val="0"/>
          <w:marTop w:val="0"/>
          <w:marBottom w:val="0"/>
          <w:divBdr>
            <w:top w:val="none" w:sz="0" w:space="0" w:color="auto"/>
            <w:left w:val="none" w:sz="0" w:space="0" w:color="auto"/>
            <w:bottom w:val="none" w:sz="0" w:space="0" w:color="auto"/>
            <w:right w:val="none" w:sz="0" w:space="0" w:color="auto"/>
          </w:divBdr>
        </w:div>
        <w:div w:id="1691293582">
          <w:marLeft w:val="640"/>
          <w:marRight w:val="0"/>
          <w:marTop w:val="0"/>
          <w:marBottom w:val="0"/>
          <w:divBdr>
            <w:top w:val="none" w:sz="0" w:space="0" w:color="auto"/>
            <w:left w:val="none" w:sz="0" w:space="0" w:color="auto"/>
            <w:bottom w:val="none" w:sz="0" w:space="0" w:color="auto"/>
            <w:right w:val="none" w:sz="0" w:space="0" w:color="auto"/>
          </w:divBdr>
        </w:div>
        <w:div w:id="734664505">
          <w:marLeft w:val="640"/>
          <w:marRight w:val="0"/>
          <w:marTop w:val="0"/>
          <w:marBottom w:val="0"/>
          <w:divBdr>
            <w:top w:val="none" w:sz="0" w:space="0" w:color="auto"/>
            <w:left w:val="none" w:sz="0" w:space="0" w:color="auto"/>
            <w:bottom w:val="none" w:sz="0" w:space="0" w:color="auto"/>
            <w:right w:val="none" w:sz="0" w:space="0" w:color="auto"/>
          </w:divBdr>
        </w:div>
        <w:div w:id="6374319">
          <w:marLeft w:val="640"/>
          <w:marRight w:val="0"/>
          <w:marTop w:val="0"/>
          <w:marBottom w:val="0"/>
          <w:divBdr>
            <w:top w:val="none" w:sz="0" w:space="0" w:color="auto"/>
            <w:left w:val="none" w:sz="0" w:space="0" w:color="auto"/>
            <w:bottom w:val="none" w:sz="0" w:space="0" w:color="auto"/>
            <w:right w:val="none" w:sz="0" w:space="0" w:color="auto"/>
          </w:divBdr>
        </w:div>
        <w:div w:id="569074087">
          <w:marLeft w:val="640"/>
          <w:marRight w:val="0"/>
          <w:marTop w:val="0"/>
          <w:marBottom w:val="0"/>
          <w:divBdr>
            <w:top w:val="none" w:sz="0" w:space="0" w:color="auto"/>
            <w:left w:val="none" w:sz="0" w:space="0" w:color="auto"/>
            <w:bottom w:val="none" w:sz="0" w:space="0" w:color="auto"/>
            <w:right w:val="none" w:sz="0" w:space="0" w:color="auto"/>
          </w:divBdr>
        </w:div>
        <w:div w:id="1474709617">
          <w:marLeft w:val="640"/>
          <w:marRight w:val="0"/>
          <w:marTop w:val="0"/>
          <w:marBottom w:val="0"/>
          <w:divBdr>
            <w:top w:val="none" w:sz="0" w:space="0" w:color="auto"/>
            <w:left w:val="none" w:sz="0" w:space="0" w:color="auto"/>
            <w:bottom w:val="none" w:sz="0" w:space="0" w:color="auto"/>
            <w:right w:val="none" w:sz="0" w:space="0" w:color="auto"/>
          </w:divBdr>
        </w:div>
        <w:div w:id="594940303">
          <w:marLeft w:val="640"/>
          <w:marRight w:val="0"/>
          <w:marTop w:val="0"/>
          <w:marBottom w:val="0"/>
          <w:divBdr>
            <w:top w:val="none" w:sz="0" w:space="0" w:color="auto"/>
            <w:left w:val="none" w:sz="0" w:space="0" w:color="auto"/>
            <w:bottom w:val="none" w:sz="0" w:space="0" w:color="auto"/>
            <w:right w:val="none" w:sz="0" w:space="0" w:color="auto"/>
          </w:divBdr>
        </w:div>
        <w:div w:id="435948516">
          <w:marLeft w:val="640"/>
          <w:marRight w:val="0"/>
          <w:marTop w:val="0"/>
          <w:marBottom w:val="0"/>
          <w:divBdr>
            <w:top w:val="none" w:sz="0" w:space="0" w:color="auto"/>
            <w:left w:val="none" w:sz="0" w:space="0" w:color="auto"/>
            <w:bottom w:val="none" w:sz="0" w:space="0" w:color="auto"/>
            <w:right w:val="none" w:sz="0" w:space="0" w:color="auto"/>
          </w:divBdr>
        </w:div>
        <w:div w:id="823084491">
          <w:marLeft w:val="640"/>
          <w:marRight w:val="0"/>
          <w:marTop w:val="0"/>
          <w:marBottom w:val="0"/>
          <w:divBdr>
            <w:top w:val="none" w:sz="0" w:space="0" w:color="auto"/>
            <w:left w:val="none" w:sz="0" w:space="0" w:color="auto"/>
            <w:bottom w:val="none" w:sz="0" w:space="0" w:color="auto"/>
            <w:right w:val="none" w:sz="0" w:space="0" w:color="auto"/>
          </w:divBdr>
        </w:div>
        <w:div w:id="286743013">
          <w:marLeft w:val="640"/>
          <w:marRight w:val="0"/>
          <w:marTop w:val="0"/>
          <w:marBottom w:val="0"/>
          <w:divBdr>
            <w:top w:val="none" w:sz="0" w:space="0" w:color="auto"/>
            <w:left w:val="none" w:sz="0" w:space="0" w:color="auto"/>
            <w:bottom w:val="none" w:sz="0" w:space="0" w:color="auto"/>
            <w:right w:val="none" w:sz="0" w:space="0" w:color="auto"/>
          </w:divBdr>
        </w:div>
        <w:div w:id="1323049622">
          <w:marLeft w:val="640"/>
          <w:marRight w:val="0"/>
          <w:marTop w:val="0"/>
          <w:marBottom w:val="0"/>
          <w:divBdr>
            <w:top w:val="none" w:sz="0" w:space="0" w:color="auto"/>
            <w:left w:val="none" w:sz="0" w:space="0" w:color="auto"/>
            <w:bottom w:val="none" w:sz="0" w:space="0" w:color="auto"/>
            <w:right w:val="none" w:sz="0" w:space="0" w:color="auto"/>
          </w:divBdr>
        </w:div>
        <w:div w:id="1598559211">
          <w:marLeft w:val="640"/>
          <w:marRight w:val="0"/>
          <w:marTop w:val="0"/>
          <w:marBottom w:val="0"/>
          <w:divBdr>
            <w:top w:val="none" w:sz="0" w:space="0" w:color="auto"/>
            <w:left w:val="none" w:sz="0" w:space="0" w:color="auto"/>
            <w:bottom w:val="none" w:sz="0" w:space="0" w:color="auto"/>
            <w:right w:val="none" w:sz="0" w:space="0" w:color="auto"/>
          </w:divBdr>
        </w:div>
        <w:div w:id="1021125839">
          <w:marLeft w:val="640"/>
          <w:marRight w:val="0"/>
          <w:marTop w:val="0"/>
          <w:marBottom w:val="0"/>
          <w:divBdr>
            <w:top w:val="none" w:sz="0" w:space="0" w:color="auto"/>
            <w:left w:val="none" w:sz="0" w:space="0" w:color="auto"/>
            <w:bottom w:val="none" w:sz="0" w:space="0" w:color="auto"/>
            <w:right w:val="none" w:sz="0" w:space="0" w:color="auto"/>
          </w:divBdr>
        </w:div>
        <w:div w:id="535511760">
          <w:marLeft w:val="640"/>
          <w:marRight w:val="0"/>
          <w:marTop w:val="0"/>
          <w:marBottom w:val="0"/>
          <w:divBdr>
            <w:top w:val="none" w:sz="0" w:space="0" w:color="auto"/>
            <w:left w:val="none" w:sz="0" w:space="0" w:color="auto"/>
            <w:bottom w:val="none" w:sz="0" w:space="0" w:color="auto"/>
            <w:right w:val="none" w:sz="0" w:space="0" w:color="auto"/>
          </w:divBdr>
        </w:div>
        <w:div w:id="1084842016">
          <w:marLeft w:val="640"/>
          <w:marRight w:val="0"/>
          <w:marTop w:val="0"/>
          <w:marBottom w:val="0"/>
          <w:divBdr>
            <w:top w:val="none" w:sz="0" w:space="0" w:color="auto"/>
            <w:left w:val="none" w:sz="0" w:space="0" w:color="auto"/>
            <w:bottom w:val="none" w:sz="0" w:space="0" w:color="auto"/>
            <w:right w:val="none" w:sz="0" w:space="0" w:color="auto"/>
          </w:divBdr>
        </w:div>
        <w:div w:id="1211959093">
          <w:marLeft w:val="640"/>
          <w:marRight w:val="0"/>
          <w:marTop w:val="0"/>
          <w:marBottom w:val="0"/>
          <w:divBdr>
            <w:top w:val="none" w:sz="0" w:space="0" w:color="auto"/>
            <w:left w:val="none" w:sz="0" w:space="0" w:color="auto"/>
            <w:bottom w:val="none" w:sz="0" w:space="0" w:color="auto"/>
            <w:right w:val="none" w:sz="0" w:space="0" w:color="auto"/>
          </w:divBdr>
        </w:div>
        <w:div w:id="326785536">
          <w:marLeft w:val="640"/>
          <w:marRight w:val="0"/>
          <w:marTop w:val="0"/>
          <w:marBottom w:val="0"/>
          <w:divBdr>
            <w:top w:val="none" w:sz="0" w:space="0" w:color="auto"/>
            <w:left w:val="none" w:sz="0" w:space="0" w:color="auto"/>
            <w:bottom w:val="none" w:sz="0" w:space="0" w:color="auto"/>
            <w:right w:val="none" w:sz="0" w:space="0" w:color="auto"/>
          </w:divBdr>
        </w:div>
        <w:div w:id="1460032541">
          <w:marLeft w:val="640"/>
          <w:marRight w:val="0"/>
          <w:marTop w:val="0"/>
          <w:marBottom w:val="0"/>
          <w:divBdr>
            <w:top w:val="none" w:sz="0" w:space="0" w:color="auto"/>
            <w:left w:val="none" w:sz="0" w:space="0" w:color="auto"/>
            <w:bottom w:val="none" w:sz="0" w:space="0" w:color="auto"/>
            <w:right w:val="none" w:sz="0" w:space="0" w:color="auto"/>
          </w:divBdr>
        </w:div>
        <w:div w:id="24603928">
          <w:marLeft w:val="640"/>
          <w:marRight w:val="0"/>
          <w:marTop w:val="0"/>
          <w:marBottom w:val="0"/>
          <w:divBdr>
            <w:top w:val="none" w:sz="0" w:space="0" w:color="auto"/>
            <w:left w:val="none" w:sz="0" w:space="0" w:color="auto"/>
            <w:bottom w:val="none" w:sz="0" w:space="0" w:color="auto"/>
            <w:right w:val="none" w:sz="0" w:space="0" w:color="auto"/>
          </w:divBdr>
        </w:div>
        <w:div w:id="1618953508">
          <w:marLeft w:val="640"/>
          <w:marRight w:val="0"/>
          <w:marTop w:val="0"/>
          <w:marBottom w:val="0"/>
          <w:divBdr>
            <w:top w:val="none" w:sz="0" w:space="0" w:color="auto"/>
            <w:left w:val="none" w:sz="0" w:space="0" w:color="auto"/>
            <w:bottom w:val="none" w:sz="0" w:space="0" w:color="auto"/>
            <w:right w:val="none" w:sz="0" w:space="0" w:color="auto"/>
          </w:divBdr>
        </w:div>
        <w:div w:id="634412314">
          <w:marLeft w:val="640"/>
          <w:marRight w:val="0"/>
          <w:marTop w:val="0"/>
          <w:marBottom w:val="0"/>
          <w:divBdr>
            <w:top w:val="none" w:sz="0" w:space="0" w:color="auto"/>
            <w:left w:val="none" w:sz="0" w:space="0" w:color="auto"/>
            <w:bottom w:val="none" w:sz="0" w:space="0" w:color="auto"/>
            <w:right w:val="none" w:sz="0" w:space="0" w:color="auto"/>
          </w:divBdr>
        </w:div>
        <w:div w:id="1494297991">
          <w:marLeft w:val="640"/>
          <w:marRight w:val="0"/>
          <w:marTop w:val="0"/>
          <w:marBottom w:val="0"/>
          <w:divBdr>
            <w:top w:val="none" w:sz="0" w:space="0" w:color="auto"/>
            <w:left w:val="none" w:sz="0" w:space="0" w:color="auto"/>
            <w:bottom w:val="none" w:sz="0" w:space="0" w:color="auto"/>
            <w:right w:val="none" w:sz="0" w:space="0" w:color="auto"/>
          </w:divBdr>
        </w:div>
        <w:div w:id="759519941">
          <w:marLeft w:val="640"/>
          <w:marRight w:val="0"/>
          <w:marTop w:val="0"/>
          <w:marBottom w:val="0"/>
          <w:divBdr>
            <w:top w:val="none" w:sz="0" w:space="0" w:color="auto"/>
            <w:left w:val="none" w:sz="0" w:space="0" w:color="auto"/>
            <w:bottom w:val="none" w:sz="0" w:space="0" w:color="auto"/>
            <w:right w:val="none" w:sz="0" w:space="0" w:color="auto"/>
          </w:divBdr>
        </w:div>
        <w:div w:id="1433352240">
          <w:marLeft w:val="640"/>
          <w:marRight w:val="0"/>
          <w:marTop w:val="0"/>
          <w:marBottom w:val="0"/>
          <w:divBdr>
            <w:top w:val="none" w:sz="0" w:space="0" w:color="auto"/>
            <w:left w:val="none" w:sz="0" w:space="0" w:color="auto"/>
            <w:bottom w:val="none" w:sz="0" w:space="0" w:color="auto"/>
            <w:right w:val="none" w:sz="0" w:space="0" w:color="auto"/>
          </w:divBdr>
        </w:div>
        <w:div w:id="537470221">
          <w:marLeft w:val="640"/>
          <w:marRight w:val="0"/>
          <w:marTop w:val="0"/>
          <w:marBottom w:val="0"/>
          <w:divBdr>
            <w:top w:val="none" w:sz="0" w:space="0" w:color="auto"/>
            <w:left w:val="none" w:sz="0" w:space="0" w:color="auto"/>
            <w:bottom w:val="none" w:sz="0" w:space="0" w:color="auto"/>
            <w:right w:val="none" w:sz="0" w:space="0" w:color="auto"/>
          </w:divBdr>
        </w:div>
        <w:div w:id="56517568">
          <w:marLeft w:val="640"/>
          <w:marRight w:val="0"/>
          <w:marTop w:val="0"/>
          <w:marBottom w:val="0"/>
          <w:divBdr>
            <w:top w:val="none" w:sz="0" w:space="0" w:color="auto"/>
            <w:left w:val="none" w:sz="0" w:space="0" w:color="auto"/>
            <w:bottom w:val="none" w:sz="0" w:space="0" w:color="auto"/>
            <w:right w:val="none" w:sz="0" w:space="0" w:color="auto"/>
          </w:divBdr>
        </w:div>
        <w:div w:id="1458789995">
          <w:marLeft w:val="640"/>
          <w:marRight w:val="0"/>
          <w:marTop w:val="0"/>
          <w:marBottom w:val="0"/>
          <w:divBdr>
            <w:top w:val="none" w:sz="0" w:space="0" w:color="auto"/>
            <w:left w:val="none" w:sz="0" w:space="0" w:color="auto"/>
            <w:bottom w:val="none" w:sz="0" w:space="0" w:color="auto"/>
            <w:right w:val="none" w:sz="0" w:space="0" w:color="auto"/>
          </w:divBdr>
        </w:div>
        <w:div w:id="1102460408">
          <w:marLeft w:val="640"/>
          <w:marRight w:val="0"/>
          <w:marTop w:val="0"/>
          <w:marBottom w:val="0"/>
          <w:divBdr>
            <w:top w:val="none" w:sz="0" w:space="0" w:color="auto"/>
            <w:left w:val="none" w:sz="0" w:space="0" w:color="auto"/>
            <w:bottom w:val="none" w:sz="0" w:space="0" w:color="auto"/>
            <w:right w:val="none" w:sz="0" w:space="0" w:color="auto"/>
          </w:divBdr>
        </w:div>
        <w:div w:id="115609631">
          <w:marLeft w:val="640"/>
          <w:marRight w:val="0"/>
          <w:marTop w:val="0"/>
          <w:marBottom w:val="0"/>
          <w:divBdr>
            <w:top w:val="none" w:sz="0" w:space="0" w:color="auto"/>
            <w:left w:val="none" w:sz="0" w:space="0" w:color="auto"/>
            <w:bottom w:val="none" w:sz="0" w:space="0" w:color="auto"/>
            <w:right w:val="none" w:sz="0" w:space="0" w:color="auto"/>
          </w:divBdr>
        </w:div>
        <w:div w:id="1971980384">
          <w:marLeft w:val="640"/>
          <w:marRight w:val="0"/>
          <w:marTop w:val="0"/>
          <w:marBottom w:val="0"/>
          <w:divBdr>
            <w:top w:val="none" w:sz="0" w:space="0" w:color="auto"/>
            <w:left w:val="none" w:sz="0" w:space="0" w:color="auto"/>
            <w:bottom w:val="none" w:sz="0" w:space="0" w:color="auto"/>
            <w:right w:val="none" w:sz="0" w:space="0" w:color="auto"/>
          </w:divBdr>
        </w:div>
        <w:div w:id="1170560904">
          <w:marLeft w:val="640"/>
          <w:marRight w:val="0"/>
          <w:marTop w:val="0"/>
          <w:marBottom w:val="0"/>
          <w:divBdr>
            <w:top w:val="none" w:sz="0" w:space="0" w:color="auto"/>
            <w:left w:val="none" w:sz="0" w:space="0" w:color="auto"/>
            <w:bottom w:val="none" w:sz="0" w:space="0" w:color="auto"/>
            <w:right w:val="none" w:sz="0" w:space="0" w:color="auto"/>
          </w:divBdr>
        </w:div>
        <w:div w:id="586891419">
          <w:marLeft w:val="640"/>
          <w:marRight w:val="0"/>
          <w:marTop w:val="0"/>
          <w:marBottom w:val="0"/>
          <w:divBdr>
            <w:top w:val="none" w:sz="0" w:space="0" w:color="auto"/>
            <w:left w:val="none" w:sz="0" w:space="0" w:color="auto"/>
            <w:bottom w:val="none" w:sz="0" w:space="0" w:color="auto"/>
            <w:right w:val="none" w:sz="0" w:space="0" w:color="auto"/>
          </w:divBdr>
        </w:div>
        <w:div w:id="94788573">
          <w:marLeft w:val="640"/>
          <w:marRight w:val="0"/>
          <w:marTop w:val="0"/>
          <w:marBottom w:val="0"/>
          <w:divBdr>
            <w:top w:val="none" w:sz="0" w:space="0" w:color="auto"/>
            <w:left w:val="none" w:sz="0" w:space="0" w:color="auto"/>
            <w:bottom w:val="none" w:sz="0" w:space="0" w:color="auto"/>
            <w:right w:val="none" w:sz="0" w:space="0" w:color="auto"/>
          </w:divBdr>
        </w:div>
        <w:div w:id="1450584698">
          <w:marLeft w:val="640"/>
          <w:marRight w:val="0"/>
          <w:marTop w:val="0"/>
          <w:marBottom w:val="0"/>
          <w:divBdr>
            <w:top w:val="none" w:sz="0" w:space="0" w:color="auto"/>
            <w:left w:val="none" w:sz="0" w:space="0" w:color="auto"/>
            <w:bottom w:val="none" w:sz="0" w:space="0" w:color="auto"/>
            <w:right w:val="none" w:sz="0" w:space="0" w:color="auto"/>
          </w:divBdr>
        </w:div>
        <w:div w:id="697119067">
          <w:marLeft w:val="640"/>
          <w:marRight w:val="0"/>
          <w:marTop w:val="0"/>
          <w:marBottom w:val="0"/>
          <w:divBdr>
            <w:top w:val="none" w:sz="0" w:space="0" w:color="auto"/>
            <w:left w:val="none" w:sz="0" w:space="0" w:color="auto"/>
            <w:bottom w:val="none" w:sz="0" w:space="0" w:color="auto"/>
            <w:right w:val="none" w:sz="0" w:space="0" w:color="auto"/>
          </w:divBdr>
        </w:div>
        <w:div w:id="234240150">
          <w:marLeft w:val="640"/>
          <w:marRight w:val="0"/>
          <w:marTop w:val="0"/>
          <w:marBottom w:val="0"/>
          <w:divBdr>
            <w:top w:val="none" w:sz="0" w:space="0" w:color="auto"/>
            <w:left w:val="none" w:sz="0" w:space="0" w:color="auto"/>
            <w:bottom w:val="none" w:sz="0" w:space="0" w:color="auto"/>
            <w:right w:val="none" w:sz="0" w:space="0" w:color="auto"/>
          </w:divBdr>
        </w:div>
        <w:div w:id="1878815208">
          <w:marLeft w:val="640"/>
          <w:marRight w:val="0"/>
          <w:marTop w:val="0"/>
          <w:marBottom w:val="0"/>
          <w:divBdr>
            <w:top w:val="none" w:sz="0" w:space="0" w:color="auto"/>
            <w:left w:val="none" w:sz="0" w:space="0" w:color="auto"/>
            <w:bottom w:val="none" w:sz="0" w:space="0" w:color="auto"/>
            <w:right w:val="none" w:sz="0" w:space="0" w:color="auto"/>
          </w:divBdr>
        </w:div>
        <w:div w:id="2121491524">
          <w:marLeft w:val="640"/>
          <w:marRight w:val="0"/>
          <w:marTop w:val="0"/>
          <w:marBottom w:val="0"/>
          <w:divBdr>
            <w:top w:val="none" w:sz="0" w:space="0" w:color="auto"/>
            <w:left w:val="none" w:sz="0" w:space="0" w:color="auto"/>
            <w:bottom w:val="none" w:sz="0" w:space="0" w:color="auto"/>
            <w:right w:val="none" w:sz="0" w:space="0" w:color="auto"/>
          </w:divBdr>
        </w:div>
        <w:div w:id="682588114">
          <w:marLeft w:val="640"/>
          <w:marRight w:val="0"/>
          <w:marTop w:val="0"/>
          <w:marBottom w:val="0"/>
          <w:divBdr>
            <w:top w:val="none" w:sz="0" w:space="0" w:color="auto"/>
            <w:left w:val="none" w:sz="0" w:space="0" w:color="auto"/>
            <w:bottom w:val="none" w:sz="0" w:space="0" w:color="auto"/>
            <w:right w:val="none" w:sz="0" w:space="0" w:color="auto"/>
          </w:divBdr>
        </w:div>
        <w:div w:id="1805928629">
          <w:marLeft w:val="640"/>
          <w:marRight w:val="0"/>
          <w:marTop w:val="0"/>
          <w:marBottom w:val="0"/>
          <w:divBdr>
            <w:top w:val="none" w:sz="0" w:space="0" w:color="auto"/>
            <w:left w:val="none" w:sz="0" w:space="0" w:color="auto"/>
            <w:bottom w:val="none" w:sz="0" w:space="0" w:color="auto"/>
            <w:right w:val="none" w:sz="0" w:space="0" w:color="auto"/>
          </w:divBdr>
        </w:div>
        <w:div w:id="1666855093">
          <w:marLeft w:val="640"/>
          <w:marRight w:val="0"/>
          <w:marTop w:val="0"/>
          <w:marBottom w:val="0"/>
          <w:divBdr>
            <w:top w:val="none" w:sz="0" w:space="0" w:color="auto"/>
            <w:left w:val="none" w:sz="0" w:space="0" w:color="auto"/>
            <w:bottom w:val="none" w:sz="0" w:space="0" w:color="auto"/>
            <w:right w:val="none" w:sz="0" w:space="0" w:color="auto"/>
          </w:divBdr>
        </w:div>
        <w:div w:id="843978210">
          <w:marLeft w:val="640"/>
          <w:marRight w:val="0"/>
          <w:marTop w:val="0"/>
          <w:marBottom w:val="0"/>
          <w:divBdr>
            <w:top w:val="none" w:sz="0" w:space="0" w:color="auto"/>
            <w:left w:val="none" w:sz="0" w:space="0" w:color="auto"/>
            <w:bottom w:val="none" w:sz="0" w:space="0" w:color="auto"/>
            <w:right w:val="none" w:sz="0" w:space="0" w:color="auto"/>
          </w:divBdr>
        </w:div>
        <w:div w:id="271326022">
          <w:marLeft w:val="640"/>
          <w:marRight w:val="0"/>
          <w:marTop w:val="0"/>
          <w:marBottom w:val="0"/>
          <w:divBdr>
            <w:top w:val="none" w:sz="0" w:space="0" w:color="auto"/>
            <w:left w:val="none" w:sz="0" w:space="0" w:color="auto"/>
            <w:bottom w:val="none" w:sz="0" w:space="0" w:color="auto"/>
            <w:right w:val="none" w:sz="0" w:space="0" w:color="auto"/>
          </w:divBdr>
        </w:div>
        <w:div w:id="1536847064">
          <w:marLeft w:val="640"/>
          <w:marRight w:val="0"/>
          <w:marTop w:val="0"/>
          <w:marBottom w:val="0"/>
          <w:divBdr>
            <w:top w:val="none" w:sz="0" w:space="0" w:color="auto"/>
            <w:left w:val="none" w:sz="0" w:space="0" w:color="auto"/>
            <w:bottom w:val="none" w:sz="0" w:space="0" w:color="auto"/>
            <w:right w:val="none" w:sz="0" w:space="0" w:color="auto"/>
          </w:divBdr>
        </w:div>
        <w:div w:id="1063214680">
          <w:marLeft w:val="640"/>
          <w:marRight w:val="0"/>
          <w:marTop w:val="0"/>
          <w:marBottom w:val="0"/>
          <w:divBdr>
            <w:top w:val="none" w:sz="0" w:space="0" w:color="auto"/>
            <w:left w:val="none" w:sz="0" w:space="0" w:color="auto"/>
            <w:bottom w:val="none" w:sz="0" w:space="0" w:color="auto"/>
            <w:right w:val="none" w:sz="0" w:space="0" w:color="auto"/>
          </w:divBdr>
        </w:div>
        <w:div w:id="1762988028">
          <w:marLeft w:val="640"/>
          <w:marRight w:val="0"/>
          <w:marTop w:val="0"/>
          <w:marBottom w:val="0"/>
          <w:divBdr>
            <w:top w:val="none" w:sz="0" w:space="0" w:color="auto"/>
            <w:left w:val="none" w:sz="0" w:space="0" w:color="auto"/>
            <w:bottom w:val="none" w:sz="0" w:space="0" w:color="auto"/>
            <w:right w:val="none" w:sz="0" w:space="0" w:color="auto"/>
          </w:divBdr>
        </w:div>
        <w:div w:id="1244728115">
          <w:marLeft w:val="640"/>
          <w:marRight w:val="0"/>
          <w:marTop w:val="0"/>
          <w:marBottom w:val="0"/>
          <w:divBdr>
            <w:top w:val="none" w:sz="0" w:space="0" w:color="auto"/>
            <w:left w:val="none" w:sz="0" w:space="0" w:color="auto"/>
            <w:bottom w:val="none" w:sz="0" w:space="0" w:color="auto"/>
            <w:right w:val="none" w:sz="0" w:space="0" w:color="auto"/>
          </w:divBdr>
        </w:div>
        <w:div w:id="586425764">
          <w:marLeft w:val="640"/>
          <w:marRight w:val="0"/>
          <w:marTop w:val="0"/>
          <w:marBottom w:val="0"/>
          <w:divBdr>
            <w:top w:val="none" w:sz="0" w:space="0" w:color="auto"/>
            <w:left w:val="none" w:sz="0" w:space="0" w:color="auto"/>
            <w:bottom w:val="none" w:sz="0" w:space="0" w:color="auto"/>
            <w:right w:val="none" w:sz="0" w:space="0" w:color="auto"/>
          </w:divBdr>
        </w:div>
        <w:div w:id="395052652">
          <w:marLeft w:val="640"/>
          <w:marRight w:val="0"/>
          <w:marTop w:val="0"/>
          <w:marBottom w:val="0"/>
          <w:divBdr>
            <w:top w:val="none" w:sz="0" w:space="0" w:color="auto"/>
            <w:left w:val="none" w:sz="0" w:space="0" w:color="auto"/>
            <w:bottom w:val="none" w:sz="0" w:space="0" w:color="auto"/>
            <w:right w:val="none" w:sz="0" w:space="0" w:color="auto"/>
          </w:divBdr>
        </w:div>
        <w:div w:id="1924291149">
          <w:marLeft w:val="640"/>
          <w:marRight w:val="0"/>
          <w:marTop w:val="0"/>
          <w:marBottom w:val="0"/>
          <w:divBdr>
            <w:top w:val="none" w:sz="0" w:space="0" w:color="auto"/>
            <w:left w:val="none" w:sz="0" w:space="0" w:color="auto"/>
            <w:bottom w:val="none" w:sz="0" w:space="0" w:color="auto"/>
            <w:right w:val="none" w:sz="0" w:space="0" w:color="auto"/>
          </w:divBdr>
        </w:div>
        <w:div w:id="1821075236">
          <w:marLeft w:val="640"/>
          <w:marRight w:val="0"/>
          <w:marTop w:val="0"/>
          <w:marBottom w:val="0"/>
          <w:divBdr>
            <w:top w:val="none" w:sz="0" w:space="0" w:color="auto"/>
            <w:left w:val="none" w:sz="0" w:space="0" w:color="auto"/>
            <w:bottom w:val="none" w:sz="0" w:space="0" w:color="auto"/>
            <w:right w:val="none" w:sz="0" w:space="0" w:color="auto"/>
          </w:divBdr>
        </w:div>
        <w:div w:id="1748067458">
          <w:marLeft w:val="640"/>
          <w:marRight w:val="0"/>
          <w:marTop w:val="0"/>
          <w:marBottom w:val="0"/>
          <w:divBdr>
            <w:top w:val="none" w:sz="0" w:space="0" w:color="auto"/>
            <w:left w:val="none" w:sz="0" w:space="0" w:color="auto"/>
            <w:bottom w:val="none" w:sz="0" w:space="0" w:color="auto"/>
            <w:right w:val="none" w:sz="0" w:space="0" w:color="auto"/>
          </w:divBdr>
        </w:div>
        <w:div w:id="77823416">
          <w:marLeft w:val="640"/>
          <w:marRight w:val="0"/>
          <w:marTop w:val="0"/>
          <w:marBottom w:val="0"/>
          <w:divBdr>
            <w:top w:val="none" w:sz="0" w:space="0" w:color="auto"/>
            <w:left w:val="none" w:sz="0" w:space="0" w:color="auto"/>
            <w:bottom w:val="none" w:sz="0" w:space="0" w:color="auto"/>
            <w:right w:val="none" w:sz="0" w:space="0" w:color="auto"/>
          </w:divBdr>
        </w:div>
        <w:div w:id="564991358">
          <w:marLeft w:val="640"/>
          <w:marRight w:val="0"/>
          <w:marTop w:val="0"/>
          <w:marBottom w:val="0"/>
          <w:divBdr>
            <w:top w:val="none" w:sz="0" w:space="0" w:color="auto"/>
            <w:left w:val="none" w:sz="0" w:space="0" w:color="auto"/>
            <w:bottom w:val="none" w:sz="0" w:space="0" w:color="auto"/>
            <w:right w:val="none" w:sz="0" w:space="0" w:color="auto"/>
          </w:divBdr>
        </w:div>
        <w:div w:id="255553214">
          <w:marLeft w:val="640"/>
          <w:marRight w:val="0"/>
          <w:marTop w:val="0"/>
          <w:marBottom w:val="0"/>
          <w:divBdr>
            <w:top w:val="none" w:sz="0" w:space="0" w:color="auto"/>
            <w:left w:val="none" w:sz="0" w:space="0" w:color="auto"/>
            <w:bottom w:val="none" w:sz="0" w:space="0" w:color="auto"/>
            <w:right w:val="none" w:sz="0" w:space="0" w:color="auto"/>
          </w:divBdr>
        </w:div>
        <w:div w:id="259025511">
          <w:marLeft w:val="640"/>
          <w:marRight w:val="0"/>
          <w:marTop w:val="0"/>
          <w:marBottom w:val="0"/>
          <w:divBdr>
            <w:top w:val="none" w:sz="0" w:space="0" w:color="auto"/>
            <w:left w:val="none" w:sz="0" w:space="0" w:color="auto"/>
            <w:bottom w:val="none" w:sz="0" w:space="0" w:color="auto"/>
            <w:right w:val="none" w:sz="0" w:space="0" w:color="auto"/>
          </w:divBdr>
        </w:div>
        <w:div w:id="409698051">
          <w:marLeft w:val="640"/>
          <w:marRight w:val="0"/>
          <w:marTop w:val="0"/>
          <w:marBottom w:val="0"/>
          <w:divBdr>
            <w:top w:val="none" w:sz="0" w:space="0" w:color="auto"/>
            <w:left w:val="none" w:sz="0" w:space="0" w:color="auto"/>
            <w:bottom w:val="none" w:sz="0" w:space="0" w:color="auto"/>
            <w:right w:val="none" w:sz="0" w:space="0" w:color="auto"/>
          </w:divBdr>
        </w:div>
        <w:div w:id="1042898766">
          <w:marLeft w:val="640"/>
          <w:marRight w:val="0"/>
          <w:marTop w:val="0"/>
          <w:marBottom w:val="0"/>
          <w:divBdr>
            <w:top w:val="none" w:sz="0" w:space="0" w:color="auto"/>
            <w:left w:val="none" w:sz="0" w:space="0" w:color="auto"/>
            <w:bottom w:val="none" w:sz="0" w:space="0" w:color="auto"/>
            <w:right w:val="none" w:sz="0" w:space="0" w:color="auto"/>
          </w:divBdr>
        </w:div>
      </w:divsChild>
    </w:div>
    <w:div w:id="1704944147">
      <w:bodyDiv w:val="1"/>
      <w:marLeft w:val="0"/>
      <w:marRight w:val="0"/>
      <w:marTop w:val="0"/>
      <w:marBottom w:val="0"/>
      <w:divBdr>
        <w:top w:val="none" w:sz="0" w:space="0" w:color="auto"/>
        <w:left w:val="none" w:sz="0" w:space="0" w:color="auto"/>
        <w:bottom w:val="none" w:sz="0" w:space="0" w:color="auto"/>
        <w:right w:val="none" w:sz="0" w:space="0" w:color="auto"/>
      </w:divBdr>
    </w:div>
    <w:div w:id="1705058514">
      <w:bodyDiv w:val="1"/>
      <w:marLeft w:val="0"/>
      <w:marRight w:val="0"/>
      <w:marTop w:val="0"/>
      <w:marBottom w:val="0"/>
      <w:divBdr>
        <w:top w:val="none" w:sz="0" w:space="0" w:color="auto"/>
        <w:left w:val="none" w:sz="0" w:space="0" w:color="auto"/>
        <w:bottom w:val="none" w:sz="0" w:space="0" w:color="auto"/>
        <w:right w:val="none" w:sz="0" w:space="0" w:color="auto"/>
      </w:divBdr>
      <w:divsChild>
        <w:div w:id="1245412092">
          <w:marLeft w:val="640"/>
          <w:marRight w:val="0"/>
          <w:marTop w:val="0"/>
          <w:marBottom w:val="0"/>
          <w:divBdr>
            <w:top w:val="none" w:sz="0" w:space="0" w:color="auto"/>
            <w:left w:val="none" w:sz="0" w:space="0" w:color="auto"/>
            <w:bottom w:val="none" w:sz="0" w:space="0" w:color="auto"/>
            <w:right w:val="none" w:sz="0" w:space="0" w:color="auto"/>
          </w:divBdr>
        </w:div>
        <w:div w:id="993096736">
          <w:marLeft w:val="640"/>
          <w:marRight w:val="0"/>
          <w:marTop w:val="0"/>
          <w:marBottom w:val="0"/>
          <w:divBdr>
            <w:top w:val="none" w:sz="0" w:space="0" w:color="auto"/>
            <w:left w:val="none" w:sz="0" w:space="0" w:color="auto"/>
            <w:bottom w:val="none" w:sz="0" w:space="0" w:color="auto"/>
            <w:right w:val="none" w:sz="0" w:space="0" w:color="auto"/>
          </w:divBdr>
        </w:div>
        <w:div w:id="350568804">
          <w:marLeft w:val="640"/>
          <w:marRight w:val="0"/>
          <w:marTop w:val="0"/>
          <w:marBottom w:val="0"/>
          <w:divBdr>
            <w:top w:val="none" w:sz="0" w:space="0" w:color="auto"/>
            <w:left w:val="none" w:sz="0" w:space="0" w:color="auto"/>
            <w:bottom w:val="none" w:sz="0" w:space="0" w:color="auto"/>
            <w:right w:val="none" w:sz="0" w:space="0" w:color="auto"/>
          </w:divBdr>
        </w:div>
        <w:div w:id="726342120">
          <w:marLeft w:val="640"/>
          <w:marRight w:val="0"/>
          <w:marTop w:val="0"/>
          <w:marBottom w:val="0"/>
          <w:divBdr>
            <w:top w:val="none" w:sz="0" w:space="0" w:color="auto"/>
            <w:left w:val="none" w:sz="0" w:space="0" w:color="auto"/>
            <w:bottom w:val="none" w:sz="0" w:space="0" w:color="auto"/>
            <w:right w:val="none" w:sz="0" w:space="0" w:color="auto"/>
          </w:divBdr>
        </w:div>
        <w:div w:id="1530755895">
          <w:marLeft w:val="640"/>
          <w:marRight w:val="0"/>
          <w:marTop w:val="0"/>
          <w:marBottom w:val="0"/>
          <w:divBdr>
            <w:top w:val="none" w:sz="0" w:space="0" w:color="auto"/>
            <w:left w:val="none" w:sz="0" w:space="0" w:color="auto"/>
            <w:bottom w:val="none" w:sz="0" w:space="0" w:color="auto"/>
            <w:right w:val="none" w:sz="0" w:space="0" w:color="auto"/>
          </w:divBdr>
        </w:div>
        <w:div w:id="621883340">
          <w:marLeft w:val="640"/>
          <w:marRight w:val="0"/>
          <w:marTop w:val="0"/>
          <w:marBottom w:val="0"/>
          <w:divBdr>
            <w:top w:val="none" w:sz="0" w:space="0" w:color="auto"/>
            <w:left w:val="none" w:sz="0" w:space="0" w:color="auto"/>
            <w:bottom w:val="none" w:sz="0" w:space="0" w:color="auto"/>
            <w:right w:val="none" w:sz="0" w:space="0" w:color="auto"/>
          </w:divBdr>
        </w:div>
        <w:div w:id="1304700632">
          <w:marLeft w:val="640"/>
          <w:marRight w:val="0"/>
          <w:marTop w:val="0"/>
          <w:marBottom w:val="0"/>
          <w:divBdr>
            <w:top w:val="none" w:sz="0" w:space="0" w:color="auto"/>
            <w:left w:val="none" w:sz="0" w:space="0" w:color="auto"/>
            <w:bottom w:val="none" w:sz="0" w:space="0" w:color="auto"/>
            <w:right w:val="none" w:sz="0" w:space="0" w:color="auto"/>
          </w:divBdr>
        </w:div>
        <w:div w:id="1376923959">
          <w:marLeft w:val="640"/>
          <w:marRight w:val="0"/>
          <w:marTop w:val="0"/>
          <w:marBottom w:val="0"/>
          <w:divBdr>
            <w:top w:val="none" w:sz="0" w:space="0" w:color="auto"/>
            <w:left w:val="none" w:sz="0" w:space="0" w:color="auto"/>
            <w:bottom w:val="none" w:sz="0" w:space="0" w:color="auto"/>
            <w:right w:val="none" w:sz="0" w:space="0" w:color="auto"/>
          </w:divBdr>
        </w:div>
        <w:div w:id="587617230">
          <w:marLeft w:val="640"/>
          <w:marRight w:val="0"/>
          <w:marTop w:val="0"/>
          <w:marBottom w:val="0"/>
          <w:divBdr>
            <w:top w:val="none" w:sz="0" w:space="0" w:color="auto"/>
            <w:left w:val="none" w:sz="0" w:space="0" w:color="auto"/>
            <w:bottom w:val="none" w:sz="0" w:space="0" w:color="auto"/>
            <w:right w:val="none" w:sz="0" w:space="0" w:color="auto"/>
          </w:divBdr>
        </w:div>
        <w:div w:id="882255523">
          <w:marLeft w:val="640"/>
          <w:marRight w:val="0"/>
          <w:marTop w:val="0"/>
          <w:marBottom w:val="0"/>
          <w:divBdr>
            <w:top w:val="none" w:sz="0" w:space="0" w:color="auto"/>
            <w:left w:val="none" w:sz="0" w:space="0" w:color="auto"/>
            <w:bottom w:val="none" w:sz="0" w:space="0" w:color="auto"/>
            <w:right w:val="none" w:sz="0" w:space="0" w:color="auto"/>
          </w:divBdr>
        </w:div>
        <w:div w:id="1617563170">
          <w:marLeft w:val="640"/>
          <w:marRight w:val="0"/>
          <w:marTop w:val="0"/>
          <w:marBottom w:val="0"/>
          <w:divBdr>
            <w:top w:val="none" w:sz="0" w:space="0" w:color="auto"/>
            <w:left w:val="none" w:sz="0" w:space="0" w:color="auto"/>
            <w:bottom w:val="none" w:sz="0" w:space="0" w:color="auto"/>
            <w:right w:val="none" w:sz="0" w:space="0" w:color="auto"/>
          </w:divBdr>
        </w:div>
        <w:div w:id="1177841895">
          <w:marLeft w:val="640"/>
          <w:marRight w:val="0"/>
          <w:marTop w:val="0"/>
          <w:marBottom w:val="0"/>
          <w:divBdr>
            <w:top w:val="none" w:sz="0" w:space="0" w:color="auto"/>
            <w:left w:val="none" w:sz="0" w:space="0" w:color="auto"/>
            <w:bottom w:val="none" w:sz="0" w:space="0" w:color="auto"/>
            <w:right w:val="none" w:sz="0" w:space="0" w:color="auto"/>
          </w:divBdr>
        </w:div>
        <w:div w:id="1938052235">
          <w:marLeft w:val="640"/>
          <w:marRight w:val="0"/>
          <w:marTop w:val="0"/>
          <w:marBottom w:val="0"/>
          <w:divBdr>
            <w:top w:val="none" w:sz="0" w:space="0" w:color="auto"/>
            <w:left w:val="none" w:sz="0" w:space="0" w:color="auto"/>
            <w:bottom w:val="none" w:sz="0" w:space="0" w:color="auto"/>
            <w:right w:val="none" w:sz="0" w:space="0" w:color="auto"/>
          </w:divBdr>
        </w:div>
        <w:div w:id="201135167">
          <w:marLeft w:val="640"/>
          <w:marRight w:val="0"/>
          <w:marTop w:val="0"/>
          <w:marBottom w:val="0"/>
          <w:divBdr>
            <w:top w:val="none" w:sz="0" w:space="0" w:color="auto"/>
            <w:left w:val="none" w:sz="0" w:space="0" w:color="auto"/>
            <w:bottom w:val="none" w:sz="0" w:space="0" w:color="auto"/>
            <w:right w:val="none" w:sz="0" w:space="0" w:color="auto"/>
          </w:divBdr>
        </w:div>
        <w:div w:id="1230075825">
          <w:marLeft w:val="640"/>
          <w:marRight w:val="0"/>
          <w:marTop w:val="0"/>
          <w:marBottom w:val="0"/>
          <w:divBdr>
            <w:top w:val="none" w:sz="0" w:space="0" w:color="auto"/>
            <w:left w:val="none" w:sz="0" w:space="0" w:color="auto"/>
            <w:bottom w:val="none" w:sz="0" w:space="0" w:color="auto"/>
            <w:right w:val="none" w:sz="0" w:space="0" w:color="auto"/>
          </w:divBdr>
        </w:div>
        <w:div w:id="1598095661">
          <w:marLeft w:val="640"/>
          <w:marRight w:val="0"/>
          <w:marTop w:val="0"/>
          <w:marBottom w:val="0"/>
          <w:divBdr>
            <w:top w:val="none" w:sz="0" w:space="0" w:color="auto"/>
            <w:left w:val="none" w:sz="0" w:space="0" w:color="auto"/>
            <w:bottom w:val="none" w:sz="0" w:space="0" w:color="auto"/>
            <w:right w:val="none" w:sz="0" w:space="0" w:color="auto"/>
          </w:divBdr>
        </w:div>
        <w:div w:id="597913142">
          <w:marLeft w:val="640"/>
          <w:marRight w:val="0"/>
          <w:marTop w:val="0"/>
          <w:marBottom w:val="0"/>
          <w:divBdr>
            <w:top w:val="none" w:sz="0" w:space="0" w:color="auto"/>
            <w:left w:val="none" w:sz="0" w:space="0" w:color="auto"/>
            <w:bottom w:val="none" w:sz="0" w:space="0" w:color="auto"/>
            <w:right w:val="none" w:sz="0" w:space="0" w:color="auto"/>
          </w:divBdr>
        </w:div>
        <w:div w:id="1056317613">
          <w:marLeft w:val="640"/>
          <w:marRight w:val="0"/>
          <w:marTop w:val="0"/>
          <w:marBottom w:val="0"/>
          <w:divBdr>
            <w:top w:val="none" w:sz="0" w:space="0" w:color="auto"/>
            <w:left w:val="none" w:sz="0" w:space="0" w:color="auto"/>
            <w:bottom w:val="none" w:sz="0" w:space="0" w:color="auto"/>
            <w:right w:val="none" w:sz="0" w:space="0" w:color="auto"/>
          </w:divBdr>
        </w:div>
        <w:div w:id="671881894">
          <w:marLeft w:val="640"/>
          <w:marRight w:val="0"/>
          <w:marTop w:val="0"/>
          <w:marBottom w:val="0"/>
          <w:divBdr>
            <w:top w:val="none" w:sz="0" w:space="0" w:color="auto"/>
            <w:left w:val="none" w:sz="0" w:space="0" w:color="auto"/>
            <w:bottom w:val="none" w:sz="0" w:space="0" w:color="auto"/>
            <w:right w:val="none" w:sz="0" w:space="0" w:color="auto"/>
          </w:divBdr>
        </w:div>
        <w:div w:id="1966350141">
          <w:marLeft w:val="640"/>
          <w:marRight w:val="0"/>
          <w:marTop w:val="0"/>
          <w:marBottom w:val="0"/>
          <w:divBdr>
            <w:top w:val="none" w:sz="0" w:space="0" w:color="auto"/>
            <w:left w:val="none" w:sz="0" w:space="0" w:color="auto"/>
            <w:bottom w:val="none" w:sz="0" w:space="0" w:color="auto"/>
            <w:right w:val="none" w:sz="0" w:space="0" w:color="auto"/>
          </w:divBdr>
        </w:div>
        <w:div w:id="1817992190">
          <w:marLeft w:val="640"/>
          <w:marRight w:val="0"/>
          <w:marTop w:val="0"/>
          <w:marBottom w:val="0"/>
          <w:divBdr>
            <w:top w:val="none" w:sz="0" w:space="0" w:color="auto"/>
            <w:left w:val="none" w:sz="0" w:space="0" w:color="auto"/>
            <w:bottom w:val="none" w:sz="0" w:space="0" w:color="auto"/>
            <w:right w:val="none" w:sz="0" w:space="0" w:color="auto"/>
          </w:divBdr>
        </w:div>
        <w:div w:id="1398557099">
          <w:marLeft w:val="640"/>
          <w:marRight w:val="0"/>
          <w:marTop w:val="0"/>
          <w:marBottom w:val="0"/>
          <w:divBdr>
            <w:top w:val="none" w:sz="0" w:space="0" w:color="auto"/>
            <w:left w:val="none" w:sz="0" w:space="0" w:color="auto"/>
            <w:bottom w:val="none" w:sz="0" w:space="0" w:color="auto"/>
            <w:right w:val="none" w:sz="0" w:space="0" w:color="auto"/>
          </w:divBdr>
        </w:div>
        <w:div w:id="1019087377">
          <w:marLeft w:val="640"/>
          <w:marRight w:val="0"/>
          <w:marTop w:val="0"/>
          <w:marBottom w:val="0"/>
          <w:divBdr>
            <w:top w:val="none" w:sz="0" w:space="0" w:color="auto"/>
            <w:left w:val="none" w:sz="0" w:space="0" w:color="auto"/>
            <w:bottom w:val="none" w:sz="0" w:space="0" w:color="auto"/>
            <w:right w:val="none" w:sz="0" w:space="0" w:color="auto"/>
          </w:divBdr>
        </w:div>
        <w:div w:id="1162544315">
          <w:marLeft w:val="640"/>
          <w:marRight w:val="0"/>
          <w:marTop w:val="0"/>
          <w:marBottom w:val="0"/>
          <w:divBdr>
            <w:top w:val="none" w:sz="0" w:space="0" w:color="auto"/>
            <w:left w:val="none" w:sz="0" w:space="0" w:color="auto"/>
            <w:bottom w:val="none" w:sz="0" w:space="0" w:color="auto"/>
            <w:right w:val="none" w:sz="0" w:space="0" w:color="auto"/>
          </w:divBdr>
        </w:div>
        <w:div w:id="323634434">
          <w:marLeft w:val="640"/>
          <w:marRight w:val="0"/>
          <w:marTop w:val="0"/>
          <w:marBottom w:val="0"/>
          <w:divBdr>
            <w:top w:val="none" w:sz="0" w:space="0" w:color="auto"/>
            <w:left w:val="none" w:sz="0" w:space="0" w:color="auto"/>
            <w:bottom w:val="none" w:sz="0" w:space="0" w:color="auto"/>
            <w:right w:val="none" w:sz="0" w:space="0" w:color="auto"/>
          </w:divBdr>
        </w:div>
        <w:div w:id="2001764139">
          <w:marLeft w:val="640"/>
          <w:marRight w:val="0"/>
          <w:marTop w:val="0"/>
          <w:marBottom w:val="0"/>
          <w:divBdr>
            <w:top w:val="none" w:sz="0" w:space="0" w:color="auto"/>
            <w:left w:val="none" w:sz="0" w:space="0" w:color="auto"/>
            <w:bottom w:val="none" w:sz="0" w:space="0" w:color="auto"/>
            <w:right w:val="none" w:sz="0" w:space="0" w:color="auto"/>
          </w:divBdr>
        </w:div>
        <w:div w:id="1365443154">
          <w:marLeft w:val="640"/>
          <w:marRight w:val="0"/>
          <w:marTop w:val="0"/>
          <w:marBottom w:val="0"/>
          <w:divBdr>
            <w:top w:val="none" w:sz="0" w:space="0" w:color="auto"/>
            <w:left w:val="none" w:sz="0" w:space="0" w:color="auto"/>
            <w:bottom w:val="none" w:sz="0" w:space="0" w:color="auto"/>
            <w:right w:val="none" w:sz="0" w:space="0" w:color="auto"/>
          </w:divBdr>
        </w:div>
        <w:div w:id="140462113">
          <w:marLeft w:val="640"/>
          <w:marRight w:val="0"/>
          <w:marTop w:val="0"/>
          <w:marBottom w:val="0"/>
          <w:divBdr>
            <w:top w:val="none" w:sz="0" w:space="0" w:color="auto"/>
            <w:left w:val="none" w:sz="0" w:space="0" w:color="auto"/>
            <w:bottom w:val="none" w:sz="0" w:space="0" w:color="auto"/>
            <w:right w:val="none" w:sz="0" w:space="0" w:color="auto"/>
          </w:divBdr>
        </w:div>
        <w:div w:id="746653665">
          <w:marLeft w:val="640"/>
          <w:marRight w:val="0"/>
          <w:marTop w:val="0"/>
          <w:marBottom w:val="0"/>
          <w:divBdr>
            <w:top w:val="none" w:sz="0" w:space="0" w:color="auto"/>
            <w:left w:val="none" w:sz="0" w:space="0" w:color="auto"/>
            <w:bottom w:val="none" w:sz="0" w:space="0" w:color="auto"/>
            <w:right w:val="none" w:sz="0" w:space="0" w:color="auto"/>
          </w:divBdr>
        </w:div>
        <w:div w:id="1119832497">
          <w:marLeft w:val="640"/>
          <w:marRight w:val="0"/>
          <w:marTop w:val="0"/>
          <w:marBottom w:val="0"/>
          <w:divBdr>
            <w:top w:val="none" w:sz="0" w:space="0" w:color="auto"/>
            <w:left w:val="none" w:sz="0" w:space="0" w:color="auto"/>
            <w:bottom w:val="none" w:sz="0" w:space="0" w:color="auto"/>
            <w:right w:val="none" w:sz="0" w:space="0" w:color="auto"/>
          </w:divBdr>
        </w:div>
        <w:div w:id="625544125">
          <w:marLeft w:val="640"/>
          <w:marRight w:val="0"/>
          <w:marTop w:val="0"/>
          <w:marBottom w:val="0"/>
          <w:divBdr>
            <w:top w:val="none" w:sz="0" w:space="0" w:color="auto"/>
            <w:left w:val="none" w:sz="0" w:space="0" w:color="auto"/>
            <w:bottom w:val="none" w:sz="0" w:space="0" w:color="auto"/>
            <w:right w:val="none" w:sz="0" w:space="0" w:color="auto"/>
          </w:divBdr>
        </w:div>
        <w:div w:id="1262177409">
          <w:marLeft w:val="640"/>
          <w:marRight w:val="0"/>
          <w:marTop w:val="0"/>
          <w:marBottom w:val="0"/>
          <w:divBdr>
            <w:top w:val="none" w:sz="0" w:space="0" w:color="auto"/>
            <w:left w:val="none" w:sz="0" w:space="0" w:color="auto"/>
            <w:bottom w:val="none" w:sz="0" w:space="0" w:color="auto"/>
            <w:right w:val="none" w:sz="0" w:space="0" w:color="auto"/>
          </w:divBdr>
        </w:div>
        <w:div w:id="2124037376">
          <w:marLeft w:val="640"/>
          <w:marRight w:val="0"/>
          <w:marTop w:val="0"/>
          <w:marBottom w:val="0"/>
          <w:divBdr>
            <w:top w:val="none" w:sz="0" w:space="0" w:color="auto"/>
            <w:left w:val="none" w:sz="0" w:space="0" w:color="auto"/>
            <w:bottom w:val="none" w:sz="0" w:space="0" w:color="auto"/>
            <w:right w:val="none" w:sz="0" w:space="0" w:color="auto"/>
          </w:divBdr>
        </w:div>
        <w:div w:id="1183712404">
          <w:marLeft w:val="640"/>
          <w:marRight w:val="0"/>
          <w:marTop w:val="0"/>
          <w:marBottom w:val="0"/>
          <w:divBdr>
            <w:top w:val="none" w:sz="0" w:space="0" w:color="auto"/>
            <w:left w:val="none" w:sz="0" w:space="0" w:color="auto"/>
            <w:bottom w:val="none" w:sz="0" w:space="0" w:color="auto"/>
            <w:right w:val="none" w:sz="0" w:space="0" w:color="auto"/>
          </w:divBdr>
        </w:div>
        <w:div w:id="964311078">
          <w:marLeft w:val="640"/>
          <w:marRight w:val="0"/>
          <w:marTop w:val="0"/>
          <w:marBottom w:val="0"/>
          <w:divBdr>
            <w:top w:val="none" w:sz="0" w:space="0" w:color="auto"/>
            <w:left w:val="none" w:sz="0" w:space="0" w:color="auto"/>
            <w:bottom w:val="none" w:sz="0" w:space="0" w:color="auto"/>
            <w:right w:val="none" w:sz="0" w:space="0" w:color="auto"/>
          </w:divBdr>
        </w:div>
        <w:div w:id="398984674">
          <w:marLeft w:val="640"/>
          <w:marRight w:val="0"/>
          <w:marTop w:val="0"/>
          <w:marBottom w:val="0"/>
          <w:divBdr>
            <w:top w:val="none" w:sz="0" w:space="0" w:color="auto"/>
            <w:left w:val="none" w:sz="0" w:space="0" w:color="auto"/>
            <w:bottom w:val="none" w:sz="0" w:space="0" w:color="auto"/>
            <w:right w:val="none" w:sz="0" w:space="0" w:color="auto"/>
          </w:divBdr>
        </w:div>
        <w:div w:id="1228884095">
          <w:marLeft w:val="640"/>
          <w:marRight w:val="0"/>
          <w:marTop w:val="0"/>
          <w:marBottom w:val="0"/>
          <w:divBdr>
            <w:top w:val="none" w:sz="0" w:space="0" w:color="auto"/>
            <w:left w:val="none" w:sz="0" w:space="0" w:color="auto"/>
            <w:bottom w:val="none" w:sz="0" w:space="0" w:color="auto"/>
            <w:right w:val="none" w:sz="0" w:space="0" w:color="auto"/>
          </w:divBdr>
        </w:div>
        <w:div w:id="1128935359">
          <w:marLeft w:val="640"/>
          <w:marRight w:val="0"/>
          <w:marTop w:val="0"/>
          <w:marBottom w:val="0"/>
          <w:divBdr>
            <w:top w:val="none" w:sz="0" w:space="0" w:color="auto"/>
            <w:left w:val="none" w:sz="0" w:space="0" w:color="auto"/>
            <w:bottom w:val="none" w:sz="0" w:space="0" w:color="auto"/>
            <w:right w:val="none" w:sz="0" w:space="0" w:color="auto"/>
          </w:divBdr>
        </w:div>
        <w:div w:id="1189220140">
          <w:marLeft w:val="640"/>
          <w:marRight w:val="0"/>
          <w:marTop w:val="0"/>
          <w:marBottom w:val="0"/>
          <w:divBdr>
            <w:top w:val="none" w:sz="0" w:space="0" w:color="auto"/>
            <w:left w:val="none" w:sz="0" w:space="0" w:color="auto"/>
            <w:bottom w:val="none" w:sz="0" w:space="0" w:color="auto"/>
            <w:right w:val="none" w:sz="0" w:space="0" w:color="auto"/>
          </w:divBdr>
        </w:div>
        <w:div w:id="498155293">
          <w:marLeft w:val="640"/>
          <w:marRight w:val="0"/>
          <w:marTop w:val="0"/>
          <w:marBottom w:val="0"/>
          <w:divBdr>
            <w:top w:val="none" w:sz="0" w:space="0" w:color="auto"/>
            <w:left w:val="none" w:sz="0" w:space="0" w:color="auto"/>
            <w:bottom w:val="none" w:sz="0" w:space="0" w:color="auto"/>
            <w:right w:val="none" w:sz="0" w:space="0" w:color="auto"/>
          </w:divBdr>
        </w:div>
        <w:div w:id="1391345400">
          <w:marLeft w:val="640"/>
          <w:marRight w:val="0"/>
          <w:marTop w:val="0"/>
          <w:marBottom w:val="0"/>
          <w:divBdr>
            <w:top w:val="none" w:sz="0" w:space="0" w:color="auto"/>
            <w:left w:val="none" w:sz="0" w:space="0" w:color="auto"/>
            <w:bottom w:val="none" w:sz="0" w:space="0" w:color="auto"/>
            <w:right w:val="none" w:sz="0" w:space="0" w:color="auto"/>
          </w:divBdr>
        </w:div>
        <w:div w:id="1427575251">
          <w:marLeft w:val="640"/>
          <w:marRight w:val="0"/>
          <w:marTop w:val="0"/>
          <w:marBottom w:val="0"/>
          <w:divBdr>
            <w:top w:val="none" w:sz="0" w:space="0" w:color="auto"/>
            <w:left w:val="none" w:sz="0" w:space="0" w:color="auto"/>
            <w:bottom w:val="none" w:sz="0" w:space="0" w:color="auto"/>
            <w:right w:val="none" w:sz="0" w:space="0" w:color="auto"/>
          </w:divBdr>
        </w:div>
        <w:div w:id="1488325069">
          <w:marLeft w:val="640"/>
          <w:marRight w:val="0"/>
          <w:marTop w:val="0"/>
          <w:marBottom w:val="0"/>
          <w:divBdr>
            <w:top w:val="none" w:sz="0" w:space="0" w:color="auto"/>
            <w:left w:val="none" w:sz="0" w:space="0" w:color="auto"/>
            <w:bottom w:val="none" w:sz="0" w:space="0" w:color="auto"/>
            <w:right w:val="none" w:sz="0" w:space="0" w:color="auto"/>
          </w:divBdr>
        </w:div>
        <w:div w:id="211967923">
          <w:marLeft w:val="640"/>
          <w:marRight w:val="0"/>
          <w:marTop w:val="0"/>
          <w:marBottom w:val="0"/>
          <w:divBdr>
            <w:top w:val="none" w:sz="0" w:space="0" w:color="auto"/>
            <w:left w:val="none" w:sz="0" w:space="0" w:color="auto"/>
            <w:bottom w:val="none" w:sz="0" w:space="0" w:color="auto"/>
            <w:right w:val="none" w:sz="0" w:space="0" w:color="auto"/>
          </w:divBdr>
        </w:div>
        <w:div w:id="85616039">
          <w:marLeft w:val="640"/>
          <w:marRight w:val="0"/>
          <w:marTop w:val="0"/>
          <w:marBottom w:val="0"/>
          <w:divBdr>
            <w:top w:val="none" w:sz="0" w:space="0" w:color="auto"/>
            <w:left w:val="none" w:sz="0" w:space="0" w:color="auto"/>
            <w:bottom w:val="none" w:sz="0" w:space="0" w:color="auto"/>
            <w:right w:val="none" w:sz="0" w:space="0" w:color="auto"/>
          </w:divBdr>
        </w:div>
        <w:div w:id="1712074310">
          <w:marLeft w:val="640"/>
          <w:marRight w:val="0"/>
          <w:marTop w:val="0"/>
          <w:marBottom w:val="0"/>
          <w:divBdr>
            <w:top w:val="none" w:sz="0" w:space="0" w:color="auto"/>
            <w:left w:val="none" w:sz="0" w:space="0" w:color="auto"/>
            <w:bottom w:val="none" w:sz="0" w:space="0" w:color="auto"/>
            <w:right w:val="none" w:sz="0" w:space="0" w:color="auto"/>
          </w:divBdr>
        </w:div>
        <w:div w:id="1207064752">
          <w:marLeft w:val="640"/>
          <w:marRight w:val="0"/>
          <w:marTop w:val="0"/>
          <w:marBottom w:val="0"/>
          <w:divBdr>
            <w:top w:val="none" w:sz="0" w:space="0" w:color="auto"/>
            <w:left w:val="none" w:sz="0" w:space="0" w:color="auto"/>
            <w:bottom w:val="none" w:sz="0" w:space="0" w:color="auto"/>
            <w:right w:val="none" w:sz="0" w:space="0" w:color="auto"/>
          </w:divBdr>
        </w:div>
        <w:div w:id="1833181879">
          <w:marLeft w:val="640"/>
          <w:marRight w:val="0"/>
          <w:marTop w:val="0"/>
          <w:marBottom w:val="0"/>
          <w:divBdr>
            <w:top w:val="none" w:sz="0" w:space="0" w:color="auto"/>
            <w:left w:val="none" w:sz="0" w:space="0" w:color="auto"/>
            <w:bottom w:val="none" w:sz="0" w:space="0" w:color="auto"/>
            <w:right w:val="none" w:sz="0" w:space="0" w:color="auto"/>
          </w:divBdr>
        </w:div>
        <w:div w:id="1577279641">
          <w:marLeft w:val="640"/>
          <w:marRight w:val="0"/>
          <w:marTop w:val="0"/>
          <w:marBottom w:val="0"/>
          <w:divBdr>
            <w:top w:val="none" w:sz="0" w:space="0" w:color="auto"/>
            <w:left w:val="none" w:sz="0" w:space="0" w:color="auto"/>
            <w:bottom w:val="none" w:sz="0" w:space="0" w:color="auto"/>
            <w:right w:val="none" w:sz="0" w:space="0" w:color="auto"/>
          </w:divBdr>
        </w:div>
        <w:div w:id="80641512">
          <w:marLeft w:val="640"/>
          <w:marRight w:val="0"/>
          <w:marTop w:val="0"/>
          <w:marBottom w:val="0"/>
          <w:divBdr>
            <w:top w:val="none" w:sz="0" w:space="0" w:color="auto"/>
            <w:left w:val="none" w:sz="0" w:space="0" w:color="auto"/>
            <w:bottom w:val="none" w:sz="0" w:space="0" w:color="auto"/>
            <w:right w:val="none" w:sz="0" w:space="0" w:color="auto"/>
          </w:divBdr>
        </w:div>
      </w:divsChild>
    </w:div>
    <w:div w:id="1712074918">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8123278">
      <w:bodyDiv w:val="1"/>
      <w:marLeft w:val="0"/>
      <w:marRight w:val="0"/>
      <w:marTop w:val="0"/>
      <w:marBottom w:val="0"/>
      <w:divBdr>
        <w:top w:val="none" w:sz="0" w:space="0" w:color="auto"/>
        <w:left w:val="none" w:sz="0" w:space="0" w:color="auto"/>
        <w:bottom w:val="none" w:sz="0" w:space="0" w:color="auto"/>
        <w:right w:val="none" w:sz="0" w:space="0" w:color="auto"/>
      </w:divBdr>
    </w:div>
    <w:div w:id="1718973964">
      <w:bodyDiv w:val="1"/>
      <w:marLeft w:val="0"/>
      <w:marRight w:val="0"/>
      <w:marTop w:val="0"/>
      <w:marBottom w:val="0"/>
      <w:divBdr>
        <w:top w:val="none" w:sz="0" w:space="0" w:color="auto"/>
        <w:left w:val="none" w:sz="0" w:space="0" w:color="auto"/>
        <w:bottom w:val="none" w:sz="0" w:space="0" w:color="auto"/>
        <w:right w:val="none" w:sz="0" w:space="0" w:color="auto"/>
      </w:divBdr>
    </w:div>
    <w:div w:id="1719014662">
      <w:bodyDiv w:val="1"/>
      <w:marLeft w:val="0"/>
      <w:marRight w:val="0"/>
      <w:marTop w:val="0"/>
      <w:marBottom w:val="0"/>
      <w:divBdr>
        <w:top w:val="none" w:sz="0" w:space="0" w:color="auto"/>
        <w:left w:val="none" w:sz="0" w:space="0" w:color="auto"/>
        <w:bottom w:val="none" w:sz="0" w:space="0" w:color="auto"/>
        <w:right w:val="none" w:sz="0" w:space="0" w:color="auto"/>
      </w:divBdr>
    </w:div>
    <w:div w:id="1721586462">
      <w:bodyDiv w:val="1"/>
      <w:marLeft w:val="0"/>
      <w:marRight w:val="0"/>
      <w:marTop w:val="0"/>
      <w:marBottom w:val="0"/>
      <w:divBdr>
        <w:top w:val="none" w:sz="0" w:space="0" w:color="auto"/>
        <w:left w:val="none" w:sz="0" w:space="0" w:color="auto"/>
        <w:bottom w:val="none" w:sz="0" w:space="0" w:color="auto"/>
        <w:right w:val="none" w:sz="0" w:space="0" w:color="auto"/>
      </w:divBdr>
    </w:div>
    <w:div w:id="1722901119">
      <w:bodyDiv w:val="1"/>
      <w:marLeft w:val="0"/>
      <w:marRight w:val="0"/>
      <w:marTop w:val="0"/>
      <w:marBottom w:val="0"/>
      <w:divBdr>
        <w:top w:val="none" w:sz="0" w:space="0" w:color="auto"/>
        <w:left w:val="none" w:sz="0" w:space="0" w:color="auto"/>
        <w:bottom w:val="none" w:sz="0" w:space="0" w:color="auto"/>
        <w:right w:val="none" w:sz="0" w:space="0" w:color="auto"/>
      </w:divBdr>
    </w:div>
    <w:div w:id="1725635211">
      <w:bodyDiv w:val="1"/>
      <w:marLeft w:val="0"/>
      <w:marRight w:val="0"/>
      <w:marTop w:val="0"/>
      <w:marBottom w:val="0"/>
      <w:divBdr>
        <w:top w:val="none" w:sz="0" w:space="0" w:color="auto"/>
        <w:left w:val="none" w:sz="0" w:space="0" w:color="auto"/>
        <w:bottom w:val="none" w:sz="0" w:space="0" w:color="auto"/>
        <w:right w:val="none" w:sz="0" w:space="0" w:color="auto"/>
      </w:divBdr>
    </w:div>
    <w:div w:id="1725831250">
      <w:bodyDiv w:val="1"/>
      <w:marLeft w:val="0"/>
      <w:marRight w:val="0"/>
      <w:marTop w:val="0"/>
      <w:marBottom w:val="0"/>
      <w:divBdr>
        <w:top w:val="none" w:sz="0" w:space="0" w:color="auto"/>
        <w:left w:val="none" w:sz="0" w:space="0" w:color="auto"/>
        <w:bottom w:val="none" w:sz="0" w:space="0" w:color="auto"/>
        <w:right w:val="none" w:sz="0" w:space="0" w:color="auto"/>
      </w:divBdr>
    </w:div>
    <w:div w:id="1726023727">
      <w:bodyDiv w:val="1"/>
      <w:marLeft w:val="0"/>
      <w:marRight w:val="0"/>
      <w:marTop w:val="0"/>
      <w:marBottom w:val="0"/>
      <w:divBdr>
        <w:top w:val="none" w:sz="0" w:space="0" w:color="auto"/>
        <w:left w:val="none" w:sz="0" w:space="0" w:color="auto"/>
        <w:bottom w:val="none" w:sz="0" w:space="0" w:color="auto"/>
        <w:right w:val="none" w:sz="0" w:space="0" w:color="auto"/>
      </w:divBdr>
    </w:div>
    <w:div w:id="1728798466">
      <w:bodyDiv w:val="1"/>
      <w:marLeft w:val="0"/>
      <w:marRight w:val="0"/>
      <w:marTop w:val="0"/>
      <w:marBottom w:val="0"/>
      <w:divBdr>
        <w:top w:val="none" w:sz="0" w:space="0" w:color="auto"/>
        <w:left w:val="none" w:sz="0" w:space="0" w:color="auto"/>
        <w:bottom w:val="none" w:sz="0" w:space="0" w:color="auto"/>
        <w:right w:val="none" w:sz="0" w:space="0" w:color="auto"/>
      </w:divBdr>
    </w:div>
    <w:div w:id="1729524355">
      <w:bodyDiv w:val="1"/>
      <w:marLeft w:val="0"/>
      <w:marRight w:val="0"/>
      <w:marTop w:val="0"/>
      <w:marBottom w:val="0"/>
      <w:divBdr>
        <w:top w:val="none" w:sz="0" w:space="0" w:color="auto"/>
        <w:left w:val="none" w:sz="0" w:space="0" w:color="auto"/>
        <w:bottom w:val="none" w:sz="0" w:space="0" w:color="auto"/>
        <w:right w:val="none" w:sz="0" w:space="0" w:color="auto"/>
      </w:divBdr>
    </w:div>
    <w:div w:id="1732073012">
      <w:bodyDiv w:val="1"/>
      <w:marLeft w:val="0"/>
      <w:marRight w:val="0"/>
      <w:marTop w:val="0"/>
      <w:marBottom w:val="0"/>
      <w:divBdr>
        <w:top w:val="none" w:sz="0" w:space="0" w:color="auto"/>
        <w:left w:val="none" w:sz="0" w:space="0" w:color="auto"/>
        <w:bottom w:val="none" w:sz="0" w:space="0" w:color="auto"/>
        <w:right w:val="none" w:sz="0" w:space="0" w:color="auto"/>
      </w:divBdr>
    </w:div>
    <w:div w:id="1734035921">
      <w:bodyDiv w:val="1"/>
      <w:marLeft w:val="0"/>
      <w:marRight w:val="0"/>
      <w:marTop w:val="0"/>
      <w:marBottom w:val="0"/>
      <w:divBdr>
        <w:top w:val="none" w:sz="0" w:space="0" w:color="auto"/>
        <w:left w:val="none" w:sz="0" w:space="0" w:color="auto"/>
        <w:bottom w:val="none" w:sz="0" w:space="0" w:color="auto"/>
        <w:right w:val="none" w:sz="0" w:space="0" w:color="auto"/>
      </w:divBdr>
    </w:div>
    <w:div w:id="1735468383">
      <w:bodyDiv w:val="1"/>
      <w:marLeft w:val="0"/>
      <w:marRight w:val="0"/>
      <w:marTop w:val="0"/>
      <w:marBottom w:val="0"/>
      <w:divBdr>
        <w:top w:val="none" w:sz="0" w:space="0" w:color="auto"/>
        <w:left w:val="none" w:sz="0" w:space="0" w:color="auto"/>
        <w:bottom w:val="none" w:sz="0" w:space="0" w:color="auto"/>
        <w:right w:val="none" w:sz="0" w:space="0" w:color="auto"/>
      </w:divBdr>
      <w:divsChild>
        <w:div w:id="1485466914">
          <w:marLeft w:val="640"/>
          <w:marRight w:val="0"/>
          <w:marTop w:val="0"/>
          <w:marBottom w:val="0"/>
          <w:divBdr>
            <w:top w:val="none" w:sz="0" w:space="0" w:color="auto"/>
            <w:left w:val="none" w:sz="0" w:space="0" w:color="auto"/>
            <w:bottom w:val="none" w:sz="0" w:space="0" w:color="auto"/>
            <w:right w:val="none" w:sz="0" w:space="0" w:color="auto"/>
          </w:divBdr>
        </w:div>
        <w:div w:id="1187215680">
          <w:marLeft w:val="640"/>
          <w:marRight w:val="0"/>
          <w:marTop w:val="0"/>
          <w:marBottom w:val="0"/>
          <w:divBdr>
            <w:top w:val="none" w:sz="0" w:space="0" w:color="auto"/>
            <w:left w:val="none" w:sz="0" w:space="0" w:color="auto"/>
            <w:bottom w:val="none" w:sz="0" w:space="0" w:color="auto"/>
            <w:right w:val="none" w:sz="0" w:space="0" w:color="auto"/>
          </w:divBdr>
        </w:div>
        <w:div w:id="1196308392">
          <w:marLeft w:val="640"/>
          <w:marRight w:val="0"/>
          <w:marTop w:val="0"/>
          <w:marBottom w:val="0"/>
          <w:divBdr>
            <w:top w:val="none" w:sz="0" w:space="0" w:color="auto"/>
            <w:left w:val="none" w:sz="0" w:space="0" w:color="auto"/>
            <w:bottom w:val="none" w:sz="0" w:space="0" w:color="auto"/>
            <w:right w:val="none" w:sz="0" w:space="0" w:color="auto"/>
          </w:divBdr>
        </w:div>
        <w:div w:id="1229653212">
          <w:marLeft w:val="640"/>
          <w:marRight w:val="0"/>
          <w:marTop w:val="0"/>
          <w:marBottom w:val="0"/>
          <w:divBdr>
            <w:top w:val="none" w:sz="0" w:space="0" w:color="auto"/>
            <w:left w:val="none" w:sz="0" w:space="0" w:color="auto"/>
            <w:bottom w:val="none" w:sz="0" w:space="0" w:color="auto"/>
            <w:right w:val="none" w:sz="0" w:space="0" w:color="auto"/>
          </w:divBdr>
        </w:div>
        <w:div w:id="1701585236">
          <w:marLeft w:val="640"/>
          <w:marRight w:val="0"/>
          <w:marTop w:val="0"/>
          <w:marBottom w:val="0"/>
          <w:divBdr>
            <w:top w:val="none" w:sz="0" w:space="0" w:color="auto"/>
            <w:left w:val="none" w:sz="0" w:space="0" w:color="auto"/>
            <w:bottom w:val="none" w:sz="0" w:space="0" w:color="auto"/>
            <w:right w:val="none" w:sz="0" w:space="0" w:color="auto"/>
          </w:divBdr>
        </w:div>
        <w:div w:id="684749123">
          <w:marLeft w:val="640"/>
          <w:marRight w:val="0"/>
          <w:marTop w:val="0"/>
          <w:marBottom w:val="0"/>
          <w:divBdr>
            <w:top w:val="none" w:sz="0" w:space="0" w:color="auto"/>
            <w:left w:val="none" w:sz="0" w:space="0" w:color="auto"/>
            <w:bottom w:val="none" w:sz="0" w:space="0" w:color="auto"/>
            <w:right w:val="none" w:sz="0" w:space="0" w:color="auto"/>
          </w:divBdr>
        </w:div>
        <w:div w:id="1212232335">
          <w:marLeft w:val="640"/>
          <w:marRight w:val="0"/>
          <w:marTop w:val="0"/>
          <w:marBottom w:val="0"/>
          <w:divBdr>
            <w:top w:val="none" w:sz="0" w:space="0" w:color="auto"/>
            <w:left w:val="none" w:sz="0" w:space="0" w:color="auto"/>
            <w:bottom w:val="none" w:sz="0" w:space="0" w:color="auto"/>
            <w:right w:val="none" w:sz="0" w:space="0" w:color="auto"/>
          </w:divBdr>
        </w:div>
        <w:div w:id="757364083">
          <w:marLeft w:val="640"/>
          <w:marRight w:val="0"/>
          <w:marTop w:val="0"/>
          <w:marBottom w:val="0"/>
          <w:divBdr>
            <w:top w:val="none" w:sz="0" w:space="0" w:color="auto"/>
            <w:left w:val="none" w:sz="0" w:space="0" w:color="auto"/>
            <w:bottom w:val="none" w:sz="0" w:space="0" w:color="auto"/>
            <w:right w:val="none" w:sz="0" w:space="0" w:color="auto"/>
          </w:divBdr>
        </w:div>
        <w:div w:id="1445611925">
          <w:marLeft w:val="640"/>
          <w:marRight w:val="0"/>
          <w:marTop w:val="0"/>
          <w:marBottom w:val="0"/>
          <w:divBdr>
            <w:top w:val="none" w:sz="0" w:space="0" w:color="auto"/>
            <w:left w:val="none" w:sz="0" w:space="0" w:color="auto"/>
            <w:bottom w:val="none" w:sz="0" w:space="0" w:color="auto"/>
            <w:right w:val="none" w:sz="0" w:space="0" w:color="auto"/>
          </w:divBdr>
        </w:div>
        <w:div w:id="1682006445">
          <w:marLeft w:val="640"/>
          <w:marRight w:val="0"/>
          <w:marTop w:val="0"/>
          <w:marBottom w:val="0"/>
          <w:divBdr>
            <w:top w:val="none" w:sz="0" w:space="0" w:color="auto"/>
            <w:left w:val="none" w:sz="0" w:space="0" w:color="auto"/>
            <w:bottom w:val="none" w:sz="0" w:space="0" w:color="auto"/>
            <w:right w:val="none" w:sz="0" w:space="0" w:color="auto"/>
          </w:divBdr>
        </w:div>
        <w:div w:id="1307586711">
          <w:marLeft w:val="640"/>
          <w:marRight w:val="0"/>
          <w:marTop w:val="0"/>
          <w:marBottom w:val="0"/>
          <w:divBdr>
            <w:top w:val="none" w:sz="0" w:space="0" w:color="auto"/>
            <w:left w:val="none" w:sz="0" w:space="0" w:color="auto"/>
            <w:bottom w:val="none" w:sz="0" w:space="0" w:color="auto"/>
            <w:right w:val="none" w:sz="0" w:space="0" w:color="auto"/>
          </w:divBdr>
        </w:div>
        <w:div w:id="642779273">
          <w:marLeft w:val="640"/>
          <w:marRight w:val="0"/>
          <w:marTop w:val="0"/>
          <w:marBottom w:val="0"/>
          <w:divBdr>
            <w:top w:val="none" w:sz="0" w:space="0" w:color="auto"/>
            <w:left w:val="none" w:sz="0" w:space="0" w:color="auto"/>
            <w:bottom w:val="none" w:sz="0" w:space="0" w:color="auto"/>
            <w:right w:val="none" w:sz="0" w:space="0" w:color="auto"/>
          </w:divBdr>
        </w:div>
        <w:div w:id="1887832314">
          <w:marLeft w:val="640"/>
          <w:marRight w:val="0"/>
          <w:marTop w:val="0"/>
          <w:marBottom w:val="0"/>
          <w:divBdr>
            <w:top w:val="none" w:sz="0" w:space="0" w:color="auto"/>
            <w:left w:val="none" w:sz="0" w:space="0" w:color="auto"/>
            <w:bottom w:val="none" w:sz="0" w:space="0" w:color="auto"/>
            <w:right w:val="none" w:sz="0" w:space="0" w:color="auto"/>
          </w:divBdr>
        </w:div>
        <w:div w:id="1743867686">
          <w:marLeft w:val="640"/>
          <w:marRight w:val="0"/>
          <w:marTop w:val="0"/>
          <w:marBottom w:val="0"/>
          <w:divBdr>
            <w:top w:val="none" w:sz="0" w:space="0" w:color="auto"/>
            <w:left w:val="none" w:sz="0" w:space="0" w:color="auto"/>
            <w:bottom w:val="none" w:sz="0" w:space="0" w:color="auto"/>
            <w:right w:val="none" w:sz="0" w:space="0" w:color="auto"/>
          </w:divBdr>
        </w:div>
        <w:div w:id="2127045176">
          <w:marLeft w:val="640"/>
          <w:marRight w:val="0"/>
          <w:marTop w:val="0"/>
          <w:marBottom w:val="0"/>
          <w:divBdr>
            <w:top w:val="none" w:sz="0" w:space="0" w:color="auto"/>
            <w:left w:val="none" w:sz="0" w:space="0" w:color="auto"/>
            <w:bottom w:val="none" w:sz="0" w:space="0" w:color="auto"/>
            <w:right w:val="none" w:sz="0" w:space="0" w:color="auto"/>
          </w:divBdr>
        </w:div>
        <w:div w:id="1338382209">
          <w:marLeft w:val="640"/>
          <w:marRight w:val="0"/>
          <w:marTop w:val="0"/>
          <w:marBottom w:val="0"/>
          <w:divBdr>
            <w:top w:val="none" w:sz="0" w:space="0" w:color="auto"/>
            <w:left w:val="none" w:sz="0" w:space="0" w:color="auto"/>
            <w:bottom w:val="none" w:sz="0" w:space="0" w:color="auto"/>
            <w:right w:val="none" w:sz="0" w:space="0" w:color="auto"/>
          </w:divBdr>
        </w:div>
        <w:div w:id="1199584246">
          <w:marLeft w:val="640"/>
          <w:marRight w:val="0"/>
          <w:marTop w:val="0"/>
          <w:marBottom w:val="0"/>
          <w:divBdr>
            <w:top w:val="none" w:sz="0" w:space="0" w:color="auto"/>
            <w:left w:val="none" w:sz="0" w:space="0" w:color="auto"/>
            <w:bottom w:val="none" w:sz="0" w:space="0" w:color="auto"/>
            <w:right w:val="none" w:sz="0" w:space="0" w:color="auto"/>
          </w:divBdr>
        </w:div>
        <w:div w:id="2118063988">
          <w:marLeft w:val="640"/>
          <w:marRight w:val="0"/>
          <w:marTop w:val="0"/>
          <w:marBottom w:val="0"/>
          <w:divBdr>
            <w:top w:val="none" w:sz="0" w:space="0" w:color="auto"/>
            <w:left w:val="none" w:sz="0" w:space="0" w:color="auto"/>
            <w:bottom w:val="none" w:sz="0" w:space="0" w:color="auto"/>
            <w:right w:val="none" w:sz="0" w:space="0" w:color="auto"/>
          </w:divBdr>
        </w:div>
        <w:div w:id="1018771875">
          <w:marLeft w:val="640"/>
          <w:marRight w:val="0"/>
          <w:marTop w:val="0"/>
          <w:marBottom w:val="0"/>
          <w:divBdr>
            <w:top w:val="none" w:sz="0" w:space="0" w:color="auto"/>
            <w:left w:val="none" w:sz="0" w:space="0" w:color="auto"/>
            <w:bottom w:val="none" w:sz="0" w:space="0" w:color="auto"/>
            <w:right w:val="none" w:sz="0" w:space="0" w:color="auto"/>
          </w:divBdr>
        </w:div>
        <w:div w:id="1137332345">
          <w:marLeft w:val="640"/>
          <w:marRight w:val="0"/>
          <w:marTop w:val="0"/>
          <w:marBottom w:val="0"/>
          <w:divBdr>
            <w:top w:val="none" w:sz="0" w:space="0" w:color="auto"/>
            <w:left w:val="none" w:sz="0" w:space="0" w:color="auto"/>
            <w:bottom w:val="none" w:sz="0" w:space="0" w:color="auto"/>
            <w:right w:val="none" w:sz="0" w:space="0" w:color="auto"/>
          </w:divBdr>
        </w:div>
        <w:div w:id="1500539533">
          <w:marLeft w:val="640"/>
          <w:marRight w:val="0"/>
          <w:marTop w:val="0"/>
          <w:marBottom w:val="0"/>
          <w:divBdr>
            <w:top w:val="none" w:sz="0" w:space="0" w:color="auto"/>
            <w:left w:val="none" w:sz="0" w:space="0" w:color="auto"/>
            <w:bottom w:val="none" w:sz="0" w:space="0" w:color="auto"/>
            <w:right w:val="none" w:sz="0" w:space="0" w:color="auto"/>
          </w:divBdr>
        </w:div>
        <w:div w:id="1208640882">
          <w:marLeft w:val="640"/>
          <w:marRight w:val="0"/>
          <w:marTop w:val="0"/>
          <w:marBottom w:val="0"/>
          <w:divBdr>
            <w:top w:val="none" w:sz="0" w:space="0" w:color="auto"/>
            <w:left w:val="none" w:sz="0" w:space="0" w:color="auto"/>
            <w:bottom w:val="none" w:sz="0" w:space="0" w:color="auto"/>
            <w:right w:val="none" w:sz="0" w:space="0" w:color="auto"/>
          </w:divBdr>
        </w:div>
        <w:div w:id="1513229250">
          <w:marLeft w:val="640"/>
          <w:marRight w:val="0"/>
          <w:marTop w:val="0"/>
          <w:marBottom w:val="0"/>
          <w:divBdr>
            <w:top w:val="none" w:sz="0" w:space="0" w:color="auto"/>
            <w:left w:val="none" w:sz="0" w:space="0" w:color="auto"/>
            <w:bottom w:val="none" w:sz="0" w:space="0" w:color="auto"/>
            <w:right w:val="none" w:sz="0" w:space="0" w:color="auto"/>
          </w:divBdr>
        </w:div>
        <w:div w:id="287780250">
          <w:marLeft w:val="640"/>
          <w:marRight w:val="0"/>
          <w:marTop w:val="0"/>
          <w:marBottom w:val="0"/>
          <w:divBdr>
            <w:top w:val="none" w:sz="0" w:space="0" w:color="auto"/>
            <w:left w:val="none" w:sz="0" w:space="0" w:color="auto"/>
            <w:bottom w:val="none" w:sz="0" w:space="0" w:color="auto"/>
            <w:right w:val="none" w:sz="0" w:space="0" w:color="auto"/>
          </w:divBdr>
        </w:div>
        <w:div w:id="157305162">
          <w:marLeft w:val="640"/>
          <w:marRight w:val="0"/>
          <w:marTop w:val="0"/>
          <w:marBottom w:val="0"/>
          <w:divBdr>
            <w:top w:val="none" w:sz="0" w:space="0" w:color="auto"/>
            <w:left w:val="none" w:sz="0" w:space="0" w:color="auto"/>
            <w:bottom w:val="none" w:sz="0" w:space="0" w:color="auto"/>
            <w:right w:val="none" w:sz="0" w:space="0" w:color="auto"/>
          </w:divBdr>
        </w:div>
        <w:div w:id="953974358">
          <w:marLeft w:val="640"/>
          <w:marRight w:val="0"/>
          <w:marTop w:val="0"/>
          <w:marBottom w:val="0"/>
          <w:divBdr>
            <w:top w:val="none" w:sz="0" w:space="0" w:color="auto"/>
            <w:left w:val="none" w:sz="0" w:space="0" w:color="auto"/>
            <w:bottom w:val="none" w:sz="0" w:space="0" w:color="auto"/>
            <w:right w:val="none" w:sz="0" w:space="0" w:color="auto"/>
          </w:divBdr>
        </w:div>
        <w:div w:id="1516383241">
          <w:marLeft w:val="640"/>
          <w:marRight w:val="0"/>
          <w:marTop w:val="0"/>
          <w:marBottom w:val="0"/>
          <w:divBdr>
            <w:top w:val="none" w:sz="0" w:space="0" w:color="auto"/>
            <w:left w:val="none" w:sz="0" w:space="0" w:color="auto"/>
            <w:bottom w:val="none" w:sz="0" w:space="0" w:color="auto"/>
            <w:right w:val="none" w:sz="0" w:space="0" w:color="auto"/>
          </w:divBdr>
        </w:div>
        <w:div w:id="1548372893">
          <w:marLeft w:val="640"/>
          <w:marRight w:val="0"/>
          <w:marTop w:val="0"/>
          <w:marBottom w:val="0"/>
          <w:divBdr>
            <w:top w:val="none" w:sz="0" w:space="0" w:color="auto"/>
            <w:left w:val="none" w:sz="0" w:space="0" w:color="auto"/>
            <w:bottom w:val="none" w:sz="0" w:space="0" w:color="auto"/>
            <w:right w:val="none" w:sz="0" w:space="0" w:color="auto"/>
          </w:divBdr>
        </w:div>
        <w:div w:id="1684552566">
          <w:marLeft w:val="640"/>
          <w:marRight w:val="0"/>
          <w:marTop w:val="0"/>
          <w:marBottom w:val="0"/>
          <w:divBdr>
            <w:top w:val="none" w:sz="0" w:space="0" w:color="auto"/>
            <w:left w:val="none" w:sz="0" w:space="0" w:color="auto"/>
            <w:bottom w:val="none" w:sz="0" w:space="0" w:color="auto"/>
            <w:right w:val="none" w:sz="0" w:space="0" w:color="auto"/>
          </w:divBdr>
        </w:div>
        <w:div w:id="1234200314">
          <w:marLeft w:val="640"/>
          <w:marRight w:val="0"/>
          <w:marTop w:val="0"/>
          <w:marBottom w:val="0"/>
          <w:divBdr>
            <w:top w:val="none" w:sz="0" w:space="0" w:color="auto"/>
            <w:left w:val="none" w:sz="0" w:space="0" w:color="auto"/>
            <w:bottom w:val="none" w:sz="0" w:space="0" w:color="auto"/>
            <w:right w:val="none" w:sz="0" w:space="0" w:color="auto"/>
          </w:divBdr>
        </w:div>
        <w:div w:id="531235828">
          <w:marLeft w:val="640"/>
          <w:marRight w:val="0"/>
          <w:marTop w:val="0"/>
          <w:marBottom w:val="0"/>
          <w:divBdr>
            <w:top w:val="none" w:sz="0" w:space="0" w:color="auto"/>
            <w:left w:val="none" w:sz="0" w:space="0" w:color="auto"/>
            <w:bottom w:val="none" w:sz="0" w:space="0" w:color="auto"/>
            <w:right w:val="none" w:sz="0" w:space="0" w:color="auto"/>
          </w:divBdr>
        </w:div>
        <w:div w:id="1105658637">
          <w:marLeft w:val="640"/>
          <w:marRight w:val="0"/>
          <w:marTop w:val="0"/>
          <w:marBottom w:val="0"/>
          <w:divBdr>
            <w:top w:val="none" w:sz="0" w:space="0" w:color="auto"/>
            <w:left w:val="none" w:sz="0" w:space="0" w:color="auto"/>
            <w:bottom w:val="none" w:sz="0" w:space="0" w:color="auto"/>
            <w:right w:val="none" w:sz="0" w:space="0" w:color="auto"/>
          </w:divBdr>
        </w:div>
        <w:div w:id="527259096">
          <w:marLeft w:val="640"/>
          <w:marRight w:val="0"/>
          <w:marTop w:val="0"/>
          <w:marBottom w:val="0"/>
          <w:divBdr>
            <w:top w:val="none" w:sz="0" w:space="0" w:color="auto"/>
            <w:left w:val="none" w:sz="0" w:space="0" w:color="auto"/>
            <w:bottom w:val="none" w:sz="0" w:space="0" w:color="auto"/>
            <w:right w:val="none" w:sz="0" w:space="0" w:color="auto"/>
          </w:divBdr>
        </w:div>
      </w:divsChild>
    </w:div>
    <w:div w:id="1736664178">
      <w:bodyDiv w:val="1"/>
      <w:marLeft w:val="0"/>
      <w:marRight w:val="0"/>
      <w:marTop w:val="0"/>
      <w:marBottom w:val="0"/>
      <w:divBdr>
        <w:top w:val="none" w:sz="0" w:space="0" w:color="auto"/>
        <w:left w:val="none" w:sz="0" w:space="0" w:color="auto"/>
        <w:bottom w:val="none" w:sz="0" w:space="0" w:color="auto"/>
        <w:right w:val="none" w:sz="0" w:space="0" w:color="auto"/>
      </w:divBdr>
    </w:div>
    <w:div w:id="1737239595">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40057639">
      <w:bodyDiv w:val="1"/>
      <w:marLeft w:val="0"/>
      <w:marRight w:val="0"/>
      <w:marTop w:val="0"/>
      <w:marBottom w:val="0"/>
      <w:divBdr>
        <w:top w:val="none" w:sz="0" w:space="0" w:color="auto"/>
        <w:left w:val="none" w:sz="0" w:space="0" w:color="auto"/>
        <w:bottom w:val="none" w:sz="0" w:space="0" w:color="auto"/>
        <w:right w:val="none" w:sz="0" w:space="0" w:color="auto"/>
      </w:divBdr>
    </w:div>
    <w:div w:id="1741293010">
      <w:bodyDiv w:val="1"/>
      <w:marLeft w:val="0"/>
      <w:marRight w:val="0"/>
      <w:marTop w:val="0"/>
      <w:marBottom w:val="0"/>
      <w:divBdr>
        <w:top w:val="none" w:sz="0" w:space="0" w:color="auto"/>
        <w:left w:val="none" w:sz="0" w:space="0" w:color="auto"/>
        <w:bottom w:val="none" w:sz="0" w:space="0" w:color="auto"/>
        <w:right w:val="none" w:sz="0" w:space="0" w:color="auto"/>
      </w:divBdr>
      <w:divsChild>
        <w:div w:id="934096587">
          <w:marLeft w:val="640"/>
          <w:marRight w:val="0"/>
          <w:marTop w:val="0"/>
          <w:marBottom w:val="0"/>
          <w:divBdr>
            <w:top w:val="none" w:sz="0" w:space="0" w:color="auto"/>
            <w:left w:val="none" w:sz="0" w:space="0" w:color="auto"/>
            <w:bottom w:val="none" w:sz="0" w:space="0" w:color="auto"/>
            <w:right w:val="none" w:sz="0" w:space="0" w:color="auto"/>
          </w:divBdr>
        </w:div>
        <w:div w:id="1018896644">
          <w:marLeft w:val="640"/>
          <w:marRight w:val="0"/>
          <w:marTop w:val="0"/>
          <w:marBottom w:val="0"/>
          <w:divBdr>
            <w:top w:val="none" w:sz="0" w:space="0" w:color="auto"/>
            <w:left w:val="none" w:sz="0" w:space="0" w:color="auto"/>
            <w:bottom w:val="none" w:sz="0" w:space="0" w:color="auto"/>
            <w:right w:val="none" w:sz="0" w:space="0" w:color="auto"/>
          </w:divBdr>
        </w:div>
        <w:div w:id="823353984">
          <w:marLeft w:val="640"/>
          <w:marRight w:val="0"/>
          <w:marTop w:val="0"/>
          <w:marBottom w:val="0"/>
          <w:divBdr>
            <w:top w:val="none" w:sz="0" w:space="0" w:color="auto"/>
            <w:left w:val="none" w:sz="0" w:space="0" w:color="auto"/>
            <w:bottom w:val="none" w:sz="0" w:space="0" w:color="auto"/>
            <w:right w:val="none" w:sz="0" w:space="0" w:color="auto"/>
          </w:divBdr>
        </w:div>
        <w:div w:id="1726828099">
          <w:marLeft w:val="640"/>
          <w:marRight w:val="0"/>
          <w:marTop w:val="0"/>
          <w:marBottom w:val="0"/>
          <w:divBdr>
            <w:top w:val="none" w:sz="0" w:space="0" w:color="auto"/>
            <w:left w:val="none" w:sz="0" w:space="0" w:color="auto"/>
            <w:bottom w:val="none" w:sz="0" w:space="0" w:color="auto"/>
            <w:right w:val="none" w:sz="0" w:space="0" w:color="auto"/>
          </w:divBdr>
        </w:div>
        <w:div w:id="1901557454">
          <w:marLeft w:val="640"/>
          <w:marRight w:val="0"/>
          <w:marTop w:val="0"/>
          <w:marBottom w:val="0"/>
          <w:divBdr>
            <w:top w:val="none" w:sz="0" w:space="0" w:color="auto"/>
            <w:left w:val="none" w:sz="0" w:space="0" w:color="auto"/>
            <w:bottom w:val="none" w:sz="0" w:space="0" w:color="auto"/>
            <w:right w:val="none" w:sz="0" w:space="0" w:color="auto"/>
          </w:divBdr>
        </w:div>
        <w:div w:id="1546991018">
          <w:marLeft w:val="640"/>
          <w:marRight w:val="0"/>
          <w:marTop w:val="0"/>
          <w:marBottom w:val="0"/>
          <w:divBdr>
            <w:top w:val="none" w:sz="0" w:space="0" w:color="auto"/>
            <w:left w:val="none" w:sz="0" w:space="0" w:color="auto"/>
            <w:bottom w:val="none" w:sz="0" w:space="0" w:color="auto"/>
            <w:right w:val="none" w:sz="0" w:space="0" w:color="auto"/>
          </w:divBdr>
        </w:div>
        <w:div w:id="1537233134">
          <w:marLeft w:val="640"/>
          <w:marRight w:val="0"/>
          <w:marTop w:val="0"/>
          <w:marBottom w:val="0"/>
          <w:divBdr>
            <w:top w:val="none" w:sz="0" w:space="0" w:color="auto"/>
            <w:left w:val="none" w:sz="0" w:space="0" w:color="auto"/>
            <w:bottom w:val="none" w:sz="0" w:space="0" w:color="auto"/>
            <w:right w:val="none" w:sz="0" w:space="0" w:color="auto"/>
          </w:divBdr>
        </w:div>
        <w:div w:id="1413551089">
          <w:marLeft w:val="640"/>
          <w:marRight w:val="0"/>
          <w:marTop w:val="0"/>
          <w:marBottom w:val="0"/>
          <w:divBdr>
            <w:top w:val="none" w:sz="0" w:space="0" w:color="auto"/>
            <w:left w:val="none" w:sz="0" w:space="0" w:color="auto"/>
            <w:bottom w:val="none" w:sz="0" w:space="0" w:color="auto"/>
            <w:right w:val="none" w:sz="0" w:space="0" w:color="auto"/>
          </w:divBdr>
        </w:div>
        <w:div w:id="543978623">
          <w:marLeft w:val="640"/>
          <w:marRight w:val="0"/>
          <w:marTop w:val="0"/>
          <w:marBottom w:val="0"/>
          <w:divBdr>
            <w:top w:val="none" w:sz="0" w:space="0" w:color="auto"/>
            <w:left w:val="none" w:sz="0" w:space="0" w:color="auto"/>
            <w:bottom w:val="none" w:sz="0" w:space="0" w:color="auto"/>
            <w:right w:val="none" w:sz="0" w:space="0" w:color="auto"/>
          </w:divBdr>
        </w:div>
        <w:div w:id="1560744523">
          <w:marLeft w:val="640"/>
          <w:marRight w:val="0"/>
          <w:marTop w:val="0"/>
          <w:marBottom w:val="0"/>
          <w:divBdr>
            <w:top w:val="none" w:sz="0" w:space="0" w:color="auto"/>
            <w:left w:val="none" w:sz="0" w:space="0" w:color="auto"/>
            <w:bottom w:val="none" w:sz="0" w:space="0" w:color="auto"/>
            <w:right w:val="none" w:sz="0" w:space="0" w:color="auto"/>
          </w:divBdr>
        </w:div>
        <w:div w:id="1444768537">
          <w:marLeft w:val="640"/>
          <w:marRight w:val="0"/>
          <w:marTop w:val="0"/>
          <w:marBottom w:val="0"/>
          <w:divBdr>
            <w:top w:val="none" w:sz="0" w:space="0" w:color="auto"/>
            <w:left w:val="none" w:sz="0" w:space="0" w:color="auto"/>
            <w:bottom w:val="none" w:sz="0" w:space="0" w:color="auto"/>
            <w:right w:val="none" w:sz="0" w:space="0" w:color="auto"/>
          </w:divBdr>
        </w:div>
        <w:div w:id="1299413703">
          <w:marLeft w:val="640"/>
          <w:marRight w:val="0"/>
          <w:marTop w:val="0"/>
          <w:marBottom w:val="0"/>
          <w:divBdr>
            <w:top w:val="none" w:sz="0" w:space="0" w:color="auto"/>
            <w:left w:val="none" w:sz="0" w:space="0" w:color="auto"/>
            <w:bottom w:val="none" w:sz="0" w:space="0" w:color="auto"/>
            <w:right w:val="none" w:sz="0" w:space="0" w:color="auto"/>
          </w:divBdr>
        </w:div>
        <w:div w:id="1483501315">
          <w:marLeft w:val="640"/>
          <w:marRight w:val="0"/>
          <w:marTop w:val="0"/>
          <w:marBottom w:val="0"/>
          <w:divBdr>
            <w:top w:val="none" w:sz="0" w:space="0" w:color="auto"/>
            <w:left w:val="none" w:sz="0" w:space="0" w:color="auto"/>
            <w:bottom w:val="none" w:sz="0" w:space="0" w:color="auto"/>
            <w:right w:val="none" w:sz="0" w:space="0" w:color="auto"/>
          </w:divBdr>
        </w:div>
        <w:div w:id="1846086738">
          <w:marLeft w:val="640"/>
          <w:marRight w:val="0"/>
          <w:marTop w:val="0"/>
          <w:marBottom w:val="0"/>
          <w:divBdr>
            <w:top w:val="none" w:sz="0" w:space="0" w:color="auto"/>
            <w:left w:val="none" w:sz="0" w:space="0" w:color="auto"/>
            <w:bottom w:val="none" w:sz="0" w:space="0" w:color="auto"/>
            <w:right w:val="none" w:sz="0" w:space="0" w:color="auto"/>
          </w:divBdr>
        </w:div>
        <w:div w:id="893587319">
          <w:marLeft w:val="640"/>
          <w:marRight w:val="0"/>
          <w:marTop w:val="0"/>
          <w:marBottom w:val="0"/>
          <w:divBdr>
            <w:top w:val="none" w:sz="0" w:space="0" w:color="auto"/>
            <w:left w:val="none" w:sz="0" w:space="0" w:color="auto"/>
            <w:bottom w:val="none" w:sz="0" w:space="0" w:color="auto"/>
            <w:right w:val="none" w:sz="0" w:space="0" w:color="auto"/>
          </w:divBdr>
        </w:div>
        <w:div w:id="1739597607">
          <w:marLeft w:val="640"/>
          <w:marRight w:val="0"/>
          <w:marTop w:val="0"/>
          <w:marBottom w:val="0"/>
          <w:divBdr>
            <w:top w:val="none" w:sz="0" w:space="0" w:color="auto"/>
            <w:left w:val="none" w:sz="0" w:space="0" w:color="auto"/>
            <w:bottom w:val="none" w:sz="0" w:space="0" w:color="auto"/>
            <w:right w:val="none" w:sz="0" w:space="0" w:color="auto"/>
          </w:divBdr>
        </w:div>
        <w:div w:id="512376647">
          <w:marLeft w:val="640"/>
          <w:marRight w:val="0"/>
          <w:marTop w:val="0"/>
          <w:marBottom w:val="0"/>
          <w:divBdr>
            <w:top w:val="none" w:sz="0" w:space="0" w:color="auto"/>
            <w:left w:val="none" w:sz="0" w:space="0" w:color="auto"/>
            <w:bottom w:val="none" w:sz="0" w:space="0" w:color="auto"/>
            <w:right w:val="none" w:sz="0" w:space="0" w:color="auto"/>
          </w:divBdr>
        </w:div>
        <w:div w:id="797644423">
          <w:marLeft w:val="640"/>
          <w:marRight w:val="0"/>
          <w:marTop w:val="0"/>
          <w:marBottom w:val="0"/>
          <w:divBdr>
            <w:top w:val="none" w:sz="0" w:space="0" w:color="auto"/>
            <w:left w:val="none" w:sz="0" w:space="0" w:color="auto"/>
            <w:bottom w:val="none" w:sz="0" w:space="0" w:color="auto"/>
            <w:right w:val="none" w:sz="0" w:space="0" w:color="auto"/>
          </w:divBdr>
        </w:div>
        <w:div w:id="1023701757">
          <w:marLeft w:val="640"/>
          <w:marRight w:val="0"/>
          <w:marTop w:val="0"/>
          <w:marBottom w:val="0"/>
          <w:divBdr>
            <w:top w:val="none" w:sz="0" w:space="0" w:color="auto"/>
            <w:left w:val="none" w:sz="0" w:space="0" w:color="auto"/>
            <w:bottom w:val="none" w:sz="0" w:space="0" w:color="auto"/>
            <w:right w:val="none" w:sz="0" w:space="0" w:color="auto"/>
          </w:divBdr>
        </w:div>
        <w:div w:id="2071727395">
          <w:marLeft w:val="640"/>
          <w:marRight w:val="0"/>
          <w:marTop w:val="0"/>
          <w:marBottom w:val="0"/>
          <w:divBdr>
            <w:top w:val="none" w:sz="0" w:space="0" w:color="auto"/>
            <w:left w:val="none" w:sz="0" w:space="0" w:color="auto"/>
            <w:bottom w:val="none" w:sz="0" w:space="0" w:color="auto"/>
            <w:right w:val="none" w:sz="0" w:space="0" w:color="auto"/>
          </w:divBdr>
        </w:div>
        <w:div w:id="1980182231">
          <w:marLeft w:val="640"/>
          <w:marRight w:val="0"/>
          <w:marTop w:val="0"/>
          <w:marBottom w:val="0"/>
          <w:divBdr>
            <w:top w:val="none" w:sz="0" w:space="0" w:color="auto"/>
            <w:left w:val="none" w:sz="0" w:space="0" w:color="auto"/>
            <w:bottom w:val="none" w:sz="0" w:space="0" w:color="auto"/>
            <w:right w:val="none" w:sz="0" w:space="0" w:color="auto"/>
          </w:divBdr>
        </w:div>
        <w:div w:id="253169957">
          <w:marLeft w:val="640"/>
          <w:marRight w:val="0"/>
          <w:marTop w:val="0"/>
          <w:marBottom w:val="0"/>
          <w:divBdr>
            <w:top w:val="none" w:sz="0" w:space="0" w:color="auto"/>
            <w:left w:val="none" w:sz="0" w:space="0" w:color="auto"/>
            <w:bottom w:val="none" w:sz="0" w:space="0" w:color="auto"/>
            <w:right w:val="none" w:sz="0" w:space="0" w:color="auto"/>
          </w:divBdr>
        </w:div>
        <w:div w:id="1447655540">
          <w:marLeft w:val="640"/>
          <w:marRight w:val="0"/>
          <w:marTop w:val="0"/>
          <w:marBottom w:val="0"/>
          <w:divBdr>
            <w:top w:val="none" w:sz="0" w:space="0" w:color="auto"/>
            <w:left w:val="none" w:sz="0" w:space="0" w:color="auto"/>
            <w:bottom w:val="none" w:sz="0" w:space="0" w:color="auto"/>
            <w:right w:val="none" w:sz="0" w:space="0" w:color="auto"/>
          </w:divBdr>
        </w:div>
        <w:div w:id="462961903">
          <w:marLeft w:val="640"/>
          <w:marRight w:val="0"/>
          <w:marTop w:val="0"/>
          <w:marBottom w:val="0"/>
          <w:divBdr>
            <w:top w:val="none" w:sz="0" w:space="0" w:color="auto"/>
            <w:left w:val="none" w:sz="0" w:space="0" w:color="auto"/>
            <w:bottom w:val="none" w:sz="0" w:space="0" w:color="auto"/>
            <w:right w:val="none" w:sz="0" w:space="0" w:color="auto"/>
          </w:divBdr>
        </w:div>
        <w:div w:id="732781129">
          <w:marLeft w:val="640"/>
          <w:marRight w:val="0"/>
          <w:marTop w:val="0"/>
          <w:marBottom w:val="0"/>
          <w:divBdr>
            <w:top w:val="none" w:sz="0" w:space="0" w:color="auto"/>
            <w:left w:val="none" w:sz="0" w:space="0" w:color="auto"/>
            <w:bottom w:val="none" w:sz="0" w:space="0" w:color="auto"/>
            <w:right w:val="none" w:sz="0" w:space="0" w:color="auto"/>
          </w:divBdr>
        </w:div>
        <w:div w:id="1167601175">
          <w:marLeft w:val="640"/>
          <w:marRight w:val="0"/>
          <w:marTop w:val="0"/>
          <w:marBottom w:val="0"/>
          <w:divBdr>
            <w:top w:val="none" w:sz="0" w:space="0" w:color="auto"/>
            <w:left w:val="none" w:sz="0" w:space="0" w:color="auto"/>
            <w:bottom w:val="none" w:sz="0" w:space="0" w:color="auto"/>
            <w:right w:val="none" w:sz="0" w:space="0" w:color="auto"/>
          </w:divBdr>
        </w:div>
        <w:div w:id="1225526253">
          <w:marLeft w:val="640"/>
          <w:marRight w:val="0"/>
          <w:marTop w:val="0"/>
          <w:marBottom w:val="0"/>
          <w:divBdr>
            <w:top w:val="none" w:sz="0" w:space="0" w:color="auto"/>
            <w:left w:val="none" w:sz="0" w:space="0" w:color="auto"/>
            <w:bottom w:val="none" w:sz="0" w:space="0" w:color="auto"/>
            <w:right w:val="none" w:sz="0" w:space="0" w:color="auto"/>
          </w:divBdr>
        </w:div>
        <w:div w:id="494685869">
          <w:marLeft w:val="640"/>
          <w:marRight w:val="0"/>
          <w:marTop w:val="0"/>
          <w:marBottom w:val="0"/>
          <w:divBdr>
            <w:top w:val="none" w:sz="0" w:space="0" w:color="auto"/>
            <w:left w:val="none" w:sz="0" w:space="0" w:color="auto"/>
            <w:bottom w:val="none" w:sz="0" w:space="0" w:color="auto"/>
            <w:right w:val="none" w:sz="0" w:space="0" w:color="auto"/>
          </w:divBdr>
        </w:div>
        <w:div w:id="1534269606">
          <w:marLeft w:val="640"/>
          <w:marRight w:val="0"/>
          <w:marTop w:val="0"/>
          <w:marBottom w:val="0"/>
          <w:divBdr>
            <w:top w:val="none" w:sz="0" w:space="0" w:color="auto"/>
            <w:left w:val="none" w:sz="0" w:space="0" w:color="auto"/>
            <w:bottom w:val="none" w:sz="0" w:space="0" w:color="auto"/>
            <w:right w:val="none" w:sz="0" w:space="0" w:color="auto"/>
          </w:divBdr>
        </w:div>
        <w:div w:id="958414428">
          <w:marLeft w:val="640"/>
          <w:marRight w:val="0"/>
          <w:marTop w:val="0"/>
          <w:marBottom w:val="0"/>
          <w:divBdr>
            <w:top w:val="none" w:sz="0" w:space="0" w:color="auto"/>
            <w:left w:val="none" w:sz="0" w:space="0" w:color="auto"/>
            <w:bottom w:val="none" w:sz="0" w:space="0" w:color="auto"/>
            <w:right w:val="none" w:sz="0" w:space="0" w:color="auto"/>
          </w:divBdr>
        </w:div>
        <w:div w:id="1871382152">
          <w:marLeft w:val="640"/>
          <w:marRight w:val="0"/>
          <w:marTop w:val="0"/>
          <w:marBottom w:val="0"/>
          <w:divBdr>
            <w:top w:val="none" w:sz="0" w:space="0" w:color="auto"/>
            <w:left w:val="none" w:sz="0" w:space="0" w:color="auto"/>
            <w:bottom w:val="none" w:sz="0" w:space="0" w:color="auto"/>
            <w:right w:val="none" w:sz="0" w:space="0" w:color="auto"/>
          </w:divBdr>
        </w:div>
        <w:div w:id="285818729">
          <w:marLeft w:val="640"/>
          <w:marRight w:val="0"/>
          <w:marTop w:val="0"/>
          <w:marBottom w:val="0"/>
          <w:divBdr>
            <w:top w:val="none" w:sz="0" w:space="0" w:color="auto"/>
            <w:left w:val="none" w:sz="0" w:space="0" w:color="auto"/>
            <w:bottom w:val="none" w:sz="0" w:space="0" w:color="auto"/>
            <w:right w:val="none" w:sz="0" w:space="0" w:color="auto"/>
          </w:divBdr>
        </w:div>
        <w:div w:id="839006383">
          <w:marLeft w:val="640"/>
          <w:marRight w:val="0"/>
          <w:marTop w:val="0"/>
          <w:marBottom w:val="0"/>
          <w:divBdr>
            <w:top w:val="none" w:sz="0" w:space="0" w:color="auto"/>
            <w:left w:val="none" w:sz="0" w:space="0" w:color="auto"/>
            <w:bottom w:val="none" w:sz="0" w:space="0" w:color="auto"/>
            <w:right w:val="none" w:sz="0" w:space="0" w:color="auto"/>
          </w:divBdr>
        </w:div>
        <w:div w:id="779954399">
          <w:marLeft w:val="640"/>
          <w:marRight w:val="0"/>
          <w:marTop w:val="0"/>
          <w:marBottom w:val="0"/>
          <w:divBdr>
            <w:top w:val="none" w:sz="0" w:space="0" w:color="auto"/>
            <w:left w:val="none" w:sz="0" w:space="0" w:color="auto"/>
            <w:bottom w:val="none" w:sz="0" w:space="0" w:color="auto"/>
            <w:right w:val="none" w:sz="0" w:space="0" w:color="auto"/>
          </w:divBdr>
        </w:div>
        <w:div w:id="419257571">
          <w:marLeft w:val="640"/>
          <w:marRight w:val="0"/>
          <w:marTop w:val="0"/>
          <w:marBottom w:val="0"/>
          <w:divBdr>
            <w:top w:val="none" w:sz="0" w:space="0" w:color="auto"/>
            <w:left w:val="none" w:sz="0" w:space="0" w:color="auto"/>
            <w:bottom w:val="none" w:sz="0" w:space="0" w:color="auto"/>
            <w:right w:val="none" w:sz="0" w:space="0" w:color="auto"/>
          </w:divBdr>
        </w:div>
        <w:div w:id="558441311">
          <w:marLeft w:val="640"/>
          <w:marRight w:val="0"/>
          <w:marTop w:val="0"/>
          <w:marBottom w:val="0"/>
          <w:divBdr>
            <w:top w:val="none" w:sz="0" w:space="0" w:color="auto"/>
            <w:left w:val="none" w:sz="0" w:space="0" w:color="auto"/>
            <w:bottom w:val="none" w:sz="0" w:space="0" w:color="auto"/>
            <w:right w:val="none" w:sz="0" w:space="0" w:color="auto"/>
          </w:divBdr>
        </w:div>
        <w:div w:id="363482465">
          <w:marLeft w:val="640"/>
          <w:marRight w:val="0"/>
          <w:marTop w:val="0"/>
          <w:marBottom w:val="0"/>
          <w:divBdr>
            <w:top w:val="none" w:sz="0" w:space="0" w:color="auto"/>
            <w:left w:val="none" w:sz="0" w:space="0" w:color="auto"/>
            <w:bottom w:val="none" w:sz="0" w:space="0" w:color="auto"/>
            <w:right w:val="none" w:sz="0" w:space="0" w:color="auto"/>
          </w:divBdr>
        </w:div>
        <w:div w:id="615525307">
          <w:marLeft w:val="640"/>
          <w:marRight w:val="0"/>
          <w:marTop w:val="0"/>
          <w:marBottom w:val="0"/>
          <w:divBdr>
            <w:top w:val="none" w:sz="0" w:space="0" w:color="auto"/>
            <w:left w:val="none" w:sz="0" w:space="0" w:color="auto"/>
            <w:bottom w:val="none" w:sz="0" w:space="0" w:color="auto"/>
            <w:right w:val="none" w:sz="0" w:space="0" w:color="auto"/>
          </w:divBdr>
        </w:div>
        <w:div w:id="774011242">
          <w:marLeft w:val="640"/>
          <w:marRight w:val="0"/>
          <w:marTop w:val="0"/>
          <w:marBottom w:val="0"/>
          <w:divBdr>
            <w:top w:val="none" w:sz="0" w:space="0" w:color="auto"/>
            <w:left w:val="none" w:sz="0" w:space="0" w:color="auto"/>
            <w:bottom w:val="none" w:sz="0" w:space="0" w:color="auto"/>
            <w:right w:val="none" w:sz="0" w:space="0" w:color="auto"/>
          </w:divBdr>
        </w:div>
        <w:div w:id="219244424">
          <w:marLeft w:val="640"/>
          <w:marRight w:val="0"/>
          <w:marTop w:val="0"/>
          <w:marBottom w:val="0"/>
          <w:divBdr>
            <w:top w:val="none" w:sz="0" w:space="0" w:color="auto"/>
            <w:left w:val="none" w:sz="0" w:space="0" w:color="auto"/>
            <w:bottom w:val="none" w:sz="0" w:space="0" w:color="auto"/>
            <w:right w:val="none" w:sz="0" w:space="0" w:color="auto"/>
          </w:divBdr>
        </w:div>
        <w:div w:id="2012563186">
          <w:marLeft w:val="640"/>
          <w:marRight w:val="0"/>
          <w:marTop w:val="0"/>
          <w:marBottom w:val="0"/>
          <w:divBdr>
            <w:top w:val="none" w:sz="0" w:space="0" w:color="auto"/>
            <w:left w:val="none" w:sz="0" w:space="0" w:color="auto"/>
            <w:bottom w:val="none" w:sz="0" w:space="0" w:color="auto"/>
            <w:right w:val="none" w:sz="0" w:space="0" w:color="auto"/>
          </w:divBdr>
        </w:div>
        <w:div w:id="1470855159">
          <w:marLeft w:val="640"/>
          <w:marRight w:val="0"/>
          <w:marTop w:val="0"/>
          <w:marBottom w:val="0"/>
          <w:divBdr>
            <w:top w:val="none" w:sz="0" w:space="0" w:color="auto"/>
            <w:left w:val="none" w:sz="0" w:space="0" w:color="auto"/>
            <w:bottom w:val="none" w:sz="0" w:space="0" w:color="auto"/>
            <w:right w:val="none" w:sz="0" w:space="0" w:color="auto"/>
          </w:divBdr>
        </w:div>
      </w:divsChild>
    </w:div>
    <w:div w:id="1741439414">
      <w:bodyDiv w:val="1"/>
      <w:marLeft w:val="0"/>
      <w:marRight w:val="0"/>
      <w:marTop w:val="0"/>
      <w:marBottom w:val="0"/>
      <w:divBdr>
        <w:top w:val="none" w:sz="0" w:space="0" w:color="auto"/>
        <w:left w:val="none" w:sz="0" w:space="0" w:color="auto"/>
        <w:bottom w:val="none" w:sz="0" w:space="0" w:color="auto"/>
        <w:right w:val="none" w:sz="0" w:space="0" w:color="auto"/>
      </w:divBdr>
    </w:div>
    <w:div w:id="1742481794">
      <w:bodyDiv w:val="1"/>
      <w:marLeft w:val="0"/>
      <w:marRight w:val="0"/>
      <w:marTop w:val="0"/>
      <w:marBottom w:val="0"/>
      <w:divBdr>
        <w:top w:val="none" w:sz="0" w:space="0" w:color="auto"/>
        <w:left w:val="none" w:sz="0" w:space="0" w:color="auto"/>
        <w:bottom w:val="none" w:sz="0" w:space="0" w:color="auto"/>
        <w:right w:val="none" w:sz="0" w:space="0" w:color="auto"/>
      </w:divBdr>
    </w:div>
    <w:div w:id="1742867766">
      <w:bodyDiv w:val="1"/>
      <w:marLeft w:val="0"/>
      <w:marRight w:val="0"/>
      <w:marTop w:val="0"/>
      <w:marBottom w:val="0"/>
      <w:divBdr>
        <w:top w:val="none" w:sz="0" w:space="0" w:color="auto"/>
        <w:left w:val="none" w:sz="0" w:space="0" w:color="auto"/>
        <w:bottom w:val="none" w:sz="0" w:space="0" w:color="auto"/>
        <w:right w:val="none" w:sz="0" w:space="0" w:color="auto"/>
      </w:divBdr>
    </w:div>
    <w:div w:id="1746877682">
      <w:bodyDiv w:val="1"/>
      <w:marLeft w:val="0"/>
      <w:marRight w:val="0"/>
      <w:marTop w:val="0"/>
      <w:marBottom w:val="0"/>
      <w:divBdr>
        <w:top w:val="none" w:sz="0" w:space="0" w:color="auto"/>
        <w:left w:val="none" w:sz="0" w:space="0" w:color="auto"/>
        <w:bottom w:val="none" w:sz="0" w:space="0" w:color="auto"/>
        <w:right w:val="none" w:sz="0" w:space="0" w:color="auto"/>
      </w:divBdr>
    </w:div>
    <w:div w:id="1747343847">
      <w:bodyDiv w:val="1"/>
      <w:marLeft w:val="0"/>
      <w:marRight w:val="0"/>
      <w:marTop w:val="0"/>
      <w:marBottom w:val="0"/>
      <w:divBdr>
        <w:top w:val="none" w:sz="0" w:space="0" w:color="auto"/>
        <w:left w:val="none" w:sz="0" w:space="0" w:color="auto"/>
        <w:bottom w:val="none" w:sz="0" w:space="0" w:color="auto"/>
        <w:right w:val="none" w:sz="0" w:space="0" w:color="auto"/>
      </w:divBdr>
    </w:div>
    <w:div w:id="1748726221">
      <w:bodyDiv w:val="1"/>
      <w:marLeft w:val="0"/>
      <w:marRight w:val="0"/>
      <w:marTop w:val="0"/>
      <w:marBottom w:val="0"/>
      <w:divBdr>
        <w:top w:val="none" w:sz="0" w:space="0" w:color="auto"/>
        <w:left w:val="none" w:sz="0" w:space="0" w:color="auto"/>
        <w:bottom w:val="none" w:sz="0" w:space="0" w:color="auto"/>
        <w:right w:val="none" w:sz="0" w:space="0" w:color="auto"/>
      </w:divBdr>
    </w:div>
    <w:div w:id="1749418895">
      <w:bodyDiv w:val="1"/>
      <w:marLeft w:val="0"/>
      <w:marRight w:val="0"/>
      <w:marTop w:val="0"/>
      <w:marBottom w:val="0"/>
      <w:divBdr>
        <w:top w:val="none" w:sz="0" w:space="0" w:color="auto"/>
        <w:left w:val="none" w:sz="0" w:space="0" w:color="auto"/>
        <w:bottom w:val="none" w:sz="0" w:space="0" w:color="auto"/>
        <w:right w:val="none" w:sz="0" w:space="0" w:color="auto"/>
      </w:divBdr>
    </w:div>
    <w:div w:id="1749573115">
      <w:bodyDiv w:val="1"/>
      <w:marLeft w:val="0"/>
      <w:marRight w:val="0"/>
      <w:marTop w:val="0"/>
      <w:marBottom w:val="0"/>
      <w:divBdr>
        <w:top w:val="none" w:sz="0" w:space="0" w:color="auto"/>
        <w:left w:val="none" w:sz="0" w:space="0" w:color="auto"/>
        <w:bottom w:val="none" w:sz="0" w:space="0" w:color="auto"/>
        <w:right w:val="none" w:sz="0" w:space="0" w:color="auto"/>
      </w:divBdr>
    </w:div>
    <w:div w:id="1749956298">
      <w:bodyDiv w:val="1"/>
      <w:marLeft w:val="0"/>
      <w:marRight w:val="0"/>
      <w:marTop w:val="0"/>
      <w:marBottom w:val="0"/>
      <w:divBdr>
        <w:top w:val="none" w:sz="0" w:space="0" w:color="auto"/>
        <w:left w:val="none" w:sz="0" w:space="0" w:color="auto"/>
        <w:bottom w:val="none" w:sz="0" w:space="0" w:color="auto"/>
        <w:right w:val="none" w:sz="0" w:space="0" w:color="auto"/>
      </w:divBdr>
    </w:div>
    <w:div w:id="1750226142">
      <w:bodyDiv w:val="1"/>
      <w:marLeft w:val="0"/>
      <w:marRight w:val="0"/>
      <w:marTop w:val="0"/>
      <w:marBottom w:val="0"/>
      <w:divBdr>
        <w:top w:val="none" w:sz="0" w:space="0" w:color="auto"/>
        <w:left w:val="none" w:sz="0" w:space="0" w:color="auto"/>
        <w:bottom w:val="none" w:sz="0" w:space="0" w:color="auto"/>
        <w:right w:val="none" w:sz="0" w:space="0" w:color="auto"/>
      </w:divBdr>
    </w:div>
    <w:div w:id="1750617740">
      <w:bodyDiv w:val="1"/>
      <w:marLeft w:val="0"/>
      <w:marRight w:val="0"/>
      <w:marTop w:val="0"/>
      <w:marBottom w:val="0"/>
      <w:divBdr>
        <w:top w:val="none" w:sz="0" w:space="0" w:color="auto"/>
        <w:left w:val="none" w:sz="0" w:space="0" w:color="auto"/>
        <w:bottom w:val="none" w:sz="0" w:space="0" w:color="auto"/>
        <w:right w:val="none" w:sz="0" w:space="0" w:color="auto"/>
      </w:divBdr>
    </w:div>
    <w:div w:id="1752969949">
      <w:bodyDiv w:val="1"/>
      <w:marLeft w:val="0"/>
      <w:marRight w:val="0"/>
      <w:marTop w:val="0"/>
      <w:marBottom w:val="0"/>
      <w:divBdr>
        <w:top w:val="none" w:sz="0" w:space="0" w:color="auto"/>
        <w:left w:val="none" w:sz="0" w:space="0" w:color="auto"/>
        <w:bottom w:val="none" w:sz="0" w:space="0" w:color="auto"/>
        <w:right w:val="none" w:sz="0" w:space="0" w:color="auto"/>
      </w:divBdr>
    </w:div>
    <w:div w:id="1756315731">
      <w:bodyDiv w:val="1"/>
      <w:marLeft w:val="0"/>
      <w:marRight w:val="0"/>
      <w:marTop w:val="0"/>
      <w:marBottom w:val="0"/>
      <w:divBdr>
        <w:top w:val="none" w:sz="0" w:space="0" w:color="auto"/>
        <w:left w:val="none" w:sz="0" w:space="0" w:color="auto"/>
        <w:bottom w:val="none" w:sz="0" w:space="0" w:color="auto"/>
        <w:right w:val="none" w:sz="0" w:space="0" w:color="auto"/>
      </w:divBdr>
    </w:div>
    <w:div w:id="1758945229">
      <w:bodyDiv w:val="1"/>
      <w:marLeft w:val="0"/>
      <w:marRight w:val="0"/>
      <w:marTop w:val="0"/>
      <w:marBottom w:val="0"/>
      <w:divBdr>
        <w:top w:val="none" w:sz="0" w:space="0" w:color="auto"/>
        <w:left w:val="none" w:sz="0" w:space="0" w:color="auto"/>
        <w:bottom w:val="none" w:sz="0" w:space="0" w:color="auto"/>
        <w:right w:val="none" w:sz="0" w:space="0" w:color="auto"/>
      </w:divBdr>
    </w:div>
    <w:div w:id="1759330147">
      <w:bodyDiv w:val="1"/>
      <w:marLeft w:val="0"/>
      <w:marRight w:val="0"/>
      <w:marTop w:val="0"/>
      <w:marBottom w:val="0"/>
      <w:divBdr>
        <w:top w:val="none" w:sz="0" w:space="0" w:color="auto"/>
        <w:left w:val="none" w:sz="0" w:space="0" w:color="auto"/>
        <w:bottom w:val="none" w:sz="0" w:space="0" w:color="auto"/>
        <w:right w:val="none" w:sz="0" w:space="0" w:color="auto"/>
      </w:divBdr>
    </w:div>
    <w:div w:id="1764375788">
      <w:bodyDiv w:val="1"/>
      <w:marLeft w:val="0"/>
      <w:marRight w:val="0"/>
      <w:marTop w:val="0"/>
      <w:marBottom w:val="0"/>
      <w:divBdr>
        <w:top w:val="none" w:sz="0" w:space="0" w:color="auto"/>
        <w:left w:val="none" w:sz="0" w:space="0" w:color="auto"/>
        <w:bottom w:val="none" w:sz="0" w:space="0" w:color="auto"/>
        <w:right w:val="none" w:sz="0" w:space="0" w:color="auto"/>
      </w:divBdr>
    </w:div>
    <w:div w:id="1765879467">
      <w:bodyDiv w:val="1"/>
      <w:marLeft w:val="0"/>
      <w:marRight w:val="0"/>
      <w:marTop w:val="0"/>
      <w:marBottom w:val="0"/>
      <w:divBdr>
        <w:top w:val="none" w:sz="0" w:space="0" w:color="auto"/>
        <w:left w:val="none" w:sz="0" w:space="0" w:color="auto"/>
        <w:bottom w:val="none" w:sz="0" w:space="0" w:color="auto"/>
        <w:right w:val="none" w:sz="0" w:space="0" w:color="auto"/>
      </w:divBdr>
      <w:divsChild>
        <w:div w:id="1853295559">
          <w:marLeft w:val="640"/>
          <w:marRight w:val="0"/>
          <w:marTop w:val="0"/>
          <w:marBottom w:val="0"/>
          <w:divBdr>
            <w:top w:val="none" w:sz="0" w:space="0" w:color="auto"/>
            <w:left w:val="none" w:sz="0" w:space="0" w:color="auto"/>
            <w:bottom w:val="none" w:sz="0" w:space="0" w:color="auto"/>
            <w:right w:val="none" w:sz="0" w:space="0" w:color="auto"/>
          </w:divBdr>
        </w:div>
        <w:div w:id="1460806090">
          <w:marLeft w:val="640"/>
          <w:marRight w:val="0"/>
          <w:marTop w:val="0"/>
          <w:marBottom w:val="0"/>
          <w:divBdr>
            <w:top w:val="none" w:sz="0" w:space="0" w:color="auto"/>
            <w:left w:val="none" w:sz="0" w:space="0" w:color="auto"/>
            <w:bottom w:val="none" w:sz="0" w:space="0" w:color="auto"/>
            <w:right w:val="none" w:sz="0" w:space="0" w:color="auto"/>
          </w:divBdr>
        </w:div>
        <w:div w:id="1606040665">
          <w:marLeft w:val="640"/>
          <w:marRight w:val="0"/>
          <w:marTop w:val="0"/>
          <w:marBottom w:val="0"/>
          <w:divBdr>
            <w:top w:val="none" w:sz="0" w:space="0" w:color="auto"/>
            <w:left w:val="none" w:sz="0" w:space="0" w:color="auto"/>
            <w:bottom w:val="none" w:sz="0" w:space="0" w:color="auto"/>
            <w:right w:val="none" w:sz="0" w:space="0" w:color="auto"/>
          </w:divBdr>
        </w:div>
        <w:div w:id="792674099">
          <w:marLeft w:val="640"/>
          <w:marRight w:val="0"/>
          <w:marTop w:val="0"/>
          <w:marBottom w:val="0"/>
          <w:divBdr>
            <w:top w:val="none" w:sz="0" w:space="0" w:color="auto"/>
            <w:left w:val="none" w:sz="0" w:space="0" w:color="auto"/>
            <w:bottom w:val="none" w:sz="0" w:space="0" w:color="auto"/>
            <w:right w:val="none" w:sz="0" w:space="0" w:color="auto"/>
          </w:divBdr>
        </w:div>
        <w:div w:id="765729437">
          <w:marLeft w:val="640"/>
          <w:marRight w:val="0"/>
          <w:marTop w:val="0"/>
          <w:marBottom w:val="0"/>
          <w:divBdr>
            <w:top w:val="none" w:sz="0" w:space="0" w:color="auto"/>
            <w:left w:val="none" w:sz="0" w:space="0" w:color="auto"/>
            <w:bottom w:val="none" w:sz="0" w:space="0" w:color="auto"/>
            <w:right w:val="none" w:sz="0" w:space="0" w:color="auto"/>
          </w:divBdr>
        </w:div>
        <w:div w:id="1995334961">
          <w:marLeft w:val="640"/>
          <w:marRight w:val="0"/>
          <w:marTop w:val="0"/>
          <w:marBottom w:val="0"/>
          <w:divBdr>
            <w:top w:val="none" w:sz="0" w:space="0" w:color="auto"/>
            <w:left w:val="none" w:sz="0" w:space="0" w:color="auto"/>
            <w:bottom w:val="none" w:sz="0" w:space="0" w:color="auto"/>
            <w:right w:val="none" w:sz="0" w:space="0" w:color="auto"/>
          </w:divBdr>
        </w:div>
        <w:div w:id="1075668644">
          <w:marLeft w:val="640"/>
          <w:marRight w:val="0"/>
          <w:marTop w:val="0"/>
          <w:marBottom w:val="0"/>
          <w:divBdr>
            <w:top w:val="none" w:sz="0" w:space="0" w:color="auto"/>
            <w:left w:val="none" w:sz="0" w:space="0" w:color="auto"/>
            <w:bottom w:val="none" w:sz="0" w:space="0" w:color="auto"/>
            <w:right w:val="none" w:sz="0" w:space="0" w:color="auto"/>
          </w:divBdr>
        </w:div>
        <w:div w:id="1493179951">
          <w:marLeft w:val="640"/>
          <w:marRight w:val="0"/>
          <w:marTop w:val="0"/>
          <w:marBottom w:val="0"/>
          <w:divBdr>
            <w:top w:val="none" w:sz="0" w:space="0" w:color="auto"/>
            <w:left w:val="none" w:sz="0" w:space="0" w:color="auto"/>
            <w:bottom w:val="none" w:sz="0" w:space="0" w:color="auto"/>
            <w:right w:val="none" w:sz="0" w:space="0" w:color="auto"/>
          </w:divBdr>
        </w:div>
        <w:div w:id="1954046675">
          <w:marLeft w:val="640"/>
          <w:marRight w:val="0"/>
          <w:marTop w:val="0"/>
          <w:marBottom w:val="0"/>
          <w:divBdr>
            <w:top w:val="none" w:sz="0" w:space="0" w:color="auto"/>
            <w:left w:val="none" w:sz="0" w:space="0" w:color="auto"/>
            <w:bottom w:val="none" w:sz="0" w:space="0" w:color="auto"/>
            <w:right w:val="none" w:sz="0" w:space="0" w:color="auto"/>
          </w:divBdr>
        </w:div>
        <w:div w:id="1361010151">
          <w:marLeft w:val="640"/>
          <w:marRight w:val="0"/>
          <w:marTop w:val="0"/>
          <w:marBottom w:val="0"/>
          <w:divBdr>
            <w:top w:val="none" w:sz="0" w:space="0" w:color="auto"/>
            <w:left w:val="none" w:sz="0" w:space="0" w:color="auto"/>
            <w:bottom w:val="none" w:sz="0" w:space="0" w:color="auto"/>
            <w:right w:val="none" w:sz="0" w:space="0" w:color="auto"/>
          </w:divBdr>
        </w:div>
        <w:div w:id="232282806">
          <w:marLeft w:val="640"/>
          <w:marRight w:val="0"/>
          <w:marTop w:val="0"/>
          <w:marBottom w:val="0"/>
          <w:divBdr>
            <w:top w:val="none" w:sz="0" w:space="0" w:color="auto"/>
            <w:left w:val="none" w:sz="0" w:space="0" w:color="auto"/>
            <w:bottom w:val="none" w:sz="0" w:space="0" w:color="auto"/>
            <w:right w:val="none" w:sz="0" w:space="0" w:color="auto"/>
          </w:divBdr>
        </w:div>
        <w:div w:id="661926928">
          <w:marLeft w:val="640"/>
          <w:marRight w:val="0"/>
          <w:marTop w:val="0"/>
          <w:marBottom w:val="0"/>
          <w:divBdr>
            <w:top w:val="none" w:sz="0" w:space="0" w:color="auto"/>
            <w:left w:val="none" w:sz="0" w:space="0" w:color="auto"/>
            <w:bottom w:val="none" w:sz="0" w:space="0" w:color="auto"/>
            <w:right w:val="none" w:sz="0" w:space="0" w:color="auto"/>
          </w:divBdr>
        </w:div>
        <w:div w:id="1360817438">
          <w:marLeft w:val="640"/>
          <w:marRight w:val="0"/>
          <w:marTop w:val="0"/>
          <w:marBottom w:val="0"/>
          <w:divBdr>
            <w:top w:val="none" w:sz="0" w:space="0" w:color="auto"/>
            <w:left w:val="none" w:sz="0" w:space="0" w:color="auto"/>
            <w:bottom w:val="none" w:sz="0" w:space="0" w:color="auto"/>
            <w:right w:val="none" w:sz="0" w:space="0" w:color="auto"/>
          </w:divBdr>
        </w:div>
        <w:div w:id="810632705">
          <w:marLeft w:val="640"/>
          <w:marRight w:val="0"/>
          <w:marTop w:val="0"/>
          <w:marBottom w:val="0"/>
          <w:divBdr>
            <w:top w:val="none" w:sz="0" w:space="0" w:color="auto"/>
            <w:left w:val="none" w:sz="0" w:space="0" w:color="auto"/>
            <w:bottom w:val="none" w:sz="0" w:space="0" w:color="auto"/>
            <w:right w:val="none" w:sz="0" w:space="0" w:color="auto"/>
          </w:divBdr>
        </w:div>
        <w:div w:id="715350913">
          <w:marLeft w:val="640"/>
          <w:marRight w:val="0"/>
          <w:marTop w:val="0"/>
          <w:marBottom w:val="0"/>
          <w:divBdr>
            <w:top w:val="none" w:sz="0" w:space="0" w:color="auto"/>
            <w:left w:val="none" w:sz="0" w:space="0" w:color="auto"/>
            <w:bottom w:val="none" w:sz="0" w:space="0" w:color="auto"/>
            <w:right w:val="none" w:sz="0" w:space="0" w:color="auto"/>
          </w:divBdr>
        </w:div>
        <w:div w:id="2044862996">
          <w:marLeft w:val="640"/>
          <w:marRight w:val="0"/>
          <w:marTop w:val="0"/>
          <w:marBottom w:val="0"/>
          <w:divBdr>
            <w:top w:val="none" w:sz="0" w:space="0" w:color="auto"/>
            <w:left w:val="none" w:sz="0" w:space="0" w:color="auto"/>
            <w:bottom w:val="none" w:sz="0" w:space="0" w:color="auto"/>
            <w:right w:val="none" w:sz="0" w:space="0" w:color="auto"/>
          </w:divBdr>
        </w:div>
        <w:div w:id="1770199299">
          <w:marLeft w:val="640"/>
          <w:marRight w:val="0"/>
          <w:marTop w:val="0"/>
          <w:marBottom w:val="0"/>
          <w:divBdr>
            <w:top w:val="none" w:sz="0" w:space="0" w:color="auto"/>
            <w:left w:val="none" w:sz="0" w:space="0" w:color="auto"/>
            <w:bottom w:val="none" w:sz="0" w:space="0" w:color="auto"/>
            <w:right w:val="none" w:sz="0" w:space="0" w:color="auto"/>
          </w:divBdr>
        </w:div>
        <w:div w:id="412430330">
          <w:marLeft w:val="640"/>
          <w:marRight w:val="0"/>
          <w:marTop w:val="0"/>
          <w:marBottom w:val="0"/>
          <w:divBdr>
            <w:top w:val="none" w:sz="0" w:space="0" w:color="auto"/>
            <w:left w:val="none" w:sz="0" w:space="0" w:color="auto"/>
            <w:bottom w:val="none" w:sz="0" w:space="0" w:color="auto"/>
            <w:right w:val="none" w:sz="0" w:space="0" w:color="auto"/>
          </w:divBdr>
        </w:div>
        <w:div w:id="510726185">
          <w:marLeft w:val="640"/>
          <w:marRight w:val="0"/>
          <w:marTop w:val="0"/>
          <w:marBottom w:val="0"/>
          <w:divBdr>
            <w:top w:val="none" w:sz="0" w:space="0" w:color="auto"/>
            <w:left w:val="none" w:sz="0" w:space="0" w:color="auto"/>
            <w:bottom w:val="none" w:sz="0" w:space="0" w:color="auto"/>
            <w:right w:val="none" w:sz="0" w:space="0" w:color="auto"/>
          </w:divBdr>
        </w:div>
        <w:div w:id="1873613407">
          <w:marLeft w:val="640"/>
          <w:marRight w:val="0"/>
          <w:marTop w:val="0"/>
          <w:marBottom w:val="0"/>
          <w:divBdr>
            <w:top w:val="none" w:sz="0" w:space="0" w:color="auto"/>
            <w:left w:val="none" w:sz="0" w:space="0" w:color="auto"/>
            <w:bottom w:val="none" w:sz="0" w:space="0" w:color="auto"/>
            <w:right w:val="none" w:sz="0" w:space="0" w:color="auto"/>
          </w:divBdr>
        </w:div>
        <w:div w:id="1195582132">
          <w:marLeft w:val="640"/>
          <w:marRight w:val="0"/>
          <w:marTop w:val="0"/>
          <w:marBottom w:val="0"/>
          <w:divBdr>
            <w:top w:val="none" w:sz="0" w:space="0" w:color="auto"/>
            <w:left w:val="none" w:sz="0" w:space="0" w:color="auto"/>
            <w:bottom w:val="none" w:sz="0" w:space="0" w:color="auto"/>
            <w:right w:val="none" w:sz="0" w:space="0" w:color="auto"/>
          </w:divBdr>
        </w:div>
        <w:div w:id="1837257756">
          <w:marLeft w:val="640"/>
          <w:marRight w:val="0"/>
          <w:marTop w:val="0"/>
          <w:marBottom w:val="0"/>
          <w:divBdr>
            <w:top w:val="none" w:sz="0" w:space="0" w:color="auto"/>
            <w:left w:val="none" w:sz="0" w:space="0" w:color="auto"/>
            <w:bottom w:val="none" w:sz="0" w:space="0" w:color="auto"/>
            <w:right w:val="none" w:sz="0" w:space="0" w:color="auto"/>
          </w:divBdr>
        </w:div>
        <w:div w:id="1181620898">
          <w:marLeft w:val="640"/>
          <w:marRight w:val="0"/>
          <w:marTop w:val="0"/>
          <w:marBottom w:val="0"/>
          <w:divBdr>
            <w:top w:val="none" w:sz="0" w:space="0" w:color="auto"/>
            <w:left w:val="none" w:sz="0" w:space="0" w:color="auto"/>
            <w:bottom w:val="none" w:sz="0" w:space="0" w:color="auto"/>
            <w:right w:val="none" w:sz="0" w:space="0" w:color="auto"/>
          </w:divBdr>
        </w:div>
        <w:div w:id="1127814128">
          <w:marLeft w:val="640"/>
          <w:marRight w:val="0"/>
          <w:marTop w:val="0"/>
          <w:marBottom w:val="0"/>
          <w:divBdr>
            <w:top w:val="none" w:sz="0" w:space="0" w:color="auto"/>
            <w:left w:val="none" w:sz="0" w:space="0" w:color="auto"/>
            <w:bottom w:val="none" w:sz="0" w:space="0" w:color="auto"/>
            <w:right w:val="none" w:sz="0" w:space="0" w:color="auto"/>
          </w:divBdr>
        </w:div>
        <w:div w:id="1596399774">
          <w:marLeft w:val="640"/>
          <w:marRight w:val="0"/>
          <w:marTop w:val="0"/>
          <w:marBottom w:val="0"/>
          <w:divBdr>
            <w:top w:val="none" w:sz="0" w:space="0" w:color="auto"/>
            <w:left w:val="none" w:sz="0" w:space="0" w:color="auto"/>
            <w:bottom w:val="none" w:sz="0" w:space="0" w:color="auto"/>
            <w:right w:val="none" w:sz="0" w:space="0" w:color="auto"/>
          </w:divBdr>
        </w:div>
        <w:div w:id="1367558391">
          <w:marLeft w:val="640"/>
          <w:marRight w:val="0"/>
          <w:marTop w:val="0"/>
          <w:marBottom w:val="0"/>
          <w:divBdr>
            <w:top w:val="none" w:sz="0" w:space="0" w:color="auto"/>
            <w:left w:val="none" w:sz="0" w:space="0" w:color="auto"/>
            <w:bottom w:val="none" w:sz="0" w:space="0" w:color="auto"/>
            <w:right w:val="none" w:sz="0" w:space="0" w:color="auto"/>
          </w:divBdr>
        </w:div>
        <w:div w:id="1508011930">
          <w:marLeft w:val="640"/>
          <w:marRight w:val="0"/>
          <w:marTop w:val="0"/>
          <w:marBottom w:val="0"/>
          <w:divBdr>
            <w:top w:val="none" w:sz="0" w:space="0" w:color="auto"/>
            <w:left w:val="none" w:sz="0" w:space="0" w:color="auto"/>
            <w:bottom w:val="none" w:sz="0" w:space="0" w:color="auto"/>
            <w:right w:val="none" w:sz="0" w:space="0" w:color="auto"/>
          </w:divBdr>
        </w:div>
        <w:div w:id="27608912">
          <w:marLeft w:val="640"/>
          <w:marRight w:val="0"/>
          <w:marTop w:val="0"/>
          <w:marBottom w:val="0"/>
          <w:divBdr>
            <w:top w:val="none" w:sz="0" w:space="0" w:color="auto"/>
            <w:left w:val="none" w:sz="0" w:space="0" w:color="auto"/>
            <w:bottom w:val="none" w:sz="0" w:space="0" w:color="auto"/>
            <w:right w:val="none" w:sz="0" w:space="0" w:color="auto"/>
          </w:divBdr>
        </w:div>
        <w:div w:id="1497763086">
          <w:marLeft w:val="640"/>
          <w:marRight w:val="0"/>
          <w:marTop w:val="0"/>
          <w:marBottom w:val="0"/>
          <w:divBdr>
            <w:top w:val="none" w:sz="0" w:space="0" w:color="auto"/>
            <w:left w:val="none" w:sz="0" w:space="0" w:color="auto"/>
            <w:bottom w:val="none" w:sz="0" w:space="0" w:color="auto"/>
            <w:right w:val="none" w:sz="0" w:space="0" w:color="auto"/>
          </w:divBdr>
        </w:div>
        <w:div w:id="1762948850">
          <w:marLeft w:val="640"/>
          <w:marRight w:val="0"/>
          <w:marTop w:val="0"/>
          <w:marBottom w:val="0"/>
          <w:divBdr>
            <w:top w:val="none" w:sz="0" w:space="0" w:color="auto"/>
            <w:left w:val="none" w:sz="0" w:space="0" w:color="auto"/>
            <w:bottom w:val="none" w:sz="0" w:space="0" w:color="auto"/>
            <w:right w:val="none" w:sz="0" w:space="0" w:color="auto"/>
          </w:divBdr>
        </w:div>
        <w:div w:id="1292587429">
          <w:marLeft w:val="640"/>
          <w:marRight w:val="0"/>
          <w:marTop w:val="0"/>
          <w:marBottom w:val="0"/>
          <w:divBdr>
            <w:top w:val="none" w:sz="0" w:space="0" w:color="auto"/>
            <w:left w:val="none" w:sz="0" w:space="0" w:color="auto"/>
            <w:bottom w:val="none" w:sz="0" w:space="0" w:color="auto"/>
            <w:right w:val="none" w:sz="0" w:space="0" w:color="auto"/>
          </w:divBdr>
        </w:div>
        <w:div w:id="1174567425">
          <w:marLeft w:val="640"/>
          <w:marRight w:val="0"/>
          <w:marTop w:val="0"/>
          <w:marBottom w:val="0"/>
          <w:divBdr>
            <w:top w:val="none" w:sz="0" w:space="0" w:color="auto"/>
            <w:left w:val="none" w:sz="0" w:space="0" w:color="auto"/>
            <w:bottom w:val="none" w:sz="0" w:space="0" w:color="auto"/>
            <w:right w:val="none" w:sz="0" w:space="0" w:color="auto"/>
          </w:divBdr>
        </w:div>
        <w:div w:id="669870386">
          <w:marLeft w:val="640"/>
          <w:marRight w:val="0"/>
          <w:marTop w:val="0"/>
          <w:marBottom w:val="0"/>
          <w:divBdr>
            <w:top w:val="none" w:sz="0" w:space="0" w:color="auto"/>
            <w:left w:val="none" w:sz="0" w:space="0" w:color="auto"/>
            <w:bottom w:val="none" w:sz="0" w:space="0" w:color="auto"/>
            <w:right w:val="none" w:sz="0" w:space="0" w:color="auto"/>
          </w:divBdr>
        </w:div>
        <w:div w:id="1455783219">
          <w:marLeft w:val="640"/>
          <w:marRight w:val="0"/>
          <w:marTop w:val="0"/>
          <w:marBottom w:val="0"/>
          <w:divBdr>
            <w:top w:val="none" w:sz="0" w:space="0" w:color="auto"/>
            <w:left w:val="none" w:sz="0" w:space="0" w:color="auto"/>
            <w:bottom w:val="none" w:sz="0" w:space="0" w:color="auto"/>
            <w:right w:val="none" w:sz="0" w:space="0" w:color="auto"/>
          </w:divBdr>
        </w:div>
        <w:div w:id="1166895548">
          <w:marLeft w:val="640"/>
          <w:marRight w:val="0"/>
          <w:marTop w:val="0"/>
          <w:marBottom w:val="0"/>
          <w:divBdr>
            <w:top w:val="none" w:sz="0" w:space="0" w:color="auto"/>
            <w:left w:val="none" w:sz="0" w:space="0" w:color="auto"/>
            <w:bottom w:val="none" w:sz="0" w:space="0" w:color="auto"/>
            <w:right w:val="none" w:sz="0" w:space="0" w:color="auto"/>
          </w:divBdr>
        </w:div>
        <w:div w:id="2139563298">
          <w:marLeft w:val="640"/>
          <w:marRight w:val="0"/>
          <w:marTop w:val="0"/>
          <w:marBottom w:val="0"/>
          <w:divBdr>
            <w:top w:val="none" w:sz="0" w:space="0" w:color="auto"/>
            <w:left w:val="none" w:sz="0" w:space="0" w:color="auto"/>
            <w:bottom w:val="none" w:sz="0" w:space="0" w:color="auto"/>
            <w:right w:val="none" w:sz="0" w:space="0" w:color="auto"/>
          </w:divBdr>
        </w:div>
        <w:div w:id="365840115">
          <w:marLeft w:val="640"/>
          <w:marRight w:val="0"/>
          <w:marTop w:val="0"/>
          <w:marBottom w:val="0"/>
          <w:divBdr>
            <w:top w:val="none" w:sz="0" w:space="0" w:color="auto"/>
            <w:left w:val="none" w:sz="0" w:space="0" w:color="auto"/>
            <w:bottom w:val="none" w:sz="0" w:space="0" w:color="auto"/>
            <w:right w:val="none" w:sz="0" w:space="0" w:color="auto"/>
          </w:divBdr>
        </w:div>
        <w:div w:id="1886524876">
          <w:marLeft w:val="640"/>
          <w:marRight w:val="0"/>
          <w:marTop w:val="0"/>
          <w:marBottom w:val="0"/>
          <w:divBdr>
            <w:top w:val="none" w:sz="0" w:space="0" w:color="auto"/>
            <w:left w:val="none" w:sz="0" w:space="0" w:color="auto"/>
            <w:bottom w:val="none" w:sz="0" w:space="0" w:color="auto"/>
            <w:right w:val="none" w:sz="0" w:space="0" w:color="auto"/>
          </w:divBdr>
        </w:div>
        <w:div w:id="1309941612">
          <w:marLeft w:val="640"/>
          <w:marRight w:val="0"/>
          <w:marTop w:val="0"/>
          <w:marBottom w:val="0"/>
          <w:divBdr>
            <w:top w:val="none" w:sz="0" w:space="0" w:color="auto"/>
            <w:left w:val="none" w:sz="0" w:space="0" w:color="auto"/>
            <w:bottom w:val="none" w:sz="0" w:space="0" w:color="auto"/>
            <w:right w:val="none" w:sz="0" w:space="0" w:color="auto"/>
          </w:divBdr>
        </w:div>
        <w:div w:id="376973730">
          <w:marLeft w:val="640"/>
          <w:marRight w:val="0"/>
          <w:marTop w:val="0"/>
          <w:marBottom w:val="0"/>
          <w:divBdr>
            <w:top w:val="none" w:sz="0" w:space="0" w:color="auto"/>
            <w:left w:val="none" w:sz="0" w:space="0" w:color="auto"/>
            <w:bottom w:val="none" w:sz="0" w:space="0" w:color="auto"/>
            <w:right w:val="none" w:sz="0" w:space="0" w:color="auto"/>
          </w:divBdr>
        </w:div>
        <w:div w:id="1256137472">
          <w:marLeft w:val="640"/>
          <w:marRight w:val="0"/>
          <w:marTop w:val="0"/>
          <w:marBottom w:val="0"/>
          <w:divBdr>
            <w:top w:val="none" w:sz="0" w:space="0" w:color="auto"/>
            <w:left w:val="none" w:sz="0" w:space="0" w:color="auto"/>
            <w:bottom w:val="none" w:sz="0" w:space="0" w:color="auto"/>
            <w:right w:val="none" w:sz="0" w:space="0" w:color="auto"/>
          </w:divBdr>
        </w:div>
        <w:div w:id="958292928">
          <w:marLeft w:val="640"/>
          <w:marRight w:val="0"/>
          <w:marTop w:val="0"/>
          <w:marBottom w:val="0"/>
          <w:divBdr>
            <w:top w:val="none" w:sz="0" w:space="0" w:color="auto"/>
            <w:left w:val="none" w:sz="0" w:space="0" w:color="auto"/>
            <w:bottom w:val="none" w:sz="0" w:space="0" w:color="auto"/>
            <w:right w:val="none" w:sz="0" w:space="0" w:color="auto"/>
          </w:divBdr>
        </w:div>
      </w:divsChild>
    </w:div>
    <w:div w:id="1765950766">
      <w:bodyDiv w:val="1"/>
      <w:marLeft w:val="0"/>
      <w:marRight w:val="0"/>
      <w:marTop w:val="0"/>
      <w:marBottom w:val="0"/>
      <w:divBdr>
        <w:top w:val="none" w:sz="0" w:space="0" w:color="auto"/>
        <w:left w:val="none" w:sz="0" w:space="0" w:color="auto"/>
        <w:bottom w:val="none" w:sz="0" w:space="0" w:color="auto"/>
        <w:right w:val="none" w:sz="0" w:space="0" w:color="auto"/>
      </w:divBdr>
    </w:div>
    <w:div w:id="1766264865">
      <w:bodyDiv w:val="1"/>
      <w:marLeft w:val="0"/>
      <w:marRight w:val="0"/>
      <w:marTop w:val="0"/>
      <w:marBottom w:val="0"/>
      <w:divBdr>
        <w:top w:val="none" w:sz="0" w:space="0" w:color="auto"/>
        <w:left w:val="none" w:sz="0" w:space="0" w:color="auto"/>
        <w:bottom w:val="none" w:sz="0" w:space="0" w:color="auto"/>
        <w:right w:val="none" w:sz="0" w:space="0" w:color="auto"/>
      </w:divBdr>
    </w:div>
    <w:div w:id="1767383333">
      <w:bodyDiv w:val="1"/>
      <w:marLeft w:val="0"/>
      <w:marRight w:val="0"/>
      <w:marTop w:val="0"/>
      <w:marBottom w:val="0"/>
      <w:divBdr>
        <w:top w:val="none" w:sz="0" w:space="0" w:color="auto"/>
        <w:left w:val="none" w:sz="0" w:space="0" w:color="auto"/>
        <w:bottom w:val="none" w:sz="0" w:space="0" w:color="auto"/>
        <w:right w:val="none" w:sz="0" w:space="0" w:color="auto"/>
      </w:divBdr>
    </w:div>
    <w:div w:id="1768312582">
      <w:bodyDiv w:val="1"/>
      <w:marLeft w:val="0"/>
      <w:marRight w:val="0"/>
      <w:marTop w:val="0"/>
      <w:marBottom w:val="0"/>
      <w:divBdr>
        <w:top w:val="none" w:sz="0" w:space="0" w:color="auto"/>
        <w:left w:val="none" w:sz="0" w:space="0" w:color="auto"/>
        <w:bottom w:val="none" w:sz="0" w:space="0" w:color="auto"/>
        <w:right w:val="none" w:sz="0" w:space="0" w:color="auto"/>
      </w:divBdr>
      <w:divsChild>
        <w:div w:id="2043363136">
          <w:marLeft w:val="0"/>
          <w:marRight w:val="0"/>
          <w:marTop w:val="0"/>
          <w:marBottom w:val="0"/>
          <w:divBdr>
            <w:top w:val="none" w:sz="0" w:space="0" w:color="auto"/>
            <w:left w:val="none" w:sz="0" w:space="0" w:color="auto"/>
            <w:bottom w:val="none" w:sz="0" w:space="0" w:color="auto"/>
            <w:right w:val="none" w:sz="0" w:space="0" w:color="auto"/>
          </w:divBdr>
        </w:div>
        <w:div w:id="246157671">
          <w:marLeft w:val="0"/>
          <w:marRight w:val="0"/>
          <w:marTop w:val="0"/>
          <w:marBottom w:val="0"/>
          <w:divBdr>
            <w:top w:val="none" w:sz="0" w:space="0" w:color="auto"/>
            <w:left w:val="none" w:sz="0" w:space="0" w:color="auto"/>
            <w:bottom w:val="none" w:sz="0" w:space="0" w:color="auto"/>
            <w:right w:val="none" w:sz="0" w:space="0" w:color="auto"/>
          </w:divBdr>
        </w:div>
        <w:div w:id="424230769">
          <w:marLeft w:val="0"/>
          <w:marRight w:val="0"/>
          <w:marTop w:val="0"/>
          <w:marBottom w:val="0"/>
          <w:divBdr>
            <w:top w:val="none" w:sz="0" w:space="0" w:color="auto"/>
            <w:left w:val="none" w:sz="0" w:space="0" w:color="auto"/>
            <w:bottom w:val="none" w:sz="0" w:space="0" w:color="auto"/>
            <w:right w:val="none" w:sz="0" w:space="0" w:color="auto"/>
          </w:divBdr>
        </w:div>
        <w:div w:id="2145538050">
          <w:marLeft w:val="0"/>
          <w:marRight w:val="0"/>
          <w:marTop w:val="0"/>
          <w:marBottom w:val="0"/>
          <w:divBdr>
            <w:top w:val="none" w:sz="0" w:space="0" w:color="auto"/>
            <w:left w:val="none" w:sz="0" w:space="0" w:color="auto"/>
            <w:bottom w:val="none" w:sz="0" w:space="0" w:color="auto"/>
            <w:right w:val="none" w:sz="0" w:space="0" w:color="auto"/>
          </w:divBdr>
        </w:div>
        <w:div w:id="1973704151">
          <w:marLeft w:val="0"/>
          <w:marRight w:val="0"/>
          <w:marTop w:val="0"/>
          <w:marBottom w:val="0"/>
          <w:divBdr>
            <w:top w:val="none" w:sz="0" w:space="0" w:color="auto"/>
            <w:left w:val="none" w:sz="0" w:space="0" w:color="auto"/>
            <w:bottom w:val="none" w:sz="0" w:space="0" w:color="auto"/>
            <w:right w:val="none" w:sz="0" w:space="0" w:color="auto"/>
          </w:divBdr>
        </w:div>
        <w:div w:id="883517122">
          <w:marLeft w:val="0"/>
          <w:marRight w:val="0"/>
          <w:marTop w:val="0"/>
          <w:marBottom w:val="0"/>
          <w:divBdr>
            <w:top w:val="none" w:sz="0" w:space="0" w:color="auto"/>
            <w:left w:val="none" w:sz="0" w:space="0" w:color="auto"/>
            <w:bottom w:val="none" w:sz="0" w:space="0" w:color="auto"/>
            <w:right w:val="none" w:sz="0" w:space="0" w:color="auto"/>
          </w:divBdr>
        </w:div>
        <w:div w:id="1349723393">
          <w:marLeft w:val="0"/>
          <w:marRight w:val="0"/>
          <w:marTop w:val="0"/>
          <w:marBottom w:val="0"/>
          <w:divBdr>
            <w:top w:val="none" w:sz="0" w:space="0" w:color="auto"/>
            <w:left w:val="none" w:sz="0" w:space="0" w:color="auto"/>
            <w:bottom w:val="none" w:sz="0" w:space="0" w:color="auto"/>
            <w:right w:val="none" w:sz="0" w:space="0" w:color="auto"/>
          </w:divBdr>
        </w:div>
        <w:div w:id="610666856">
          <w:marLeft w:val="0"/>
          <w:marRight w:val="0"/>
          <w:marTop w:val="0"/>
          <w:marBottom w:val="0"/>
          <w:divBdr>
            <w:top w:val="none" w:sz="0" w:space="0" w:color="auto"/>
            <w:left w:val="none" w:sz="0" w:space="0" w:color="auto"/>
            <w:bottom w:val="none" w:sz="0" w:space="0" w:color="auto"/>
            <w:right w:val="none" w:sz="0" w:space="0" w:color="auto"/>
          </w:divBdr>
        </w:div>
        <w:div w:id="1787461000">
          <w:marLeft w:val="0"/>
          <w:marRight w:val="0"/>
          <w:marTop w:val="0"/>
          <w:marBottom w:val="0"/>
          <w:divBdr>
            <w:top w:val="none" w:sz="0" w:space="0" w:color="auto"/>
            <w:left w:val="none" w:sz="0" w:space="0" w:color="auto"/>
            <w:bottom w:val="none" w:sz="0" w:space="0" w:color="auto"/>
            <w:right w:val="none" w:sz="0" w:space="0" w:color="auto"/>
          </w:divBdr>
        </w:div>
        <w:div w:id="166100418">
          <w:marLeft w:val="0"/>
          <w:marRight w:val="0"/>
          <w:marTop w:val="0"/>
          <w:marBottom w:val="0"/>
          <w:divBdr>
            <w:top w:val="none" w:sz="0" w:space="0" w:color="auto"/>
            <w:left w:val="none" w:sz="0" w:space="0" w:color="auto"/>
            <w:bottom w:val="none" w:sz="0" w:space="0" w:color="auto"/>
            <w:right w:val="none" w:sz="0" w:space="0" w:color="auto"/>
          </w:divBdr>
        </w:div>
        <w:div w:id="755248224">
          <w:marLeft w:val="0"/>
          <w:marRight w:val="0"/>
          <w:marTop w:val="0"/>
          <w:marBottom w:val="0"/>
          <w:divBdr>
            <w:top w:val="none" w:sz="0" w:space="0" w:color="auto"/>
            <w:left w:val="none" w:sz="0" w:space="0" w:color="auto"/>
            <w:bottom w:val="none" w:sz="0" w:space="0" w:color="auto"/>
            <w:right w:val="none" w:sz="0" w:space="0" w:color="auto"/>
          </w:divBdr>
        </w:div>
        <w:div w:id="87652659">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870334724">
          <w:marLeft w:val="0"/>
          <w:marRight w:val="0"/>
          <w:marTop w:val="0"/>
          <w:marBottom w:val="0"/>
          <w:divBdr>
            <w:top w:val="none" w:sz="0" w:space="0" w:color="auto"/>
            <w:left w:val="none" w:sz="0" w:space="0" w:color="auto"/>
            <w:bottom w:val="none" w:sz="0" w:space="0" w:color="auto"/>
            <w:right w:val="none" w:sz="0" w:space="0" w:color="auto"/>
          </w:divBdr>
        </w:div>
        <w:div w:id="313216687">
          <w:marLeft w:val="0"/>
          <w:marRight w:val="0"/>
          <w:marTop w:val="0"/>
          <w:marBottom w:val="0"/>
          <w:divBdr>
            <w:top w:val="none" w:sz="0" w:space="0" w:color="auto"/>
            <w:left w:val="none" w:sz="0" w:space="0" w:color="auto"/>
            <w:bottom w:val="none" w:sz="0" w:space="0" w:color="auto"/>
            <w:right w:val="none" w:sz="0" w:space="0" w:color="auto"/>
          </w:divBdr>
        </w:div>
        <w:div w:id="812672037">
          <w:marLeft w:val="0"/>
          <w:marRight w:val="0"/>
          <w:marTop w:val="0"/>
          <w:marBottom w:val="0"/>
          <w:divBdr>
            <w:top w:val="none" w:sz="0" w:space="0" w:color="auto"/>
            <w:left w:val="none" w:sz="0" w:space="0" w:color="auto"/>
            <w:bottom w:val="none" w:sz="0" w:space="0" w:color="auto"/>
            <w:right w:val="none" w:sz="0" w:space="0" w:color="auto"/>
          </w:divBdr>
        </w:div>
        <w:div w:id="289634820">
          <w:marLeft w:val="0"/>
          <w:marRight w:val="0"/>
          <w:marTop w:val="0"/>
          <w:marBottom w:val="0"/>
          <w:divBdr>
            <w:top w:val="none" w:sz="0" w:space="0" w:color="auto"/>
            <w:left w:val="none" w:sz="0" w:space="0" w:color="auto"/>
            <w:bottom w:val="none" w:sz="0" w:space="0" w:color="auto"/>
            <w:right w:val="none" w:sz="0" w:space="0" w:color="auto"/>
          </w:divBdr>
        </w:div>
        <w:div w:id="593905870">
          <w:marLeft w:val="0"/>
          <w:marRight w:val="0"/>
          <w:marTop w:val="0"/>
          <w:marBottom w:val="0"/>
          <w:divBdr>
            <w:top w:val="none" w:sz="0" w:space="0" w:color="auto"/>
            <w:left w:val="none" w:sz="0" w:space="0" w:color="auto"/>
            <w:bottom w:val="none" w:sz="0" w:space="0" w:color="auto"/>
            <w:right w:val="none" w:sz="0" w:space="0" w:color="auto"/>
          </w:divBdr>
        </w:div>
        <w:div w:id="484704751">
          <w:marLeft w:val="0"/>
          <w:marRight w:val="0"/>
          <w:marTop w:val="0"/>
          <w:marBottom w:val="0"/>
          <w:divBdr>
            <w:top w:val="none" w:sz="0" w:space="0" w:color="auto"/>
            <w:left w:val="none" w:sz="0" w:space="0" w:color="auto"/>
            <w:bottom w:val="none" w:sz="0" w:space="0" w:color="auto"/>
            <w:right w:val="none" w:sz="0" w:space="0" w:color="auto"/>
          </w:divBdr>
        </w:div>
        <w:div w:id="619998042">
          <w:marLeft w:val="0"/>
          <w:marRight w:val="0"/>
          <w:marTop w:val="0"/>
          <w:marBottom w:val="0"/>
          <w:divBdr>
            <w:top w:val="none" w:sz="0" w:space="0" w:color="auto"/>
            <w:left w:val="none" w:sz="0" w:space="0" w:color="auto"/>
            <w:bottom w:val="none" w:sz="0" w:space="0" w:color="auto"/>
            <w:right w:val="none" w:sz="0" w:space="0" w:color="auto"/>
          </w:divBdr>
        </w:div>
        <w:div w:id="22708052">
          <w:marLeft w:val="0"/>
          <w:marRight w:val="0"/>
          <w:marTop w:val="0"/>
          <w:marBottom w:val="0"/>
          <w:divBdr>
            <w:top w:val="none" w:sz="0" w:space="0" w:color="auto"/>
            <w:left w:val="none" w:sz="0" w:space="0" w:color="auto"/>
            <w:bottom w:val="none" w:sz="0" w:space="0" w:color="auto"/>
            <w:right w:val="none" w:sz="0" w:space="0" w:color="auto"/>
          </w:divBdr>
        </w:div>
        <w:div w:id="1939830968">
          <w:marLeft w:val="0"/>
          <w:marRight w:val="0"/>
          <w:marTop w:val="0"/>
          <w:marBottom w:val="0"/>
          <w:divBdr>
            <w:top w:val="none" w:sz="0" w:space="0" w:color="auto"/>
            <w:left w:val="none" w:sz="0" w:space="0" w:color="auto"/>
            <w:bottom w:val="none" w:sz="0" w:space="0" w:color="auto"/>
            <w:right w:val="none" w:sz="0" w:space="0" w:color="auto"/>
          </w:divBdr>
        </w:div>
        <w:div w:id="1726023770">
          <w:marLeft w:val="0"/>
          <w:marRight w:val="0"/>
          <w:marTop w:val="0"/>
          <w:marBottom w:val="0"/>
          <w:divBdr>
            <w:top w:val="none" w:sz="0" w:space="0" w:color="auto"/>
            <w:left w:val="none" w:sz="0" w:space="0" w:color="auto"/>
            <w:bottom w:val="none" w:sz="0" w:space="0" w:color="auto"/>
            <w:right w:val="none" w:sz="0" w:space="0" w:color="auto"/>
          </w:divBdr>
        </w:div>
        <w:div w:id="2000771885">
          <w:marLeft w:val="0"/>
          <w:marRight w:val="0"/>
          <w:marTop w:val="0"/>
          <w:marBottom w:val="0"/>
          <w:divBdr>
            <w:top w:val="none" w:sz="0" w:space="0" w:color="auto"/>
            <w:left w:val="none" w:sz="0" w:space="0" w:color="auto"/>
            <w:bottom w:val="none" w:sz="0" w:space="0" w:color="auto"/>
            <w:right w:val="none" w:sz="0" w:space="0" w:color="auto"/>
          </w:divBdr>
        </w:div>
        <w:div w:id="1805731706">
          <w:marLeft w:val="0"/>
          <w:marRight w:val="0"/>
          <w:marTop w:val="0"/>
          <w:marBottom w:val="0"/>
          <w:divBdr>
            <w:top w:val="none" w:sz="0" w:space="0" w:color="auto"/>
            <w:left w:val="none" w:sz="0" w:space="0" w:color="auto"/>
            <w:bottom w:val="none" w:sz="0" w:space="0" w:color="auto"/>
            <w:right w:val="none" w:sz="0" w:space="0" w:color="auto"/>
          </w:divBdr>
        </w:div>
        <w:div w:id="902105627">
          <w:marLeft w:val="0"/>
          <w:marRight w:val="0"/>
          <w:marTop w:val="0"/>
          <w:marBottom w:val="0"/>
          <w:divBdr>
            <w:top w:val="none" w:sz="0" w:space="0" w:color="auto"/>
            <w:left w:val="none" w:sz="0" w:space="0" w:color="auto"/>
            <w:bottom w:val="none" w:sz="0" w:space="0" w:color="auto"/>
            <w:right w:val="none" w:sz="0" w:space="0" w:color="auto"/>
          </w:divBdr>
        </w:div>
        <w:div w:id="743649444">
          <w:marLeft w:val="0"/>
          <w:marRight w:val="0"/>
          <w:marTop w:val="0"/>
          <w:marBottom w:val="0"/>
          <w:divBdr>
            <w:top w:val="none" w:sz="0" w:space="0" w:color="auto"/>
            <w:left w:val="none" w:sz="0" w:space="0" w:color="auto"/>
            <w:bottom w:val="none" w:sz="0" w:space="0" w:color="auto"/>
            <w:right w:val="none" w:sz="0" w:space="0" w:color="auto"/>
          </w:divBdr>
        </w:div>
        <w:div w:id="124155342">
          <w:marLeft w:val="0"/>
          <w:marRight w:val="0"/>
          <w:marTop w:val="0"/>
          <w:marBottom w:val="0"/>
          <w:divBdr>
            <w:top w:val="none" w:sz="0" w:space="0" w:color="auto"/>
            <w:left w:val="none" w:sz="0" w:space="0" w:color="auto"/>
            <w:bottom w:val="none" w:sz="0" w:space="0" w:color="auto"/>
            <w:right w:val="none" w:sz="0" w:space="0" w:color="auto"/>
          </w:divBdr>
        </w:div>
        <w:div w:id="432630897">
          <w:marLeft w:val="0"/>
          <w:marRight w:val="0"/>
          <w:marTop w:val="0"/>
          <w:marBottom w:val="0"/>
          <w:divBdr>
            <w:top w:val="none" w:sz="0" w:space="0" w:color="auto"/>
            <w:left w:val="none" w:sz="0" w:space="0" w:color="auto"/>
            <w:bottom w:val="none" w:sz="0" w:space="0" w:color="auto"/>
            <w:right w:val="none" w:sz="0" w:space="0" w:color="auto"/>
          </w:divBdr>
        </w:div>
        <w:div w:id="1445540593">
          <w:marLeft w:val="0"/>
          <w:marRight w:val="0"/>
          <w:marTop w:val="0"/>
          <w:marBottom w:val="0"/>
          <w:divBdr>
            <w:top w:val="none" w:sz="0" w:space="0" w:color="auto"/>
            <w:left w:val="none" w:sz="0" w:space="0" w:color="auto"/>
            <w:bottom w:val="none" w:sz="0" w:space="0" w:color="auto"/>
            <w:right w:val="none" w:sz="0" w:space="0" w:color="auto"/>
          </w:divBdr>
        </w:div>
        <w:div w:id="1356150378">
          <w:marLeft w:val="0"/>
          <w:marRight w:val="0"/>
          <w:marTop w:val="0"/>
          <w:marBottom w:val="0"/>
          <w:divBdr>
            <w:top w:val="none" w:sz="0" w:space="0" w:color="auto"/>
            <w:left w:val="none" w:sz="0" w:space="0" w:color="auto"/>
            <w:bottom w:val="none" w:sz="0" w:space="0" w:color="auto"/>
            <w:right w:val="none" w:sz="0" w:space="0" w:color="auto"/>
          </w:divBdr>
        </w:div>
        <w:div w:id="688533966">
          <w:marLeft w:val="0"/>
          <w:marRight w:val="0"/>
          <w:marTop w:val="0"/>
          <w:marBottom w:val="0"/>
          <w:divBdr>
            <w:top w:val="none" w:sz="0" w:space="0" w:color="auto"/>
            <w:left w:val="none" w:sz="0" w:space="0" w:color="auto"/>
            <w:bottom w:val="none" w:sz="0" w:space="0" w:color="auto"/>
            <w:right w:val="none" w:sz="0" w:space="0" w:color="auto"/>
          </w:divBdr>
        </w:div>
        <w:div w:id="1397125559">
          <w:marLeft w:val="0"/>
          <w:marRight w:val="0"/>
          <w:marTop w:val="0"/>
          <w:marBottom w:val="0"/>
          <w:divBdr>
            <w:top w:val="none" w:sz="0" w:space="0" w:color="auto"/>
            <w:left w:val="none" w:sz="0" w:space="0" w:color="auto"/>
            <w:bottom w:val="none" w:sz="0" w:space="0" w:color="auto"/>
            <w:right w:val="none" w:sz="0" w:space="0" w:color="auto"/>
          </w:divBdr>
        </w:div>
        <w:div w:id="567499704">
          <w:marLeft w:val="0"/>
          <w:marRight w:val="0"/>
          <w:marTop w:val="0"/>
          <w:marBottom w:val="0"/>
          <w:divBdr>
            <w:top w:val="none" w:sz="0" w:space="0" w:color="auto"/>
            <w:left w:val="none" w:sz="0" w:space="0" w:color="auto"/>
            <w:bottom w:val="none" w:sz="0" w:space="0" w:color="auto"/>
            <w:right w:val="none" w:sz="0" w:space="0" w:color="auto"/>
          </w:divBdr>
        </w:div>
        <w:div w:id="1189248867">
          <w:marLeft w:val="0"/>
          <w:marRight w:val="0"/>
          <w:marTop w:val="0"/>
          <w:marBottom w:val="0"/>
          <w:divBdr>
            <w:top w:val="none" w:sz="0" w:space="0" w:color="auto"/>
            <w:left w:val="none" w:sz="0" w:space="0" w:color="auto"/>
            <w:bottom w:val="none" w:sz="0" w:space="0" w:color="auto"/>
            <w:right w:val="none" w:sz="0" w:space="0" w:color="auto"/>
          </w:divBdr>
        </w:div>
        <w:div w:id="836115991">
          <w:marLeft w:val="0"/>
          <w:marRight w:val="0"/>
          <w:marTop w:val="0"/>
          <w:marBottom w:val="0"/>
          <w:divBdr>
            <w:top w:val="none" w:sz="0" w:space="0" w:color="auto"/>
            <w:left w:val="none" w:sz="0" w:space="0" w:color="auto"/>
            <w:bottom w:val="none" w:sz="0" w:space="0" w:color="auto"/>
            <w:right w:val="none" w:sz="0" w:space="0" w:color="auto"/>
          </w:divBdr>
        </w:div>
        <w:div w:id="2004770159">
          <w:marLeft w:val="0"/>
          <w:marRight w:val="0"/>
          <w:marTop w:val="0"/>
          <w:marBottom w:val="0"/>
          <w:divBdr>
            <w:top w:val="none" w:sz="0" w:space="0" w:color="auto"/>
            <w:left w:val="none" w:sz="0" w:space="0" w:color="auto"/>
            <w:bottom w:val="none" w:sz="0" w:space="0" w:color="auto"/>
            <w:right w:val="none" w:sz="0" w:space="0" w:color="auto"/>
          </w:divBdr>
        </w:div>
        <w:div w:id="528225210">
          <w:marLeft w:val="0"/>
          <w:marRight w:val="0"/>
          <w:marTop w:val="0"/>
          <w:marBottom w:val="0"/>
          <w:divBdr>
            <w:top w:val="none" w:sz="0" w:space="0" w:color="auto"/>
            <w:left w:val="none" w:sz="0" w:space="0" w:color="auto"/>
            <w:bottom w:val="none" w:sz="0" w:space="0" w:color="auto"/>
            <w:right w:val="none" w:sz="0" w:space="0" w:color="auto"/>
          </w:divBdr>
        </w:div>
        <w:div w:id="1120998019">
          <w:marLeft w:val="0"/>
          <w:marRight w:val="0"/>
          <w:marTop w:val="0"/>
          <w:marBottom w:val="0"/>
          <w:divBdr>
            <w:top w:val="none" w:sz="0" w:space="0" w:color="auto"/>
            <w:left w:val="none" w:sz="0" w:space="0" w:color="auto"/>
            <w:bottom w:val="none" w:sz="0" w:space="0" w:color="auto"/>
            <w:right w:val="none" w:sz="0" w:space="0" w:color="auto"/>
          </w:divBdr>
        </w:div>
        <w:div w:id="768964565">
          <w:marLeft w:val="0"/>
          <w:marRight w:val="0"/>
          <w:marTop w:val="0"/>
          <w:marBottom w:val="0"/>
          <w:divBdr>
            <w:top w:val="none" w:sz="0" w:space="0" w:color="auto"/>
            <w:left w:val="none" w:sz="0" w:space="0" w:color="auto"/>
            <w:bottom w:val="none" w:sz="0" w:space="0" w:color="auto"/>
            <w:right w:val="none" w:sz="0" w:space="0" w:color="auto"/>
          </w:divBdr>
        </w:div>
        <w:div w:id="1458837696">
          <w:marLeft w:val="0"/>
          <w:marRight w:val="0"/>
          <w:marTop w:val="0"/>
          <w:marBottom w:val="0"/>
          <w:divBdr>
            <w:top w:val="none" w:sz="0" w:space="0" w:color="auto"/>
            <w:left w:val="none" w:sz="0" w:space="0" w:color="auto"/>
            <w:bottom w:val="none" w:sz="0" w:space="0" w:color="auto"/>
            <w:right w:val="none" w:sz="0" w:space="0" w:color="auto"/>
          </w:divBdr>
        </w:div>
        <w:div w:id="2088454252">
          <w:marLeft w:val="0"/>
          <w:marRight w:val="0"/>
          <w:marTop w:val="0"/>
          <w:marBottom w:val="0"/>
          <w:divBdr>
            <w:top w:val="none" w:sz="0" w:space="0" w:color="auto"/>
            <w:left w:val="none" w:sz="0" w:space="0" w:color="auto"/>
            <w:bottom w:val="none" w:sz="0" w:space="0" w:color="auto"/>
            <w:right w:val="none" w:sz="0" w:space="0" w:color="auto"/>
          </w:divBdr>
        </w:div>
        <w:div w:id="1868060364">
          <w:marLeft w:val="0"/>
          <w:marRight w:val="0"/>
          <w:marTop w:val="0"/>
          <w:marBottom w:val="0"/>
          <w:divBdr>
            <w:top w:val="none" w:sz="0" w:space="0" w:color="auto"/>
            <w:left w:val="none" w:sz="0" w:space="0" w:color="auto"/>
            <w:bottom w:val="none" w:sz="0" w:space="0" w:color="auto"/>
            <w:right w:val="none" w:sz="0" w:space="0" w:color="auto"/>
          </w:divBdr>
        </w:div>
        <w:div w:id="2108503664">
          <w:marLeft w:val="0"/>
          <w:marRight w:val="0"/>
          <w:marTop w:val="0"/>
          <w:marBottom w:val="0"/>
          <w:divBdr>
            <w:top w:val="none" w:sz="0" w:space="0" w:color="auto"/>
            <w:left w:val="none" w:sz="0" w:space="0" w:color="auto"/>
            <w:bottom w:val="none" w:sz="0" w:space="0" w:color="auto"/>
            <w:right w:val="none" w:sz="0" w:space="0" w:color="auto"/>
          </w:divBdr>
        </w:div>
        <w:div w:id="2026318507">
          <w:marLeft w:val="0"/>
          <w:marRight w:val="0"/>
          <w:marTop w:val="0"/>
          <w:marBottom w:val="0"/>
          <w:divBdr>
            <w:top w:val="none" w:sz="0" w:space="0" w:color="auto"/>
            <w:left w:val="none" w:sz="0" w:space="0" w:color="auto"/>
            <w:bottom w:val="none" w:sz="0" w:space="0" w:color="auto"/>
            <w:right w:val="none" w:sz="0" w:space="0" w:color="auto"/>
          </w:divBdr>
        </w:div>
        <w:div w:id="1692533918">
          <w:marLeft w:val="0"/>
          <w:marRight w:val="0"/>
          <w:marTop w:val="0"/>
          <w:marBottom w:val="0"/>
          <w:divBdr>
            <w:top w:val="none" w:sz="0" w:space="0" w:color="auto"/>
            <w:left w:val="none" w:sz="0" w:space="0" w:color="auto"/>
            <w:bottom w:val="none" w:sz="0" w:space="0" w:color="auto"/>
            <w:right w:val="none" w:sz="0" w:space="0" w:color="auto"/>
          </w:divBdr>
        </w:div>
        <w:div w:id="921716332">
          <w:marLeft w:val="0"/>
          <w:marRight w:val="0"/>
          <w:marTop w:val="0"/>
          <w:marBottom w:val="0"/>
          <w:divBdr>
            <w:top w:val="none" w:sz="0" w:space="0" w:color="auto"/>
            <w:left w:val="none" w:sz="0" w:space="0" w:color="auto"/>
            <w:bottom w:val="none" w:sz="0" w:space="0" w:color="auto"/>
            <w:right w:val="none" w:sz="0" w:space="0" w:color="auto"/>
          </w:divBdr>
        </w:div>
        <w:div w:id="1101415437">
          <w:marLeft w:val="0"/>
          <w:marRight w:val="0"/>
          <w:marTop w:val="0"/>
          <w:marBottom w:val="0"/>
          <w:divBdr>
            <w:top w:val="none" w:sz="0" w:space="0" w:color="auto"/>
            <w:left w:val="none" w:sz="0" w:space="0" w:color="auto"/>
            <w:bottom w:val="none" w:sz="0" w:space="0" w:color="auto"/>
            <w:right w:val="none" w:sz="0" w:space="0" w:color="auto"/>
          </w:divBdr>
        </w:div>
        <w:div w:id="1384140071">
          <w:marLeft w:val="0"/>
          <w:marRight w:val="0"/>
          <w:marTop w:val="0"/>
          <w:marBottom w:val="0"/>
          <w:divBdr>
            <w:top w:val="none" w:sz="0" w:space="0" w:color="auto"/>
            <w:left w:val="none" w:sz="0" w:space="0" w:color="auto"/>
            <w:bottom w:val="none" w:sz="0" w:space="0" w:color="auto"/>
            <w:right w:val="none" w:sz="0" w:space="0" w:color="auto"/>
          </w:divBdr>
        </w:div>
        <w:div w:id="1853761264">
          <w:marLeft w:val="0"/>
          <w:marRight w:val="0"/>
          <w:marTop w:val="0"/>
          <w:marBottom w:val="0"/>
          <w:divBdr>
            <w:top w:val="none" w:sz="0" w:space="0" w:color="auto"/>
            <w:left w:val="none" w:sz="0" w:space="0" w:color="auto"/>
            <w:bottom w:val="none" w:sz="0" w:space="0" w:color="auto"/>
            <w:right w:val="none" w:sz="0" w:space="0" w:color="auto"/>
          </w:divBdr>
        </w:div>
      </w:divsChild>
    </w:div>
    <w:div w:id="1770159269">
      <w:bodyDiv w:val="1"/>
      <w:marLeft w:val="0"/>
      <w:marRight w:val="0"/>
      <w:marTop w:val="0"/>
      <w:marBottom w:val="0"/>
      <w:divBdr>
        <w:top w:val="none" w:sz="0" w:space="0" w:color="auto"/>
        <w:left w:val="none" w:sz="0" w:space="0" w:color="auto"/>
        <w:bottom w:val="none" w:sz="0" w:space="0" w:color="auto"/>
        <w:right w:val="none" w:sz="0" w:space="0" w:color="auto"/>
      </w:divBdr>
    </w:div>
    <w:div w:id="1772818434">
      <w:bodyDiv w:val="1"/>
      <w:marLeft w:val="0"/>
      <w:marRight w:val="0"/>
      <w:marTop w:val="0"/>
      <w:marBottom w:val="0"/>
      <w:divBdr>
        <w:top w:val="none" w:sz="0" w:space="0" w:color="auto"/>
        <w:left w:val="none" w:sz="0" w:space="0" w:color="auto"/>
        <w:bottom w:val="none" w:sz="0" w:space="0" w:color="auto"/>
        <w:right w:val="none" w:sz="0" w:space="0" w:color="auto"/>
      </w:divBdr>
    </w:div>
    <w:div w:id="1772972420">
      <w:bodyDiv w:val="1"/>
      <w:marLeft w:val="0"/>
      <w:marRight w:val="0"/>
      <w:marTop w:val="0"/>
      <w:marBottom w:val="0"/>
      <w:divBdr>
        <w:top w:val="none" w:sz="0" w:space="0" w:color="auto"/>
        <w:left w:val="none" w:sz="0" w:space="0" w:color="auto"/>
        <w:bottom w:val="none" w:sz="0" w:space="0" w:color="auto"/>
        <w:right w:val="none" w:sz="0" w:space="0" w:color="auto"/>
      </w:divBdr>
    </w:div>
    <w:div w:id="1778910393">
      <w:bodyDiv w:val="1"/>
      <w:marLeft w:val="0"/>
      <w:marRight w:val="0"/>
      <w:marTop w:val="0"/>
      <w:marBottom w:val="0"/>
      <w:divBdr>
        <w:top w:val="none" w:sz="0" w:space="0" w:color="auto"/>
        <w:left w:val="none" w:sz="0" w:space="0" w:color="auto"/>
        <w:bottom w:val="none" w:sz="0" w:space="0" w:color="auto"/>
        <w:right w:val="none" w:sz="0" w:space="0" w:color="auto"/>
      </w:divBdr>
    </w:div>
    <w:div w:id="1781290361">
      <w:bodyDiv w:val="1"/>
      <w:marLeft w:val="0"/>
      <w:marRight w:val="0"/>
      <w:marTop w:val="0"/>
      <w:marBottom w:val="0"/>
      <w:divBdr>
        <w:top w:val="none" w:sz="0" w:space="0" w:color="auto"/>
        <w:left w:val="none" w:sz="0" w:space="0" w:color="auto"/>
        <w:bottom w:val="none" w:sz="0" w:space="0" w:color="auto"/>
        <w:right w:val="none" w:sz="0" w:space="0" w:color="auto"/>
      </w:divBdr>
    </w:div>
    <w:div w:id="1782608493">
      <w:bodyDiv w:val="1"/>
      <w:marLeft w:val="0"/>
      <w:marRight w:val="0"/>
      <w:marTop w:val="0"/>
      <w:marBottom w:val="0"/>
      <w:divBdr>
        <w:top w:val="none" w:sz="0" w:space="0" w:color="auto"/>
        <w:left w:val="none" w:sz="0" w:space="0" w:color="auto"/>
        <w:bottom w:val="none" w:sz="0" w:space="0" w:color="auto"/>
        <w:right w:val="none" w:sz="0" w:space="0" w:color="auto"/>
      </w:divBdr>
    </w:div>
    <w:div w:id="1783256094">
      <w:bodyDiv w:val="1"/>
      <w:marLeft w:val="0"/>
      <w:marRight w:val="0"/>
      <w:marTop w:val="0"/>
      <w:marBottom w:val="0"/>
      <w:divBdr>
        <w:top w:val="none" w:sz="0" w:space="0" w:color="auto"/>
        <w:left w:val="none" w:sz="0" w:space="0" w:color="auto"/>
        <w:bottom w:val="none" w:sz="0" w:space="0" w:color="auto"/>
        <w:right w:val="none" w:sz="0" w:space="0" w:color="auto"/>
      </w:divBdr>
    </w:div>
    <w:div w:id="1790271936">
      <w:bodyDiv w:val="1"/>
      <w:marLeft w:val="0"/>
      <w:marRight w:val="0"/>
      <w:marTop w:val="0"/>
      <w:marBottom w:val="0"/>
      <w:divBdr>
        <w:top w:val="none" w:sz="0" w:space="0" w:color="auto"/>
        <w:left w:val="none" w:sz="0" w:space="0" w:color="auto"/>
        <w:bottom w:val="none" w:sz="0" w:space="0" w:color="auto"/>
        <w:right w:val="none" w:sz="0" w:space="0" w:color="auto"/>
      </w:divBdr>
    </w:div>
    <w:div w:id="1791320699">
      <w:bodyDiv w:val="1"/>
      <w:marLeft w:val="0"/>
      <w:marRight w:val="0"/>
      <w:marTop w:val="0"/>
      <w:marBottom w:val="0"/>
      <w:divBdr>
        <w:top w:val="none" w:sz="0" w:space="0" w:color="auto"/>
        <w:left w:val="none" w:sz="0" w:space="0" w:color="auto"/>
        <w:bottom w:val="none" w:sz="0" w:space="0" w:color="auto"/>
        <w:right w:val="none" w:sz="0" w:space="0" w:color="auto"/>
      </w:divBdr>
    </w:div>
    <w:div w:id="1793985166">
      <w:bodyDiv w:val="1"/>
      <w:marLeft w:val="0"/>
      <w:marRight w:val="0"/>
      <w:marTop w:val="0"/>
      <w:marBottom w:val="0"/>
      <w:divBdr>
        <w:top w:val="none" w:sz="0" w:space="0" w:color="auto"/>
        <w:left w:val="none" w:sz="0" w:space="0" w:color="auto"/>
        <w:bottom w:val="none" w:sz="0" w:space="0" w:color="auto"/>
        <w:right w:val="none" w:sz="0" w:space="0" w:color="auto"/>
      </w:divBdr>
    </w:div>
    <w:div w:id="1795099061">
      <w:bodyDiv w:val="1"/>
      <w:marLeft w:val="0"/>
      <w:marRight w:val="0"/>
      <w:marTop w:val="0"/>
      <w:marBottom w:val="0"/>
      <w:divBdr>
        <w:top w:val="none" w:sz="0" w:space="0" w:color="auto"/>
        <w:left w:val="none" w:sz="0" w:space="0" w:color="auto"/>
        <w:bottom w:val="none" w:sz="0" w:space="0" w:color="auto"/>
        <w:right w:val="none" w:sz="0" w:space="0" w:color="auto"/>
      </w:divBdr>
    </w:div>
    <w:div w:id="1797750698">
      <w:bodyDiv w:val="1"/>
      <w:marLeft w:val="0"/>
      <w:marRight w:val="0"/>
      <w:marTop w:val="0"/>
      <w:marBottom w:val="0"/>
      <w:divBdr>
        <w:top w:val="none" w:sz="0" w:space="0" w:color="auto"/>
        <w:left w:val="none" w:sz="0" w:space="0" w:color="auto"/>
        <w:bottom w:val="none" w:sz="0" w:space="0" w:color="auto"/>
        <w:right w:val="none" w:sz="0" w:space="0" w:color="auto"/>
      </w:divBdr>
    </w:div>
    <w:div w:id="1800339699">
      <w:bodyDiv w:val="1"/>
      <w:marLeft w:val="0"/>
      <w:marRight w:val="0"/>
      <w:marTop w:val="0"/>
      <w:marBottom w:val="0"/>
      <w:divBdr>
        <w:top w:val="none" w:sz="0" w:space="0" w:color="auto"/>
        <w:left w:val="none" w:sz="0" w:space="0" w:color="auto"/>
        <w:bottom w:val="none" w:sz="0" w:space="0" w:color="auto"/>
        <w:right w:val="none" w:sz="0" w:space="0" w:color="auto"/>
      </w:divBdr>
    </w:div>
    <w:div w:id="1801412725">
      <w:bodyDiv w:val="1"/>
      <w:marLeft w:val="0"/>
      <w:marRight w:val="0"/>
      <w:marTop w:val="0"/>
      <w:marBottom w:val="0"/>
      <w:divBdr>
        <w:top w:val="none" w:sz="0" w:space="0" w:color="auto"/>
        <w:left w:val="none" w:sz="0" w:space="0" w:color="auto"/>
        <w:bottom w:val="none" w:sz="0" w:space="0" w:color="auto"/>
        <w:right w:val="none" w:sz="0" w:space="0" w:color="auto"/>
      </w:divBdr>
    </w:div>
    <w:div w:id="1802921812">
      <w:bodyDiv w:val="1"/>
      <w:marLeft w:val="0"/>
      <w:marRight w:val="0"/>
      <w:marTop w:val="0"/>
      <w:marBottom w:val="0"/>
      <w:divBdr>
        <w:top w:val="none" w:sz="0" w:space="0" w:color="auto"/>
        <w:left w:val="none" w:sz="0" w:space="0" w:color="auto"/>
        <w:bottom w:val="none" w:sz="0" w:space="0" w:color="auto"/>
        <w:right w:val="none" w:sz="0" w:space="0" w:color="auto"/>
      </w:divBdr>
    </w:div>
    <w:div w:id="1803183396">
      <w:bodyDiv w:val="1"/>
      <w:marLeft w:val="0"/>
      <w:marRight w:val="0"/>
      <w:marTop w:val="0"/>
      <w:marBottom w:val="0"/>
      <w:divBdr>
        <w:top w:val="none" w:sz="0" w:space="0" w:color="auto"/>
        <w:left w:val="none" w:sz="0" w:space="0" w:color="auto"/>
        <w:bottom w:val="none" w:sz="0" w:space="0" w:color="auto"/>
        <w:right w:val="none" w:sz="0" w:space="0" w:color="auto"/>
      </w:divBdr>
    </w:div>
    <w:div w:id="1804885815">
      <w:bodyDiv w:val="1"/>
      <w:marLeft w:val="0"/>
      <w:marRight w:val="0"/>
      <w:marTop w:val="0"/>
      <w:marBottom w:val="0"/>
      <w:divBdr>
        <w:top w:val="none" w:sz="0" w:space="0" w:color="auto"/>
        <w:left w:val="none" w:sz="0" w:space="0" w:color="auto"/>
        <w:bottom w:val="none" w:sz="0" w:space="0" w:color="auto"/>
        <w:right w:val="none" w:sz="0" w:space="0" w:color="auto"/>
      </w:divBdr>
    </w:div>
    <w:div w:id="1808470734">
      <w:bodyDiv w:val="1"/>
      <w:marLeft w:val="0"/>
      <w:marRight w:val="0"/>
      <w:marTop w:val="0"/>
      <w:marBottom w:val="0"/>
      <w:divBdr>
        <w:top w:val="none" w:sz="0" w:space="0" w:color="auto"/>
        <w:left w:val="none" w:sz="0" w:space="0" w:color="auto"/>
        <w:bottom w:val="none" w:sz="0" w:space="0" w:color="auto"/>
        <w:right w:val="none" w:sz="0" w:space="0" w:color="auto"/>
      </w:divBdr>
    </w:div>
    <w:div w:id="1809127389">
      <w:bodyDiv w:val="1"/>
      <w:marLeft w:val="0"/>
      <w:marRight w:val="0"/>
      <w:marTop w:val="0"/>
      <w:marBottom w:val="0"/>
      <w:divBdr>
        <w:top w:val="none" w:sz="0" w:space="0" w:color="auto"/>
        <w:left w:val="none" w:sz="0" w:space="0" w:color="auto"/>
        <w:bottom w:val="none" w:sz="0" w:space="0" w:color="auto"/>
        <w:right w:val="none" w:sz="0" w:space="0" w:color="auto"/>
      </w:divBdr>
    </w:div>
    <w:div w:id="1809665192">
      <w:bodyDiv w:val="1"/>
      <w:marLeft w:val="0"/>
      <w:marRight w:val="0"/>
      <w:marTop w:val="0"/>
      <w:marBottom w:val="0"/>
      <w:divBdr>
        <w:top w:val="none" w:sz="0" w:space="0" w:color="auto"/>
        <w:left w:val="none" w:sz="0" w:space="0" w:color="auto"/>
        <w:bottom w:val="none" w:sz="0" w:space="0" w:color="auto"/>
        <w:right w:val="none" w:sz="0" w:space="0" w:color="auto"/>
      </w:divBdr>
    </w:div>
    <w:div w:id="1810005312">
      <w:bodyDiv w:val="1"/>
      <w:marLeft w:val="0"/>
      <w:marRight w:val="0"/>
      <w:marTop w:val="0"/>
      <w:marBottom w:val="0"/>
      <w:divBdr>
        <w:top w:val="none" w:sz="0" w:space="0" w:color="auto"/>
        <w:left w:val="none" w:sz="0" w:space="0" w:color="auto"/>
        <w:bottom w:val="none" w:sz="0" w:space="0" w:color="auto"/>
        <w:right w:val="none" w:sz="0" w:space="0" w:color="auto"/>
      </w:divBdr>
    </w:div>
    <w:div w:id="1812402678">
      <w:bodyDiv w:val="1"/>
      <w:marLeft w:val="0"/>
      <w:marRight w:val="0"/>
      <w:marTop w:val="0"/>
      <w:marBottom w:val="0"/>
      <w:divBdr>
        <w:top w:val="none" w:sz="0" w:space="0" w:color="auto"/>
        <w:left w:val="none" w:sz="0" w:space="0" w:color="auto"/>
        <w:bottom w:val="none" w:sz="0" w:space="0" w:color="auto"/>
        <w:right w:val="none" w:sz="0" w:space="0" w:color="auto"/>
      </w:divBdr>
    </w:div>
    <w:div w:id="1813330613">
      <w:bodyDiv w:val="1"/>
      <w:marLeft w:val="0"/>
      <w:marRight w:val="0"/>
      <w:marTop w:val="0"/>
      <w:marBottom w:val="0"/>
      <w:divBdr>
        <w:top w:val="none" w:sz="0" w:space="0" w:color="auto"/>
        <w:left w:val="none" w:sz="0" w:space="0" w:color="auto"/>
        <w:bottom w:val="none" w:sz="0" w:space="0" w:color="auto"/>
        <w:right w:val="none" w:sz="0" w:space="0" w:color="auto"/>
      </w:divBdr>
    </w:div>
    <w:div w:id="1814256625">
      <w:bodyDiv w:val="1"/>
      <w:marLeft w:val="0"/>
      <w:marRight w:val="0"/>
      <w:marTop w:val="0"/>
      <w:marBottom w:val="0"/>
      <w:divBdr>
        <w:top w:val="none" w:sz="0" w:space="0" w:color="auto"/>
        <w:left w:val="none" w:sz="0" w:space="0" w:color="auto"/>
        <w:bottom w:val="none" w:sz="0" w:space="0" w:color="auto"/>
        <w:right w:val="none" w:sz="0" w:space="0" w:color="auto"/>
      </w:divBdr>
    </w:div>
    <w:div w:id="1814643249">
      <w:bodyDiv w:val="1"/>
      <w:marLeft w:val="0"/>
      <w:marRight w:val="0"/>
      <w:marTop w:val="0"/>
      <w:marBottom w:val="0"/>
      <w:divBdr>
        <w:top w:val="none" w:sz="0" w:space="0" w:color="auto"/>
        <w:left w:val="none" w:sz="0" w:space="0" w:color="auto"/>
        <w:bottom w:val="none" w:sz="0" w:space="0" w:color="auto"/>
        <w:right w:val="none" w:sz="0" w:space="0" w:color="auto"/>
      </w:divBdr>
    </w:div>
    <w:div w:id="1816025206">
      <w:bodyDiv w:val="1"/>
      <w:marLeft w:val="0"/>
      <w:marRight w:val="0"/>
      <w:marTop w:val="0"/>
      <w:marBottom w:val="0"/>
      <w:divBdr>
        <w:top w:val="none" w:sz="0" w:space="0" w:color="auto"/>
        <w:left w:val="none" w:sz="0" w:space="0" w:color="auto"/>
        <w:bottom w:val="none" w:sz="0" w:space="0" w:color="auto"/>
        <w:right w:val="none" w:sz="0" w:space="0" w:color="auto"/>
      </w:divBdr>
    </w:div>
    <w:div w:id="1816142886">
      <w:bodyDiv w:val="1"/>
      <w:marLeft w:val="0"/>
      <w:marRight w:val="0"/>
      <w:marTop w:val="0"/>
      <w:marBottom w:val="0"/>
      <w:divBdr>
        <w:top w:val="none" w:sz="0" w:space="0" w:color="auto"/>
        <w:left w:val="none" w:sz="0" w:space="0" w:color="auto"/>
        <w:bottom w:val="none" w:sz="0" w:space="0" w:color="auto"/>
        <w:right w:val="none" w:sz="0" w:space="0" w:color="auto"/>
      </w:divBdr>
    </w:div>
    <w:div w:id="1817796378">
      <w:bodyDiv w:val="1"/>
      <w:marLeft w:val="0"/>
      <w:marRight w:val="0"/>
      <w:marTop w:val="0"/>
      <w:marBottom w:val="0"/>
      <w:divBdr>
        <w:top w:val="none" w:sz="0" w:space="0" w:color="auto"/>
        <w:left w:val="none" w:sz="0" w:space="0" w:color="auto"/>
        <w:bottom w:val="none" w:sz="0" w:space="0" w:color="auto"/>
        <w:right w:val="none" w:sz="0" w:space="0" w:color="auto"/>
      </w:divBdr>
    </w:div>
    <w:div w:id="1819571652">
      <w:bodyDiv w:val="1"/>
      <w:marLeft w:val="0"/>
      <w:marRight w:val="0"/>
      <w:marTop w:val="0"/>
      <w:marBottom w:val="0"/>
      <w:divBdr>
        <w:top w:val="none" w:sz="0" w:space="0" w:color="auto"/>
        <w:left w:val="none" w:sz="0" w:space="0" w:color="auto"/>
        <w:bottom w:val="none" w:sz="0" w:space="0" w:color="auto"/>
        <w:right w:val="none" w:sz="0" w:space="0" w:color="auto"/>
      </w:divBdr>
      <w:divsChild>
        <w:div w:id="1314025760">
          <w:marLeft w:val="640"/>
          <w:marRight w:val="0"/>
          <w:marTop w:val="0"/>
          <w:marBottom w:val="0"/>
          <w:divBdr>
            <w:top w:val="none" w:sz="0" w:space="0" w:color="auto"/>
            <w:left w:val="none" w:sz="0" w:space="0" w:color="auto"/>
            <w:bottom w:val="none" w:sz="0" w:space="0" w:color="auto"/>
            <w:right w:val="none" w:sz="0" w:space="0" w:color="auto"/>
          </w:divBdr>
        </w:div>
        <w:div w:id="207381938">
          <w:marLeft w:val="640"/>
          <w:marRight w:val="0"/>
          <w:marTop w:val="0"/>
          <w:marBottom w:val="0"/>
          <w:divBdr>
            <w:top w:val="none" w:sz="0" w:space="0" w:color="auto"/>
            <w:left w:val="none" w:sz="0" w:space="0" w:color="auto"/>
            <w:bottom w:val="none" w:sz="0" w:space="0" w:color="auto"/>
            <w:right w:val="none" w:sz="0" w:space="0" w:color="auto"/>
          </w:divBdr>
        </w:div>
        <w:div w:id="2105032329">
          <w:marLeft w:val="640"/>
          <w:marRight w:val="0"/>
          <w:marTop w:val="0"/>
          <w:marBottom w:val="0"/>
          <w:divBdr>
            <w:top w:val="none" w:sz="0" w:space="0" w:color="auto"/>
            <w:left w:val="none" w:sz="0" w:space="0" w:color="auto"/>
            <w:bottom w:val="none" w:sz="0" w:space="0" w:color="auto"/>
            <w:right w:val="none" w:sz="0" w:space="0" w:color="auto"/>
          </w:divBdr>
        </w:div>
        <w:div w:id="763380795">
          <w:marLeft w:val="640"/>
          <w:marRight w:val="0"/>
          <w:marTop w:val="0"/>
          <w:marBottom w:val="0"/>
          <w:divBdr>
            <w:top w:val="none" w:sz="0" w:space="0" w:color="auto"/>
            <w:left w:val="none" w:sz="0" w:space="0" w:color="auto"/>
            <w:bottom w:val="none" w:sz="0" w:space="0" w:color="auto"/>
            <w:right w:val="none" w:sz="0" w:space="0" w:color="auto"/>
          </w:divBdr>
        </w:div>
        <w:div w:id="552498946">
          <w:marLeft w:val="640"/>
          <w:marRight w:val="0"/>
          <w:marTop w:val="0"/>
          <w:marBottom w:val="0"/>
          <w:divBdr>
            <w:top w:val="none" w:sz="0" w:space="0" w:color="auto"/>
            <w:left w:val="none" w:sz="0" w:space="0" w:color="auto"/>
            <w:bottom w:val="none" w:sz="0" w:space="0" w:color="auto"/>
            <w:right w:val="none" w:sz="0" w:space="0" w:color="auto"/>
          </w:divBdr>
        </w:div>
        <w:div w:id="867257977">
          <w:marLeft w:val="640"/>
          <w:marRight w:val="0"/>
          <w:marTop w:val="0"/>
          <w:marBottom w:val="0"/>
          <w:divBdr>
            <w:top w:val="none" w:sz="0" w:space="0" w:color="auto"/>
            <w:left w:val="none" w:sz="0" w:space="0" w:color="auto"/>
            <w:bottom w:val="none" w:sz="0" w:space="0" w:color="auto"/>
            <w:right w:val="none" w:sz="0" w:space="0" w:color="auto"/>
          </w:divBdr>
        </w:div>
        <w:div w:id="536622679">
          <w:marLeft w:val="640"/>
          <w:marRight w:val="0"/>
          <w:marTop w:val="0"/>
          <w:marBottom w:val="0"/>
          <w:divBdr>
            <w:top w:val="none" w:sz="0" w:space="0" w:color="auto"/>
            <w:left w:val="none" w:sz="0" w:space="0" w:color="auto"/>
            <w:bottom w:val="none" w:sz="0" w:space="0" w:color="auto"/>
            <w:right w:val="none" w:sz="0" w:space="0" w:color="auto"/>
          </w:divBdr>
        </w:div>
        <w:div w:id="1149321338">
          <w:marLeft w:val="640"/>
          <w:marRight w:val="0"/>
          <w:marTop w:val="0"/>
          <w:marBottom w:val="0"/>
          <w:divBdr>
            <w:top w:val="none" w:sz="0" w:space="0" w:color="auto"/>
            <w:left w:val="none" w:sz="0" w:space="0" w:color="auto"/>
            <w:bottom w:val="none" w:sz="0" w:space="0" w:color="auto"/>
            <w:right w:val="none" w:sz="0" w:space="0" w:color="auto"/>
          </w:divBdr>
        </w:div>
        <w:div w:id="469247514">
          <w:marLeft w:val="640"/>
          <w:marRight w:val="0"/>
          <w:marTop w:val="0"/>
          <w:marBottom w:val="0"/>
          <w:divBdr>
            <w:top w:val="none" w:sz="0" w:space="0" w:color="auto"/>
            <w:left w:val="none" w:sz="0" w:space="0" w:color="auto"/>
            <w:bottom w:val="none" w:sz="0" w:space="0" w:color="auto"/>
            <w:right w:val="none" w:sz="0" w:space="0" w:color="auto"/>
          </w:divBdr>
        </w:div>
        <w:div w:id="1439838969">
          <w:marLeft w:val="640"/>
          <w:marRight w:val="0"/>
          <w:marTop w:val="0"/>
          <w:marBottom w:val="0"/>
          <w:divBdr>
            <w:top w:val="none" w:sz="0" w:space="0" w:color="auto"/>
            <w:left w:val="none" w:sz="0" w:space="0" w:color="auto"/>
            <w:bottom w:val="none" w:sz="0" w:space="0" w:color="auto"/>
            <w:right w:val="none" w:sz="0" w:space="0" w:color="auto"/>
          </w:divBdr>
        </w:div>
        <w:div w:id="314992904">
          <w:marLeft w:val="640"/>
          <w:marRight w:val="0"/>
          <w:marTop w:val="0"/>
          <w:marBottom w:val="0"/>
          <w:divBdr>
            <w:top w:val="none" w:sz="0" w:space="0" w:color="auto"/>
            <w:left w:val="none" w:sz="0" w:space="0" w:color="auto"/>
            <w:bottom w:val="none" w:sz="0" w:space="0" w:color="auto"/>
            <w:right w:val="none" w:sz="0" w:space="0" w:color="auto"/>
          </w:divBdr>
        </w:div>
        <w:div w:id="1833714770">
          <w:marLeft w:val="640"/>
          <w:marRight w:val="0"/>
          <w:marTop w:val="0"/>
          <w:marBottom w:val="0"/>
          <w:divBdr>
            <w:top w:val="none" w:sz="0" w:space="0" w:color="auto"/>
            <w:left w:val="none" w:sz="0" w:space="0" w:color="auto"/>
            <w:bottom w:val="none" w:sz="0" w:space="0" w:color="auto"/>
            <w:right w:val="none" w:sz="0" w:space="0" w:color="auto"/>
          </w:divBdr>
        </w:div>
        <w:div w:id="703597551">
          <w:marLeft w:val="640"/>
          <w:marRight w:val="0"/>
          <w:marTop w:val="0"/>
          <w:marBottom w:val="0"/>
          <w:divBdr>
            <w:top w:val="none" w:sz="0" w:space="0" w:color="auto"/>
            <w:left w:val="none" w:sz="0" w:space="0" w:color="auto"/>
            <w:bottom w:val="none" w:sz="0" w:space="0" w:color="auto"/>
            <w:right w:val="none" w:sz="0" w:space="0" w:color="auto"/>
          </w:divBdr>
        </w:div>
        <w:div w:id="1471438959">
          <w:marLeft w:val="640"/>
          <w:marRight w:val="0"/>
          <w:marTop w:val="0"/>
          <w:marBottom w:val="0"/>
          <w:divBdr>
            <w:top w:val="none" w:sz="0" w:space="0" w:color="auto"/>
            <w:left w:val="none" w:sz="0" w:space="0" w:color="auto"/>
            <w:bottom w:val="none" w:sz="0" w:space="0" w:color="auto"/>
            <w:right w:val="none" w:sz="0" w:space="0" w:color="auto"/>
          </w:divBdr>
        </w:div>
        <w:div w:id="392235964">
          <w:marLeft w:val="640"/>
          <w:marRight w:val="0"/>
          <w:marTop w:val="0"/>
          <w:marBottom w:val="0"/>
          <w:divBdr>
            <w:top w:val="none" w:sz="0" w:space="0" w:color="auto"/>
            <w:left w:val="none" w:sz="0" w:space="0" w:color="auto"/>
            <w:bottom w:val="none" w:sz="0" w:space="0" w:color="auto"/>
            <w:right w:val="none" w:sz="0" w:space="0" w:color="auto"/>
          </w:divBdr>
        </w:div>
        <w:div w:id="829951998">
          <w:marLeft w:val="640"/>
          <w:marRight w:val="0"/>
          <w:marTop w:val="0"/>
          <w:marBottom w:val="0"/>
          <w:divBdr>
            <w:top w:val="none" w:sz="0" w:space="0" w:color="auto"/>
            <w:left w:val="none" w:sz="0" w:space="0" w:color="auto"/>
            <w:bottom w:val="none" w:sz="0" w:space="0" w:color="auto"/>
            <w:right w:val="none" w:sz="0" w:space="0" w:color="auto"/>
          </w:divBdr>
        </w:div>
        <w:div w:id="388118549">
          <w:marLeft w:val="640"/>
          <w:marRight w:val="0"/>
          <w:marTop w:val="0"/>
          <w:marBottom w:val="0"/>
          <w:divBdr>
            <w:top w:val="none" w:sz="0" w:space="0" w:color="auto"/>
            <w:left w:val="none" w:sz="0" w:space="0" w:color="auto"/>
            <w:bottom w:val="none" w:sz="0" w:space="0" w:color="auto"/>
            <w:right w:val="none" w:sz="0" w:space="0" w:color="auto"/>
          </w:divBdr>
        </w:div>
        <w:div w:id="282155176">
          <w:marLeft w:val="640"/>
          <w:marRight w:val="0"/>
          <w:marTop w:val="0"/>
          <w:marBottom w:val="0"/>
          <w:divBdr>
            <w:top w:val="none" w:sz="0" w:space="0" w:color="auto"/>
            <w:left w:val="none" w:sz="0" w:space="0" w:color="auto"/>
            <w:bottom w:val="none" w:sz="0" w:space="0" w:color="auto"/>
            <w:right w:val="none" w:sz="0" w:space="0" w:color="auto"/>
          </w:divBdr>
        </w:div>
        <w:div w:id="1104765812">
          <w:marLeft w:val="640"/>
          <w:marRight w:val="0"/>
          <w:marTop w:val="0"/>
          <w:marBottom w:val="0"/>
          <w:divBdr>
            <w:top w:val="none" w:sz="0" w:space="0" w:color="auto"/>
            <w:left w:val="none" w:sz="0" w:space="0" w:color="auto"/>
            <w:bottom w:val="none" w:sz="0" w:space="0" w:color="auto"/>
            <w:right w:val="none" w:sz="0" w:space="0" w:color="auto"/>
          </w:divBdr>
        </w:div>
        <w:div w:id="270164952">
          <w:marLeft w:val="640"/>
          <w:marRight w:val="0"/>
          <w:marTop w:val="0"/>
          <w:marBottom w:val="0"/>
          <w:divBdr>
            <w:top w:val="none" w:sz="0" w:space="0" w:color="auto"/>
            <w:left w:val="none" w:sz="0" w:space="0" w:color="auto"/>
            <w:bottom w:val="none" w:sz="0" w:space="0" w:color="auto"/>
            <w:right w:val="none" w:sz="0" w:space="0" w:color="auto"/>
          </w:divBdr>
        </w:div>
        <w:div w:id="2052342901">
          <w:marLeft w:val="640"/>
          <w:marRight w:val="0"/>
          <w:marTop w:val="0"/>
          <w:marBottom w:val="0"/>
          <w:divBdr>
            <w:top w:val="none" w:sz="0" w:space="0" w:color="auto"/>
            <w:left w:val="none" w:sz="0" w:space="0" w:color="auto"/>
            <w:bottom w:val="none" w:sz="0" w:space="0" w:color="auto"/>
            <w:right w:val="none" w:sz="0" w:space="0" w:color="auto"/>
          </w:divBdr>
        </w:div>
        <w:div w:id="1609891906">
          <w:marLeft w:val="640"/>
          <w:marRight w:val="0"/>
          <w:marTop w:val="0"/>
          <w:marBottom w:val="0"/>
          <w:divBdr>
            <w:top w:val="none" w:sz="0" w:space="0" w:color="auto"/>
            <w:left w:val="none" w:sz="0" w:space="0" w:color="auto"/>
            <w:bottom w:val="none" w:sz="0" w:space="0" w:color="auto"/>
            <w:right w:val="none" w:sz="0" w:space="0" w:color="auto"/>
          </w:divBdr>
        </w:div>
        <w:div w:id="1521819934">
          <w:marLeft w:val="640"/>
          <w:marRight w:val="0"/>
          <w:marTop w:val="0"/>
          <w:marBottom w:val="0"/>
          <w:divBdr>
            <w:top w:val="none" w:sz="0" w:space="0" w:color="auto"/>
            <w:left w:val="none" w:sz="0" w:space="0" w:color="auto"/>
            <w:bottom w:val="none" w:sz="0" w:space="0" w:color="auto"/>
            <w:right w:val="none" w:sz="0" w:space="0" w:color="auto"/>
          </w:divBdr>
        </w:div>
        <w:div w:id="2090810366">
          <w:marLeft w:val="640"/>
          <w:marRight w:val="0"/>
          <w:marTop w:val="0"/>
          <w:marBottom w:val="0"/>
          <w:divBdr>
            <w:top w:val="none" w:sz="0" w:space="0" w:color="auto"/>
            <w:left w:val="none" w:sz="0" w:space="0" w:color="auto"/>
            <w:bottom w:val="none" w:sz="0" w:space="0" w:color="auto"/>
            <w:right w:val="none" w:sz="0" w:space="0" w:color="auto"/>
          </w:divBdr>
        </w:div>
        <w:div w:id="691808363">
          <w:marLeft w:val="640"/>
          <w:marRight w:val="0"/>
          <w:marTop w:val="0"/>
          <w:marBottom w:val="0"/>
          <w:divBdr>
            <w:top w:val="none" w:sz="0" w:space="0" w:color="auto"/>
            <w:left w:val="none" w:sz="0" w:space="0" w:color="auto"/>
            <w:bottom w:val="none" w:sz="0" w:space="0" w:color="auto"/>
            <w:right w:val="none" w:sz="0" w:space="0" w:color="auto"/>
          </w:divBdr>
        </w:div>
        <w:div w:id="462356817">
          <w:marLeft w:val="640"/>
          <w:marRight w:val="0"/>
          <w:marTop w:val="0"/>
          <w:marBottom w:val="0"/>
          <w:divBdr>
            <w:top w:val="none" w:sz="0" w:space="0" w:color="auto"/>
            <w:left w:val="none" w:sz="0" w:space="0" w:color="auto"/>
            <w:bottom w:val="none" w:sz="0" w:space="0" w:color="auto"/>
            <w:right w:val="none" w:sz="0" w:space="0" w:color="auto"/>
          </w:divBdr>
        </w:div>
        <w:div w:id="266890110">
          <w:marLeft w:val="640"/>
          <w:marRight w:val="0"/>
          <w:marTop w:val="0"/>
          <w:marBottom w:val="0"/>
          <w:divBdr>
            <w:top w:val="none" w:sz="0" w:space="0" w:color="auto"/>
            <w:left w:val="none" w:sz="0" w:space="0" w:color="auto"/>
            <w:bottom w:val="none" w:sz="0" w:space="0" w:color="auto"/>
            <w:right w:val="none" w:sz="0" w:space="0" w:color="auto"/>
          </w:divBdr>
        </w:div>
        <w:div w:id="1784417424">
          <w:marLeft w:val="640"/>
          <w:marRight w:val="0"/>
          <w:marTop w:val="0"/>
          <w:marBottom w:val="0"/>
          <w:divBdr>
            <w:top w:val="none" w:sz="0" w:space="0" w:color="auto"/>
            <w:left w:val="none" w:sz="0" w:space="0" w:color="auto"/>
            <w:bottom w:val="none" w:sz="0" w:space="0" w:color="auto"/>
            <w:right w:val="none" w:sz="0" w:space="0" w:color="auto"/>
          </w:divBdr>
        </w:div>
        <w:div w:id="212234065">
          <w:marLeft w:val="640"/>
          <w:marRight w:val="0"/>
          <w:marTop w:val="0"/>
          <w:marBottom w:val="0"/>
          <w:divBdr>
            <w:top w:val="none" w:sz="0" w:space="0" w:color="auto"/>
            <w:left w:val="none" w:sz="0" w:space="0" w:color="auto"/>
            <w:bottom w:val="none" w:sz="0" w:space="0" w:color="auto"/>
            <w:right w:val="none" w:sz="0" w:space="0" w:color="auto"/>
          </w:divBdr>
        </w:div>
        <w:div w:id="651905482">
          <w:marLeft w:val="640"/>
          <w:marRight w:val="0"/>
          <w:marTop w:val="0"/>
          <w:marBottom w:val="0"/>
          <w:divBdr>
            <w:top w:val="none" w:sz="0" w:space="0" w:color="auto"/>
            <w:left w:val="none" w:sz="0" w:space="0" w:color="auto"/>
            <w:bottom w:val="none" w:sz="0" w:space="0" w:color="auto"/>
            <w:right w:val="none" w:sz="0" w:space="0" w:color="auto"/>
          </w:divBdr>
        </w:div>
      </w:divsChild>
    </w:div>
    <w:div w:id="1819611704">
      <w:bodyDiv w:val="1"/>
      <w:marLeft w:val="0"/>
      <w:marRight w:val="0"/>
      <w:marTop w:val="0"/>
      <w:marBottom w:val="0"/>
      <w:divBdr>
        <w:top w:val="none" w:sz="0" w:space="0" w:color="auto"/>
        <w:left w:val="none" w:sz="0" w:space="0" w:color="auto"/>
        <w:bottom w:val="none" w:sz="0" w:space="0" w:color="auto"/>
        <w:right w:val="none" w:sz="0" w:space="0" w:color="auto"/>
      </w:divBdr>
    </w:div>
    <w:div w:id="1821730758">
      <w:bodyDiv w:val="1"/>
      <w:marLeft w:val="0"/>
      <w:marRight w:val="0"/>
      <w:marTop w:val="0"/>
      <w:marBottom w:val="0"/>
      <w:divBdr>
        <w:top w:val="none" w:sz="0" w:space="0" w:color="auto"/>
        <w:left w:val="none" w:sz="0" w:space="0" w:color="auto"/>
        <w:bottom w:val="none" w:sz="0" w:space="0" w:color="auto"/>
        <w:right w:val="none" w:sz="0" w:space="0" w:color="auto"/>
      </w:divBdr>
      <w:divsChild>
        <w:div w:id="1604680612">
          <w:marLeft w:val="640"/>
          <w:marRight w:val="0"/>
          <w:marTop w:val="0"/>
          <w:marBottom w:val="0"/>
          <w:divBdr>
            <w:top w:val="none" w:sz="0" w:space="0" w:color="auto"/>
            <w:left w:val="none" w:sz="0" w:space="0" w:color="auto"/>
            <w:bottom w:val="none" w:sz="0" w:space="0" w:color="auto"/>
            <w:right w:val="none" w:sz="0" w:space="0" w:color="auto"/>
          </w:divBdr>
        </w:div>
        <w:div w:id="1625383940">
          <w:marLeft w:val="640"/>
          <w:marRight w:val="0"/>
          <w:marTop w:val="0"/>
          <w:marBottom w:val="0"/>
          <w:divBdr>
            <w:top w:val="none" w:sz="0" w:space="0" w:color="auto"/>
            <w:left w:val="none" w:sz="0" w:space="0" w:color="auto"/>
            <w:bottom w:val="none" w:sz="0" w:space="0" w:color="auto"/>
            <w:right w:val="none" w:sz="0" w:space="0" w:color="auto"/>
          </w:divBdr>
        </w:div>
        <w:div w:id="300379527">
          <w:marLeft w:val="640"/>
          <w:marRight w:val="0"/>
          <w:marTop w:val="0"/>
          <w:marBottom w:val="0"/>
          <w:divBdr>
            <w:top w:val="none" w:sz="0" w:space="0" w:color="auto"/>
            <w:left w:val="none" w:sz="0" w:space="0" w:color="auto"/>
            <w:bottom w:val="none" w:sz="0" w:space="0" w:color="auto"/>
            <w:right w:val="none" w:sz="0" w:space="0" w:color="auto"/>
          </w:divBdr>
        </w:div>
        <w:div w:id="1962298932">
          <w:marLeft w:val="640"/>
          <w:marRight w:val="0"/>
          <w:marTop w:val="0"/>
          <w:marBottom w:val="0"/>
          <w:divBdr>
            <w:top w:val="none" w:sz="0" w:space="0" w:color="auto"/>
            <w:left w:val="none" w:sz="0" w:space="0" w:color="auto"/>
            <w:bottom w:val="none" w:sz="0" w:space="0" w:color="auto"/>
            <w:right w:val="none" w:sz="0" w:space="0" w:color="auto"/>
          </w:divBdr>
        </w:div>
        <w:div w:id="1200625737">
          <w:marLeft w:val="640"/>
          <w:marRight w:val="0"/>
          <w:marTop w:val="0"/>
          <w:marBottom w:val="0"/>
          <w:divBdr>
            <w:top w:val="none" w:sz="0" w:space="0" w:color="auto"/>
            <w:left w:val="none" w:sz="0" w:space="0" w:color="auto"/>
            <w:bottom w:val="none" w:sz="0" w:space="0" w:color="auto"/>
            <w:right w:val="none" w:sz="0" w:space="0" w:color="auto"/>
          </w:divBdr>
        </w:div>
        <w:div w:id="767196590">
          <w:marLeft w:val="640"/>
          <w:marRight w:val="0"/>
          <w:marTop w:val="0"/>
          <w:marBottom w:val="0"/>
          <w:divBdr>
            <w:top w:val="none" w:sz="0" w:space="0" w:color="auto"/>
            <w:left w:val="none" w:sz="0" w:space="0" w:color="auto"/>
            <w:bottom w:val="none" w:sz="0" w:space="0" w:color="auto"/>
            <w:right w:val="none" w:sz="0" w:space="0" w:color="auto"/>
          </w:divBdr>
        </w:div>
        <w:div w:id="542404558">
          <w:marLeft w:val="640"/>
          <w:marRight w:val="0"/>
          <w:marTop w:val="0"/>
          <w:marBottom w:val="0"/>
          <w:divBdr>
            <w:top w:val="none" w:sz="0" w:space="0" w:color="auto"/>
            <w:left w:val="none" w:sz="0" w:space="0" w:color="auto"/>
            <w:bottom w:val="none" w:sz="0" w:space="0" w:color="auto"/>
            <w:right w:val="none" w:sz="0" w:space="0" w:color="auto"/>
          </w:divBdr>
        </w:div>
        <w:div w:id="1751658562">
          <w:marLeft w:val="640"/>
          <w:marRight w:val="0"/>
          <w:marTop w:val="0"/>
          <w:marBottom w:val="0"/>
          <w:divBdr>
            <w:top w:val="none" w:sz="0" w:space="0" w:color="auto"/>
            <w:left w:val="none" w:sz="0" w:space="0" w:color="auto"/>
            <w:bottom w:val="none" w:sz="0" w:space="0" w:color="auto"/>
            <w:right w:val="none" w:sz="0" w:space="0" w:color="auto"/>
          </w:divBdr>
        </w:div>
        <w:div w:id="1932010712">
          <w:marLeft w:val="640"/>
          <w:marRight w:val="0"/>
          <w:marTop w:val="0"/>
          <w:marBottom w:val="0"/>
          <w:divBdr>
            <w:top w:val="none" w:sz="0" w:space="0" w:color="auto"/>
            <w:left w:val="none" w:sz="0" w:space="0" w:color="auto"/>
            <w:bottom w:val="none" w:sz="0" w:space="0" w:color="auto"/>
            <w:right w:val="none" w:sz="0" w:space="0" w:color="auto"/>
          </w:divBdr>
        </w:div>
        <w:div w:id="1917128394">
          <w:marLeft w:val="640"/>
          <w:marRight w:val="0"/>
          <w:marTop w:val="0"/>
          <w:marBottom w:val="0"/>
          <w:divBdr>
            <w:top w:val="none" w:sz="0" w:space="0" w:color="auto"/>
            <w:left w:val="none" w:sz="0" w:space="0" w:color="auto"/>
            <w:bottom w:val="none" w:sz="0" w:space="0" w:color="auto"/>
            <w:right w:val="none" w:sz="0" w:space="0" w:color="auto"/>
          </w:divBdr>
        </w:div>
        <w:div w:id="1746562989">
          <w:marLeft w:val="640"/>
          <w:marRight w:val="0"/>
          <w:marTop w:val="0"/>
          <w:marBottom w:val="0"/>
          <w:divBdr>
            <w:top w:val="none" w:sz="0" w:space="0" w:color="auto"/>
            <w:left w:val="none" w:sz="0" w:space="0" w:color="auto"/>
            <w:bottom w:val="none" w:sz="0" w:space="0" w:color="auto"/>
            <w:right w:val="none" w:sz="0" w:space="0" w:color="auto"/>
          </w:divBdr>
        </w:div>
        <w:div w:id="1542355270">
          <w:marLeft w:val="640"/>
          <w:marRight w:val="0"/>
          <w:marTop w:val="0"/>
          <w:marBottom w:val="0"/>
          <w:divBdr>
            <w:top w:val="none" w:sz="0" w:space="0" w:color="auto"/>
            <w:left w:val="none" w:sz="0" w:space="0" w:color="auto"/>
            <w:bottom w:val="none" w:sz="0" w:space="0" w:color="auto"/>
            <w:right w:val="none" w:sz="0" w:space="0" w:color="auto"/>
          </w:divBdr>
        </w:div>
        <w:div w:id="577791767">
          <w:marLeft w:val="640"/>
          <w:marRight w:val="0"/>
          <w:marTop w:val="0"/>
          <w:marBottom w:val="0"/>
          <w:divBdr>
            <w:top w:val="none" w:sz="0" w:space="0" w:color="auto"/>
            <w:left w:val="none" w:sz="0" w:space="0" w:color="auto"/>
            <w:bottom w:val="none" w:sz="0" w:space="0" w:color="auto"/>
            <w:right w:val="none" w:sz="0" w:space="0" w:color="auto"/>
          </w:divBdr>
        </w:div>
        <w:div w:id="2124613053">
          <w:marLeft w:val="640"/>
          <w:marRight w:val="0"/>
          <w:marTop w:val="0"/>
          <w:marBottom w:val="0"/>
          <w:divBdr>
            <w:top w:val="none" w:sz="0" w:space="0" w:color="auto"/>
            <w:left w:val="none" w:sz="0" w:space="0" w:color="auto"/>
            <w:bottom w:val="none" w:sz="0" w:space="0" w:color="auto"/>
            <w:right w:val="none" w:sz="0" w:space="0" w:color="auto"/>
          </w:divBdr>
        </w:div>
        <w:div w:id="588470985">
          <w:marLeft w:val="640"/>
          <w:marRight w:val="0"/>
          <w:marTop w:val="0"/>
          <w:marBottom w:val="0"/>
          <w:divBdr>
            <w:top w:val="none" w:sz="0" w:space="0" w:color="auto"/>
            <w:left w:val="none" w:sz="0" w:space="0" w:color="auto"/>
            <w:bottom w:val="none" w:sz="0" w:space="0" w:color="auto"/>
            <w:right w:val="none" w:sz="0" w:space="0" w:color="auto"/>
          </w:divBdr>
        </w:div>
        <w:div w:id="69616738">
          <w:marLeft w:val="640"/>
          <w:marRight w:val="0"/>
          <w:marTop w:val="0"/>
          <w:marBottom w:val="0"/>
          <w:divBdr>
            <w:top w:val="none" w:sz="0" w:space="0" w:color="auto"/>
            <w:left w:val="none" w:sz="0" w:space="0" w:color="auto"/>
            <w:bottom w:val="none" w:sz="0" w:space="0" w:color="auto"/>
            <w:right w:val="none" w:sz="0" w:space="0" w:color="auto"/>
          </w:divBdr>
        </w:div>
        <w:div w:id="2072727696">
          <w:marLeft w:val="640"/>
          <w:marRight w:val="0"/>
          <w:marTop w:val="0"/>
          <w:marBottom w:val="0"/>
          <w:divBdr>
            <w:top w:val="none" w:sz="0" w:space="0" w:color="auto"/>
            <w:left w:val="none" w:sz="0" w:space="0" w:color="auto"/>
            <w:bottom w:val="none" w:sz="0" w:space="0" w:color="auto"/>
            <w:right w:val="none" w:sz="0" w:space="0" w:color="auto"/>
          </w:divBdr>
        </w:div>
        <w:div w:id="1387948526">
          <w:marLeft w:val="640"/>
          <w:marRight w:val="0"/>
          <w:marTop w:val="0"/>
          <w:marBottom w:val="0"/>
          <w:divBdr>
            <w:top w:val="none" w:sz="0" w:space="0" w:color="auto"/>
            <w:left w:val="none" w:sz="0" w:space="0" w:color="auto"/>
            <w:bottom w:val="none" w:sz="0" w:space="0" w:color="auto"/>
            <w:right w:val="none" w:sz="0" w:space="0" w:color="auto"/>
          </w:divBdr>
        </w:div>
        <w:div w:id="1899894569">
          <w:marLeft w:val="640"/>
          <w:marRight w:val="0"/>
          <w:marTop w:val="0"/>
          <w:marBottom w:val="0"/>
          <w:divBdr>
            <w:top w:val="none" w:sz="0" w:space="0" w:color="auto"/>
            <w:left w:val="none" w:sz="0" w:space="0" w:color="auto"/>
            <w:bottom w:val="none" w:sz="0" w:space="0" w:color="auto"/>
            <w:right w:val="none" w:sz="0" w:space="0" w:color="auto"/>
          </w:divBdr>
        </w:div>
        <w:div w:id="340666101">
          <w:marLeft w:val="640"/>
          <w:marRight w:val="0"/>
          <w:marTop w:val="0"/>
          <w:marBottom w:val="0"/>
          <w:divBdr>
            <w:top w:val="none" w:sz="0" w:space="0" w:color="auto"/>
            <w:left w:val="none" w:sz="0" w:space="0" w:color="auto"/>
            <w:bottom w:val="none" w:sz="0" w:space="0" w:color="auto"/>
            <w:right w:val="none" w:sz="0" w:space="0" w:color="auto"/>
          </w:divBdr>
        </w:div>
        <w:div w:id="695080280">
          <w:marLeft w:val="640"/>
          <w:marRight w:val="0"/>
          <w:marTop w:val="0"/>
          <w:marBottom w:val="0"/>
          <w:divBdr>
            <w:top w:val="none" w:sz="0" w:space="0" w:color="auto"/>
            <w:left w:val="none" w:sz="0" w:space="0" w:color="auto"/>
            <w:bottom w:val="none" w:sz="0" w:space="0" w:color="auto"/>
            <w:right w:val="none" w:sz="0" w:space="0" w:color="auto"/>
          </w:divBdr>
        </w:div>
        <w:div w:id="1383871955">
          <w:marLeft w:val="640"/>
          <w:marRight w:val="0"/>
          <w:marTop w:val="0"/>
          <w:marBottom w:val="0"/>
          <w:divBdr>
            <w:top w:val="none" w:sz="0" w:space="0" w:color="auto"/>
            <w:left w:val="none" w:sz="0" w:space="0" w:color="auto"/>
            <w:bottom w:val="none" w:sz="0" w:space="0" w:color="auto"/>
            <w:right w:val="none" w:sz="0" w:space="0" w:color="auto"/>
          </w:divBdr>
        </w:div>
        <w:div w:id="1902249281">
          <w:marLeft w:val="640"/>
          <w:marRight w:val="0"/>
          <w:marTop w:val="0"/>
          <w:marBottom w:val="0"/>
          <w:divBdr>
            <w:top w:val="none" w:sz="0" w:space="0" w:color="auto"/>
            <w:left w:val="none" w:sz="0" w:space="0" w:color="auto"/>
            <w:bottom w:val="none" w:sz="0" w:space="0" w:color="auto"/>
            <w:right w:val="none" w:sz="0" w:space="0" w:color="auto"/>
          </w:divBdr>
        </w:div>
        <w:div w:id="400445086">
          <w:marLeft w:val="640"/>
          <w:marRight w:val="0"/>
          <w:marTop w:val="0"/>
          <w:marBottom w:val="0"/>
          <w:divBdr>
            <w:top w:val="none" w:sz="0" w:space="0" w:color="auto"/>
            <w:left w:val="none" w:sz="0" w:space="0" w:color="auto"/>
            <w:bottom w:val="none" w:sz="0" w:space="0" w:color="auto"/>
            <w:right w:val="none" w:sz="0" w:space="0" w:color="auto"/>
          </w:divBdr>
        </w:div>
        <w:div w:id="415178325">
          <w:marLeft w:val="640"/>
          <w:marRight w:val="0"/>
          <w:marTop w:val="0"/>
          <w:marBottom w:val="0"/>
          <w:divBdr>
            <w:top w:val="none" w:sz="0" w:space="0" w:color="auto"/>
            <w:left w:val="none" w:sz="0" w:space="0" w:color="auto"/>
            <w:bottom w:val="none" w:sz="0" w:space="0" w:color="auto"/>
            <w:right w:val="none" w:sz="0" w:space="0" w:color="auto"/>
          </w:divBdr>
        </w:div>
        <w:div w:id="936789162">
          <w:marLeft w:val="640"/>
          <w:marRight w:val="0"/>
          <w:marTop w:val="0"/>
          <w:marBottom w:val="0"/>
          <w:divBdr>
            <w:top w:val="none" w:sz="0" w:space="0" w:color="auto"/>
            <w:left w:val="none" w:sz="0" w:space="0" w:color="auto"/>
            <w:bottom w:val="none" w:sz="0" w:space="0" w:color="auto"/>
            <w:right w:val="none" w:sz="0" w:space="0" w:color="auto"/>
          </w:divBdr>
        </w:div>
        <w:div w:id="1135677639">
          <w:marLeft w:val="640"/>
          <w:marRight w:val="0"/>
          <w:marTop w:val="0"/>
          <w:marBottom w:val="0"/>
          <w:divBdr>
            <w:top w:val="none" w:sz="0" w:space="0" w:color="auto"/>
            <w:left w:val="none" w:sz="0" w:space="0" w:color="auto"/>
            <w:bottom w:val="none" w:sz="0" w:space="0" w:color="auto"/>
            <w:right w:val="none" w:sz="0" w:space="0" w:color="auto"/>
          </w:divBdr>
        </w:div>
        <w:div w:id="590160950">
          <w:marLeft w:val="640"/>
          <w:marRight w:val="0"/>
          <w:marTop w:val="0"/>
          <w:marBottom w:val="0"/>
          <w:divBdr>
            <w:top w:val="none" w:sz="0" w:space="0" w:color="auto"/>
            <w:left w:val="none" w:sz="0" w:space="0" w:color="auto"/>
            <w:bottom w:val="none" w:sz="0" w:space="0" w:color="auto"/>
            <w:right w:val="none" w:sz="0" w:space="0" w:color="auto"/>
          </w:divBdr>
        </w:div>
        <w:div w:id="969437626">
          <w:marLeft w:val="640"/>
          <w:marRight w:val="0"/>
          <w:marTop w:val="0"/>
          <w:marBottom w:val="0"/>
          <w:divBdr>
            <w:top w:val="none" w:sz="0" w:space="0" w:color="auto"/>
            <w:left w:val="none" w:sz="0" w:space="0" w:color="auto"/>
            <w:bottom w:val="none" w:sz="0" w:space="0" w:color="auto"/>
            <w:right w:val="none" w:sz="0" w:space="0" w:color="auto"/>
          </w:divBdr>
        </w:div>
        <w:div w:id="176699532">
          <w:marLeft w:val="640"/>
          <w:marRight w:val="0"/>
          <w:marTop w:val="0"/>
          <w:marBottom w:val="0"/>
          <w:divBdr>
            <w:top w:val="none" w:sz="0" w:space="0" w:color="auto"/>
            <w:left w:val="none" w:sz="0" w:space="0" w:color="auto"/>
            <w:bottom w:val="none" w:sz="0" w:space="0" w:color="auto"/>
            <w:right w:val="none" w:sz="0" w:space="0" w:color="auto"/>
          </w:divBdr>
        </w:div>
        <w:div w:id="1569070158">
          <w:marLeft w:val="640"/>
          <w:marRight w:val="0"/>
          <w:marTop w:val="0"/>
          <w:marBottom w:val="0"/>
          <w:divBdr>
            <w:top w:val="none" w:sz="0" w:space="0" w:color="auto"/>
            <w:left w:val="none" w:sz="0" w:space="0" w:color="auto"/>
            <w:bottom w:val="none" w:sz="0" w:space="0" w:color="auto"/>
            <w:right w:val="none" w:sz="0" w:space="0" w:color="auto"/>
          </w:divBdr>
        </w:div>
        <w:div w:id="1801923861">
          <w:marLeft w:val="640"/>
          <w:marRight w:val="0"/>
          <w:marTop w:val="0"/>
          <w:marBottom w:val="0"/>
          <w:divBdr>
            <w:top w:val="none" w:sz="0" w:space="0" w:color="auto"/>
            <w:left w:val="none" w:sz="0" w:space="0" w:color="auto"/>
            <w:bottom w:val="none" w:sz="0" w:space="0" w:color="auto"/>
            <w:right w:val="none" w:sz="0" w:space="0" w:color="auto"/>
          </w:divBdr>
        </w:div>
        <w:div w:id="301813005">
          <w:marLeft w:val="640"/>
          <w:marRight w:val="0"/>
          <w:marTop w:val="0"/>
          <w:marBottom w:val="0"/>
          <w:divBdr>
            <w:top w:val="none" w:sz="0" w:space="0" w:color="auto"/>
            <w:left w:val="none" w:sz="0" w:space="0" w:color="auto"/>
            <w:bottom w:val="none" w:sz="0" w:space="0" w:color="auto"/>
            <w:right w:val="none" w:sz="0" w:space="0" w:color="auto"/>
          </w:divBdr>
        </w:div>
        <w:div w:id="357464101">
          <w:marLeft w:val="640"/>
          <w:marRight w:val="0"/>
          <w:marTop w:val="0"/>
          <w:marBottom w:val="0"/>
          <w:divBdr>
            <w:top w:val="none" w:sz="0" w:space="0" w:color="auto"/>
            <w:left w:val="none" w:sz="0" w:space="0" w:color="auto"/>
            <w:bottom w:val="none" w:sz="0" w:space="0" w:color="auto"/>
            <w:right w:val="none" w:sz="0" w:space="0" w:color="auto"/>
          </w:divBdr>
        </w:div>
        <w:div w:id="1454669479">
          <w:marLeft w:val="640"/>
          <w:marRight w:val="0"/>
          <w:marTop w:val="0"/>
          <w:marBottom w:val="0"/>
          <w:divBdr>
            <w:top w:val="none" w:sz="0" w:space="0" w:color="auto"/>
            <w:left w:val="none" w:sz="0" w:space="0" w:color="auto"/>
            <w:bottom w:val="none" w:sz="0" w:space="0" w:color="auto"/>
            <w:right w:val="none" w:sz="0" w:space="0" w:color="auto"/>
          </w:divBdr>
        </w:div>
        <w:div w:id="175078299">
          <w:marLeft w:val="640"/>
          <w:marRight w:val="0"/>
          <w:marTop w:val="0"/>
          <w:marBottom w:val="0"/>
          <w:divBdr>
            <w:top w:val="none" w:sz="0" w:space="0" w:color="auto"/>
            <w:left w:val="none" w:sz="0" w:space="0" w:color="auto"/>
            <w:bottom w:val="none" w:sz="0" w:space="0" w:color="auto"/>
            <w:right w:val="none" w:sz="0" w:space="0" w:color="auto"/>
          </w:divBdr>
        </w:div>
        <w:div w:id="425735531">
          <w:marLeft w:val="640"/>
          <w:marRight w:val="0"/>
          <w:marTop w:val="0"/>
          <w:marBottom w:val="0"/>
          <w:divBdr>
            <w:top w:val="none" w:sz="0" w:space="0" w:color="auto"/>
            <w:left w:val="none" w:sz="0" w:space="0" w:color="auto"/>
            <w:bottom w:val="none" w:sz="0" w:space="0" w:color="auto"/>
            <w:right w:val="none" w:sz="0" w:space="0" w:color="auto"/>
          </w:divBdr>
        </w:div>
        <w:div w:id="1584946638">
          <w:marLeft w:val="640"/>
          <w:marRight w:val="0"/>
          <w:marTop w:val="0"/>
          <w:marBottom w:val="0"/>
          <w:divBdr>
            <w:top w:val="none" w:sz="0" w:space="0" w:color="auto"/>
            <w:left w:val="none" w:sz="0" w:space="0" w:color="auto"/>
            <w:bottom w:val="none" w:sz="0" w:space="0" w:color="auto"/>
            <w:right w:val="none" w:sz="0" w:space="0" w:color="auto"/>
          </w:divBdr>
        </w:div>
        <w:div w:id="1501963804">
          <w:marLeft w:val="640"/>
          <w:marRight w:val="0"/>
          <w:marTop w:val="0"/>
          <w:marBottom w:val="0"/>
          <w:divBdr>
            <w:top w:val="none" w:sz="0" w:space="0" w:color="auto"/>
            <w:left w:val="none" w:sz="0" w:space="0" w:color="auto"/>
            <w:bottom w:val="none" w:sz="0" w:space="0" w:color="auto"/>
            <w:right w:val="none" w:sz="0" w:space="0" w:color="auto"/>
          </w:divBdr>
        </w:div>
        <w:div w:id="355884387">
          <w:marLeft w:val="640"/>
          <w:marRight w:val="0"/>
          <w:marTop w:val="0"/>
          <w:marBottom w:val="0"/>
          <w:divBdr>
            <w:top w:val="none" w:sz="0" w:space="0" w:color="auto"/>
            <w:left w:val="none" w:sz="0" w:space="0" w:color="auto"/>
            <w:bottom w:val="none" w:sz="0" w:space="0" w:color="auto"/>
            <w:right w:val="none" w:sz="0" w:space="0" w:color="auto"/>
          </w:divBdr>
        </w:div>
        <w:div w:id="1042439161">
          <w:marLeft w:val="640"/>
          <w:marRight w:val="0"/>
          <w:marTop w:val="0"/>
          <w:marBottom w:val="0"/>
          <w:divBdr>
            <w:top w:val="none" w:sz="0" w:space="0" w:color="auto"/>
            <w:left w:val="none" w:sz="0" w:space="0" w:color="auto"/>
            <w:bottom w:val="none" w:sz="0" w:space="0" w:color="auto"/>
            <w:right w:val="none" w:sz="0" w:space="0" w:color="auto"/>
          </w:divBdr>
        </w:div>
        <w:div w:id="58096104">
          <w:marLeft w:val="640"/>
          <w:marRight w:val="0"/>
          <w:marTop w:val="0"/>
          <w:marBottom w:val="0"/>
          <w:divBdr>
            <w:top w:val="none" w:sz="0" w:space="0" w:color="auto"/>
            <w:left w:val="none" w:sz="0" w:space="0" w:color="auto"/>
            <w:bottom w:val="none" w:sz="0" w:space="0" w:color="auto"/>
            <w:right w:val="none" w:sz="0" w:space="0" w:color="auto"/>
          </w:divBdr>
        </w:div>
      </w:divsChild>
    </w:div>
    <w:div w:id="1823111909">
      <w:bodyDiv w:val="1"/>
      <w:marLeft w:val="0"/>
      <w:marRight w:val="0"/>
      <w:marTop w:val="0"/>
      <w:marBottom w:val="0"/>
      <w:divBdr>
        <w:top w:val="none" w:sz="0" w:space="0" w:color="auto"/>
        <w:left w:val="none" w:sz="0" w:space="0" w:color="auto"/>
        <w:bottom w:val="none" w:sz="0" w:space="0" w:color="auto"/>
        <w:right w:val="none" w:sz="0" w:space="0" w:color="auto"/>
      </w:divBdr>
    </w:div>
    <w:div w:id="1823430237">
      <w:bodyDiv w:val="1"/>
      <w:marLeft w:val="0"/>
      <w:marRight w:val="0"/>
      <w:marTop w:val="0"/>
      <w:marBottom w:val="0"/>
      <w:divBdr>
        <w:top w:val="none" w:sz="0" w:space="0" w:color="auto"/>
        <w:left w:val="none" w:sz="0" w:space="0" w:color="auto"/>
        <w:bottom w:val="none" w:sz="0" w:space="0" w:color="auto"/>
        <w:right w:val="none" w:sz="0" w:space="0" w:color="auto"/>
      </w:divBdr>
    </w:div>
    <w:div w:id="1823697079">
      <w:bodyDiv w:val="1"/>
      <w:marLeft w:val="0"/>
      <w:marRight w:val="0"/>
      <w:marTop w:val="0"/>
      <w:marBottom w:val="0"/>
      <w:divBdr>
        <w:top w:val="none" w:sz="0" w:space="0" w:color="auto"/>
        <w:left w:val="none" w:sz="0" w:space="0" w:color="auto"/>
        <w:bottom w:val="none" w:sz="0" w:space="0" w:color="auto"/>
        <w:right w:val="none" w:sz="0" w:space="0" w:color="auto"/>
      </w:divBdr>
    </w:div>
    <w:div w:id="1823963463">
      <w:bodyDiv w:val="1"/>
      <w:marLeft w:val="0"/>
      <w:marRight w:val="0"/>
      <w:marTop w:val="0"/>
      <w:marBottom w:val="0"/>
      <w:divBdr>
        <w:top w:val="none" w:sz="0" w:space="0" w:color="auto"/>
        <w:left w:val="none" w:sz="0" w:space="0" w:color="auto"/>
        <w:bottom w:val="none" w:sz="0" w:space="0" w:color="auto"/>
        <w:right w:val="none" w:sz="0" w:space="0" w:color="auto"/>
      </w:divBdr>
    </w:div>
    <w:div w:id="1824197384">
      <w:bodyDiv w:val="1"/>
      <w:marLeft w:val="0"/>
      <w:marRight w:val="0"/>
      <w:marTop w:val="0"/>
      <w:marBottom w:val="0"/>
      <w:divBdr>
        <w:top w:val="none" w:sz="0" w:space="0" w:color="auto"/>
        <w:left w:val="none" w:sz="0" w:space="0" w:color="auto"/>
        <w:bottom w:val="none" w:sz="0" w:space="0" w:color="auto"/>
        <w:right w:val="none" w:sz="0" w:space="0" w:color="auto"/>
      </w:divBdr>
    </w:div>
    <w:div w:id="1824813394">
      <w:bodyDiv w:val="1"/>
      <w:marLeft w:val="0"/>
      <w:marRight w:val="0"/>
      <w:marTop w:val="0"/>
      <w:marBottom w:val="0"/>
      <w:divBdr>
        <w:top w:val="none" w:sz="0" w:space="0" w:color="auto"/>
        <w:left w:val="none" w:sz="0" w:space="0" w:color="auto"/>
        <w:bottom w:val="none" w:sz="0" w:space="0" w:color="auto"/>
        <w:right w:val="none" w:sz="0" w:space="0" w:color="auto"/>
      </w:divBdr>
    </w:div>
    <w:div w:id="1827630098">
      <w:bodyDiv w:val="1"/>
      <w:marLeft w:val="0"/>
      <w:marRight w:val="0"/>
      <w:marTop w:val="0"/>
      <w:marBottom w:val="0"/>
      <w:divBdr>
        <w:top w:val="none" w:sz="0" w:space="0" w:color="auto"/>
        <w:left w:val="none" w:sz="0" w:space="0" w:color="auto"/>
        <w:bottom w:val="none" w:sz="0" w:space="0" w:color="auto"/>
        <w:right w:val="none" w:sz="0" w:space="0" w:color="auto"/>
      </w:divBdr>
    </w:div>
    <w:div w:id="1828282690">
      <w:bodyDiv w:val="1"/>
      <w:marLeft w:val="0"/>
      <w:marRight w:val="0"/>
      <w:marTop w:val="0"/>
      <w:marBottom w:val="0"/>
      <w:divBdr>
        <w:top w:val="none" w:sz="0" w:space="0" w:color="auto"/>
        <w:left w:val="none" w:sz="0" w:space="0" w:color="auto"/>
        <w:bottom w:val="none" w:sz="0" w:space="0" w:color="auto"/>
        <w:right w:val="none" w:sz="0" w:space="0" w:color="auto"/>
      </w:divBdr>
    </w:div>
    <w:div w:id="1828664950">
      <w:bodyDiv w:val="1"/>
      <w:marLeft w:val="0"/>
      <w:marRight w:val="0"/>
      <w:marTop w:val="0"/>
      <w:marBottom w:val="0"/>
      <w:divBdr>
        <w:top w:val="none" w:sz="0" w:space="0" w:color="auto"/>
        <w:left w:val="none" w:sz="0" w:space="0" w:color="auto"/>
        <w:bottom w:val="none" w:sz="0" w:space="0" w:color="auto"/>
        <w:right w:val="none" w:sz="0" w:space="0" w:color="auto"/>
      </w:divBdr>
    </w:div>
    <w:div w:id="1829906388">
      <w:bodyDiv w:val="1"/>
      <w:marLeft w:val="0"/>
      <w:marRight w:val="0"/>
      <w:marTop w:val="0"/>
      <w:marBottom w:val="0"/>
      <w:divBdr>
        <w:top w:val="none" w:sz="0" w:space="0" w:color="auto"/>
        <w:left w:val="none" w:sz="0" w:space="0" w:color="auto"/>
        <w:bottom w:val="none" w:sz="0" w:space="0" w:color="auto"/>
        <w:right w:val="none" w:sz="0" w:space="0" w:color="auto"/>
      </w:divBdr>
    </w:div>
    <w:div w:id="1830897739">
      <w:bodyDiv w:val="1"/>
      <w:marLeft w:val="0"/>
      <w:marRight w:val="0"/>
      <w:marTop w:val="0"/>
      <w:marBottom w:val="0"/>
      <w:divBdr>
        <w:top w:val="none" w:sz="0" w:space="0" w:color="auto"/>
        <w:left w:val="none" w:sz="0" w:space="0" w:color="auto"/>
        <w:bottom w:val="none" w:sz="0" w:space="0" w:color="auto"/>
        <w:right w:val="none" w:sz="0" w:space="0" w:color="auto"/>
      </w:divBdr>
    </w:div>
    <w:div w:id="1832863403">
      <w:bodyDiv w:val="1"/>
      <w:marLeft w:val="0"/>
      <w:marRight w:val="0"/>
      <w:marTop w:val="0"/>
      <w:marBottom w:val="0"/>
      <w:divBdr>
        <w:top w:val="none" w:sz="0" w:space="0" w:color="auto"/>
        <w:left w:val="none" w:sz="0" w:space="0" w:color="auto"/>
        <w:bottom w:val="none" w:sz="0" w:space="0" w:color="auto"/>
        <w:right w:val="none" w:sz="0" w:space="0" w:color="auto"/>
      </w:divBdr>
    </w:div>
    <w:div w:id="1833715175">
      <w:bodyDiv w:val="1"/>
      <w:marLeft w:val="0"/>
      <w:marRight w:val="0"/>
      <w:marTop w:val="0"/>
      <w:marBottom w:val="0"/>
      <w:divBdr>
        <w:top w:val="none" w:sz="0" w:space="0" w:color="auto"/>
        <w:left w:val="none" w:sz="0" w:space="0" w:color="auto"/>
        <w:bottom w:val="none" w:sz="0" w:space="0" w:color="auto"/>
        <w:right w:val="none" w:sz="0" w:space="0" w:color="auto"/>
      </w:divBdr>
    </w:div>
    <w:div w:id="1833980793">
      <w:bodyDiv w:val="1"/>
      <w:marLeft w:val="0"/>
      <w:marRight w:val="0"/>
      <w:marTop w:val="0"/>
      <w:marBottom w:val="0"/>
      <w:divBdr>
        <w:top w:val="none" w:sz="0" w:space="0" w:color="auto"/>
        <w:left w:val="none" w:sz="0" w:space="0" w:color="auto"/>
        <w:bottom w:val="none" w:sz="0" w:space="0" w:color="auto"/>
        <w:right w:val="none" w:sz="0" w:space="0" w:color="auto"/>
      </w:divBdr>
    </w:div>
    <w:div w:id="1834444108">
      <w:bodyDiv w:val="1"/>
      <w:marLeft w:val="0"/>
      <w:marRight w:val="0"/>
      <w:marTop w:val="0"/>
      <w:marBottom w:val="0"/>
      <w:divBdr>
        <w:top w:val="none" w:sz="0" w:space="0" w:color="auto"/>
        <w:left w:val="none" w:sz="0" w:space="0" w:color="auto"/>
        <w:bottom w:val="none" w:sz="0" w:space="0" w:color="auto"/>
        <w:right w:val="none" w:sz="0" w:space="0" w:color="auto"/>
      </w:divBdr>
    </w:div>
    <w:div w:id="1835025866">
      <w:bodyDiv w:val="1"/>
      <w:marLeft w:val="0"/>
      <w:marRight w:val="0"/>
      <w:marTop w:val="0"/>
      <w:marBottom w:val="0"/>
      <w:divBdr>
        <w:top w:val="none" w:sz="0" w:space="0" w:color="auto"/>
        <w:left w:val="none" w:sz="0" w:space="0" w:color="auto"/>
        <w:bottom w:val="none" w:sz="0" w:space="0" w:color="auto"/>
        <w:right w:val="none" w:sz="0" w:space="0" w:color="auto"/>
      </w:divBdr>
    </w:div>
    <w:div w:id="1836803328">
      <w:bodyDiv w:val="1"/>
      <w:marLeft w:val="0"/>
      <w:marRight w:val="0"/>
      <w:marTop w:val="0"/>
      <w:marBottom w:val="0"/>
      <w:divBdr>
        <w:top w:val="none" w:sz="0" w:space="0" w:color="auto"/>
        <w:left w:val="none" w:sz="0" w:space="0" w:color="auto"/>
        <w:bottom w:val="none" w:sz="0" w:space="0" w:color="auto"/>
        <w:right w:val="none" w:sz="0" w:space="0" w:color="auto"/>
      </w:divBdr>
    </w:div>
    <w:div w:id="1836920675">
      <w:bodyDiv w:val="1"/>
      <w:marLeft w:val="0"/>
      <w:marRight w:val="0"/>
      <w:marTop w:val="0"/>
      <w:marBottom w:val="0"/>
      <w:divBdr>
        <w:top w:val="none" w:sz="0" w:space="0" w:color="auto"/>
        <w:left w:val="none" w:sz="0" w:space="0" w:color="auto"/>
        <w:bottom w:val="none" w:sz="0" w:space="0" w:color="auto"/>
        <w:right w:val="none" w:sz="0" w:space="0" w:color="auto"/>
      </w:divBdr>
    </w:div>
    <w:div w:id="1837568696">
      <w:bodyDiv w:val="1"/>
      <w:marLeft w:val="0"/>
      <w:marRight w:val="0"/>
      <w:marTop w:val="0"/>
      <w:marBottom w:val="0"/>
      <w:divBdr>
        <w:top w:val="none" w:sz="0" w:space="0" w:color="auto"/>
        <w:left w:val="none" w:sz="0" w:space="0" w:color="auto"/>
        <w:bottom w:val="none" w:sz="0" w:space="0" w:color="auto"/>
        <w:right w:val="none" w:sz="0" w:space="0" w:color="auto"/>
      </w:divBdr>
    </w:div>
    <w:div w:id="1837723675">
      <w:bodyDiv w:val="1"/>
      <w:marLeft w:val="0"/>
      <w:marRight w:val="0"/>
      <w:marTop w:val="0"/>
      <w:marBottom w:val="0"/>
      <w:divBdr>
        <w:top w:val="none" w:sz="0" w:space="0" w:color="auto"/>
        <w:left w:val="none" w:sz="0" w:space="0" w:color="auto"/>
        <w:bottom w:val="none" w:sz="0" w:space="0" w:color="auto"/>
        <w:right w:val="none" w:sz="0" w:space="0" w:color="auto"/>
      </w:divBdr>
    </w:div>
    <w:div w:id="1838575009">
      <w:bodyDiv w:val="1"/>
      <w:marLeft w:val="0"/>
      <w:marRight w:val="0"/>
      <w:marTop w:val="0"/>
      <w:marBottom w:val="0"/>
      <w:divBdr>
        <w:top w:val="none" w:sz="0" w:space="0" w:color="auto"/>
        <w:left w:val="none" w:sz="0" w:space="0" w:color="auto"/>
        <w:bottom w:val="none" w:sz="0" w:space="0" w:color="auto"/>
        <w:right w:val="none" w:sz="0" w:space="0" w:color="auto"/>
      </w:divBdr>
    </w:div>
    <w:div w:id="1840075378">
      <w:bodyDiv w:val="1"/>
      <w:marLeft w:val="0"/>
      <w:marRight w:val="0"/>
      <w:marTop w:val="0"/>
      <w:marBottom w:val="0"/>
      <w:divBdr>
        <w:top w:val="none" w:sz="0" w:space="0" w:color="auto"/>
        <w:left w:val="none" w:sz="0" w:space="0" w:color="auto"/>
        <w:bottom w:val="none" w:sz="0" w:space="0" w:color="auto"/>
        <w:right w:val="none" w:sz="0" w:space="0" w:color="auto"/>
      </w:divBdr>
    </w:div>
    <w:div w:id="1842547223">
      <w:bodyDiv w:val="1"/>
      <w:marLeft w:val="0"/>
      <w:marRight w:val="0"/>
      <w:marTop w:val="0"/>
      <w:marBottom w:val="0"/>
      <w:divBdr>
        <w:top w:val="none" w:sz="0" w:space="0" w:color="auto"/>
        <w:left w:val="none" w:sz="0" w:space="0" w:color="auto"/>
        <w:bottom w:val="none" w:sz="0" w:space="0" w:color="auto"/>
        <w:right w:val="none" w:sz="0" w:space="0" w:color="auto"/>
      </w:divBdr>
    </w:div>
    <w:div w:id="1843156038">
      <w:bodyDiv w:val="1"/>
      <w:marLeft w:val="0"/>
      <w:marRight w:val="0"/>
      <w:marTop w:val="0"/>
      <w:marBottom w:val="0"/>
      <w:divBdr>
        <w:top w:val="none" w:sz="0" w:space="0" w:color="auto"/>
        <w:left w:val="none" w:sz="0" w:space="0" w:color="auto"/>
        <w:bottom w:val="none" w:sz="0" w:space="0" w:color="auto"/>
        <w:right w:val="none" w:sz="0" w:space="0" w:color="auto"/>
      </w:divBdr>
    </w:div>
    <w:div w:id="1843624947">
      <w:bodyDiv w:val="1"/>
      <w:marLeft w:val="0"/>
      <w:marRight w:val="0"/>
      <w:marTop w:val="0"/>
      <w:marBottom w:val="0"/>
      <w:divBdr>
        <w:top w:val="none" w:sz="0" w:space="0" w:color="auto"/>
        <w:left w:val="none" w:sz="0" w:space="0" w:color="auto"/>
        <w:bottom w:val="none" w:sz="0" w:space="0" w:color="auto"/>
        <w:right w:val="none" w:sz="0" w:space="0" w:color="auto"/>
      </w:divBdr>
    </w:div>
    <w:div w:id="1843660709">
      <w:bodyDiv w:val="1"/>
      <w:marLeft w:val="0"/>
      <w:marRight w:val="0"/>
      <w:marTop w:val="0"/>
      <w:marBottom w:val="0"/>
      <w:divBdr>
        <w:top w:val="none" w:sz="0" w:space="0" w:color="auto"/>
        <w:left w:val="none" w:sz="0" w:space="0" w:color="auto"/>
        <w:bottom w:val="none" w:sz="0" w:space="0" w:color="auto"/>
        <w:right w:val="none" w:sz="0" w:space="0" w:color="auto"/>
      </w:divBdr>
    </w:div>
    <w:div w:id="1844513652">
      <w:bodyDiv w:val="1"/>
      <w:marLeft w:val="0"/>
      <w:marRight w:val="0"/>
      <w:marTop w:val="0"/>
      <w:marBottom w:val="0"/>
      <w:divBdr>
        <w:top w:val="none" w:sz="0" w:space="0" w:color="auto"/>
        <w:left w:val="none" w:sz="0" w:space="0" w:color="auto"/>
        <w:bottom w:val="none" w:sz="0" w:space="0" w:color="auto"/>
        <w:right w:val="none" w:sz="0" w:space="0" w:color="auto"/>
      </w:divBdr>
    </w:div>
    <w:div w:id="1844709062">
      <w:bodyDiv w:val="1"/>
      <w:marLeft w:val="0"/>
      <w:marRight w:val="0"/>
      <w:marTop w:val="0"/>
      <w:marBottom w:val="0"/>
      <w:divBdr>
        <w:top w:val="none" w:sz="0" w:space="0" w:color="auto"/>
        <w:left w:val="none" w:sz="0" w:space="0" w:color="auto"/>
        <w:bottom w:val="none" w:sz="0" w:space="0" w:color="auto"/>
        <w:right w:val="none" w:sz="0" w:space="0" w:color="auto"/>
      </w:divBdr>
    </w:div>
    <w:div w:id="1845628912">
      <w:bodyDiv w:val="1"/>
      <w:marLeft w:val="0"/>
      <w:marRight w:val="0"/>
      <w:marTop w:val="0"/>
      <w:marBottom w:val="0"/>
      <w:divBdr>
        <w:top w:val="none" w:sz="0" w:space="0" w:color="auto"/>
        <w:left w:val="none" w:sz="0" w:space="0" w:color="auto"/>
        <w:bottom w:val="none" w:sz="0" w:space="0" w:color="auto"/>
        <w:right w:val="none" w:sz="0" w:space="0" w:color="auto"/>
      </w:divBdr>
    </w:div>
    <w:div w:id="1850026131">
      <w:bodyDiv w:val="1"/>
      <w:marLeft w:val="0"/>
      <w:marRight w:val="0"/>
      <w:marTop w:val="0"/>
      <w:marBottom w:val="0"/>
      <w:divBdr>
        <w:top w:val="none" w:sz="0" w:space="0" w:color="auto"/>
        <w:left w:val="none" w:sz="0" w:space="0" w:color="auto"/>
        <w:bottom w:val="none" w:sz="0" w:space="0" w:color="auto"/>
        <w:right w:val="none" w:sz="0" w:space="0" w:color="auto"/>
      </w:divBdr>
    </w:div>
    <w:div w:id="1850287328">
      <w:bodyDiv w:val="1"/>
      <w:marLeft w:val="0"/>
      <w:marRight w:val="0"/>
      <w:marTop w:val="0"/>
      <w:marBottom w:val="0"/>
      <w:divBdr>
        <w:top w:val="none" w:sz="0" w:space="0" w:color="auto"/>
        <w:left w:val="none" w:sz="0" w:space="0" w:color="auto"/>
        <w:bottom w:val="none" w:sz="0" w:space="0" w:color="auto"/>
        <w:right w:val="none" w:sz="0" w:space="0" w:color="auto"/>
      </w:divBdr>
    </w:div>
    <w:div w:id="1851331157">
      <w:bodyDiv w:val="1"/>
      <w:marLeft w:val="0"/>
      <w:marRight w:val="0"/>
      <w:marTop w:val="0"/>
      <w:marBottom w:val="0"/>
      <w:divBdr>
        <w:top w:val="none" w:sz="0" w:space="0" w:color="auto"/>
        <w:left w:val="none" w:sz="0" w:space="0" w:color="auto"/>
        <w:bottom w:val="none" w:sz="0" w:space="0" w:color="auto"/>
        <w:right w:val="none" w:sz="0" w:space="0" w:color="auto"/>
      </w:divBdr>
    </w:div>
    <w:div w:id="1852455448">
      <w:bodyDiv w:val="1"/>
      <w:marLeft w:val="0"/>
      <w:marRight w:val="0"/>
      <w:marTop w:val="0"/>
      <w:marBottom w:val="0"/>
      <w:divBdr>
        <w:top w:val="none" w:sz="0" w:space="0" w:color="auto"/>
        <w:left w:val="none" w:sz="0" w:space="0" w:color="auto"/>
        <w:bottom w:val="none" w:sz="0" w:space="0" w:color="auto"/>
        <w:right w:val="none" w:sz="0" w:space="0" w:color="auto"/>
      </w:divBdr>
    </w:div>
    <w:div w:id="1853764592">
      <w:bodyDiv w:val="1"/>
      <w:marLeft w:val="0"/>
      <w:marRight w:val="0"/>
      <w:marTop w:val="0"/>
      <w:marBottom w:val="0"/>
      <w:divBdr>
        <w:top w:val="none" w:sz="0" w:space="0" w:color="auto"/>
        <w:left w:val="none" w:sz="0" w:space="0" w:color="auto"/>
        <w:bottom w:val="none" w:sz="0" w:space="0" w:color="auto"/>
        <w:right w:val="none" w:sz="0" w:space="0" w:color="auto"/>
      </w:divBdr>
    </w:div>
    <w:div w:id="1859200637">
      <w:bodyDiv w:val="1"/>
      <w:marLeft w:val="0"/>
      <w:marRight w:val="0"/>
      <w:marTop w:val="0"/>
      <w:marBottom w:val="0"/>
      <w:divBdr>
        <w:top w:val="none" w:sz="0" w:space="0" w:color="auto"/>
        <w:left w:val="none" w:sz="0" w:space="0" w:color="auto"/>
        <w:bottom w:val="none" w:sz="0" w:space="0" w:color="auto"/>
        <w:right w:val="none" w:sz="0" w:space="0" w:color="auto"/>
      </w:divBdr>
    </w:div>
    <w:div w:id="1859273135">
      <w:bodyDiv w:val="1"/>
      <w:marLeft w:val="0"/>
      <w:marRight w:val="0"/>
      <w:marTop w:val="0"/>
      <w:marBottom w:val="0"/>
      <w:divBdr>
        <w:top w:val="none" w:sz="0" w:space="0" w:color="auto"/>
        <w:left w:val="none" w:sz="0" w:space="0" w:color="auto"/>
        <w:bottom w:val="none" w:sz="0" w:space="0" w:color="auto"/>
        <w:right w:val="none" w:sz="0" w:space="0" w:color="auto"/>
      </w:divBdr>
      <w:divsChild>
        <w:div w:id="665783188">
          <w:marLeft w:val="640"/>
          <w:marRight w:val="0"/>
          <w:marTop w:val="0"/>
          <w:marBottom w:val="0"/>
          <w:divBdr>
            <w:top w:val="none" w:sz="0" w:space="0" w:color="auto"/>
            <w:left w:val="none" w:sz="0" w:space="0" w:color="auto"/>
            <w:bottom w:val="none" w:sz="0" w:space="0" w:color="auto"/>
            <w:right w:val="none" w:sz="0" w:space="0" w:color="auto"/>
          </w:divBdr>
        </w:div>
        <w:div w:id="780147364">
          <w:marLeft w:val="640"/>
          <w:marRight w:val="0"/>
          <w:marTop w:val="0"/>
          <w:marBottom w:val="0"/>
          <w:divBdr>
            <w:top w:val="none" w:sz="0" w:space="0" w:color="auto"/>
            <w:left w:val="none" w:sz="0" w:space="0" w:color="auto"/>
            <w:bottom w:val="none" w:sz="0" w:space="0" w:color="auto"/>
            <w:right w:val="none" w:sz="0" w:space="0" w:color="auto"/>
          </w:divBdr>
        </w:div>
        <w:div w:id="350957032">
          <w:marLeft w:val="640"/>
          <w:marRight w:val="0"/>
          <w:marTop w:val="0"/>
          <w:marBottom w:val="0"/>
          <w:divBdr>
            <w:top w:val="none" w:sz="0" w:space="0" w:color="auto"/>
            <w:left w:val="none" w:sz="0" w:space="0" w:color="auto"/>
            <w:bottom w:val="none" w:sz="0" w:space="0" w:color="auto"/>
            <w:right w:val="none" w:sz="0" w:space="0" w:color="auto"/>
          </w:divBdr>
        </w:div>
        <w:div w:id="922686881">
          <w:marLeft w:val="640"/>
          <w:marRight w:val="0"/>
          <w:marTop w:val="0"/>
          <w:marBottom w:val="0"/>
          <w:divBdr>
            <w:top w:val="none" w:sz="0" w:space="0" w:color="auto"/>
            <w:left w:val="none" w:sz="0" w:space="0" w:color="auto"/>
            <w:bottom w:val="none" w:sz="0" w:space="0" w:color="auto"/>
            <w:right w:val="none" w:sz="0" w:space="0" w:color="auto"/>
          </w:divBdr>
        </w:div>
        <w:div w:id="1437481126">
          <w:marLeft w:val="640"/>
          <w:marRight w:val="0"/>
          <w:marTop w:val="0"/>
          <w:marBottom w:val="0"/>
          <w:divBdr>
            <w:top w:val="none" w:sz="0" w:space="0" w:color="auto"/>
            <w:left w:val="none" w:sz="0" w:space="0" w:color="auto"/>
            <w:bottom w:val="none" w:sz="0" w:space="0" w:color="auto"/>
            <w:right w:val="none" w:sz="0" w:space="0" w:color="auto"/>
          </w:divBdr>
        </w:div>
        <w:div w:id="1381441063">
          <w:marLeft w:val="640"/>
          <w:marRight w:val="0"/>
          <w:marTop w:val="0"/>
          <w:marBottom w:val="0"/>
          <w:divBdr>
            <w:top w:val="none" w:sz="0" w:space="0" w:color="auto"/>
            <w:left w:val="none" w:sz="0" w:space="0" w:color="auto"/>
            <w:bottom w:val="none" w:sz="0" w:space="0" w:color="auto"/>
            <w:right w:val="none" w:sz="0" w:space="0" w:color="auto"/>
          </w:divBdr>
        </w:div>
        <w:div w:id="1084835099">
          <w:marLeft w:val="640"/>
          <w:marRight w:val="0"/>
          <w:marTop w:val="0"/>
          <w:marBottom w:val="0"/>
          <w:divBdr>
            <w:top w:val="none" w:sz="0" w:space="0" w:color="auto"/>
            <w:left w:val="none" w:sz="0" w:space="0" w:color="auto"/>
            <w:bottom w:val="none" w:sz="0" w:space="0" w:color="auto"/>
            <w:right w:val="none" w:sz="0" w:space="0" w:color="auto"/>
          </w:divBdr>
        </w:div>
        <w:div w:id="809051984">
          <w:marLeft w:val="640"/>
          <w:marRight w:val="0"/>
          <w:marTop w:val="0"/>
          <w:marBottom w:val="0"/>
          <w:divBdr>
            <w:top w:val="none" w:sz="0" w:space="0" w:color="auto"/>
            <w:left w:val="none" w:sz="0" w:space="0" w:color="auto"/>
            <w:bottom w:val="none" w:sz="0" w:space="0" w:color="auto"/>
            <w:right w:val="none" w:sz="0" w:space="0" w:color="auto"/>
          </w:divBdr>
        </w:div>
        <w:div w:id="977226143">
          <w:marLeft w:val="640"/>
          <w:marRight w:val="0"/>
          <w:marTop w:val="0"/>
          <w:marBottom w:val="0"/>
          <w:divBdr>
            <w:top w:val="none" w:sz="0" w:space="0" w:color="auto"/>
            <w:left w:val="none" w:sz="0" w:space="0" w:color="auto"/>
            <w:bottom w:val="none" w:sz="0" w:space="0" w:color="auto"/>
            <w:right w:val="none" w:sz="0" w:space="0" w:color="auto"/>
          </w:divBdr>
        </w:div>
        <w:div w:id="1963491071">
          <w:marLeft w:val="640"/>
          <w:marRight w:val="0"/>
          <w:marTop w:val="0"/>
          <w:marBottom w:val="0"/>
          <w:divBdr>
            <w:top w:val="none" w:sz="0" w:space="0" w:color="auto"/>
            <w:left w:val="none" w:sz="0" w:space="0" w:color="auto"/>
            <w:bottom w:val="none" w:sz="0" w:space="0" w:color="auto"/>
            <w:right w:val="none" w:sz="0" w:space="0" w:color="auto"/>
          </w:divBdr>
        </w:div>
        <w:div w:id="439878400">
          <w:marLeft w:val="640"/>
          <w:marRight w:val="0"/>
          <w:marTop w:val="0"/>
          <w:marBottom w:val="0"/>
          <w:divBdr>
            <w:top w:val="none" w:sz="0" w:space="0" w:color="auto"/>
            <w:left w:val="none" w:sz="0" w:space="0" w:color="auto"/>
            <w:bottom w:val="none" w:sz="0" w:space="0" w:color="auto"/>
            <w:right w:val="none" w:sz="0" w:space="0" w:color="auto"/>
          </w:divBdr>
        </w:div>
        <w:div w:id="277370970">
          <w:marLeft w:val="640"/>
          <w:marRight w:val="0"/>
          <w:marTop w:val="0"/>
          <w:marBottom w:val="0"/>
          <w:divBdr>
            <w:top w:val="none" w:sz="0" w:space="0" w:color="auto"/>
            <w:left w:val="none" w:sz="0" w:space="0" w:color="auto"/>
            <w:bottom w:val="none" w:sz="0" w:space="0" w:color="auto"/>
            <w:right w:val="none" w:sz="0" w:space="0" w:color="auto"/>
          </w:divBdr>
        </w:div>
        <w:div w:id="83037636">
          <w:marLeft w:val="640"/>
          <w:marRight w:val="0"/>
          <w:marTop w:val="0"/>
          <w:marBottom w:val="0"/>
          <w:divBdr>
            <w:top w:val="none" w:sz="0" w:space="0" w:color="auto"/>
            <w:left w:val="none" w:sz="0" w:space="0" w:color="auto"/>
            <w:bottom w:val="none" w:sz="0" w:space="0" w:color="auto"/>
            <w:right w:val="none" w:sz="0" w:space="0" w:color="auto"/>
          </w:divBdr>
        </w:div>
        <w:div w:id="598875302">
          <w:marLeft w:val="640"/>
          <w:marRight w:val="0"/>
          <w:marTop w:val="0"/>
          <w:marBottom w:val="0"/>
          <w:divBdr>
            <w:top w:val="none" w:sz="0" w:space="0" w:color="auto"/>
            <w:left w:val="none" w:sz="0" w:space="0" w:color="auto"/>
            <w:bottom w:val="none" w:sz="0" w:space="0" w:color="auto"/>
            <w:right w:val="none" w:sz="0" w:space="0" w:color="auto"/>
          </w:divBdr>
        </w:div>
        <w:div w:id="599415751">
          <w:marLeft w:val="640"/>
          <w:marRight w:val="0"/>
          <w:marTop w:val="0"/>
          <w:marBottom w:val="0"/>
          <w:divBdr>
            <w:top w:val="none" w:sz="0" w:space="0" w:color="auto"/>
            <w:left w:val="none" w:sz="0" w:space="0" w:color="auto"/>
            <w:bottom w:val="none" w:sz="0" w:space="0" w:color="auto"/>
            <w:right w:val="none" w:sz="0" w:space="0" w:color="auto"/>
          </w:divBdr>
        </w:div>
        <w:div w:id="2031949389">
          <w:marLeft w:val="640"/>
          <w:marRight w:val="0"/>
          <w:marTop w:val="0"/>
          <w:marBottom w:val="0"/>
          <w:divBdr>
            <w:top w:val="none" w:sz="0" w:space="0" w:color="auto"/>
            <w:left w:val="none" w:sz="0" w:space="0" w:color="auto"/>
            <w:bottom w:val="none" w:sz="0" w:space="0" w:color="auto"/>
            <w:right w:val="none" w:sz="0" w:space="0" w:color="auto"/>
          </w:divBdr>
        </w:div>
        <w:div w:id="236400923">
          <w:marLeft w:val="640"/>
          <w:marRight w:val="0"/>
          <w:marTop w:val="0"/>
          <w:marBottom w:val="0"/>
          <w:divBdr>
            <w:top w:val="none" w:sz="0" w:space="0" w:color="auto"/>
            <w:left w:val="none" w:sz="0" w:space="0" w:color="auto"/>
            <w:bottom w:val="none" w:sz="0" w:space="0" w:color="auto"/>
            <w:right w:val="none" w:sz="0" w:space="0" w:color="auto"/>
          </w:divBdr>
        </w:div>
        <w:div w:id="1689864445">
          <w:marLeft w:val="640"/>
          <w:marRight w:val="0"/>
          <w:marTop w:val="0"/>
          <w:marBottom w:val="0"/>
          <w:divBdr>
            <w:top w:val="none" w:sz="0" w:space="0" w:color="auto"/>
            <w:left w:val="none" w:sz="0" w:space="0" w:color="auto"/>
            <w:bottom w:val="none" w:sz="0" w:space="0" w:color="auto"/>
            <w:right w:val="none" w:sz="0" w:space="0" w:color="auto"/>
          </w:divBdr>
        </w:div>
        <w:div w:id="832912231">
          <w:marLeft w:val="640"/>
          <w:marRight w:val="0"/>
          <w:marTop w:val="0"/>
          <w:marBottom w:val="0"/>
          <w:divBdr>
            <w:top w:val="none" w:sz="0" w:space="0" w:color="auto"/>
            <w:left w:val="none" w:sz="0" w:space="0" w:color="auto"/>
            <w:bottom w:val="none" w:sz="0" w:space="0" w:color="auto"/>
            <w:right w:val="none" w:sz="0" w:space="0" w:color="auto"/>
          </w:divBdr>
        </w:div>
        <w:div w:id="1716925086">
          <w:marLeft w:val="640"/>
          <w:marRight w:val="0"/>
          <w:marTop w:val="0"/>
          <w:marBottom w:val="0"/>
          <w:divBdr>
            <w:top w:val="none" w:sz="0" w:space="0" w:color="auto"/>
            <w:left w:val="none" w:sz="0" w:space="0" w:color="auto"/>
            <w:bottom w:val="none" w:sz="0" w:space="0" w:color="auto"/>
            <w:right w:val="none" w:sz="0" w:space="0" w:color="auto"/>
          </w:divBdr>
        </w:div>
        <w:div w:id="1961034330">
          <w:marLeft w:val="640"/>
          <w:marRight w:val="0"/>
          <w:marTop w:val="0"/>
          <w:marBottom w:val="0"/>
          <w:divBdr>
            <w:top w:val="none" w:sz="0" w:space="0" w:color="auto"/>
            <w:left w:val="none" w:sz="0" w:space="0" w:color="auto"/>
            <w:bottom w:val="none" w:sz="0" w:space="0" w:color="auto"/>
            <w:right w:val="none" w:sz="0" w:space="0" w:color="auto"/>
          </w:divBdr>
        </w:div>
        <w:div w:id="1220020005">
          <w:marLeft w:val="640"/>
          <w:marRight w:val="0"/>
          <w:marTop w:val="0"/>
          <w:marBottom w:val="0"/>
          <w:divBdr>
            <w:top w:val="none" w:sz="0" w:space="0" w:color="auto"/>
            <w:left w:val="none" w:sz="0" w:space="0" w:color="auto"/>
            <w:bottom w:val="none" w:sz="0" w:space="0" w:color="auto"/>
            <w:right w:val="none" w:sz="0" w:space="0" w:color="auto"/>
          </w:divBdr>
        </w:div>
        <w:div w:id="619384445">
          <w:marLeft w:val="640"/>
          <w:marRight w:val="0"/>
          <w:marTop w:val="0"/>
          <w:marBottom w:val="0"/>
          <w:divBdr>
            <w:top w:val="none" w:sz="0" w:space="0" w:color="auto"/>
            <w:left w:val="none" w:sz="0" w:space="0" w:color="auto"/>
            <w:bottom w:val="none" w:sz="0" w:space="0" w:color="auto"/>
            <w:right w:val="none" w:sz="0" w:space="0" w:color="auto"/>
          </w:divBdr>
        </w:div>
        <w:div w:id="1603495187">
          <w:marLeft w:val="640"/>
          <w:marRight w:val="0"/>
          <w:marTop w:val="0"/>
          <w:marBottom w:val="0"/>
          <w:divBdr>
            <w:top w:val="none" w:sz="0" w:space="0" w:color="auto"/>
            <w:left w:val="none" w:sz="0" w:space="0" w:color="auto"/>
            <w:bottom w:val="none" w:sz="0" w:space="0" w:color="auto"/>
            <w:right w:val="none" w:sz="0" w:space="0" w:color="auto"/>
          </w:divBdr>
        </w:div>
        <w:div w:id="899251349">
          <w:marLeft w:val="640"/>
          <w:marRight w:val="0"/>
          <w:marTop w:val="0"/>
          <w:marBottom w:val="0"/>
          <w:divBdr>
            <w:top w:val="none" w:sz="0" w:space="0" w:color="auto"/>
            <w:left w:val="none" w:sz="0" w:space="0" w:color="auto"/>
            <w:bottom w:val="none" w:sz="0" w:space="0" w:color="auto"/>
            <w:right w:val="none" w:sz="0" w:space="0" w:color="auto"/>
          </w:divBdr>
        </w:div>
        <w:div w:id="66849555">
          <w:marLeft w:val="640"/>
          <w:marRight w:val="0"/>
          <w:marTop w:val="0"/>
          <w:marBottom w:val="0"/>
          <w:divBdr>
            <w:top w:val="none" w:sz="0" w:space="0" w:color="auto"/>
            <w:left w:val="none" w:sz="0" w:space="0" w:color="auto"/>
            <w:bottom w:val="none" w:sz="0" w:space="0" w:color="auto"/>
            <w:right w:val="none" w:sz="0" w:space="0" w:color="auto"/>
          </w:divBdr>
        </w:div>
        <w:div w:id="1528789994">
          <w:marLeft w:val="640"/>
          <w:marRight w:val="0"/>
          <w:marTop w:val="0"/>
          <w:marBottom w:val="0"/>
          <w:divBdr>
            <w:top w:val="none" w:sz="0" w:space="0" w:color="auto"/>
            <w:left w:val="none" w:sz="0" w:space="0" w:color="auto"/>
            <w:bottom w:val="none" w:sz="0" w:space="0" w:color="auto"/>
            <w:right w:val="none" w:sz="0" w:space="0" w:color="auto"/>
          </w:divBdr>
        </w:div>
        <w:div w:id="1867862701">
          <w:marLeft w:val="640"/>
          <w:marRight w:val="0"/>
          <w:marTop w:val="0"/>
          <w:marBottom w:val="0"/>
          <w:divBdr>
            <w:top w:val="none" w:sz="0" w:space="0" w:color="auto"/>
            <w:left w:val="none" w:sz="0" w:space="0" w:color="auto"/>
            <w:bottom w:val="none" w:sz="0" w:space="0" w:color="auto"/>
            <w:right w:val="none" w:sz="0" w:space="0" w:color="auto"/>
          </w:divBdr>
        </w:div>
        <w:div w:id="1556702271">
          <w:marLeft w:val="640"/>
          <w:marRight w:val="0"/>
          <w:marTop w:val="0"/>
          <w:marBottom w:val="0"/>
          <w:divBdr>
            <w:top w:val="none" w:sz="0" w:space="0" w:color="auto"/>
            <w:left w:val="none" w:sz="0" w:space="0" w:color="auto"/>
            <w:bottom w:val="none" w:sz="0" w:space="0" w:color="auto"/>
            <w:right w:val="none" w:sz="0" w:space="0" w:color="auto"/>
          </w:divBdr>
        </w:div>
        <w:div w:id="1909731529">
          <w:marLeft w:val="640"/>
          <w:marRight w:val="0"/>
          <w:marTop w:val="0"/>
          <w:marBottom w:val="0"/>
          <w:divBdr>
            <w:top w:val="none" w:sz="0" w:space="0" w:color="auto"/>
            <w:left w:val="none" w:sz="0" w:space="0" w:color="auto"/>
            <w:bottom w:val="none" w:sz="0" w:space="0" w:color="auto"/>
            <w:right w:val="none" w:sz="0" w:space="0" w:color="auto"/>
          </w:divBdr>
        </w:div>
        <w:div w:id="871573182">
          <w:marLeft w:val="640"/>
          <w:marRight w:val="0"/>
          <w:marTop w:val="0"/>
          <w:marBottom w:val="0"/>
          <w:divBdr>
            <w:top w:val="none" w:sz="0" w:space="0" w:color="auto"/>
            <w:left w:val="none" w:sz="0" w:space="0" w:color="auto"/>
            <w:bottom w:val="none" w:sz="0" w:space="0" w:color="auto"/>
            <w:right w:val="none" w:sz="0" w:space="0" w:color="auto"/>
          </w:divBdr>
        </w:div>
        <w:div w:id="1569681197">
          <w:marLeft w:val="640"/>
          <w:marRight w:val="0"/>
          <w:marTop w:val="0"/>
          <w:marBottom w:val="0"/>
          <w:divBdr>
            <w:top w:val="none" w:sz="0" w:space="0" w:color="auto"/>
            <w:left w:val="none" w:sz="0" w:space="0" w:color="auto"/>
            <w:bottom w:val="none" w:sz="0" w:space="0" w:color="auto"/>
            <w:right w:val="none" w:sz="0" w:space="0" w:color="auto"/>
          </w:divBdr>
        </w:div>
        <w:div w:id="1260211047">
          <w:marLeft w:val="640"/>
          <w:marRight w:val="0"/>
          <w:marTop w:val="0"/>
          <w:marBottom w:val="0"/>
          <w:divBdr>
            <w:top w:val="none" w:sz="0" w:space="0" w:color="auto"/>
            <w:left w:val="none" w:sz="0" w:space="0" w:color="auto"/>
            <w:bottom w:val="none" w:sz="0" w:space="0" w:color="auto"/>
            <w:right w:val="none" w:sz="0" w:space="0" w:color="auto"/>
          </w:divBdr>
        </w:div>
        <w:div w:id="1229684419">
          <w:marLeft w:val="640"/>
          <w:marRight w:val="0"/>
          <w:marTop w:val="0"/>
          <w:marBottom w:val="0"/>
          <w:divBdr>
            <w:top w:val="none" w:sz="0" w:space="0" w:color="auto"/>
            <w:left w:val="none" w:sz="0" w:space="0" w:color="auto"/>
            <w:bottom w:val="none" w:sz="0" w:space="0" w:color="auto"/>
            <w:right w:val="none" w:sz="0" w:space="0" w:color="auto"/>
          </w:divBdr>
        </w:div>
        <w:div w:id="1014840699">
          <w:marLeft w:val="640"/>
          <w:marRight w:val="0"/>
          <w:marTop w:val="0"/>
          <w:marBottom w:val="0"/>
          <w:divBdr>
            <w:top w:val="none" w:sz="0" w:space="0" w:color="auto"/>
            <w:left w:val="none" w:sz="0" w:space="0" w:color="auto"/>
            <w:bottom w:val="none" w:sz="0" w:space="0" w:color="auto"/>
            <w:right w:val="none" w:sz="0" w:space="0" w:color="auto"/>
          </w:divBdr>
        </w:div>
        <w:div w:id="935939840">
          <w:marLeft w:val="640"/>
          <w:marRight w:val="0"/>
          <w:marTop w:val="0"/>
          <w:marBottom w:val="0"/>
          <w:divBdr>
            <w:top w:val="none" w:sz="0" w:space="0" w:color="auto"/>
            <w:left w:val="none" w:sz="0" w:space="0" w:color="auto"/>
            <w:bottom w:val="none" w:sz="0" w:space="0" w:color="auto"/>
            <w:right w:val="none" w:sz="0" w:space="0" w:color="auto"/>
          </w:divBdr>
        </w:div>
        <w:div w:id="1540631528">
          <w:marLeft w:val="640"/>
          <w:marRight w:val="0"/>
          <w:marTop w:val="0"/>
          <w:marBottom w:val="0"/>
          <w:divBdr>
            <w:top w:val="none" w:sz="0" w:space="0" w:color="auto"/>
            <w:left w:val="none" w:sz="0" w:space="0" w:color="auto"/>
            <w:bottom w:val="none" w:sz="0" w:space="0" w:color="auto"/>
            <w:right w:val="none" w:sz="0" w:space="0" w:color="auto"/>
          </w:divBdr>
        </w:div>
        <w:div w:id="1903980414">
          <w:marLeft w:val="640"/>
          <w:marRight w:val="0"/>
          <w:marTop w:val="0"/>
          <w:marBottom w:val="0"/>
          <w:divBdr>
            <w:top w:val="none" w:sz="0" w:space="0" w:color="auto"/>
            <w:left w:val="none" w:sz="0" w:space="0" w:color="auto"/>
            <w:bottom w:val="none" w:sz="0" w:space="0" w:color="auto"/>
            <w:right w:val="none" w:sz="0" w:space="0" w:color="auto"/>
          </w:divBdr>
        </w:div>
        <w:div w:id="1512377250">
          <w:marLeft w:val="640"/>
          <w:marRight w:val="0"/>
          <w:marTop w:val="0"/>
          <w:marBottom w:val="0"/>
          <w:divBdr>
            <w:top w:val="none" w:sz="0" w:space="0" w:color="auto"/>
            <w:left w:val="none" w:sz="0" w:space="0" w:color="auto"/>
            <w:bottom w:val="none" w:sz="0" w:space="0" w:color="auto"/>
            <w:right w:val="none" w:sz="0" w:space="0" w:color="auto"/>
          </w:divBdr>
        </w:div>
        <w:div w:id="1614554478">
          <w:marLeft w:val="640"/>
          <w:marRight w:val="0"/>
          <w:marTop w:val="0"/>
          <w:marBottom w:val="0"/>
          <w:divBdr>
            <w:top w:val="none" w:sz="0" w:space="0" w:color="auto"/>
            <w:left w:val="none" w:sz="0" w:space="0" w:color="auto"/>
            <w:bottom w:val="none" w:sz="0" w:space="0" w:color="auto"/>
            <w:right w:val="none" w:sz="0" w:space="0" w:color="auto"/>
          </w:divBdr>
        </w:div>
        <w:div w:id="2041974431">
          <w:marLeft w:val="640"/>
          <w:marRight w:val="0"/>
          <w:marTop w:val="0"/>
          <w:marBottom w:val="0"/>
          <w:divBdr>
            <w:top w:val="none" w:sz="0" w:space="0" w:color="auto"/>
            <w:left w:val="none" w:sz="0" w:space="0" w:color="auto"/>
            <w:bottom w:val="none" w:sz="0" w:space="0" w:color="auto"/>
            <w:right w:val="none" w:sz="0" w:space="0" w:color="auto"/>
          </w:divBdr>
        </w:div>
        <w:div w:id="1949459606">
          <w:marLeft w:val="640"/>
          <w:marRight w:val="0"/>
          <w:marTop w:val="0"/>
          <w:marBottom w:val="0"/>
          <w:divBdr>
            <w:top w:val="none" w:sz="0" w:space="0" w:color="auto"/>
            <w:left w:val="none" w:sz="0" w:space="0" w:color="auto"/>
            <w:bottom w:val="none" w:sz="0" w:space="0" w:color="auto"/>
            <w:right w:val="none" w:sz="0" w:space="0" w:color="auto"/>
          </w:divBdr>
        </w:div>
        <w:div w:id="2076735204">
          <w:marLeft w:val="640"/>
          <w:marRight w:val="0"/>
          <w:marTop w:val="0"/>
          <w:marBottom w:val="0"/>
          <w:divBdr>
            <w:top w:val="none" w:sz="0" w:space="0" w:color="auto"/>
            <w:left w:val="none" w:sz="0" w:space="0" w:color="auto"/>
            <w:bottom w:val="none" w:sz="0" w:space="0" w:color="auto"/>
            <w:right w:val="none" w:sz="0" w:space="0" w:color="auto"/>
          </w:divBdr>
        </w:div>
        <w:div w:id="983505283">
          <w:marLeft w:val="640"/>
          <w:marRight w:val="0"/>
          <w:marTop w:val="0"/>
          <w:marBottom w:val="0"/>
          <w:divBdr>
            <w:top w:val="none" w:sz="0" w:space="0" w:color="auto"/>
            <w:left w:val="none" w:sz="0" w:space="0" w:color="auto"/>
            <w:bottom w:val="none" w:sz="0" w:space="0" w:color="auto"/>
            <w:right w:val="none" w:sz="0" w:space="0" w:color="auto"/>
          </w:divBdr>
        </w:div>
        <w:div w:id="891690550">
          <w:marLeft w:val="640"/>
          <w:marRight w:val="0"/>
          <w:marTop w:val="0"/>
          <w:marBottom w:val="0"/>
          <w:divBdr>
            <w:top w:val="none" w:sz="0" w:space="0" w:color="auto"/>
            <w:left w:val="none" w:sz="0" w:space="0" w:color="auto"/>
            <w:bottom w:val="none" w:sz="0" w:space="0" w:color="auto"/>
            <w:right w:val="none" w:sz="0" w:space="0" w:color="auto"/>
          </w:divBdr>
        </w:div>
        <w:div w:id="357124661">
          <w:marLeft w:val="640"/>
          <w:marRight w:val="0"/>
          <w:marTop w:val="0"/>
          <w:marBottom w:val="0"/>
          <w:divBdr>
            <w:top w:val="none" w:sz="0" w:space="0" w:color="auto"/>
            <w:left w:val="none" w:sz="0" w:space="0" w:color="auto"/>
            <w:bottom w:val="none" w:sz="0" w:space="0" w:color="auto"/>
            <w:right w:val="none" w:sz="0" w:space="0" w:color="auto"/>
          </w:divBdr>
        </w:div>
        <w:div w:id="2086370830">
          <w:marLeft w:val="640"/>
          <w:marRight w:val="0"/>
          <w:marTop w:val="0"/>
          <w:marBottom w:val="0"/>
          <w:divBdr>
            <w:top w:val="none" w:sz="0" w:space="0" w:color="auto"/>
            <w:left w:val="none" w:sz="0" w:space="0" w:color="auto"/>
            <w:bottom w:val="none" w:sz="0" w:space="0" w:color="auto"/>
            <w:right w:val="none" w:sz="0" w:space="0" w:color="auto"/>
          </w:divBdr>
        </w:div>
        <w:div w:id="2046251157">
          <w:marLeft w:val="640"/>
          <w:marRight w:val="0"/>
          <w:marTop w:val="0"/>
          <w:marBottom w:val="0"/>
          <w:divBdr>
            <w:top w:val="none" w:sz="0" w:space="0" w:color="auto"/>
            <w:left w:val="none" w:sz="0" w:space="0" w:color="auto"/>
            <w:bottom w:val="none" w:sz="0" w:space="0" w:color="auto"/>
            <w:right w:val="none" w:sz="0" w:space="0" w:color="auto"/>
          </w:divBdr>
        </w:div>
        <w:div w:id="353966153">
          <w:marLeft w:val="640"/>
          <w:marRight w:val="0"/>
          <w:marTop w:val="0"/>
          <w:marBottom w:val="0"/>
          <w:divBdr>
            <w:top w:val="none" w:sz="0" w:space="0" w:color="auto"/>
            <w:left w:val="none" w:sz="0" w:space="0" w:color="auto"/>
            <w:bottom w:val="none" w:sz="0" w:space="0" w:color="auto"/>
            <w:right w:val="none" w:sz="0" w:space="0" w:color="auto"/>
          </w:divBdr>
        </w:div>
        <w:div w:id="806433912">
          <w:marLeft w:val="640"/>
          <w:marRight w:val="0"/>
          <w:marTop w:val="0"/>
          <w:marBottom w:val="0"/>
          <w:divBdr>
            <w:top w:val="none" w:sz="0" w:space="0" w:color="auto"/>
            <w:left w:val="none" w:sz="0" w:space="0" w:color="auto"/>
            <w:bottom w:val="none" w:sz="0" w:space="0" w:color="auto"/>
            <w:right w:val="none" w:sz="0" w:space="0" w:color="auto"/>
          </w:divBdr>
        </w:div>
      </w:divsChild>
    </w:div>
    <w:div w:id="1860120325">
      <w:bodyDiv w:val="1"/>
      <w:marLeft w:val="0"/>
      <w:marRight w:val="0"/>
      <w:marTop w:val="0"/>
      <w:marBottom w:val="0"/>
      <w:divBdr>
        <w:top w:val="none" w:sz="0" w:space="0" w:color="auto"/>
        <w:left w:val="none" w:sz="0" w:space="0" w:color="auto"/>
        <w:bottom w:val="none" w:sz="0" w:space="0" w:color="auto"/>
        <w:right w:val="none" w:sz="0" w:space="0" w:color="auto"/>
      </w:divBdr>
      <w:divsChild>
        <w:div w:id="1207062220">
          <w:marLeft w:val="640"/>
          <w:marRight w:val="0"/>
          <w:marTop w:val="0"/>
          <w:marBottom w:val="0"/>
          <w:divBdr>
            <w:top w:val="none" w:sz="0" w:space="0" w:color="auto"/>
            <w:left w:val="none" w:sz="0" w:space="0" w:color="auto"/>
            <w:bottom w:val="none" w:sz="0" w:space="0" w:color="auto"/>
            <w:right w:val="none" w:sz="0" w:space="0" w:color="auto"/>
          </w:divBdr>
        </w:div>
        <w:div w:id="1974557019">
          <w:marLeft w:val="640"/>
          <w:marRight w:val="0"/>
          <w:marTop w:val="0"/>
          <w:marBottom w:val="0"/>
          <w:divBdr>
            <w:top w:val="none" w:sz="0" w:space="0" w:color="auto"/>
            <w:left w:val="none" w:sz="0" w:space="0" w:color="auto"/>
            <w:bottom w:val="none" w:sz="0" w:space="0" w:color="auto"/>
            <w:right w:val="none" w:sz="0" w:space="0" w:color="auto"/>
          </w:divBdr>
        </w:div>
        <w:div w:id="397829143">
          <w:marLeft w:val="640"/>
          <w:marRight w:val="0"/>
          <w:marTop w:val="0"/>
          <w:marBottom w:val="0"/>
          <w:divBdr>
            <w:top w:val="none" w:sz="0" w:space="0" w:color="auto"/>
            <w:left w:val="none" w:sz="0" w:space="0" w:color="auto"/>
            <w:bottom w:val="none" w:sz="0" w:space="0" w:color="auto"/>
            <w:right w:val="none" w:sz="0" w:space="0" w:color="auto"/>
          </w:divBdr>
        </w:div>
        <w:div w:id="1694838403">
          <w:marLeft w:val="640"/>
          <w:marRight w:val="0"/>
          <w:marTop w:val="0"/>
          <w:marBottom w:val="0"/>
          <w:divBdr>
            <w:top w:val="none" w:sz="0" w:space="0" w:color="auto"/>
            <w:left w:val="none" w:sz="0" w:space="0" w:color="auto"/>
            <w:bottom w:val="none" w:sz="0" w:space="0" w:color="auto"/>
            <w:right w:val="none" w:sz="0" w:space="0" w:color="auto"/>
          </w:divBdr>
        </w:div>
        <w:div w:id="1767918410">
          <w:marLeft w:val="640"/>
          <w:marRight w:val="0"/>
          <w:marTop w:val="0"/>
          <w:marBottom w:val="0"/>
          <w:divBdr>
            <w:top w:val="none" w:sz="0" w:space="0" w:color="auto"/>
            <w:left w:val="none" w:sz="0" w:space="0" w:color="auto"/>
            <w:bottom w:val="none" w:sz="0" w:space="0" w:color="auto"/>
            <w:right w:val="none" w:sz="0" w:space="0" w:color="auto"/>
          </w:divBdr>
        </w:div>
        <w:div w:id="1803116557">
          <w:marLeft w:val="640"/>
          <w:marRight w:val="0"/>
          <w:marTop w:val="0"/>
          <w:marBottom w:val="0"/>
          <w:divBdr>
            <w:top w:val="none" w:sz="0" w:space="0" w:color="auto"/>
            <w:left w:val="none" w:sz="0" w:space="0" w:color="auto"/>
            <w:bottom w:val="none" w:sz="0" w:space="0" w:color="auto"/>
            <w:right w:val="none" w:sz="0" w:space="0" w:color="auto"/>
          </w:divBdr>
        </w:div>
        <w:div w:id="1997996101">
          <w:marLeft w:val="640"/>
          <w:marRight w:val="0"/>
          <w:marTop w:val="0"/>
          <w:marBottom w:val="0"/>
          <w:divBdr>
            <w:top w:val="none" w:sz="0" w:space="0" w:color="auto"/>
            <w:left w:val="none" w:sz="0" w:space="0" w:color="auto"/>
            <w:bottom w:val="none" w:sz="0" w:space="0" w:color="auto"/>
            <w:right w:val="none" w:sz="0" w:space="0" w:color="auto"/>
          </w:divBdr>
        </w:div>
        <w:div w:id="1335837108">
          <w:marLeft w:val="640"/>
          <w:marRight w:val="0"/>
          <w:marTop w:val="0"/>
          <w:marBottom w:val="0"/>
          <w:divBdr>
            <w:top w:val="none" w:sz="0" w:space="0" w:color="auto"/>
            <w:left w:val="none" w:sz="0" w:space="0" w:color="auto"/>
            <w:bottom w:val="none" w:sz="0" w:space="0" w:color="auto"/>
            <w:right w:val="none" w:sz="0" w:space="0" w:color="auto"/>
          </w:divBdr>
        </w:div>
        <w:div w:id="1114331041">
          <w:marLeft w:val="640"/>
          <w:marRight w:val="0"/>
          <w:marTop w:val="0"/>
          <w:marBottom w:val="0"/>
          <w:divBdr>
            <w:top w:val="none" w:sz="0" w:space="0" w:color="auto"/>
            <w:left w:val="none" w:sz="0" w:space="0" w:color="auto"/>
            <w:bottom w:val="none" w:sz="0" w:space="0" w:color="auto"/>
            <w:right w:val="none" w:sz="0" w:space="0" w:color="auto"/>
          </w:divBdr>
        </w:div>
        <w:div w:id="1832066852">
          <w:marLeft w:val="640"/>
          <w:marRight w:val="0"/>
          <w:marTop w:val="0"/>
          <w:marBottom w:val="0"/>
          <w:divBdr>
            <w:top w:val="none" w:sz="0" w:space="0" w:color="auto"/>
            <w:left w:val="none" w:sz="0" w:space="0" w:color="auto"/>
            <w:bottom w:val="none" w:sz="0" w:space="0" w:color="auto"/>
            <w:right w:val="none" w:sz="0" w:space="0" w:color="auto"/>
          </w:divBdr>
        </w:div>
        <w:div w:id="765426355">
          <w:marLeft w:val="640"/>
          <w:marRight w:val="0"/>
          <w:marTop w:val="0"/>
          <w:marBottom w:val="0"/>
          <w:divBdr>
            <w:top w:val="none" w:sz="0" w:space="0" w:color="auto"/>
            <w:left w:val="none" w:sz="0" w:space="0" w:color="auto"/>
            <w:bottom w:val="none" w:sz="0" w:space="0" w:color="auto"/>
            <w:right w:val="none" w:sz="0" w:space="0" w:color="auto"/>
          </w:divBdr>
        </w:div>
        <w:div w:id="1495611310">
          <w:marLeft w:val="640"/>
          <w:marRight w:val="0"/>
          <w:marTop w:val="0"/>
          <w:marBottom w:val="0"/>
          <w:divBdr>
            <w:top w:val="none" w:sz="0" w:space="0" w:color="auto"/>
            <w:left w:val="none" w:sz="0" w:space="0" w:color="auto"/>
            <w:bottom w:val="none" w:sz="0" w:space="0" w:color="auto"/>
            <w:right w:val="none" w:sz="0" w:space="0" w:color="auto"/>
          </w:divBdr>
        </w:div>
        <w:div w:id="655765936">
          <w:marLeft w:val="640"/>
          <w:marRight w:val="0"/>
          <w:marTop w:val="0"/>
          <w:marBottom w:val="0"/>
          <w:divBdr>
            <w:top w:val="none" w:sz="0" w:space="0" w:color="auto"/>
            <w:left w:val="none" w:sz="0" w:space="0" w:color="auto"/>
            <w:bottom w:val="none" w:sz="0" w:space="0" w:color="auto"/>
            <w:right w:val="none" w:sz="0" w:space="0" w:color="auto"/>
          </w:divBdr>
        </w:div>
        <w:div w:id="849611246">
          <w:marLeft w:val="640"/>
          <w:marRight w:val="0"/>
          <w:marTop w:val="0"/>
          <w:marBottom w:val="0"/>
          <w:divBdr>
            <w:top w:val="none" w:sz="0" w:space="0" w:color="auto"/>
            <w:left w:val="none" w:sz="0" w:space="0" w:color="auto"/>
            <w:bottom w:val="none" w:sz="0" w:space="0" w:color="auto"/>
            <w:right w:val="none" w:sz="0" w:space="0" w:color="auto"/>
          </w:divBdr>
        </w:div>
        <w:div w:id="2056195232">
          <w:marLeft w:val="640"/>
          <w:marRight w:val="0"/>
          <w:marTop w:val="0"/>
          <w:marBottom w:val="0"/>
          <w:divBdr>
            <w:top w:val="none" w:sz="0" w:space="0" w:color="auto"/>
            <w:left w:val="none" w:sz="0" w:space="0" w:color="auto"/>
            <w:bottom w:val="none" w:sz="0" w:space="0" w:color="auto"/>
            <w:right w:val="none" w:sz="0" w:space="0" w:color="auto"/>
          </w:divBdr>
        </w:div>
        <w:div w:id="1718552296">
          <w:marLeft w:val="640"/>
          <w:marRight w:val="0"/>
          <w:marTop w:val="0"/>
          <w:marBottom w:val="0"/>
          <w:divBdr>
            <w:top w:val="none" w:sz="0" w:space="0" w:color="auto"/>
            <w:left w:val="none" w:sz="0" w:space="0" w:color="auto"/>
            <w:bottom w:val="none" w:sz="0" w:space="0" w:color="auto"/>
            <w:right w:val="none" w:sz="0" w:space="0" w:color="auto"/>
          </w:divBdr>
        </w:div>
        <w:div w:id="1998916209">
          <w:marLeft w:val="640"/>
          <w:marRight w:val="0"/>
          <w:marTop w:val="0"/>
          <w:marBottom w:val="0"/>
          <w:divBdr>
            <w:top w:val="none" w:sz="0" w:space="0" w:color="auto"/>
            <w:left w:val="none" w:sz="0" w:space="0" w:color="auto"/>
            <w:bottom w:val="none" w:sz="0" w:space="0" w:color="auto"/>
            <w:right w:val="none" w:sz="0" w:space="0" w:color="auto"/>
          </w:divBdr>
        </w:div>
        <w:div w:id="208304236">
          <w:marLeft w:val="640"/>
          <w:marRight w:val="0"/>
          <w:marTop w:val="0"/>
          <w:marBottom w:val="0"/>
          <w:divBdr>
            <w:top w:val="none" w:sz="0" w:space="0" w:color="auto"/>
            <w:left w:val="none" w:sz="0" w:space="0" w:color="auto"/>
            <w:bottom w:val="none" w:sz="0" w:space="0" w:color="auto"/>
            <w:right w:val="none" w:sz="0" w:space="0" w:color="auto"/>
          </w:divBdr>
        </w:div>
        <w:div w:id="1647784550">
          <w:marLeft w:val="640"/>
          <w:marRight w:val="0"/>
          <w:marTop w:val="0"/>
          <w:marBottom w:val="0"/>
          <w:divBdr>
            <w:top w:val="none" w:sz="0" w:space="0" w:color="auto"/>
            <w:left w:val="none" w:sz="0" w:space="0" w:color="auto"/>
            <w:bottom w:val="none" w:sz="0" w:space="0" w:color="auto"/>
            <w:right w:val="none" w:sz="0" w:space="0" w:color="auto"/>
          </w:divBdr>
        </w:div>
        <w:div w:id="288174514">
          <w:marLeft w:val="640"/>
          <w:marRight w:val="0"/>
          <w:marTop w:val="0"/>
          <w:marBottom w:val="0"/>
          <w:divBdr>
            <w:top w:val="none" w:sz="0" w:space="0" w:color="auto"/>
            <w:left w:val="none" w:sz="0" w:space="0" w:color="auto"/>
            <w:bottom w:val="none" w:sz="0" w:space="0" w:color="auto"/>
            <w:right w:val="none" w:sz="0" w:space="0" w:color="auto"/>
          </w:divBdr>
        </w:div>
        <w:div w:id="2113739806">
          <w:marLeft w:val="640"/>
          <w:marRight w:val="0"/>
          <w:marTop w:val="0"/>
          <w:marBottom w:val="0"/>
          <w:divBdr>
            <w:top w:val="none" w:sz="0" w:space="0" w:color="auto"/>
            <w:left w:val="none" w:sz="0" w:space="0" w:color="auto"/>
            <w:bottom w:val="none" w:sz="0" w:space="0" w:color="auto"/>
            <w:right w:val="none" w:sz="0" w:space="0" w:color="auto"/>
          </w:divBdr>
        </w:div>
        <w:div w:id="853039044">
          <w:marLeft w:val="640"/>
          <w:marRight w:val="0"/>
          <w:marTop w:val="0"/>
          <w:marBottom w:val="0"/>
          <w:divBdr>
            <w:top w:val="none" w:sz="0" w:space="0" w:color="auto"/>
            <w:left w:val="none" w:sz="0" w:space="0" w:color="auto"/>
            <w:bottom w:val="none" w:sz="0" w:space="0" w:color="auto"/>
            <w:right w:val="none" w:sz="0" w:space="0" w:color="auto"/>
          </w:divBdr>
        </w:div>
        <w:div w:id="263466938">
          <w:marLeft w:val="640"/>
          <w:marRight w:val="0"/>
          <w:marTop w:val="0"/>
          <w:marBottom w:val="0"/>
          <w:divBdr>
            <w:top w:val="none" w:sz="0" w:space="0" w:color="auto"/>
            <w:left w:val="none" w:sz="0" w:space="0" w:color="auto"/>
            <w:bottom w:val="none" w:sz="0" w:space="0" w:color="auto"/>
            <w:right w:val="none" w:sz="0" w:space="0" w:color="auto"/>
          </w:divBdr>
        </w:div>
        <w:div w:id="189729221">
          <w:marLeft w:val="640"/>
          <w:marRight w:val="0"/>
          <w:marTop w:val="0"/>
          <w:marBottom w:val="0"/>
          <w:divBdr>
            <w:top w:val="none" w:sz="0" w:space="0" w:color="auto"/>
            <w:left w:val="none" w:sz="0" w:space="0" w:color="auto"/>
            <w:bottom w:val="none" w:sz="0" w:space="0" w:color="auto"/>
            <w:right w:val="none" w:sz="0" w:space="0" w:color="auto"/>
          </w:divBdr>
        </w:div>
        <w:div w:id="1400057829">
          <w:marLeft w:val="640"/>
          <w:marRight w:val="0"/>
          <w:marTop w:val="0"/>
          <w:marBottom w:val="0"/>
          <w:divBdr>
            <w:top w:val="none" w:sz="0" w:space="0" w:color="auto"/>
            <w:left w:val="none" w:sz="0" w:space="0" w:color="auto"/>
            <w:bottom w:val="none" w:sz="0" w:space="0" w:color="auto"/>
            <w:right w:val="none" w:sz="0" w:space="0" w:color="auto"/>
          </w:divBdr>
        </w:div>
        <w:div w:id="2111924858">
          <w:marLeft w:val="640"/>
          <w:marRight w:val="0"/>
          <w:marTop w:val="0"/>
          <w:marBottom w:val="0"/>
          <w:divBdr>
            <w:top w:val="none" w:sz="0" w:space="0" w:color="auto"/>
            <w:left w:val="none" w:sz="0" w:space="0" w:color="auto"/>
            <w:bottom w:val="none" w:sz="0" w:space="0" w:color="auto"/>
            <w:right w:val="none" w:sz="0" w:space="0" w:color="auto"/>
          </w:divBdr>
        </w:div>
        <w:div w:id="2109083415">
          <w:marLeft w:val="640"/>
          <w:marRight w:val="0"/>
          <w:marTop w:val="0"/>
          <w:marBottom w:val="0"/>
          <w:divBdr>
            <w:top w:val="none" w:sz="0" w:space="0" w:color="auto"/>
            <w:left w:val="none" w:sz="0" w:space="0" w:color="auto"/>
            <w:bottom w:val="none" w:sz="0" w:space="0" w:color="auto"/>
            <w:right w:val="none" w:sz="0" w:space="0" w:color="auto"/>
          </w:divBdr>
        </w:div>
        <w:div w:id="1726447004">
          <w:marLeft w:val="640"/>
          <w:marRight w:val="0"/>
          <w:marTop w:val="0"/>
          <w:marBottom w:val="0"/>
          <w:divBdr>
            <w:top w:val="none" w:sz="0" w:space="0" w:color="auto"/>
            <w:left w:val="none" w:sz="0" w:space="0" w:color="auto"/>
            <w:bottom w:val="none" w:sz="0" w:space="0" w:color="auto"/>
            <w:right w:val="none" w:sz="0" w:space="0" w:color="auto"/>
          </w:divBdr>
        </w:div>
        <w:div w:id="1804275733">
          <w:marLeft w:val="640"/>
          <w:marRight w:val="0"/>
          <w:marTop w:val="0"/>
          <w:marBottom w:val="0"/>
          <w:divBdr>
            <w:top w:val="none" w:sz="0" w:space="0" w:color="auto"/>
            <w:left w:val="none" w:sz="0" w:space="0" w:color="auto"/>
            <w:bottom w:val="none" w:sz="0" w:space="0" w:color="auto"/>
            <w:right w:val="none" w:sz="0" w:space="0" w:color="auto"/>
          </w:divBdr>
        </w:div>
        <w:div w:id="168444415">
          <w:marLeft w:val="640"/>
          <w:marRight w:val="0"/>
          <w:marTop w:val="0"/>
          <w:marBottom w:val="0"/>
          <w:divBdr>
            <w:top w:val="none" w:sz="0" w:space="0" w:color="auto"/>
            <w:left w:val="none" w:sz="0" w:space="0" w:color="auto"/>
            <w:bottom w:val="none" w:sz="0" w:space="0" w:color="auto"/>
            <w:right w:val="none" w:sz="0" w:space="0" w:color="auto"/>
          </w:divBdr>
        </w:div>
        <w:div w:id="2060275534">
          <w:marLeft w:val="640"/>
          <w:marRight w:val="0"/>
          <w:marTop w:val="0"/>
          <w:marBottom w:val="0"/>
          <w:divBdr>
            <w:top w:val="none" w:sz="0" w:space="0" w:color="auto"/>
            <w:left w:val="none" w:sz="0" w:space="0" w:color="auto"/>
            <w:bottom w:val="none" w:sz="0" w:space="0" w:color="auto"/>
            <w:right w:val="none" w:sz="0" w:space="0" w:color="auto"/>
          </w:divBdr>
        </w:div>
        <w:div w:id="2069916511">
          <w:marLeft w:val="640"/>
          <w:marRight w:val="0"/>
          <w:marTop w:val="0"/>
          <w:marBottom w:val="0"/>
          <w:divBdr>
            <w:top w:val="none" w:sz="0" w:space="0" w:color="auto"/>
            <w:left w:val="none" w:sz="0" w:space="0" w:color="auto"/>
            <w:bottom w:val="none" w:sz="0" w:space="0" w:color="auto"/>
            <w:right w:val="none" w:sz="0" w:space="0" w:color="auto"/>
          </w:divBdr>
        </w:div>
        <w:div w:id="1266579130">
          <w:marLeft w:val="640"/>
          <w:marRight w:val="0"/>
          <w:marTop w:val="0"/>
          <w:marBottom w:val="0"/>
          <w:divBdr>
            <w:top w:val="none" w:sz="0" w:space="0" w:color="auto"/>
            <w:left w:val="none" w:sz="0" w:space="0" w:color="auto"/>
            <w:bottom w:val="none" w:sz="0" w:space="0" w:color="auto"/>
            <w:right w:val="none" w:sz="0" w:space="0" w:color="auto"/>
          </w:divBdr>
        </w:div>
      </w:divsChild>
    </w:div>
    <w:div w:id="1861117165">
      <w:bodyDiv w:val="1"/>
      <w:marLeft w:val="0"/>
      <w:marRight w:val="0"/>
      <w:marTop w:val="0"/>
      <w:marBottom w:val="0"/>
      <w:divBdr>
        <w:top w:val="none" w:sz="0" w:space="0" w:color="auto"/>
        <w:left w:val="none" w:sz="0" w:space="0" w:color="auto"/>
        <w:bottom w:val="none" w:sz="0" w:space="0" w:color="auto"/>
        <w:right w:val="none" w:sz="0" w:space="0" w:color="auto"/>
      </w:divBdr>
    </w:div>
    <w:div w:id="1861429936">
      <w:bodyDiv w:val="1"/>
      <w:marLeft w:val="0"/>
      <w:marRight w:val="0"/>
      <w:marTop w:val="0"/>
      <w:marBottom w:val="0"/>
      <w:divBdr>
        <w:top w:val="none" w:sz="0" w:space="0" w:color="auto"/>
        <w:left w:val="none" w:sz="0" w:space="0" w:color="auto"/>
        <w:bottom w:val="none" w:sz="0" w:space="0" w:color="auto"/>
        <w:right w:val="none" w:sz="0" w:space="0" w:color="auto"/>
      </w:divBdr>
    </w:div>
    <w:div w:id="1861773021">
      <w:bodyDiv w:val="1"/>
      <w:marLeft w:val="0"/>
      <w:marRight w:val="0"/>
      <w:marTop w:val="0"/>
      <w:marBottom w:val="0"/>
      <w:divBdr>
        <w:top w:val="none" w:sz="0" w:space="0" w:color="auto"/>
        <w:left w:val="none" w:sz="0" w:space="0" w:color="auto"/>
        <w:bottom w:val="none" w:sz="0" w:space="0" w:color="auto"/>
        <w:right w:val="none" w:sz="0" w:space="0" w:color="auto"/>
      </w:divBdr>
    </w:div>
    <w:div w:id="1863014177">
      <w:bodyDiv w:val="1"/>
      <w:marLeft w:val="0"/>
      <w:marRight w:val="0"/>
      <w:marTop w:val="0"/>
      <w:marBottom w:val="0"/>
      <w:divBdr>
        <w:top w:val="none" w:sz="0" w:space="0" w:color="auto"/>
        <w:left w:val="none" w:sz="0" w:space="0" w:color="auto"/>
        <w:bottom w:val="none" w:sz="0" w:space="0" w:color="auto"/>
        <w:right w:val="none" w:sz="0" w:space="0" w:color="auto"/>
      </w:divBdr>
    </w:div>
    <w:div w:id="1867062999">
      <w:bodyDiv w:val="1"/>
      <w:marLeft w:val="0"/>
      <w:marRight w:val="0"/>
      <w:marTop w:val="0"/>
      <w:marBottom w:val="0"/>
      <w:divBdr>
        <w:top w:val="none" w:sz="0" w:space="0" w:color="auto"/>
        <w:left w:val="none" w:sz="0" w:space="0" w:color="auto"/>
        <w:bottom w:val="none" w:sz="0" w:space="0" w:color="auto"/>
        <w:right w:val="none" w:sz="0" w:space="0" w:color="auto"/>
      </w:divBdr>
    </w:div>
    <w:div w:id="1867209749">
      <w:bodyDiv w:val="1"/>
      <w:marLeft w:val="0"/>
      <w:marRight w:val="0"/>
      <w:marTop w:val="0"/>
      <w:marBottom w:val="0"/>
      <w:divBdr>
        <w:top w:val="none" w:sz="0" w:space="0" w:color="auto"/>
        <w:left w:val="none" w:sz="0" w:space="0" w:color="auto"/>
        <w:bottom w:val="none" w:sz="0" w:space="0" w:color="auto"/>
        <w:right w:val="none" w:sz="0" w:space="0" w:color="auto"/>
      </w:divBdr>
    </w:div>
    <w:div w:id="1868177198">
      <w:bodyDiv w:val="1"/>
      <w:marLeft w:val="0"/>
      <w:marRight w:val="0"/>
      <w:marTop w:val="0"/>
      <w:marBottom w:val="0"/>
      <w:divBdr>
        <w:top w:val="none" w:sz="0" w:space="0" w:color="auto"/>
        <w:left w:val="none" w:sz="0" w:space="0" w:color="auto"/>
        <w:bottom w:val="none" w:sz="0" w:space="0" w:color="auto"/>
        <w:right w:val="none" w:sz="0" w:space="0" w:color="auto"/>
      </w:divBdr>
    </w:div>
    <w:div w:id="1868638338">
      <w:bodyDiv w:val="1"/>
      <w:marLeft w:val="0"/>
      <w:marRight w:val="0"/>
      <w:marTop w:val="0"/>
      <w:marBottom w:val="0"/>
      <w:divBdr>
        <w:top w:val="none" w:sz="0" w:space="0" w:color="auto"/>
        <w:left w:val="none" w:sz="0" w:space="0" w:color="auto"/>
        <w:bottom w:val="none" w:sz="0" w:space="0" w:color="auto"/>
        <w:right w:val="none" w:sz="0" w:space="0" w:color="auto"/>
      </w:divBdr>
      <w:divsChild>
        <w:div w:id="1389037364">
          <w:marLeft w:val="640"/>
          <w:marRight w:val="0"/>
          <w:marTop w:val="0"/>
          <w:marBottom w:val="0"/>
          <w:divBdr>
            <w:top w:val="none" w:sz="0" w:space="0" w:color="auto"/>
            <w:left w:val="none" w:sz="0" w:space="0" w:color="auto"/>
            <w:bottom w:val="none" w:sz="0" w:space="0" w:color="auto"/>
            <w:right w:val="none" w:sz="0" w:space="0" w:color="auto"/>
          </w:divBdr>
        </w:div>
        <w:div w:id="1403068824">
          <w:marLeft w:val="640"/>
          <w:marRight w:val="0"/>
          <w:marTop w:val="0"/>
          <w:marBottom w:val="0"/>
          <w:divBdr>
            <w:top w:val="none" w:sz="0" w:space="0" w:color="auto"/>
            <w:left w:val="none" w:sz="0" w:space="0" w:color="auto"/>
            <w:bottom w:val="none" w:sz="0" w:space="0" w:color="auto"/>
            <w:right w:val="none" w:sz="0" w:space="0" w:color="auto"/>
          </w:divBdr>
        </w:div>
        <w:div w:id="1691492299">
          <w:marLeft w:val="640"/>
          <w:marRight w:val="0"/>
          <w:marTop w:val="0"/>
          <w:marBottom w:val="0"/>
          <w:divBdr>
            <w:top w:val="none" w:sz="0" w:space="0" w:color="auto"/>
            <w:left w:val="none" w:sz="0" w:space="0" w:color="auto"/>
            <w:bottom w:val="none" w:sz="0" w:space="0" w:color="auto"/>
            <w:right w:val="none" w:sz="0" w:space="0" w:color="auto"/>
          </w:divBdr>
        </w:div>
        <w:div w:id="1034501087">
          <w:marLeft w:val="640"/>
          <w:marRight w:val="0"/>
          <w:marTop w:val="0"/>
          <w:marBottom w:val="0"/>
          <w:divBdr>
            <w:top w:val="none" w:sz="0" w:space="0" w:color="auto"/>
            <w:left w:val="none" w:sz="0" w:space="0" w:color="auto"/>
            <w:bottom w:val="none" w:sz="0" w:space="0" w:color="auto"/>
            <w:right w:val="none" w:sz="0" w:space="0" w:color="auto"/>
          </w:divBdr>
        </w:div>
        <w:div w:id="1733230900">
          <w:marLeft w:val="640"/>
          <w:marRight w:val="0"/>
          <w:marTop w:val="0"/>
          <w:marBottom w:val="0"/>
          <w:divBdr>
            <w:top w:val="none" w:sz="0" w:space="0" w:color="auto"/>
            <w:left w:val="none" w:sz="0" w:space="0" w:color="auto"/>
            <w:bottom w:val="none" w:sz="0" w:space="0" w:color="auto"/>
            <w:right w:val="none" w:sz="0" w:space="0" w:color="auto"/>
          </w:divBdr>
        </w:div>
        <w:div w:id="1092359098">
          <w:marLeft w:val="640"/>
          <w:marRight w:val="0"/>
          <w:marTop w:val="0"/>
          <w:marBottom w:val="0"/>
          <w:divBdr>
            <w:top w:val="none" w:sz="0" w:space="0" w:color="auto"/>
            <w:left w:val="none" w:sz="0" w:space="0" w:color="auto"/>
            <w:bottom w:val="none" w:sz="0" w:space="0" w:color="auto"/>
            <w:right w:val="none" w:sz="0" w:space="0" w:color="auto"/>
          </w:divBdr>
        </w:div>
        <w:div w:id="1468745077">
          <w:marLeft w:val="640"/>
          <w:marRight w:val="0"/>
          <w:marTop w:val="0"/>
          <w:marBottom w:val="0"/>
          <w:divBdr>
            <w:top w:val="none" w:sz="0" w:space="0" w:color="auto"/>
            <w:left w:val="none" w:sz="0" w:space="0" w:color="auto"/>
            <w:bottom w:val="none" w:sz="0" w:space="0" w:color="auto"/>
            <w:right w:val="none" w:sz="0" w:space="0" w:color="auto"/>
          </w:divBdr>
        </w:div>
        <w:div w:id="981692315">
          <w:marLeft w:val="640"/>
          <w:marRight w:val="0"/>
          <w:marTop w:val="0"/>
          <w:marBottom w:val="0"/>
          <w:divBdr>
            <w:top w:val="none" w:sz="0" w:space="0" w:color="auto"/>
            <w:left w:val="none" w:sz="0" w:space="0" w:color="auto"/>
            <w:bottom w:val="none" w:sz="0" w:space="0" w:color="auto"/>
            <w:right w:val="none" w:sz="0" w:space="0" w:color="auto"/>
          </w:divBdr>
        </w:div>
        <w:div w:id="1231698489">
          <w:marLeft w:val="640"/>
          <w:marRight w:val="0"/>
          <w:marTop w:val="0"/>
          <w:marBottom w:val="0"/>
          <w:divBdr>
            <w:top w:val="none" w:sz="0" w:space="0" w:color="auto"/>
            <w:left w:val="none" w:sz="0" w:space="0" w:color="auto"/>
            <w:bottom w:val="none" w:sz="0" w:space="0" w:color="auto"/>
            <w:right w:val="none" w:sz="0" w:space="0" w:color="auto"/>
          </w:divBdr>
        </w:div>
        <w:div w:id="1168209158">
          <w:marLeft w:val="640"/>
          <w:marRight w:val="0"/>
          <w:marTop w:val="0"/>
          <w:marBottom w:val="0"/>
          <w:divBdr>
            <w:top w:val="none" w:sz="0" w:space="0" w:color="auto"/>
            <w:left w:val="none" w:sz="0" w:space="0" w:color="auto"/>
            <w:bottom w:val="none" w:sz="0" w:space="0" w:color="auto"/>
            <w:right w:val="none" w:sz="0" w:space="0" w:color="auto"/>
          </w:divBdr>
        </w:div>
        <w:div w:id="621114720">
          <w:marLeft w:val="640"/>
          <w:marRight w:val="0"/>
          <w:marTop w:val="0"/>
          <w:marBottom w:val="0"/>
          <w:divBdr>
            <w:top w:val="none" w:sz="0" w:space="0" w:color="auto"/>
            <w:left w:val="none" w:sz="0" w:space="0" w:color="auto"/>
            <w:bottom w:val="none" w:sz="0" w:space="0" w:color="auto"/>
            <w:right w:val="none" w:sz="0" w:space="0" w:color="auto"/>
          </w:divBdr>
        </w:div>
        <w:div w:id="565068585">
          <w:marLeft w:val="640"/>
          <w:marRight w:val="0"/>
          <w:marTop w:val="0"/>
          <w:marBottom w:val="0"/>
          <w:divBdr>
            <w:top w:val="none" w:sz="0" w:space="0" w:color="auto"/>
            <w:left w:val="none" w:sz="0" w:space="0" w:color="auto"/>
            <w:bottom w:val="none" w:sz="0" w:space="0" w:color="auto"/>
            <w:right w:val="none" w:sz="0" w:space="0" w:color="auto"/>
          </w:divBdr>
        </w:div>
        <w:div w:id="373965627">
          <w:marLeft w:val="640"/>
          <w:marRight w:val="0"/>
          <w:marTop w:val="0"/>
          <w:marBottom w:val="0"/>
          <w:divBdr>
            <w:top w:val="none" w:sz="0" w:space="0" w:color="auto"/>
            <w:left w:val="none" w:sz="0" w:space="0" w:color="auto"/>
            <w:bottom w:val="none" w:sz="0" w:space="0" w:color="auto"/>
            <w:right w:val="none" w:sz="0" w:space="0" w:color="auto"/>
          </w:divBdr>
        </w:div>
        <w:div w:id="1127890695">
          <w:marLeft w:val="640"/>
          <w:marRight w:val="0"/>
          <w:marTop w:val="0"/>
          <w:marBottom w:val="0"/>
          <w:divBdr>
            <w:top w:val="none" w:sz="0" w:space="0" w:color="auto"/>
            <w:left w:val="none" w:sz="0" w:space="0" w:color="auto"/>
            <w:bottom w:val="none" w:sz="0" w:space="0" w:color="auto"/>
            <w:right w:val="none" w:sz="0" w:space="0" w:color="auto"/>
          </w:divBdr>
        </w:div>
        <w:div w:id="355888033">
          <w:marLeft w:val="640"/>
          <w:marRight w:val="0"/>
          <w:marTop w:val="0"/>
          <w:marBottom w:val="0"/>
          <w:divBdr>
            <w:top w:val="none" w:sz="0" w:space="0" w:color="auto"/>
            <w:left w:val="none" w:sz="0" w:space="0" w:color="auto"/>
            <w:bottom w:val="none" w:sz="0" w:space="0" w:color="auto"/>
            <w:right w:val="none" w:sz="0" w:space="0" w:color="auto"/>
          </w:divBdr>
        </w:div>
        <w:div w:id="383867708">
          <w:marLeft w:val="640"/>
          <w:marRight w:val="0"/>
          <w:marTop w:val="0"/>
          <w:marBottom w:val="0"/>
          <w:divBdr>
            <w:top w:val="none" w:sz="0" w:space="0" w:color="auto"/>
            <w:left w:val="none" w:sz="0" w:space="0" w:color="auto"/>
            <w:bottom w:val="none" w:sz="0" w:space="0" w:color="auto"/>
            <w:right w:val="none" w:sz="0" w:space="0" w:color="auto"/>
          </w:divBdr>
        </w:div>
        <w:div w:id="524028276">
          <w:marLeft w:val="640"/>
          <w:marRight w:val="0"/>
          <w:marTop w:val="0"/>
          <w:marBottom w:val="0"/>
          <w:divBdr>
            <w:top w:val="none" w:sz="0" w:space="0" w:color="auto"/>
            <w:left w:val="none" w:sz="0" w:space="0" w:color="auto"/>
            <w:bottom w:val="none" w:sz="0" w:space="0" w:color="auto"/>
            <w:right w:val="none" w:sz="0" w:space="0" w:color="auto"/>
          </w:divBdr>
        </w:div>
        <w:div w:id="792404256">
          <w:marLeft w:val="640"/>
          <w:marRight w:val="0"/>
          <w:marTop w:val="0"/>
          <w:marBottom w:val="0"/>
          <w:divBdr>
            <w:top w:val="none" w:sz="0" w:space="0" w:color="auto"/>
            <w:left w:val="none" w:sz="0" w:space="0" w:color="auto"/>
            <w:bottom w:val="none" w:sz="0" w:space="0" w:color="auto"/>
            <w:right w:val="none" w:sz="0" w:space="0" w:color="auto"/>
          </w:divBdr>
        </w:div>
        <w:div w:id="1817407658">
          <w:marLeft w:val="640"/>
          <w:marRight w:val="0"/>
          <w:marTop w:val="0"/>
          <w:marBottom w:val="0"/>
          <w:divBdr>
            <w:top w:val="none" w:sz="0" w:space="0" w:color="auto"/>
            <w:left w:val="none" w:sz="0" w:space="0" w:color="auto"/>
            <w:bottom w:val="none" w:sz="0" w:space="0" w:color="auto"/>
            <w:right w:val="none" w:sz="0" w:space="0" w:color="auto"/>
          </w:divBdr>
        </w:div>
        <w:div w:id="1166550298">
          <w:marLeft w:val="640"/>
          <w:marRight w:val="0"/>
          <w:marTop w:val="0"/>
          <w:marBottom w:val="0"/>
          <w:divBdr>
            <w:top w:val="none" w:sz="0" w:space="0" w:color="auto"/>
            <w:left w:val="none" w:sz="0" w:space="0" w:color="auto"/>
            <w:bottom w:val="none" w:sz="0" w:space="0" w:color="auto"/>
            <w:right w:val="none" w:sz="0" w:space="0" w:color="auto"/>
          </w:divBdr>
        </w:div>
        <w:div w:id="1576083461">
          <w:marLeft w:val="640"/>
          <w:marRight w:val="0"/>
          <w:marTop w:val="0"/>
          <w:marBottom w:val="0"/>
          <w:divBdr>
            <w:top w:val="none" w:sz="0" w:space="0" w:color="auto"/>
            <w:left w:val="none" w:sz="0" w:space="0" w:color="auto"/>
            <w:bottom w:val="none" w:sz="0" w:space="0" w:color="auto"/>
            <w:right w:val="none" w:sz="0" w:space="0" w:color="auto"/>
          </w:divBdr>
        </w:div>
        <w:div w:id="2030334273">
          <w:marLeft w:val="640"/>
          <w:marRight w:val="0"/>
          <w:marTop w:val="0"/>
          <w:marBottom w:val="0"/>
          <w:divBdr>
            <w:top w:val="none" w:sz="0" w:space="0" w:color="auto"/>
            <w:left w:val="none" w:sz="0" w:space="0" w:color="auto"/>
            <w:bottom w:val="none" w:sz="0" w:space="0" w:color="auto"/>
            <w:right w:val="none" w:sz="0" w:space="0" w:color="auto"/>
          </w:divBdr>
        </w:div>
        <w:div w:id="2111972105">
          <w:marLeft w:val="640"/>
          <w:marRight w:val="0"/>
          <w:marTop w:val="0"/>
          <w:marBottom w:val="0"/>
          <w:divBdr>
            <w:top w:val="none" w:sz="0" w:space="0" w:color="auto"/>
            <w:left w:val="none" w:sz="0" w:space="0" w:color="auto"/>
            <w:bottom w:val="none" w:sz="0" w:space="0" w:color="auto"/>
            <w:right w:val="none" w:sz="0" w:space="0" w:color="auto"/>
          </w:divBdr>
        </w:div>
        <w:div w:id="902520624">
          <w:marLeft w:val="640"/>
          <w:marRight w:val="0"/>
          <w:marTop w:val="0"/>
          <w:marBottom w:val="0"/>
          <w:divBdr>
            <w:top w:val="none" w:sz="0" w:space="0" w:color="auto"/>
            <w:left w:val="none" w:sz="0" w:space="0" w:color="auto"/>
            <w:bottom w:val="none" w:sz="0" w:space="0" w:color="auto"/>
            <w:right w:val="none" w:sz="0" w:space="0" w:color="auto"/>
          </w:divBdr>
        </w:div>
        <w:div w:id="1280182478">
          <w:marLeft w:val="640"/>
          <w:marRight w:val="0"/>
          <w:marTop w:val="0"/>
          <w:marBottom w:val="0"/>
          <w:divBdr>
            <w:top w:val="none" w:sz="0" w:space="0" w:color="auto"/>
            <w:left w:val="none" w:sz="0" w:space="0" w:color="auto"/>
            <w:bottom w:val="none" w:sz="0" w:space="0" w:color="auto"/>
            <w:right w:val="none" w:sz="0" w:space="0" w:color="auto"/>
          </w:divBdr>
        </w:div>
        <w:div w:id="1188909091">
          <w:marLeft w:val="640"/>
          <w:marRight w:val="0"/>
          <w:marTop w:val="0"/>
          <w:marBottom w:val="0"/>
          <w:divBdr>
            <w:top w:val="none" w:sz="0" w:space="0" w:color="auto"/>
            <w:left w:val="none" w:sz="0" w:space="0" w:color="auto"/>
            <w:bottom w:val="none" w:sz="0" w:space="0" w:color="auto"/>
            <w:right w:val="none" w:sz="0" w:space="0" w:color="auto"/>
          </w:divBdr>
        </w:div>
        <w:div w:id="2072193955">
          <w:marLeft w:val="640"/>
          <w:marRight w:val="0"/>
          <w:marTop w:val="0"/>
          <w:marBottom w:val="0"/>
          <w:divBdr>
            <w:top w:val="none" w:sz="0" w:space="0" w:color="auto"/>
            <w:left w:val="none" w:sz="0" w:space="0" w:color="auto"/>
            <w:bottom w:val="none" w:sz="0" w:space="0" w:color="auto"/>
            <w:right w:val="none" w:sz="0" w:space="0" w:color="auto"/>
          </w:divBdr>
        </w:div>
        <w:div w:id="360715027">
          <w:marLeft w:val="640"/>
          <w:marRight w:val="0"/>
          <w:marTop w:val="0"/>
          <w:marBottom w:val="0"/>
          <w:divBdr>
            <w:top w:val="none" w:sz="0" w:space="0" w:color="auto"/>
            <w:left w:val="none" w:sz="0" w:space="0" w:color="auto"/>
            <w:bottom w:val="none" w:sz="0" w:space="0" w:color="auto"/>
            <w:right w:val="none" w:sz="0" w:space="0" w:color="auto"/>
          </w:divBdr>
        </w:div>
        <w:div w:id="1600792905">
          <w:marLeft w:val="640"/>
          <w:marRight w:val="0"/>
          <w:marTop w:val="0"/>
          <w:marBottom w:val="0"/>
          <w:divBdr>
            <w:top w:val="none" w:sz="0" w:space="0" w:color="auto"/>
            <w:left w:val="none" w:sz="0" w:space="0" w:color="auto"/>
            <w:bottom w:val="none" w:sz="0" w:space="0" w:color="auto"/>
            <w:right w:val="none" w:sz="0" w:space="0" w:color="auto"/>
          </w:divBdr>
        </w:div>
        <w:div w:id="1852450723">
          <w:marLeft w:val="640"/>
          <w:marRight w:val="0"/>
          <w:marTop w:val="0"/>
          <w:marBottom w:val="0"/>
          <w:divBdr>
            <w:top w:val="none" w:sz="0" w:space="0" w:color="auto"/>
            <w:left w:val="none" w:sz="0" w:space="0" w:color="auto"/>
            <w:bottom w:val="none" w:sz="0" w:space="0" w:color="auto"/>
            <w:right w:val="none" w:sz="0" w:space="0" w:color="auto"/>
          </w:divBdr>
        </w:div>
        <w:div w:id="872427125">
          <w:marLeft w:val="640"/>
          <w:marRight w:val="0"/>
          <w:marTop w:val="0"/>
          <w:marBottom w:val="0"/>
          <w:divBdr>
            <w:top w:val="none" w:sz="0" w:space="0" w:color="auto"/>
            <w:left w:val="none" w:sz="0" w:space="0" w:color="auto"/>
            <w:bottom w:val="none" w:sz="0" w:space="0" w:color="auto"/>
            <w:right w:val="none" w:sz="0" w:space="0" w:color="auto"/>
          </w:divBdr>
        </w:div>
        <w:div w:id="1176113746">
          <w:marLeft w:val="640"/>
          <w:marRight w:val="0"/>
          <w:marTop w:val="0"/>
          <w:marBottom w:val="0"/>
          <w:divBdr>
            <w:top w:val="none" w:sz="0" w:space="0" w:color="auto"/>
            <w:left w:val="none" w:sz="0" w:space="0" w:color="auto"/>
            <w:bottom w:val="none" w:sz="0" w:space="0" w:color="auto"/>
            <w:right w:val="none" w:sz="0" w:space="0" w:color="auto"/>
          </w:divBdr>
        </w:div>
        <w:div w:id="1671517350">
          <w:marLeft w:val="640"/>
          <w:marRight w:val="0"/>
          <w:marTop w:val="0"/>
          <w:marBottom w:val="0"/>
          <w:divBdr>
            <w:top w:val="none" w:sz="0" w:space="0" w:color="auto"/>
            <w:left w:val="none" w:sz="0" w:space="0" w:color="auto"/>
            <w:bottom w:val="none" w:sz="0" w:space="0" w:color="auto"/>
            <w:right w:val="none" w:sz="0" w:space="0" w:color="auto"/>
          </w:divBdr>
        </w:div>
        <w:div w:id="1933779390">
          <w:marLeft w:val="640"/>
          <w:marRight w:val="0"/>
          <w:marTop w:val="0"/>
          <w:marBottom w:val="0"/>
          <w:divBdr>
            <w:top w:val="none" w:sz="0" w:space="0" w:color="auto"/>
            <w:left w:val="none" w:sz="0" w:space="0" w:color="auto"/>
            <w:bottom w:val="none" w:sz="0" w:space="0" w:color="auto"/>
            <w:right w:val="none" w:sz="0" w:space="0" w:color="auto"/>
          </w:divBdr>
        </w:div>
        <w:div w:id="57368493">
          <w:marLeft w:val="640"/>
          <w:marRight w:val="0"/>
          <w:marTop w:val="0"/>
          <w:marBottom w:val="0"/>
          <w:divBdr>
            <w:top w:val="none" w:sz="0" w:space="0" w:color="auto"/>
            <w:left w:val="none" w:sz="0" w:space="0" w:color="auto"/>
            <w:bottom w:val="none" w:sz="0" w:space="0" w:color="auto"/>
            <w:right w:val="none" w:sz="0" w:space="0" w:color="auto"/>
          </w:divBdr>
        </w:div>
        <w:div w:id="529611761">
          <w:marLeft w:val="640"/>
          <w:marRight w:val="0"/>
          <w:marTop w:val="0"/>
          <w:marBottom w:val="0"/>
          <w:divBdr>
            <w:top w:val="none" w:sz="0" w:space="0" w:color="auto"/>
            <w:left w:val="none" w:sz="0" w:space="0" w:color="auto"/>
            <w:bottom w:val="none" w:sz="0" w:space="0" w:color="auto"/>
            <w:right w:val="none" w:sz="0" w:space="0" w:color="auto"/>
          </w:divBdr>
        </w:div>
        <w:div w:id="688408843">
          <w:marLeft w:val="640"/>
          <w:marRight w:val="0"/>
          <w:marTop w:val="0"/>
          <w:marBottom w:val="0"/>
          <w:divBdr>
            <w:top w:val="none" w:sz="0" w:space="0" w:color="auto"/>
            <w:left w:val="none" w:sz="0" w:space="0" w:color="auto"/>
            <w:bottom w:val="none" w:sz="0" w:space="0" w:color="auto"/>
            <w:right w:val="none" w:sz="0" w:space="0" w:color="auto"/>
          </w:divBdr>
        </w:div>
        <w:div w:id="1114011151">
          <w:marLeft w:val="640"/>
          <w:marRight w:val="0"/>
          <w:marTop w:val="0"/>
          <w:marBottom w:val="0"/>
          <w:divBdr>
            <w:top w:val="none" w:sz="0" w:space="0" w:color="auto"/>
            <w:left w:val="none" w:sz="0" w:space="0" w:color="auto"/>
            <w:bottom w:val="none" w:sz="0" w:space="0" w:color="auto"/>
            <w:right w:val="none" w:sz="0" w:space="0" w:color="auto"/>
          </w:divBdr>
        </w:div>
        <w:div w:id="1182662686">
          <w:marLeft w:val="640"/>
          <w:marRight w:val="0"/>
          <w:marTop w:val="0"/>
          <w:marBottom w:val="0"/>
          <w:divBdr>
            <w:top w:val="none" w:sz="0" w:space="0" w:color="auto"/>
            <w:left w:val="none" w:sz="0" w:space="0" w:color="auto"/>
            <w:bottom w:val="none" w:sz="0" w:space="0" w:color="auto"/>
            <w:right w:val="none" w:sz="0" w:space="0" w:color="auto"/>
          </w:divBdr>
        </w:div>
        <w:div w:id="203642304">
          <w:marLeft w:val="640"/>
          <w:marRight w:val="0"/>
          <w:marTop w:val="0"/>
          <w:marBottom w:val="0"/>
          <w:divBdr>
            <w:top w:val="none" w:sz="0" w:space="0" w:color="auto"/>
            <w:left w:val="none" w:sz="0" w:space="0" w:color="auto"/>
            <w:bottom w:val="none" w:sz="0" w:space="0" w:color="auto"/>
            <w:right w:val="none" w:sz="0" w:space="0" w:color="auto"/>
          </w:divBdr>
        </w:div>
        <w:div w:id="1051346280">
          <w:marLeft w:val="640"/>
          <w:marRight w:val="0"/>
          <w:marTop w:val="0"/>
          <w:marBottom w:val="0"/>
          <w:divBdr>
            <w:top w:val="none" w:sz="0" w:space="0" w:color="auto"/>
            <w:left w:val="none" w:sz="0" w:space="0" w:color="auto"/>
            <w:bottom w:val="none" w:sz="0" w:space="0" w:color="auto"/>
            <w:right w:val="none" w:sz="0" w:space="0" w:color="auto"/>
          </w:divBdr>
        </w:div>
        <w:div w:id="902450824">
          <w:marLeft w:val="640"/>
          <w:marRight w:val="0"/>
          <w:marTop w:val="0"/>
          <w:marBottom w:val="0"/>
          <w:divBdr>
            <w:top w:val="none" w:sz="0" w:space="0" w:color="auto"/>
            <w:left w:val="none" w:sz="0" w:space="0" w:color="auto"/>
            <w:bottom w:val="none" w:sz="0" w:space="0" w:color="auto"/>
            <w:right w:val="none" w:sz="0" w:space="0" w:color="auto"/>
          </w:divBdr>
        </w:div>
        <w:div w:id="1674525776">
          <w:marLeft w:val="640"/>
          <w:marRight w:val="0"/>
          <w:marTop w:val="0"/>
          <w:marBottom w:val="0"/>
          <w:divBdr>
            <w:top w:val="none" w:sz="0" w:space="0" w:color="auto"/>
            <w:left w:val="none" w:sz="0" w:space="0" w:color="auto"/>
            <w:bottom w:val="none" w:sz="0" w:space="0" w:color="auto"/>
            <w:right w:val="none" w:sz="0" w:space="0" w:color="auto"/>
          </w:divBdr>
        </w:div>
        <w:div w:id="1968656289">
          <w:marLeft w:val="640"/>
          <w:marRight w:val="0"/>
          <w:marTop w:val="0"/>
          <w:marBottom w:val="0"/>
          <w:divBdr>
            <w:top w:val="none" w:sz="0" w:space="0" w:color="auto"/>
            <w:left w:val="none" w:sz="0" w:space="0" w:color="auto"/>
            <w:bottom w:val="none" w:sz="0" w:space="0" w:color="auto"/>
            <w:right w:val="none" w:sz="0" w:space="0" w:color="auto"/>
          </w:divBdr>
        </w:div>
        <w:div w:id="1989673153">
          <w:marLeft w:val="640"/>
          <w:marRight w:val="0"/>
          <w:marTop w:val="0"/>
          <w:marBottom w:val="0"/>
          <w:divBdr>
            <w:top w:val="none" w:sz="0" w:space="0" w:color="auto"/>
            <w:left w:val="none" w:sz="0" w:space="0" w:color="auto"/>
            <w:bottom w:val="none" w:sz="0" w:space="0" w:color="auto"/>
            <w:right w:val="none" w:sz="0" w:space="0" w:color="auto"/>
          </w:divBdr>
        </w:div>
        <w:div w:id="1919705586">
          <w:marLeft w:val="640"/>
          <w:marRight w:val="0"/>
          <w:marTop w:val="0"/>
          <w:marBottom w:val="0"/>
          <w:divBdr>
            <w:top w:val="none" w:sz="0" w:space="0" w:color="auto"/>
            <w:left w:val="none" w:sz="0" w:space="0" w:color="auto"/>
            <w:bottom w:val="none" w:sz="0" w:space="0" w:color="auto"/>
            <w:right w:val="none" w:sz="0" w:space="0" w:color="auto"/>
          </w:divBdr>
        </w:div>
        <w:div w:id="529489337">
          <w:marLeft w:val="640"/>
          <w:marRight w:val="0"/>
          <w:marTop w:val="0"/>
          <w:marBottom w:val="0"/>
          <w:divBdr>
            <w:top w:val="none" w:sz="0" w:space="0" w:color="auto"/>
            <w:left w:val="none" w:sz="0" w:space="0" w:color="auto"/>
            <w:bottom w:val="none" w:sz="0" w:space="0" w:color="auto"/>
            <w:right w:val="none" w:sz="0" w:space="0" w:color="auto"/>
          </w:divBdr>
        </w:div>
        <w:div w:id="426387565">
          <w:marLeft w:val="640"/>
          <w:marRight w:val="0"/>
          <w:marTop w:val="0"/>
          <w:marBottom w:val="0"/>
          <w:divBdr>
            <w:top w:val="none" w:sz="0" w:space="0" w:color="auto"/>
            <w:left w:val="none" w:sz="0" w:space="0" w:color="auto"/>
            <w:bottom w:val="none" w:sz="0" w:space="0" w:color="auto"/>
            <w:right w:val="none" w:sz="0" w:space="0" w:color="auto"/>
          </w:divBdr>
        </w:div>
      </w:divsChild>
    </w:div>
    <w:div w:id="1871606991">
      <w:bodyDiv w:val="1"/>
      <w:marLeft w:val="0"/>
      <w:marRight w:val="0"/>
      <w:marTop w:val="0"/>
      <w:marBottom w:val="0"/>
      <w:divBdr>
        <w:top w:val="none" w:sz="0" w:space="0" w:color="auto"/>
        <w:left w:val="none" w:sz="0" w:space="0" w:color="auto"/>
        <w:bottom w:val="none" w:sz="0" w:space="0" w:color="auto"/>
        <w:right w:val="none" w:sz="0" w:space="0" w:color="auto"/>
      </w:divBdr>
    </w:div>
    <w:div w:id="1871842820">
      <w:bodyDiv w:val="1"/>
      <w:marLeft w:val="0"/>
      <w:marRight w:val="0"/>
      <w:marTop w:val="0"/>
      <w:marBottom w:val="0"/>
      <w:divBdr>
        <w:top w:val="none" w:sz="0" w:space="0" w:color="auto"/>
        <w:left w:val="none" w:sz="0" w:space="0" w:color="auto"/>
        <w:bottom w:val="none" w:sz="0" w:space="0" w:color="auto"/>
        <w:right w:val="none" w:sz="0" w:space="0" w:color="auto"/>
      </w:divBdr>
    </w:div>
    <w:div w:id="1872261923">
      <w:bodyDiv w:val="1"/>
      <w:marLeft w:val="0"/>
      <w:marRight w:val="0"/>
      <w:marTop w:val="0"/>
      <w:marBottom w:val="0"/>
      <w:divBdr>
        <w:top w:val="none" w:sz="0" w:space="0" w:color="auto"/>
        <w:left w:val="none" w:sz="0" w:space="0" w:color="auto"/>
        <w:bottom w:val="none" w:sz="0" w:space="0" w:color="auto"/>
        <w:right w:val="none" w:sz="0" w:space="0" w:color="auto"/>
      </w:divBdr>
    </w:div>
    <w:div w:id="1872575273">
      <w:bodyDiv w:val="1"/>
      <w:marLeft w:val="0"/>
      <w:marRight w:val="0"/>
      <w:marTop w:val="0"/>
      <w:marBottom w:val="0"/>
      <w:divBdr>
        <w:top w:val="none" w:sz="0" w:space="0" w:color="auto"/>
        <w:left w:val="none" w:sz="0" w:space="0" w:color="auto"/>
        <w:bottom w:val="none" w:sz="0" w:space="0" w:color="auto"/>
        <w:right w:val="none" w:sz="0" w:space="0" w:color="auto"/>
      </w:divBdr>
    </w:div>
    <w:div w:id="1872768811">
      <w:bodyDiv w:val="1"/>
      <w:marLeft w:val="0"/>
      <w:marRight w:val="0"/>
      <w:marTop w:val="0"/>
      <w:marBottom w:val="0"/>
      <w:divBdr>
        <w:top w:val="none" w:sz="0" w:space="0" w:color="auto"/>
        <w:left w:val="none" w:sz="0" w:space="0" w:color="auto"/>
        <w:bottom w:val="none" w:sz="0" w:space="0" w:color="auto"/>
        <w:right w:val="none" w:sz="0" w:space="0" w:color="auto"/>
      </w:divBdr>
    </w:div>
    <w:div w:id="1879976489">
      <w:bodyDiv w:val="1"/>
      <w:marLeft w:val="0"/>
      <w:marRight w:val="0"/>
      <w:marTop w:val="0"/>
      <w:marBottom w:val="0"/>
      <w:divBdr>
        <w:top w:val="none" w:sz="0" w:space="0" w:color="auto"/>
        <w:left w:val="none" w:sz="0" w:space="0" w:color="auto"/>
        <w:bottom w:val="none" w:sz="0" w:space="0" w:color="auto"/>
        <w:right w:val="none" w:sz="0" w:space="0" w:color="auto"/>
      </w:divBdr>
    </w:div>
    <w:div w:id="1882548398">
      <w:bodyDiv w:val="1"/>
      <w:marLeft w:val="0"/>
      <w:marRight w:val="0"/>
      <w:marTop w:val="0"/>
      <w:marBottom w:val="0"/>
      <w:divBdr>
        <w:top w:val="none" w:sz="0" w:space="0" w:color="auto"/>
        <w:left w:val="none" w:sz="0" w:space="0" w:color="auto"/>
        <w:bottom w:val="none" w:sz="0" w:space="0" w:color="auto"/>
        <w:right w:val="none" w:sz="0" w:space="0" w:color="auto"/>
      </w:divBdr>
    </w:div>
    <w:div w:id="1882936006">
      <w:bodyDiv w:val="1"/>
      <w:marLeft w:val="0"/>
      <w:marRight w:val="0"/>
      <w:marTop w:val="0"/>
      <w:marBottom w:val="0"/>
      <w:divBdr>
        <w:top w:val="none" w:sz="0" w:space="0" w:color="auto"/>
        <w:left w:val="none" w:sz="0" w:space="0" w:color="auto"/>
        <w:bottom w:val="none" w:sz="0" w:space="0" w:color="auto"/>
        <w:right w:val="none" w:sz="0" w:space="0" w:color="auto"/>
      </w:divBdr>
    </w:div>
    <w:div w:id="1883902166">
      <w:bodyDiv w:val="1"/>
      <w:marLeft w:val="0"/>
      <w:marRight w:val="0"/>
      <w:marTop w:val="0"/>
      <w:marBottom w:val="0"/>
      <w:divBdr>
        <w:top w:val="none" w:sz="0" w:space="0" w:color="auto"/>
        <w:left w:val="none" w:sz="0" w:space="0" w:color="auto"/>
        <w:bottom w:val="none" w:sz="0" w:space="0" w:color="auto"/>
        <w:right w:val="none" w:sz="0" w:space="0" w:color="auto"/>
      </w:divBdr>
    </w:div>
    <w:div w:id="1884055313">
      <w:bodyDiv w:val="1"/>
      <w:marLeft w:val="0"/>
      <w:marRight w:val="0"/>
      <w:marTop w:val="0"/>
      <w:marBottom w:val="0"/>
      <w:divBdr>
        <w:top w:val="none" w:sz="0" w:space="0" w:color="auto"/>
        <w:left w:val="none" w:sz="0" w:space="0" w:color="auto"/>
        <w:bottom w:val="none" w:sz="0" w:space="0" w:color="auto"/>
        <w:right w:val="none" w:sz="0" w:space="0" w:color="auto"/>
      </w:divBdr>
    </w:div>
    <w:div w:id="1884706761">
      <w:bodyDiv w:val="1"/>
      <w:marLeft w:val="0"/>
      <w:marRight w:val="0"/>
      <w:marTop w:val="0"/>
      <w:marBottom w:val="0"/>
      <w:divBdr>
        <w:top w:val="none" w:sz="0" w:space="0" w:color="auto"/>
        <w:left w:val="none" w:sz="0" w:space="0" w:color="auto"/>
        <w:bottom w:val="none" w:sz="0" w:space="0" w:color="auto"/>
        <w:right w:val="none" w:sz="0" w:space="0" w:color="auto"/>
      </w:divBdr>
    </w:div>
    <w:div w:id="1884974137">
      <w:bodyDiv w:val="1"/>
      <w:marLeft w:val="0"/>
      <w:marRight w:val="0"/>
      <w:marTop w:val="0"/>
      <w:marBottom w:val="0"/>
      <w:divBdr>
        <w:top w:val="none" w:sz="0" w:space="0" w:color="auto"/>
        <w:left w:val="none" w:sz="0" w:space="0" w:color="auto"/>
        <w:bottom w:val="none" w:sz="0" w:space="0" w:color="auto"/>
        <w:right w:val="none" w:sz="0" w:space="0" w:color="auto"/>
      </w:divBdr>
      <w:divsChild>
        <w:div w:id="969744166">
          <w:marLeft w:val="640"/>
          <w:marRight w:val="0"/>
          <w:marTop w:val="0"/>
          <w:marBottom w:val="0"/>
          <w:divBdr>
            <w:top w:val="none" w:sz="0" w:space="0" w:color="auto"/>
            <w:left w:val="none" w:sz="0" w:space="0" w:color="auto"/>
            <w:bottom w:val="none" w:sz="0" w:space="0" w:color="auto"/>
            <w:right w:val="none" w:sz="0" w:space="0" w:color="auto"/>
          </w:divBdr>
        </w:div>
        <w:div w:id="2057464982">
          <w:marLeft w:val="640"/>
          <w:marRight w:val="0"/>
          <w:marTop w:val="0"/>
          <w:marBottom w:val="0"/>
          <w:divBdr>
            <w:top w:val="none" w:sz="0" w:space="0" w:color="auto"/>
            <w:left w:val="none" w:sz="0" w:space="0" w:color="auto"/>
            <w:bottom w:val="none" w:sz="0" w:space="0" w:color="auto"/>
            <w:right w:val="none" w:sz="0" w:space="0" w:color="auto"/>
          </w:divBdr>
        </w:div>
        <w:div w:id="1622304402">
          <w:marLeft w:val="640"/>
          <w:marRight w:val="0"/>
          <w:marTop w:val="0"/>
          <w:marBottom w:val="0"/>
          <w:divBdr>
            <w:top w:val="none" w:sz="0" w:space="0" w:color="auto"/>
            <w:left w:val="none" w:sz="0" w:space="0" w:color="auto"/>
            <w:bottom w:val="none" w:sz="0" w:space="0" w:color="auto"/>
            <w:right w:val="none" w:sz="0" w:space="0" w:color="auto"/>
          </w:divBdr>
        </w:div>
        <w:div w:id="265426002">
          <w:marLeft w:val="640"/>
          <w:marRight w:val="0"/>
          <w:marTop w:val="0"/>
          <w:marBottom w:val="0"/>
          <w:divBdr>
            <w:top w:val="none" w:sz="0" w:space="0" w:color="auto"/>
            <w:left w:val="none" w:sz="0" w:space="0" w:color="auto"/>
            <w:bottom w:val="none" w:sz="0" w:space="0" w:color="auto"/>
            <w:right w:val="none" w:sz="0" w:space="0" w:color="auto"/>
          </w:divBdr>
        </w:div>
        <w:div w:id="410856362">
          <w:marLeft w:val="640"/>
          <w:marRight w:val="0"/>
          <w:marTop w:val="0"/>
          <w:marBottom w:val="0"/>
          <w:divBdr>
            <w:top w:val="none" w:sz="0" w:space="0" w:color="auto"/>
            <w:left w:val="none" w:sz="0" w:space="0" w:color="auto"/>
            <w:bottom w:val="none" w:sz="0" w:space="0" w:color="auto"/>
            <w:right w:val="none" w:sz="0" w:space="0" w:color="auto"/>
          </w:divBdr>
        </w:div>
        <w:div w:id="669915891">
          <w:marLeft w:val="640"/>
          <w:marRight w:val="0"/>
          <w:marTop w:val="0"/>
          <w:marBottom w:val="0"/>
          <w:divBdr>
            <w:top w:val="none" w:sz="0" w:space="0" w:color="auto"/>
            <w:left w:val="none" w:sz="0" w:space="0" w:color="auto"/>
            <w:bottom w:val="none" w:sz="0" w:space="0" w:color="auto"/>
            <w:right w:val="none" w:sz="0" w:space="0" w:color="auto"/>
          </w:divBdr>
        </w:div>
        <w:div w:id="1731881940">
          <w:marLeft w:val="640"/>
          <w:marRight w:val="0"/>
          <w:marTop w:val="0"/>
          <w:marBottom w:val="0"/>
          <w:divBdr>
            <w:top w:val="none" w:sz="0" w:space="0" w:color="auto"/>
            <w:left w:val="none" w:sz="0" w:space="0" w:color="auto"/>
            <w:bottom w:val="none" w:sz="0" w:space="0" w:color="auto"/>
            <w:right w:val="none" w:sz="0" w:space="0" w:color="auto"/>
          </w:divBdr>
        </w:div>
        <w:div w:id="1488672381">
          <w:marLeft w:val="640"/>
          <w:marRight w:val="0"/>
          <w:marTop w:val="0"/>
          <w:marBottom w:val="0"/>
          <w:divBdr>
            <w:top w:val="none" w:sz="0" w:space="0" w:color="auto"/>
            <w:left w:val="none" w:sz="0" w:space="0" w:color="auto"/>
            <w:bottom w:val="none" w:sz="0" w:space="0" w:color="auto"/>
            <w:right w:val="none" w:sz="0" w:space="0" w:color="auto"/>
          </w:divBdr>
        </w:div>
        <w:div w:id="138695922">
          <w:marLeft w:val="640"/>
          <w:marRight w:val="0"/>
          <w:marTop w:val="0"/>
          <w:marBottom w:val="0"/>
          <w:divBdr>
            <w:top w:val="none" w:sz="0" w:space="0" w:color="auto"/>
            <w:left w:val="none" w:sz="0" w:space="0" w:color="auto"/>
            <w:bottom w:val="none" w:sz="0" w:space="0" w:color="auto"/>
            <w:right w:val="none" w:sz="0" w:space="0" w:color="auto"/>
          </w:divBdr>
        </w:div>
        <w:div w:id="1532842088">
          <w:marLeft w:val="640"/>
          <w:marRight w:val="0"/>
          <w:marTop w:val="0"/>
          <w:marBottom w:val="0"/>
          <w:divBdr>
            <w:top w:val="none" w:sz="0" w:space="0" w:color="auto"/>
            <w:left w:val="none" w:sz="0" w:space="0" w:color="auto"/>
            <w:bottom w:val="none" w:sz="0" w:space="0" w:color="auto"/>
            <w:right w:val="none" w:sz="0" w:space="0" w:color="auto"/>
          </w:divBdr>
        </w:div>
        <w:div w:id="971593784">
          <w:marLeft w:val="640"/>
          <w:marRight w:val="0"/>
          <w:marTop w:val="0"/>
          <w:marBottom w:val="0"/>
          <w:divBdr>
            <w:top w:val="none" w:sz="0" w:space="0" w:color="auto"/>
            <w:left w:val="none" w:sz="0" w:space="0" w:color="auto"/>
            <w:bottom w:val="none" w:sz="0" w:space="0" w:color="auto"/>
            <w:right w:val="none" w:sz="0" w:space="0" w:color="auto"/>
          </w:divBdr>
        </w:div>
        <w:div w:id="95832820">
          <w:marLeft w:val="640"/>
          <w:marRight w:val="0"/>
          <w:marTop w:val="0"/>
          <w:marBottom w:val="0"/>
          <w:divBdr>
            <w:top w:val="none" w:sz="0" w:space="0" w:color="auto"/>
            <w:left w:val="none" w:sz="0" w:space="0" w:color="auto"/>
            <w:bottom w:val="none" w:sz="0" w:space="0" w:color="auto"/>
            <w:right w:val="none" w:sz="0" w:space="0" w:color="auto"/>
          </w:divBdr>
        </w:div>
        <w:div w:id="294023146">
          <w:marLeft w:val="640"/>
          <w:marRight w:val="0"/>
          <w:marTop w:val="0"/>
          <w:marBottom w:val="0"/>
          <w:divBdr>
            <w:top w:val="none" w:sz="0" w:space="0" w:color="auto"/>
            <w:left w:val="none" w:sz="0" w:space="0" w:color="auto"/>
            <w:bottom w:val="none" w:sz="0" w:space="0" w:color="auto"/>
            <w:right w:val="none" w:sz="0" w:space="0" w:color="auto"/>
          </w:divBdr>
        </w:div>
        <w:div w:id="417555577">
          <w:marLeft w:val="640"/>
          <w:marRight w:val="0"/>
          <w:marTop w:val="0"/>
          <w:marBottom w:val="0"/>
          <w:divBdr>
            <w:top w:val="none" w:sz="0" w:space="0" w:color="auto"/>
            <w:left w:val="none" w:sz="0" w:space="0" w:color="auto"/>
            <w:bottom w:val="none" w:sz="0" w:space="0" w:color="auto"/>
            <w:right w:val="none" w:sz="0" w:space="0" w:color="auto"/>
          </w:divBdr>
        </w:div>
        <w:div w:id="686828021">
          <w:marLeft w:val="640"/>
          <w:marRight w:val="0"/>
          <w:marTop w:val="0"/>
          <w:marBottom w:val="0"/>
          <w:divBdr>
            <w:top w:val="none" w:sz="0" w:space="0" w:color="auto"/>
            <w:left w:val="none" w:sz="0" w:space="0" w:color="auto"/>
            <w:bottom w:val="none" w:sz="0" w:space="0" w:color="auto"/>
            <w:right w:val="none" w:sz="0" w:space="0" w:color="auto"/>
          </w:divBdr>
        </w:div>
        <w:div w:id="977298309">
          <w:marLeft w:val="640"/>
          <w:marRight w:val="0"/>
          <w:marTop w:val="0"/>
          <w:marBottom w:val="0"/>
          <w:divBdr>
            <w:top w:val="none" w:sz="0" w:space="0" w:color="auto"/>
            <w:left w:val="none" w:sz="0" w:space="0" w:color="auto"/>
            <w:bottom w:val="none" w:sz="0" w:space="0" w:color="auto"/>
            <w:right w:val="none" w:sz="0" w:space="0" w:color="auto"/>
          </w:divBdr>
        </w:div>
        <w:div w:id="468938712">
          <w:marLeft w:val="640"/>
          <w:marRight w:val="0"/>
          <w:marTop w:val="0"/>
          <w:marBottom w:val="0"/>
          <w:divBdr>
            <w:top w:val="none" w:sz="0" w:space="0" w:color="auto"/>
            <w:left w:val="none" w:sz="0" w:space="0" w:color="auto"/>
            <w:bottom w:val="none" w:sz="0" w:space="0" w:color="auto"/>
            <w:right w:val="none" w:sz="0" w:space="0" w:color="auto"/>
          </w:divBdr>
        </w:div>
        <w:div w:id="1442652285">
          <w:marLeft w:val="640"/>
          <w:marRight w:val="0"/>
          <w:marTop w:val="0"/>
          <w:marBottom w:val="0"/>
          <w:divBdr>
            <w:top w:val="none" w:sz="0" w:space="0" w:color="auto"/>
            <w:left w:val="none" w:sz="0" w:space="0" w:color="auto"/>
            <w:bottom w:val="none" w:sz="0" w:space="0" w:color="auto"/>
            <w:right w:val="none" w:sz="0" w:space="0" w:color="auto"/>
          </w:divBdr>
        </w:div>
        <w:div w:id="2014448162">
          <w:marLeft w:val="640"/>
          <w:marRight w:val="0"/>
          <w:marTop w:val="0"/>
          <w:marBottom w:val="0"/>
          <w:divBdr>
            <w:top w:val="none" w:sz="0" w:space="0" w:color="auto"/>
            <w:left w:val="none" w:sz="0" w:space="0" w:color="auto"/>
            <w:bottom w:val="none" w:sz="0" w:space="0" w:color="auto"/>
            <w:right w:val="none" w:sz="0" w:space="0" w:color="auto"/>
          </w:divBdr>
        </w:div>
        <w:div w:id="1100561260">
          <w:marLeft w:val="640"/>
          <w:marRight w:val="0"/>
          <w:marTop w:val="0"/>
          <w:marBottom w:val="0"/>
          <w:divBdr>
            <w:top w:val="none" w:sz="0" w:space="0" w:color="auto"/>
            <w:left w:val="none" w:sz="0" w:space="0" w:color="auto"/>
            <w:bottom w:val="none" w:sz="0" w:space="0" w:color="auto"/>
            <w:right w:val="none" w:sz="0" w:space="0" w:color="auto"/>
          </w:divBdr>
        </w:div>
        <w:div w:id="754396076">
          <w:marLeft w:val="640"/>
          <w:marRight w:val="0"/>
          <w:marTop w:val="0"/>
          <w:marBottom w:val="0"/>
          <w:divBdr>
            <w:top w:val="none" w:sz="0" w:space="0" w:color="auto"/>
            <w:left w:val="none" w:sz="0" w:space="0" w:color="auto"/>
            <w:bottom w:val="none" w:sz="0" w:space="0" w:color="auto"/>
            <w:right w:val="none" w:sz="0" w:space="0" w:color="auto"/>
          </w:divBdr>
        </w:div>
        <w:div w:id="1926112064">
          <w:marLeft w:val="640"/>
          <w:marRight w:val="0"/>
          <w:marTop w:val="0"/>
          <w:marBottom w:val="0"/>
          <w:divBdr>
            <w:top w:val="none" w:sz="0" w:space="0" w:color="auto"/>
            <w:left w:val="none" w:sz="0" w:space="0" w:color="auto"/>
            <w:bottom w:val="none" w:sz="0" w:space="0" w:color="auto"/>
            <w:right w:val="none" w:sz="0" w:space="0" w:color="auto"/>
          </w:divBdr>
        </w:div>
        <w:div w:id="1371295324">
          <w:marLeft w:val="640"/>
          <w:marRight w:val="0"/>
          <w:marTop w:val="0"/>
          <w:marBottom w:val="0"/>
          <w:divBdr>
            <w:top w:val="none" w:sz="0" w:space="0" w:color="auto"/>
            <w:left w:val="none" w:sz="0" w:space="0" w:color="auto"/>
            <w:bottom w:val="none" w:sz="0" w:space="0" w:color="auto"/>
            <w:right w:val="none" w:sz="0" w:space="0" w:color="auto"/>
          </w:divBdr>
        </w:div>
        <w:div w:id="898857154">
          <w:marLeft w:val="640"/>
          <w:marRight w:val="0"/>
          <w:marTop w:val="0"/>
          <w:marBottom w:val="0"/>
          <w:divBdr>
            <w:top w:val="none" w:sz="0" w:space="0" w:color="auto"/>
            <w:left w:val="none" w:sz="0" w:space="0" w:color="auto"/>
            <w:bottom w:val="none" w:sz="0" w:space="0" w:color="auto"/>
            <w:right w:val="none" w:sz="0" w:space="0" w:color="auto"/>
          </w:divBdr>
        </w:div>
        <w:div w:id="1361053927">
          <w:marLeft w:val="640"/>
          <w:marRight w:val="0"/>
          <w:marTop w:val="0"/>
          <w:marBottom w:val="0"/>
          <w:divBdr>
            <w:top w:val="none" w:sz="0" w:space="0" w:color="auto"/>
            <w:left w:val="none" w:sz="0" w:space="0" w:color="auto"/>
            <w:bottom w:val="none" w:sz="0" w:space="0" w:color="auto"/>
            <w:right w:val="none" w:sz="0" w:space="0" w:color="auto"/>
          </w:divBdr>
        </w:div>
        <w:div w:id="384724918">
          <w:marLeft w:val="640"/>
          <w:marRight w:val="0"/>
          <w:marTop w:val="0"/>
          <w:marBottom w:val="0"/>
          <w:divBdr>
            <w:top w:val="none" w:sz="0" w:space="0" w:color="auto"/>
            <w:left w:val="none" w:sz="0" w:space="0" w:color="auto"/>
            <w:bottom w:val="none" w:sz="0" w:space="0" w:color="auto"/>
            <w:right w:val="none" w:sz="0" w:space="0" w:color="auto"/>
          </w:divBdr>
        </w:div>
        <w:div w:id="1233813166">
          <w:marLeft w:val="640"/>
          <w:marRight w:val="0"/>
          <w:marTop w:val="0"/>
          <w:marBottom w:val="0"/>
          <w:divBdr>
            <w:top w:val="none" w:sz="0" w:space="0" w:color="auto"/>
            <w:left w:val="none" w:sz="0" w:space="0" w:color="auto"/>
            <w:bottom w:val="none" w:sz="0" w:space="0" w:color="auto"/>
            <w:right w:val="none" w:sz="0" w:space="0" w:color="auto"/>
          </w:divBdr>
        </w:div>
        <w:div w:id="51200057">
          <w:marLeft w:val="640"/>
          <w:marRight w:val="0"/>
          <w:marTop w:val="0"/>
          <w:marBottom w:val="0"/>
          <w:divBdr>
            <w:top w:val="none" w:sz="0" w:space="0" w:color="auto"/>
            <w:left w:val="none" w:sz="0" w:space="0" w:color="auto"/>
            <w:bottom w:val="none" w:sz="0" w:space="0" w:color="auto"/>
            <w:right w:val="none" w:sz="0" w:space="0" w:color="auto"/>
          </w:divBdr>
        </w:div>
        <w:div w:id="1955021358">
          <w:marLeft w:val="640"/>
          <w:marRight w:val="0"/>
          <w:marTop w:val="0"/>
          <w:marBottom w:val="0"/>
          <w:divBdr>
            <w:top w:val="none" w:sz="0" w:space="0" w:color="auto"/>
            <w:left w:val="none" w:sz="0" w:space="0" w:color="auto"/>
            <w:bottom w:val="none" w:sz="0" w:space="0" w:color="auto"/>
            <w:right w:val="none" w:sz="0" w:space="0" w:color="auto"/>
          </w:divBdr>
        </w:div>
        <w:div w:id="1782920210">
          <w:marLeft w:val="640"/>
          <w:marRight w:val="0"/>
          <w:marTop w:val="0"/>
          <w:marBottom w:val="0"/>
          <w:divBdr>
            <w:top w:val="none" w:sz="0" w:space="0" w:color="auto"/>
            <w:left w:val="none" w:sz="0" w:space="0" w:color="auto"/>
            <w:bottom w:val="none" w:sz="0" w:space="0" w:color="auto"/>
            <w:right w:val="none" w:sz="0" w:space="0" w:color="auto"/>
          </w:divBdr>
        </w:div>
        <w:div w:id="853155259">
          <w:marLeft w:val="640"/>
          <w:marRight w:val="0"/>
          <w:marTop w:val="0"/>
          <w:marBottom w:val="0"/>
          <w:divBdr>
            <w:top w:val="none" w:sz="0" w:space="0" w:color="auto"/>
            <w:left w:val="none" w:sz="0" w:space="0" w:color="auto"/>
            <w:bottom w:val="none" w:sz="0" w:space="0" w:color="auto"/>
            <w:right w:val="none" w:sz="0" w:space="0" w:color="auto"/>
          </w:divBdr>
        </w:div>
        <w:div w:id="588542042">
          <w:marLeft w:val="640"/>
          <w:marRight w:val="0"/>
          <w:marTop w:val="0"/>
          <w:marBottom w:val="0"/>
          <w:divBdr>
            <w:top w:val="none" w:sz="0" w:space="0" w:color="auto"/>
            <w:left w:val="none" w:sz="0" w:space="0" w:color="auto"/>
            <w:bottom w:val="none" w:sz="0" w:space="0" w:color="auto"/>
            <w:right w:val="none" w:sz="0" w:space="0" w:color="auto"/>
          </w:divBdr>
        </w:div>
        <w:div w:id="1381440967">
          <w:marLeft w:val="640"/>
          <w:marRight w:val="0"/>
          <w:marTop w:val="0"/>
          <w:marBottom w:val="0"/>
          <w:divBdr>
            <w:top w:val="none" w:sz="0" w:space="0" w:color="auto"/>
            <w:left w:val="none" w:sz="0" w:space="0" w:color="auto"/>
            <w:bottom w:val="none" w:sz="0" w:space="0" w:color="auto"/>
            <w:right w:val="none" w:sz="0" w:space="0" w:color="auto"/>
          </w:divBdr>
        </w:div>
      </w:divsChild>
    </w:div>
    <w:div w:id="1885095574">
      <w:bodyDiv w:val="1"/>
      <w:marLeft w:val="0"/>
      <w:marRight w:val="0"/>
      <w:marTop w:val="0"/>
      <w:marBottom w:val="0"/>
      <w:divBdr>
        <w:top w:val="none" w:sz="0" w:space="0" w:color="auto"/>
        <w:left w:val="none" w:sz="0" w:space="0" w:color="auto"/>
        <w:bottom w:val="none" w:sz="0" w:space="0" w:color="auto"/>
        <w:right w:val="none" w:sz="0" w:space="0" w:color="auto"/>
      </w:divBdr>
    </w:div>
    <w:div w:id="1890070551">
      <w:bodyDiv w:val="1"/>
      <w:marLeft w:val="0"/>
      <w:marRight w:val="0"/>
      <w:marTop w:val="0"/>
      <w:marBottom w:val="0"/>
      <w:divBdr>
        <w:top w:val="none" w:sz="0" w:space="0" w:color="auto"/>
        <w:left w:val="none" w:sz="0" w:space="0" w:color="auto"/>
        <w:bottom w:val="none" w:sz="0" w:space="0" w:color="auto"/>
        <w:right w:val="none" w:sz="0" w:space="0" w:color="auto"/>
      </w:divBdr>
    </w:div>
    <w:div w:id="1891459327">
      <w:bodyDiv w:val="1"/>
      <w:marLeft w:val="0"/>
      <w:marRight w:val="0"/>
      <w:marTop w:val="0"/>
      <w:marBottom w:val="0"/>
      <w:divBdr>
        <w:top w:val="none" w:sz="0" w:space="0" w:color="auto"/>
        <w:left w:val="none" w:sz="0" w:space="0" w:color="auto"/>
        <w:bottom w:val="none" w:sz="0" w:space="0" w:color="auto"/>
        <w:right w:val="none" w:sz="0" w:space="0" w:color="auto"/>
      </w:divBdr>
    </w:div>
    <w:div w:id="1891725314">
      <w:bodyDiv w:val="1"/>
      <w:marLeft w:val="0"/>
      <w:marRight w:val="0"/>
      <w:marTop w:val="0"/>
      <w:marBottom w:val="0"/>
      <w:divBdr>
        <w:top w:val="none" w:sz="0" w:space="0" w:color="auto"/>
        <w:left w:val="none" w:sz="0" w:space="0" w:color="auto"/>
        <w:bottom w:val="none" w:sz="0" w:space="0" w:color="auto"/>
        <w:right w:val="none" w:sz="0" w:space="0" w:color="auto"/>
      </w:divBdr>
    </w:div>
    <w:div w:id="1891844837">
      <w:bodyDiv w:val="1"/>
      <w:marLeft w:val="0"/>
      <w:marRight w:val="0"/>
      <w:marTop w:val="0"/>
      <w:marBottom w:val="0"/>
      <w:divBdr>
        <w:top w:val="none" w:sz="0" w:space="0" w:color="auto"/>
        <w:left w:val="none" w:sz="0" w:space="0" w:color="auto"/>
        <w:bottom w:val="none" w:sz="0" w:space="0" w:color="auto"/>
        <w:right w:val="none" w:sz="0" w:space="0" w:color="auto"/>
      </w:divBdr>
    </w:div>
    <w:div w:id="1892963389">
      <w:bodyDiv w:val="1"/>
      <w:marLeft w:val="0"/>
      <w:marRight w:val="0"/>
      <w:marTop w:val="0"/>
      <w:marBottom w:val="0"/>
      <w:divBdr>
        <w:top w:val="none" w:sz="0" w:space="0" w:color="auto"/>
        <w:left w:val="none" w:sz="0" w:space="0" w:color="auto"/>
        <w:bottom w:val="none" w:sz="0" w:space="0" w:color="auto"/>
        <w:right w:val="none" w:sz="0" w:space="0" w:color="auto"/>
      </w:divBdr>
    </w:div>
    <w:div w:id="1893346120">
      <w:bodyDiv w:val="1"/>
      <w:marLeft w:val="0"/>
      <w:marRight w:val="0"/>
      <w:marTop w:val="0"/>
      <w:marBottom w:val="0"/>
      <w:divBdr>
        <w:top w:val="none" w:sz="0" w:space="0" w:color="auto"/>
        <w:left w:val="none" w:sz="0" w:space="0" w:color="auto"/>
        <w:bottom w:val="none" w:sz="0" w:space="0" w:color="auto"/>
        <w:right w:val="none" w:sz="0" w:space="0" w:color="auto"/>
      </w:divBdr>
    </w:div>
    <w:div w:id="1894538367">
      <w:bodyDiv w:val="1"/>
      <w:marLeft w:val="0"/>
      <w:marRight w:val="0"/>
      <w:marTop w:val="0"/>
      <w:marBottom w:val="0"/>
      <w:divBdr>
        <w:top w:val="none" w:sz="0" w:space="0" w:color="auto"/>
        <w:left w:val="none" w:sz="0" w:space="0" w:color="auto"/>
        <w:bottom w:val="none" w:sz="0" w:space="0" w:color="auto"/>
        <w:right w:val="none" w:sz="0" w:space="0" w:color="auto"/>
      </w:divBdr>
    </w:div>
    <w:div w:id="1896888041">
      <w:bodyDiv w:val="1"/>
      <w:marLeft w:val="0"/>
      <w:marRight w:val="0"/>
      <w:marTop w:val="0"/>
      <w:marBottom w:val="0"/>
      <w:divBdr>
        <w:top w:val="none" w:sz="0" w:space="0" w:color="auto"/>
        <w:left w:val="none" w:sz="0" w:space="0" w:color="auto"/>
        <w:bottom w:val="none" w:sz="0" w:space="0" w:color="auto"/>
        <w:right w:val="none" w:sz="0" w:space="0" w:color="auto"/>
      </w:divBdr>
    </w:div>
    <w:div w:id="1897667036">
      <w:bodyDiv w:val="1"/>
      <w:marLeft w:val="0"/>
      <w:marRight w:val="0"/>
      <w:marTop w:val="0"/>
      <w:marBottom w:val="0"/>
      <w:divBdr>
        <w:top w:val="none" w:sz="0" w:space="0" w:color="auto"/>
        <w:left w:val="none" w:sz="0" w:space="0" w:color="auto"/>
        <w:bottom w:val="none" w:sz="0" w:space="0" w:color="auto"/>
        <w:right w:val="none" w:sz="0" w:space="0" w:color="auto"/>
      </w:divBdr>
    </w:div>
    <w:div w:id="1898279341">
      <w:bodyDiv w:val="1"/>
      <w:marLeft w:val="0"/>
      <w:marRight w:val="0"/>
      <w:marTop w:val="0"/>
      <w:marBottom w:val="0"/>
      <w:divBdr>
        <w:top w:val="none" w:sz="0" w:space="0" w:color="auto"/>
        <w:left w:val="none" w:sz="0" w:space="0" w:color="auto"/>
        <w:bottom w:val="none" w:sz="0" w:space="0" w:color="auto"/>
        <w:right w:val="none" w:sz="0" w:space="0" w:color="auto"/>
      </w:divBdr>
    </w:div>
    <w:div w:id="1898781893">
      <w:bodyDiv w:val="1"/>
      <w:marLeft w:val="0"/>
      <w:marRight w:val="0"/>
      <w:marTop w:val="0"/>
      <w:marBottom w:val="0"/>
      <w:divBdr>
        <w:top w:val="none" w:sz="0" w:space="0" w:color="auto"/>
        <w:left w:val="none" w:sz="0" w:space="0" w:color="auto"/>
        <w:bottom w:val="none" w:sz="0" w:space="0" w:color="auto"/>
        <w:right w:val="none" w:sz="0" w:space="0" w:color="auto"/>
      </w:divBdr>
    </w:div>
    <w:div w:id="1899977427">
      <w:bodyDiv w:val="1"/>
      <w:marLeft w:val="0"/>
      <w:marRight w:val="0"/>
      <w:marTop w:val="0"/>
      <w:marBottom w:val="0"/>
      <w:divBdr>
        <w:top w:val="none" w:sz="0" w:space="0" w:color="auto"/>
        <w:left w:val="none" w:sz="0" w:space="0" w:color="auto"/>
        <w:bottom w:val="none" w:sz="0" w:space="0" w:color="auto"/>
        <w:right w:val="none" w:sz="0" w:space="0" w:color="auto"/>
      </w:divBdr>
    </w:div>
    <w:div w:id="1902906979">
      <w:bodyDiv w:val="1"/>
      <w:marLeft w:val="0"/>
      <w:marRight w:val="0"/>
      <w:marTop w:val="0"/>
      <w:marBottom w:val="0"/>
      <w:divBdr>
        <w:top w:val="none" w:sz="0" w:space="0" w:color="auto"/>
        <w:left w:val="none" w:sz="0" w:space="0" w:color="auto"/>
        <w:bottom w:val="none" w:sz="0" w:space="0" w:color="auto"/>
        <w:right w:val="none" w:sz="0" w:space="0" w:color="auto"/>
      </w:divBdr>
    </w:div>
    <w:div w:id="1905408760">
      <w:bodyDiv w:val="1"/>
      <w:marLeft w:val="0"/>
      <w:marRight w:val="0"/>
      <w:marTop w:val="0"/>
      <w:marBottom w:val="0"/>
      <w:divBdr>
        <w:top w:val="none" w:sz="0" w:space="0" w:color="auto"/>
        <w:left w:val="none" w:sz="0" w:space="0" w:color="auto"/>
        <w:bottom w:val="none" w:sz="0" w:space="0" w:color="auto"/>
        <w:right w:val="none" w:sz="0" w:space="0" w:color="auto"/>
      </w:divBdr>
    </w:div>
    <w:div w:id="1907377019">
      <w:bodyDiv w:val="1"/>
      <w:marLeft w:val="0"/>
      <w:marRight w:val="0"/>
      <w:marTop w:val="0"/>
      <w:marBottom w:val="0"/>
      <w:divBdr>
        <w:top w:val="none" w:sz="0" w:space="0" w:color="auto"/>
        <w:left w:val="none" w:sz="0" w:space="0" w:color="auto"/>
        <w:bottom w:val="none" w:sz="0" w:space="0" w:color="auto"/>
        <w:right w:val="none" w:sz="0" w:space="0" w:color="auto"/>
      </w:divBdr>
    </w:div>
    <w:div w:id="1908833076">
      <w:bodyDiv w:val="1"/>
      <w:marLeft w:val="0"/>
      <w:marRight w:val="0"/>
      <w:marTop w:val="0"/>
      <w:marBottom w:val="0"/>
      <w:divBdr>
        <w:top w:val="none" w:sz="0" w:space="0" w:color="auto"/>
        <w:left w:val="none" w:sz="0" w:space="0" w:color="auto"/>
        <w:bottom w:val="none" w:sz="0" w:space="0" w:color="auto"/>
        <w:right w:val="none" w:sz="0" w:space="0" w:color="auto"/>
      </w:divBdr>
    </w:div>
    <w:div w:id="1909143375">
      <w:bodyDiv w:val="1"/>
      <w:marLeft w:val="0"/>
      <w:marRight w:val="0"/>
      <w:marTop w:val="0"/>
      <w:marBottom w:val="0"/>
      <w:divBdr>
        <w:top w:val="none" w:sz="0" w:space="0" w:color="auto"/>
        <w:left w:val="none" w:sz="0" w:space="0" w:color="auto"/>
        <w:bottom w:val="none" w:sz="0" w:space="0" w:color="auto"/>
        <w:right w:val="none" w:sz="0" w:space="0" w:color="auto"/>
      </w:divBdr>
    </w:div>
    <w:div w:id="1909412137">
      <w:bodyDiv w:val="1"/>
      <w:marLeft w:val="0"/>
      <w:marRight w:val="0"/>
      <w:marTop w:val="0"/>
      <w:marBottom w:val="0"/>
      <w:divBdr>
        <w:top w:val="none" w:sz="0" w:space="0" w:color="auto"/>
        <w:left w:val="none" w:sz="0" w:space="0" w:color="auto"/>
        <w:bottom w:val="none" w:sz="0" w:space="0" w:color="auto"/>
        <w:right w:val="none" w:sz="0" w:space="0" w:color="auto"/>
      </w:divBdr>
    </w:div>
    <w:div w:id="1909654961">
      <w:bodyDiv w:val="1"/>
      <w:marLeft w:val="0"/>
      <w:marRight w:val="0"/>
      <w:marTop w:val="0"/>
      <w:marBottom w:val="0"/>
      <w:divBdr>
        <w:top w:val="none" w:sz="0" w:space="0" w:color="auto"/>
        <w:left w:val="none" w:sz="0" w:space="0" w:color="auto"/>
        <w:bottom w:val="none" w:sz="0" w:space="0" w:color="auto"/>
        <w:right w:val="none" w:sz="0" w:space="0" w:color="auto"/>
      </w:divBdr>
    </w:div>
    <w:div w:id="1909804738">
      <w:bodyDiv w:val="1"/>
      <w:marLeft w:val="0"/>
      <w:marRight w:val="0"/>
      <w:marTop w:val="0"/>
      <w:marBottom w:val="0"/>
      <w:divBdr>
        <w:top w:val="none" w:sz="0" w:space="0" w:color="auto"/>
        <w:left w:val="none" w:sz="0" w:space="0" w:color="auto"/>
        <w:bottom w:val="none" w:sz="0" w:space="0" w:color="auto"/>
        <w:right w:val="none" w:sz="0" w:space="0" w:color="auto"/>
      </w:divBdr>
    </w:div>
    <w:div w:id="1911378936">
      <w:bodyDiv w:val="1"/>
      <w:marLeft w:val="0"/>
      <w:marRight w:val="0"/>
      <w:marTop w:val="0"/>
      <w:marBottom w:val="0"/>
      <w:divBdr>
        <w:top w:val="none" w:sz="0" w:space="0" w:color="auto"/>
        <w:left w:val="none" w:sz="0" w:space="0" w:color="auto"/>
        <w:bottom w:val="none" w:sz="0" w:space="0" w:color="auto"/>
        <w:right w:val="none" w:sz="0" w:space="0" w:color="auto"/>
      </w:divBdr>
    </w:div>
    <w:div w:id="1911841048">
      <w:bodyDiv w:val="1"/>
      <w:marLeft w:val="0"/>
      <w:marRight w:val="0"/>
      <w:marTop w:val="0"/>
      <w:marBottom w:val="0"/>
      <w:divBdr>
        <w:top w:val="none" w:sz="0" w:space="0" w:color="auto"/>
        <w:left w:val="none" w:sz="0" w:space="0" w:color="auto"/>
        <w:bottom w:val="none" w:sz="0" w:space="0" w:color="auto"/>
        <w:right w:val="none" w:sz="0" w:space="0" w:color="auto"/>
      </w:divBdr>
    </w:div>
    <w:div w:id="1911848799">
      <w:bodyDiv w:val="1"/>
      <w:marLeft w:val="0"/>
      <w:marRight w:val="0"/>
      <w:marTop w:val="0"/>
      <w:marBottom w:val="0"/>
      <w:divBdr>
        <w:top w:val="none" w:sz="0" w:space="0" w:color="auto"/>
        <w:left w:val="none" w:sz="0" w:space="0" w:color="auto"/>
        <w:bottom w:val="none" w:sz="0" w:space="0" w:color="auto"/>
        <w:right w:val="none" w:sz="0" w:space="0" w:color="auto"/>
      </w:divBdr>
    </w:div>
    <w:div w:id="1913588614">
      <w:bodyDiv w:val="1"/>
      <w:marLeft w:val="0"/>
      <w:marRight w:val="0"/>
      <w:marTop w:val="0"/>
      <w:marBottom w:val="0"/>
      <w:divBdr>
        <w:top w:val="none" w:sz="0" w:space="0" w:color="auto"/>
        <w:left w:val="none" w:sz="0" w:space="0" w:color="auto"/>
        <w:bottom w:val="none" w:sz="0" w:space="0" w:color="auto"/>
        <w:right w:val="none" w:sz="0" w:space="0" w:color="auto"/>
      </w:divBdr>
      <w:divsChild>
        <w:div w:id="997266878">
          <w:marLeft w:val="640"/>
          <w:marRight w:val="0"/>
          <w:marTop w:val="0"/>
          <w:marBottom w:val="0"/>
          <w:divBdr>
            <w:top w:val="none" w:sz="0" w:space="0" w:color="auto"/>
            <w:left w:val="none" w:sz="0" w:space="0" w:color="auto"/>
            <w:bottom w:val="none" w:sz="0" w:space="0" w:color="auto"/>
            <w:right w:val="none" w:sz="0" w:space="0" w:color="auto"/>
          </w:divBdr>
        </w:div>
        <w:div w:id="555819647">
          <w:marLeft w:val="640"/>
          <w:marRight w:val="0"/>
          <w:marTop w:val="0"/>
          <w:marBottom w:val="0"/>
          <w:divBdr>
            <w:top w:val="none" w:sz="0" w:space="0" w:color="auto"/>
            <w:left w:val="none" w:sz="0" w:space="0" w:color="auto"/>
            <w:bottom w:val="none" w:sz="0" w:space="0" w:color="auto"/>
            <w:right w:val="none" w:sz="0" w:space="0" w:color="auto"/>
          </w:divBdr>
        </w:div>
        <w:div w:id="1903714156">
          <w:marLeft w:val="640"/>
          <w:marRight w:val="0"/>
          <w:marTop w:val="0"/>
          <w:marBottom w:val="0"/>
          <w:divBdr>
            <w:top w:val="none" w:sz="0" w:space="0" w:color="auto"/>
            <w:left w:val="none" w:sz="0" w:space="0" w:color="auto"/>
            <w:bottom w:val="none" w:sz="0" w:space="0" w:color="auto"/>
            <w:right w:val="none" w:sz="0" w:space="0" w:color="auto"/>
          </w:divBdr>
        </w:div>
        <w:div w:id="1238251517">
          <w:marLeft w:val="640"/>
          <w:marRight w:val="0"/>
          <w:marTop w:val="0"/>
          <w:marBottom w:val="0"/>
          <w:divBdr>
            <w:top w:val="none" w:sz="0" w:space="0" w:color="auto"/>
            <w:left w:val="none" w:sz="0" w:space="0" w:color="auto"/>
            <w:bottom w:val="none" w:sz="0" w:space="0" w:color="auto"/>
            <w:right w:val="none" w:sz="0" w:space="0" w:color="auto"/>
          </w:divBdr>
        </w:div>
        <w:div w:id="260377903">
          <w:marLeft w:val="640"/>
          <w:marRight w:val="0"/>
          <w:marTop w:val="0"/>
          <w:marBottom w:val="0"/>
          <w:divBdr>
            <w:top w:val="none" w:sz="0" w:space="0" w:color="auto"/>
            <w:left w:val="none" w:sz="0" w:space="0" w:color="auto"/>
            <w:bottom w:val="none" w:sz="0" w:space="0" w:color="auto"/>
            <w:right w:val="none" w:sz="0" w:space="0" w:color="auto"/>
          </w:divBdr>
        </w:div>
        <w:div w:id="1252855855">
          <w:marLeft w:val="640"/>
          <w:marRight w:val="0"/>
          <w:marTop w:val="0"/>
          <w:marBottom w:val="0"/>
          <w:divBdr>
            <w:top w:val="none" w:sz="0" w:space="0" w:color="auto"/>
            <w:left w:val="none" w:sz="0" w:space="0" w:color="auto"/>
            <w:bottom w:val="none" w:sz="0" w:space="0" w:color="auto"/>
            <w:right w:val="none" w:sz="0" w:space="0" w:color="auto"/>
          </w:divBdr>
        </w:div>
        <w:div w:id="1644432966">
          <w:marLeft w:val="640"/>
          <w:marRight w:val="0"/>
          <w:marTop w:val="0"/>
          <w:marBottom w:val="0"/>
          <w:divBdr>
            <w:top w:val="none" w:sz="0" w:space="0" w:color="auto"/>
            <w:left w:val="none" w:sz="0" w:space="0" w:color="auto"/>
            <w:bottom w:val="none" w:sz="0" w:space="0" w:color="auto"/>
            <w:right w:val="none" w:sz="0" w:space="0" w:color="auto"/>
          </w:divBdr>
        </w:div>
        <w:div w:id="726807561">
          <w:marLeft w:val="640"/>
          <w:marRight w:val="0"/>
          <w:marTop w:val="0"/>
          <w:marBottom w:val="0"/>
          <w:divBdr>
            <w:top w:val="none" w:sz="0" w:space="0" w:color="auto"/>
            <w:left w:val="none" w:sz="0" w:space="0" w:color="auto"/>
            <w:bottom w:val="none" w:sz="0" w:space="0" w:color="auto"/>
            <w:right w:val="none" w:sz="0" w:space="0" w:color="auto"/>
          </w:divBdr>
        </w:div>
        <w:div w:id="1658530412">
          <w:marLeft w:val="640"/>
          <w:marRight w:val="0"/>
          <w:marTop w:val="0"/>
          <w:marBottom w:val="0"/>
          <w:divBdr>
            <w:top w:val="none" w:sz="0" w:space="0" w:color="auto"/>
            <w:left w:val="none" w:sz="0" w:space="0" w:color="auto"/>
            <w:bottom w:val="none" w:sz="0" w:space="0" w:color="auto"/>
            <w:right w:val="none" w:sz="0" w:space="0" w:color="auto"/>
          </w:divBdr>
        </w:div>
        <w:div w:id="361983838">
          <w:marLeft w:val="640"/>
          <w:marRight w:val="0"/>
          <w:marTop w:val="0"/>
          <w:marBottom w:val="0"/>
          <w:divBdr>
            <w:top w:val="none" w:sz="0" w:space="0" w:color="auto"/>
            <w:left w:val="none" w:sz="0" w:space="0" w:color="auto"/>
            <w:bottom w:val="none" w:sz="0" w:space="0" w:color="auto"/>
            <w:right w:val="none" w:sz="0" w:space="0" w:color="auto"/>
          </w:divBdr>
        </w:div>
        <w:div w:id="212230075">
          <w:marLeft w:val="640"/>
          <w:marRight w:val="0"/>
          <w:marTop w:val="0"/>
          <w:marBottom w:val="0"/>
          <w:divBdr>
            <w:top w:val="none" w:sz="0" w:space="0" w:color="auto"/>
            <w:left w:val="none" w:sz="0" w:space="0" w:color="auto"/>
            <w:bottom w:val="none" w:sz="0" w:space="0" w:color="auto"/>
            <w:right w:val="none" w:sz="0" w:space="0" w:color="auto"/>
          </w:divBdr>
        </w:div>
        <w:div w:id="1027413494">
          <w:marLeft w:val="640"/>
          <w:marRight w:val="0"/>
          <w:marTop w:val="0"/>
          <w:marBottom w:val="0"/>
          <w:divBdr>
            <w:top w:val="none" w:sz="0" w:space="0" w:color="auto"/>
            <w:left w:val="none" w:sz="0" w:space="0" w:color="auto"/>
            <w:bottom w:val="none" w:sz="0" w:space="0" w:color="auto"/>
            <w:right w:val="none" w:sz="0" w:space="0" w:color="auto"/>
          </w:divBdr>
        </w:div>
        <w:div w:id="342635493">
          <w:marLeft w:val="640"/>
          <w:marRight w:val="0"/>
          <w:marTop w:val="0"/>
          <w:marBottom w:val="0"/>
          <w:divBdr>
            <w:top w:val="none" w:sz="0" w:space="0" w:color="auto"/>
            <w:left w:val="none" w:sz="0" w:space="0" w:color="auto"/>
            <w:bottom w:val="none" w:sz="0" w:space="0" w:color="auto"/>
            <w:right w:val="none" w:sz="0" w:space="0" w:color="auto"/>
          </w:divBdr>
        </w:div>
        <w:div w:id="1993751900">
          <w:marLeft w:val="640"/>
          <w:marRight w:val="0"/>
          <w:marTop w:val="0"/>
          <w:marBottom w:val="0"/>
          <w:divBdr>
            <w:top w:val="none" w:sz="0" w:space="0" w:color="auto"/>
            <w:left w:val="none" w:sz="0" w:space="0" w:color="auto"/>
            <w:bottom w:val="none" w:sz="0" w:space="0" w:color="auto"/>
            <w:right w:val="none" w:sz="0" w:space="0" w:color="auto"/>
          </w:divBdr>
        </w:div>
        <w:div w:id="95486915">
          <w:marLeft w:val="640"/>
          <w:marRight w:val="0"/>
          <w:marTop w:val="0"/>
          <w:marBottom w:val="0"/>
          <w:divBdr>
            <w:top w:val="none" w:sz="0" w:space="0" w:color="auto"/>
            <w:left w:val="none" w:sz="0" w:space="0" w:color="auto"/>
            <w:bottom w:val="none" w:sz="0" w:space="0" w:color="auto"/>
            <w:right w:val="none" w:sz="0" w:space="0" w:color="auto"/>
          </w:divBdr>
        </w:div>
        <w:div w:id="1801147635">
          <w:marLeft w:val="640"/>
          <w:marRight w:val="0"/>
          <w:marTop w:val="0"/>
          <w:marBottom w:val="0"/>
          <w:divBdr>
            <w:top w:val="none" w:sz="0" w:space="0" w:color="auto"/>
            <w:left w:val="none" w:sz="0" w:space="0" w:color="auto"/>
            <w:bottom w:val="none" w:sz="0" w:space="0" w:color="auto"/>
            <w:right w:val="none" w:sz="0" w:space="0" w:color="auto"/>
          </w:divBdr>
        </w:div>
        <w:div w:id="450637572">
          <w:marLeft w:val="640"/>
          <w:marRight w:val="0"/>
          <w:marTop w:val="0"/>
          <w:marBottom w:val="0"/>
          <w:divBdr>
            <w:top w:val="none" w:sz="0" w:space="0" w:color="auto"/>
            <w:left w:val="none" w:sz="0" w:space="0" w:color="auto"/>
            <w:bottom w:val="none" w:sz="0" w:space="0" w:color="auto"/>
            <w:right w:val="none" w:sz="0" w:space="0" w:color="auto"/>
          </w:divBdr>
        </w:div>
        <w:div w:id="1170216306">
          <w:marLeft w:val="640"/>
          <w:marRight w:val="0"/>
          <w:marTop w:val="0"/>
          <w:marBottom w:val="0"/>
          <w:divBdr>
            <w:top w:val="none" w:sz="0" w:space="0" w:color="auto"/>
            <w:left w:val="none" w:sz="0" w:space="0" w:color="auto"/>
            <w:bottom w:val="none" w:sz="0" w:space="0" w:color="auto"/>
            <w:right w:val="none" w:sz="0" w:space="0" w:color="auto"/>
          </w:divBdr>
        </w:div>
        <w:div w:id="871921313">
          <w:marLeft w:val="640"/>
          <w:marRight w:val="0"/>
          <w:marTop w:val="0"/>
          <w:marBottom w:val="0"/>
          <w:divBdr>
            <w:top w:val="none" w:sz="0" w:space="0" w:color="auto"/>
            <w:left w:val="none" w:sz="0" w:space="0" w:color="auto"/>
            <w:bottom w:val="none" w:sz="0" w:space="0" w:color="auto"/>
            <w:right w:val="none" w:sz="0" w:space="0" w:color="auto"/>
          </w:divBdr>
        </w:div>
        <w:div w:id="873811862">
          <w:marLeft w:val="640"/>
          <w:marRight w:val="0"/>
          <w:marTop w:val="0"/>
          <w:marBottom w:val="0"/>
          <w:divBdr>
            <w:top w:val="none" w:sz="0" w:space="0" w:color="auto"/>
            <w:left w:val="none" w:sz="0" w:space="0" w:color="auto"/>
            <w:bottom w:val="none" w:sz="0" w:space="0" w:color="auto"/>
            <w:right w:val="none" w:sz="0" w:space="0" w:color="auto"/>
          </w:divBdr>
        </w:div>
        <w:div w:id="1406607708">
          <w:marLeft w:val="640"/>
          <w:marRight w:val="0"/>
          <w:marTop w:val="0"/>
          <w:marBottom w:val="0"/>
          <w:divBdr>
            <w:top w:val="none" w:sz="0" w:space="0" w:color="auto"/>
            <w:left w:val="none" w:sz="0" w:space="0" w:color="auto"/>
            <w:bottom w:val="none" w:sz="0" w:space="0" w:color="auto"/>
            <w:right w:val="none" w:sz="0" w:space="0" w:color="auto"/>
          </w:divBdr>
        </w:div>
        <w:div w:id="1728991220">
          <w:marLeft w:val="640"/>
          <w:marRight w:val="0"/>
          <w:marTop w:val="0"/>
          <w:marBottom w:val="0"/>
          <w:divBdr>
            <w:top w:val="none" w:sz="0" w:space="0" w:color="auto"/>
            <w:left w:val="none" w:sz="0" w:space="0" w:color="auto"/>
            <w:bottom w:val="none" w:sz="0" w:space="0" w:color="auto"/>
            <w:right w:val="none" w:sz="0" w:space="0" w:color="auto"/>
          </w:divBdr>
        </w:div>
        <w:div w:id="1971013405">
          <w:marLeft w:val="640"/>
          <w:marRight w:val="0"/>
          <w:marTop w:val="0"/>
          <w:marBottom w:val="0"/>
          <w:divBdr>
            <w:top w:val="none" w:sz="0" w:space="0" w:color="auto"/>
            <w:left w:val="none" w:sz="0" w:space="0" w:color="auto"/>
            <w:bottom w:val="none" w:sz="0" w:space="0" w:color="auto"/>
            <w:right w:val="none" w:sz="0" w:space="0" w:color="auto"/>
          </w:divBdr>
        </w:div>
        <w:div w:id="930773534">
          <w:marLeft w:val="640"/>
          <w:marRight w:val="0"/>
          <w:marTop w:val="0"/>
          <w:marBottom w:val="0"/>
          <w:divBdr>
            <w:top w:val="none" w:sz="0" w:space="0" w:color="auto"/>
            <w:left w:val="none" w:sz="0" w:space="0" w:color="auto"/>
            <w:bottom w:val="none" w:sz="0" w:space="0" w:color="auto"/>
            <w:right w:val="none" w:sz="0" w:space="0" w:color="auto"/>
          </w:divBdr>
        </w:div>
        <w:div w:id="98644049">
          <w:marLeft w:val="640"/>
          <w:marRight w:val="0"/>
          <w:marTop w:val="0"/>
          <w:marBottom w:val="0"/>
          <w:divBdr>
            <w:top w:val="none" w:sz="0" w:space="0" w:color="auto"/>
            <w:left w:val="none" w:sz="0" w:space="0" w:color="auto"/>
            <w:bottom w:val="none" w:sz="0" w:space="0" w:color="auto"/>
            <w:right w:val="none" w:sz="0" w:space="0" w:color="auto"/>
          </w:divBdr>
        </w:div>
        <w:div w:id="549734598">
          <w:marLeft w:val="640"/>
          <w:marRight w:val="0"/>
          <w:marTop w:val="0"/>
          <w:marBottom w:val="0"/>
          <w:divBdr>
            <w:top w:val="none" w:sz="0" w:space="0" w:color="auto"/>
            <w:left w:val="none" w:sz="0" w:space="0" w:color="auto"/>
            <w:bottom w:val="none" w:sz="0" w:space="0" w:color="auto"/>
            <w:right w:val="none" w:sz="0" w:space="0" w:color="auto"/>
          </w:divBdr>
        </w:div>
        <w:div w:id="1629240919">
          <w:marLeft w:val="640"/>
          <w:marRight w:val="0"/>
          <w:marTop w:val="0"/>
          <w:marBottom w:val="0"/>
          <w:divBdr>
            <w:top w:val="none" w:sz="0" w:space="0" w:color="auto"/>
            <w:left w:val="none" w:sz="0" w:space="0" w:color="auto"/>
            <w:bottom w:val="none" w:sz="0" w:space="0" w:color="auto"/>
            <w:right w:val="none" w:sz="0" w:space="0" w:color="auto"/>
          </w:divBdr>
        </w:div>
        <w:div w:id="652805538">
          <w:marLeft w:val="640"/>
          <w:marRight w:val="0"/>
          <w:marTop w:val="0"/>
          <w:marBottom w:val="0"/>
          <w:divBdr>
            <w:top w:val="none" w:sz="0" w:space="0" w:color="auto"/>
            <w:left w:val="none" w:sz="0" w:space="0" w:color="auto"/>
            <w:bottom w:val="none" w:sz="0" w:space="0" w:color="auto"/>
            <w:right w:val="none" w:sz="0" w:space="0" w:color="auto"/>
          </w:divBdr>
        </w:div>
        <w:div w:id="835075035">
          <w:marLeft w:val="640"/>
          <w:marRight w:val="0"/>
          <w:marTop w:val="0"/>
          <w:marBottom w:val="0"/>
          <w:divBdr>
            <w:top w:val="none" w:sz="0" w:space="0" w:color="auto"/>
            <w:left w:val="none" w:sz="0" w:space="0" w:color="auto"/>
            <w:bottom w:val="none" w:sz="0" w:space="0" w:color="auto"/>
            <w:right w:val="none" w:sz="0" w:space="0" w:color="auto"/>
          </w:divBdr>
        </w:div>
        <w:div w:id="1380206721">
          <w:marLeft w:val="640"/>
          <w:marRight w:val="0"/>
          <w:marTop w:val="0"/>
          <w:marBottom w:val="0"/>
          <w:divBdr>
            <w:top w:val="none" w:sz="0" w:space="0" w:color="auto"/>
            <w:left w:val="none" w:sz="0" w:space="0" w:color="auto"/>
            <w:bottom w:val="none" w:sz="0" w:space="0" w:color="auto"/>
            <w:right w:val="none" w:sz="0" w:space="0" w:color="auto"/>
          </w:divBdr>
        </w:div>
        <w:div w:id="263078387">
          <w:marLeft w:val="640"/>
          <w:marRight w:val="0"/>
          <w:marTop w:val="0"/>
          <w:marBottom w:val="0"/>
          <w:divBdr>
            <w:top w:val="none" w:sz="0" w:space="0" w:color="auto"/>
            <w:left w:val="none" w:sz="0" w:space="0" w:color="auto"/>
            <w:bottom w:val="none" w:sz="0" w:space="0" w:color="auto"/>
            <w:right w:val="none" w:sz="0" w:space="0" w:color="auto"/>
          </w:divBdr>
        </w:div>
        <w:div w:id="682321809">
          <w:marLeft w:val="640"/>
          <w:marRight w:val="0"/>
          <w:marTop w:val="0"/>
          <w:marBottom w:val="0"/>
          <w:divBdr>
            <w:top w:val="none" w:sz="0" w:space="0" w:color="auto"/>
            <w:left w:val="none" w:sz="0" w:space="0" w:color="auto"/>
            <w:bottom w:val="none" w:sz="0" w:space="0" w:color="auto"/>
            <w:right w:val="none" w:sz="0" w:space="0" w:color="auto"/>
          </w:divBdr>
        </w:div>
        <w:div w:id="1124540810">
          <w:marLeft w:val="640"/>
          <w:marRight w:val="0"/>
          <w:marTop w:val="0"/>
          <w:marBottom w:val="0"/>
          <w:divBdr>
            <w:top w:val="none" w:sz="0" w:space="0" w:color="auto"/>
            <w:left w:val="none" w:sz="0" w:space="0" w:color="auto"/>
            <w:bottom w:val="none" w:sz="0" w:space="0" w:color="auto"/>
            <w:right w:val="none" w:sz="0" w:space="0" w:color="auto"/>
          </w:divBdr>
        </w:div>
        <w:div w:id="890728468">
          <w:marLeft w:val="640"/>
          <w:marRight w:val="0"/>
          <w:marTop w:val="0"/>
          <w:marBottom w:val="0"/>
          <w:divBdr>
            <w:top w:val="none" w:sz="0" w:space="0" w:color="auto"/>
            <w:left w:val="none" w:sz="0" w:space="0" w:color="auto"/>
            <w:bottom w:val="none" w:sz="0" w:space="0" w:color="auto"/>
            <w:right w:val="none" w:sz="0" w:space="0" w:color="auto"/>
          </w:divBdr>
        </w:div>
        <w:div w:id="1200775240">
          <w:marLeft w:val="640"/>
          <w:marRight w:val="0"/>
          <w:marTop w:val="0"/>
          <w:marBottom w:val="0"/>
          <w:divBdr>
            <w:top w:val="none" w:sz="0" w:space="0" w:color="auto"/>
            <w:left w:val="none" w:sz="0" w:space="0" w:color="auto"/>
            <w:bottom w:val="none" w:sz="0" w:space="0" w:color="auto"/>
            <w:right w:val="none" w:sz="0" w:space="0" w:color="auto"/>
          </w:divBdr>
        </w:div>
        <w:div w:id="1469785039">
          <w:marLeft w:val="640"/>
          <w:marRight w:val="0"/>
          <w:marTop w:val="0"/>
          <w:marBottom w:val="0"/>
          <w:divBdr>
            <w:top w:val="none" w:sz="0" w:space="0" w:color="auto"/>
            <w:left w:val="none" w:sz="0" w:space="0" w:color="auto"/>
            <w:bottom w:val="none" w:sz="0" w:space="0" w:color="auto"/>
            <w:right w:val="none" w:sz="0" w:space="0" w:color="auto"/>
          </w:divBdr>
        </w:div>
        <w:div w:id="1454246685">
          <w:marLeft w:val="640"/>
          <w:marRight w:val="0"/>
          <w:marTop w:val="0"/>
          <w:marBottom w:val="0"/>
          <w:divBdr>
            <w:top w:val="none" w:sz="0" w:space="0" w:color="auto"/>
            <w:left w:val="none" w:sz="0" w:space="0" w:color="auto"/>
            <w:bottom w:val="none" w:sz="0" w:space="0" w:color="auto"/>
            <w:right w:val="none" w:sz="0" w:space="0" w:color="auto"/>
          </w:divBdr>
        </w:div>
        <w:div w:id="1340084197">
          <w:marLeft w:val="640"/>
          <w:marRight w:val="0"/>
          <w:marTop w:val="0"/>
          <w:marBottom w:val="0"/>
          <w:divBdr>
            <w:top w:val="none" w:sz="0" w:space="0" w:color="auto"/>
            <w:left w:val="none" w:sz="0" w:space="0" w:color="auto"/>
            <w:bottom w:val="none" w:sz="0" w:space="0" w:color="auto"/>
            <w:right w:val="none" w:sz="0" w:space="0" w:color="auto"/>
          </w:divBdr>
        </w:div>
        <w:div w:id="1116221485">
          <w:marLeft w:val="640"/>
          <w:marRight w:val="0"/>
          <w:marTop w:val="0"/>
          <w:marBottom w:val="0"/>
          <w:divBdr>
            <w:top w:val="none" w:sz="0" w:space="0" w:color="auto"/>
            <w:left w:val="none" w:sz="0" w:space="0" w:color="auto"/>
            <w:bottom w:val="none" w:sz="0" w:space="0" w:color="auto"/>
            <w:right w:val="none" w:sz="0" w:space="0" w:color="auto"/>
          </w:divBdr>
        </w:div>
        <w:div w:id="881746731">
          <w:marLeft w:val="640"/>
          <w:marRight w:val="0"/>
          <w:marTop w:val="0"/>
          <w:marBottom w:val="0"/>
          <w:divBdr>
            <w:top w:val="none" w:sz="0" w:space="0" w:color="auto"/>
            <w:left w:val="none" w:sz="0" w:space="0" w:color="auto"/>
            <w:bottom w:val="none" w:sz="0" w:space="0" w:color="auto"/>
            <w:right w:val="none" w:sz="0" w:space="0" w:color="auto"/>
          </w:divBdr>
        </w:div>
        <w:div w:id="296644826">
          <w:marLeft w:val="640"/>
          <w:marRight w:val="0"/>
          <w:marTop w:val="0"/>
          <w:marBottom w:val="0"/>
          <w:divBdr>
            <w:top w:val="none" w:sz="0" w:space="0" w:color="auto"/>
            <w:left w:val="none" w:sz="0" w:space="0" w:color="auto"/>
            <w:bottom w:val="none" w:sz="0" w:space="0" w:color="auto"/>
            <w:right w:val="none" w:sz="0" w:space="0" w:color="auto"/>
          </w:divBdr>
        </w:div>
        <w:div w:id="2046371892">
          <w:marLeft w:val="640"/>
          <w:marRight w:val="0"/>
          <w:marTop w:val="0"/>
          <w:marBottom w:val="0"/>
          <w:divBdr>
            <w:top w:val="none" w:sz="0" w:space="0" w:color="auto"/>
            <w:left w:val="none" w:sz="0" w:space="0" w:color="auto"/>
            <w:bottom w:val="none" w:sz="0" w:space="0" w:color="auto"/>
            <w:right w:val="none" w:sz="0" w:space="0" w:color="auto"/>
          </w:divBdr>
        </w:div>
        <w:div w:id="1466894004">
          <w:marLeft w:val="640"/>
          <w:marRight w:val="0"/>
          <w:marTop w:val="0"/>
          <w:marBottom w:val="0"/>
          <w:divBdr>
            <w:top w:val="none" w:sz="0" w:space="0" w:color="auto"/>
            <w:left w:val="none" w:sz="0" w:space="0" w:color="auto"/>
            <w:bottom w:val="none" w:sz="0" w:space="0" w:color="auto"/>
            <w:right w:val="none" w:sz="0" w:space="0" w:color="auto"/>
          </w:divBdr>
        </w:div>
        <w:div w:id="930285722">
          <w:marLeft w:val="640"/>
          <w:marRight w:val="0"/>
          <w:marTop w:val="0"/>
          <w:marBottom w:val="0"/>
          <w:divBdr>
            <w:top w:val="none" w:sz="0" w:space="0" w:color="auto"/>
            <w:left w:val="none" w:sz="0" w:space="0" w:color="auto"/>
            <w:bottom w:val="none" w:sz="0" w:space="0" w:color="auto"/>
            <w:right w:val="none" w:sz="0" w:space="0" w:color="auto"/>
          </w:divBdr>
        </w:div>
        <w:div w:id="288897406">
          <w:marLeft w:val="640"/>
          <w:marRight w:val="0"/>
          <w:marTop w:val="0"/>
          <w:marBottom w:val="0"/>
          <w:divBdr>
            <w:top w:val="none" w:sz="0" w:space="0" w:color="auto"/>
            <w:left w:val="none" w:sz="0" w:space="0" w:color="auto"/>
            <w:bottom w:val="none" w:sz="0" w:space="0" w:color="auto"/>
            <w:right w:val="none" w:sz="0" w:space="0" w:color="auto"/>
          </w:divBdr>
        </w:div>
        <w:div w:id="1010063521">
          <w:marLeft w:val="640"/>
          <w:marRight w:val="0"/>
          <w:marTop w:val="0"/>
          <w:marBottom w:val="0"/>
          <w:divBdr>
            <w:top w:val="none" w:sz="0" w:space="0" w:color="auto"/>
            <w:left w:val="none" w:sz="0" w:space="0" w:color="auto"/>
            <w:bottom w:val="none" w:sz="0" w:space="0" w:color="auto"/>
            <w:right w:val="none" w:sz="0" w:space="0" w:color="auto"/>
          </w:divBdr>
        </w:div>
        <w:div w:id="962926548">
          <w:marLeft w:val="640"/>
          <w:marRight w:val="0"/>
          <w:marTop w:val="0"/>
          <w:marBottom w:val="0"/>
          <w:divBdr>
            <w:top w:val="none" w:sz="0" w:space="0" w:color="auto"/>
            <w:left w:val="none" w:sz="0" w:space="0" w:color="auto"/>
            <w:bottom w:val="none" w:sz="0" w:space="0" w:color="auto"/>
            <w:right w:val="none" w:sz="0" w:space="0" w:color="auto"/>
          </w:divBdr>
        </w:div>
        <w:div w:id="783310550">
          <w:marLeft w:val="640"/>
          <w:marRight w:val="0"/>
          <w:marTop w:val="0"/>
          <w:marBottom w:val="0"/>
          <w:divBdr>
            <w:top w:val="none" w:sz="0" w:space="0" w:color="auto"/>
            <w:left w:val="none" w:sz="0" w:space="0" w:color="auto"/>
            <w:bottom w:val="none" w:sz="0" w:space="0" w:color="auto"/>
            <w:right w:val="none" w:sz="0" w:space="0" w:color="auto"/>
          </w:divBdr>
        </w:div>
        <w:div w:id="1375692207">
          <w:marLeft w:val="640"/>
          <w:marRight w:val="0"/>
          <w:marTop w:val="0"/>
          <w:marBottom w:val="0"/>
          <w:divBdr>
            <w:top w:val="none" w:sz="0" w:space="0" w:color="auto"/>
            <w:left w:val="none" w:sz="0" w:space="0" w:color="auto"/>
            <w:bottom w:val="none" w:sz="0" w:space="0" w:color="auto"/>
            <w:right w:val="none" w:sz="0" w:space="0" w:color="auto"/>
          </w:divBdr>
        </w:div>
        <w:div w:id="391344863">
          <w:marLeft w:val="640"/>
          <w:marRight w:val="0"/>
          <w:marTop w:val="0"/>
          <w:marBottom w:val="0"/>
          <w:divBdr>
            <w:top w:val="none" w:sz="0" w:space="0" w:color="auto"/>
            <w:left w:val="none" w:sz="0" w:space="0" w:color="auto"/>
            <w:bottom w:val="none" w:sz="0" w:space="0" w:color="auto"/>
            <w:right w:val="none" w:sz="0" w:space="0" w:color="auto"/>
          </w:divBdr>
        </w:div>
        <w:div w:id="252667900">
          <w:marLeft w:val="640"/>
          <w:marRight w:val="0"/>
          <w:marTop w:val="0"/>
          <w:marBottom w:val="0"/>
          <w:divBdr>
            <w:top w:val="none" w:sz="0" w:space="0" w:color="auto"/>
            <w:left w:val="none" w:sz="0" w:space="0" w:color="auto"/>
            <w:bottom w:val="none" w:sz="0" w:space="0" w:color="auto"/>
            <w:right w:val="none" w:sz="0" w:space="0" w:color="auto"/>
          </w:divBdr>
        </w:div>
        <w:div w:id="1652179025">
          <w:marLeft w:val="640"/>
          <w:marRight w:val="0"/>
          <w:marTop w:val="0"/>
          <w:marBottom w:val="0"/>
          <w:divBdr>
            <w:top w:val="none" w:sz="0" w:space="0" w:color="auto"/>
            <w:left w:val="none" w:sz="0" w:space="0" w:color="auto"/>
            <w:bottom w:val="none" w:sz="0" w:space="0" w:color="auto"/>
            <w:right w:val="none" w:sz="0" w:space="0" w:color="auto"/>
          </w:divBdr>
        </w:div>
        <w:div w:id="2032946728">
          <w:marLeft w:val="640"/>
          <w:marRight w:val="0"/>
          <w:marTop w:val="0"/>
          <w:marBottom w:val="0"/>
          <w:divBdr>
            <w:top w:val="none" w:sz="0" w:space="0" w:color="auto"/>
            <w:left w:val="none" w:sz="0" w:space="0" w:color="auto"/>
            <w:bottom w:val="none" w:sz="0" w:space="0" w:color="auto"/>
            <w:right w:val="none" w:sz="0" w:space="0" w:color="auto"/>
          </w:divBdr>
        </w:div>
        <w:div w:id="1662464495">
          <w:marLeft w:val="640"/>
          <w:marRight w:val="0"/>
          <w:marTop w:val="0"/>
          <w:marBottom w:val="0"/>
          <w:divBdr>
            <w:top w:val="none" w:sz="0" w:space="0" w:color="auto"/>
            <w:left w:val="none" w:sz="0" w:space="0" w:color="auto"/>
            <w:bottom w:val="none" w:sz="0" w:space="0" w:color="auto"/>
            <w:right w:val="none" w:sz="0" w:space="0" w:color="auto"/>
          </w:divBdr>
        </w:div>
        <w:div w:id="823931313">
          <w:marLeft w:val="640"/>
          <w:marRight w:val="0"/>
          <w:marTop w:val="0"/>
          <w:marBottom w:val="0"/>
          <w:divBdr>
            <w:top w:val="none" w:sz="0" w:space="0" w:color="auto"/>
            <w:left w:val="none" w:sz="0" w:space="0" w:color="auto"/>
            <w:bottom w:val="none" w:sz="0" w:space="0" w:color="auto"/>
            <w:right w:val="none" w:sz="0" w:space="0" w:color="auto"/>
          </w:divBdr>
        </w:div>
        <w:div w:id="1906453185">
          <w:marLeft w:val="640"/>
          <w:marRight w:val="0"/>
          <w:marTop w:val="0"/>
          <w:marBottom w:val="0"/>
          <w:divBdr>
            <w:top w:val="none" w:sz="0" w:space="0" w:color="auto"/>
            <w:left w:val="none" w:sz="0" w:space="0" w:color="auto"/>
            <w:bottom w:val="none" w:sz="0" w:space="0" w:color="auto"/>
            <w:right w:val="none" w:sz="0" w:space="0" w:color="auto"/>
          </w:divBdr>
        </w:div>
        <w:div w:id="1281498138">
          <w:marLeft w:val="640"/>
          <w:marRight w:val="0"/>
          <w:marTop w:val="0"/>
          <w:marBottom w:val="0"/>
          <w:divBdr>
            <w:top w:val="none" w:sz="0" w:space="0" w:color="auto"/>
            <w:left w:val="none" w:sz="0" w:space="0" w:color="auto"/>
            <w:bottom w:val="none" w:sz="0" w:space="0" w:color="auto"/>
            <w:right w:val="none" w:sz="0" w:space="0" w:color="auto"/>
          </w:divBdr>
        </w:div>
        <w:div w:id="417023067">
          <w:marLeft w:val="640"/>
          <w:marRight w:val="0"/>
          <w:marTop w:val="0"/>
          <w:marBottom w:val="0"/>
          <w:divBdr>
            <w:top w:val="none" w:sz="0" w:space="0" w:color="auto"/>
            <w:left w:val="none" w:sz="0" w:space="0" w:color="auto"/>
            <w:bottom w:val="none" w:sz="0" w:space="0" w:color="auto"/>
            <w:right w:val="none" w:sz="0" w:space="0" w:color="auto"/>
          </w:divBdr>
        </w:div>
        <w:div w:id="1746419670">
          <w:marLeft w:val="640"/>
          <w:marRight w:val="0"/>
          <w:marTop w:val="0"/>
          <w:marBottom w:val="0"/>
          <w:divBdr>
            <w:top w:val="none" w:sz="0" w:space="0" w:color="auto"/>
            <w:left w:val="none" w:sz="0" w:space="0" w:color="auto"/>
            <w:bottom w:val="none" w:sz="0" w:space="0" w:color="auto"/>
            <w:right w:val="none" w:sz="0" w:space="0" w:color="auto"/>
          </w:divBdr>
        </w:div>
        <w:div w:id="266547167">
          <w:marLeft w:val="640"/>
          <w:marRight w:val="0"/>
          <w:marTop w:val="0"/>
          <w:marBottom w:val="0"/>
          <w:divBdr>
            <w:top w:val="none" w:sz="0" w:space="0" w:color="auto"/>
            <w:left w:val="none" w:sz="0" w:space="0" w:color="auto"/>
            <w:bottom w:val="none" w:sz="0" w:space="0" w:color="auto"/>
            <w:right w:val="none" w:sz="0" w:space="0" w:color="auto"/>
          </w:divBdr>
        </w:div>
        <w:div w:id="174810188">
          <w:marLeft w:val="640"/>
          <w:marRight w:val="0"/>
          <w:marTop w:val="0"/>
          <w:marBottom w:val="0"/>
          <w:divBdr>
            <w:top w:val="none" w:sz="0" w:space="0" w:color="auto"/>
            <w:left w:val="none" w:sz="0" w:space="0" w:color="auto"/>
            <w:bottom w:val="none" w:sz="0" w:space="0" w:color="auto"/>
            <w:right w:val="none" w:sz="0" w:space="0" w:color="auto"/>
          </w:divBdr>
        </w:div>
        <w:div w:id="1710259702">
          <w:marLeft w:val="640"/>
          <w:marRight w:val="0"/>
          <w:marTop w:val="0"/>
          <w:marBottom w:val="0"/>
          <w:divBdr>
            <w:top w:val="none" w:sz="0" w:space="0" w:color="auto"/>
            <w:left w:val="none" w:sz="0" w:space="0" w:color="auto"/>
            <w:bottom w:val="none" w:sz="0" w:space="0" w:color="auto"/>
            <w:right w:val="none" w:sz="0" w:space="0" w:color="auto"/>
          </w:divBdr>
        </w:div>
      </w:divsChild>
    </w:div>
    <w:div w:id="1913856297">
      <w:bodyDiv w:val="1"/>
      <w:marLeft w:val="0"/>
      <w:marRight w:val="0"/>
      <w:marTop w:val="0"/>
      <w:marBottom w:val="0"/>
      <w:divBdr>
        <w:top w:val="none" w:sz="0" w:space="0" w:color="auto"/>
        <w:left w:val="none" w:sz="0" w:space="0" w:color="auto"/>
        <w:bottom w:val="none" w:sz="0" w:space="0" w:color="auto"/>
        <w:right w:val="none" w:sz="0" w:space="0" w:color="auto"/>
      </w:divBdr>
    </w:div>
    <w:div w:id="1914966248">
      <w:bodyDiv w:val="1"/>
      <w:marLeft w:val="0"/>
      <w:marRight w:val="0"/>
      <w:marTop w:val="0"/>
      <w:marBottom w:val="0"/>
      <w:divBdr>
        <w:top w:val="none" w:sz="0" w:space="0" w:color="auto"/>
        <w:left w:val="none" w:sz="0" w:space="0" w:color="auto"/>
        <w:bottom w:val="none" w:sz="0" w:space="0" w:color="auto"/>
        <w:right w:val="none" w:sz="0" w:space="0" w:color="auto"/>
      </w:divBdr>
    </w:div>
    <w:div w:id="1915624776">
      <w:bodyDiv w:val="1"/>
      <w:marLeft w:val="0"/>
      <w:marRight w:val="0"/>
      <w:marTop w:val="0"/>
      <w:marBottom w:val="0"/>
      <w:divBdr>
        <w:top w:val="none" w:sz="0" w:space="0" w:color="auto"/>
        <w:left w:val="none" w:sz="0" w:space="0" w:color="auto"/>
        <w:bottom w:val="none" w:sz="0" w:space="0" w:color="auto"/>
        <w:right w:val="none" w:sz="0" w:space="0" w:color="auto"/>
      </w:divBdr>
    </w:div>
    <w:div w:id="1916547196">
      <w:bodyDiv w:val="1"/>
      <w:marLeft w:val="0"/>
      <w:marRight w:val="0"/>
      <w:marTop w:val="0"/>
      <w:marBottom w:val="0"/>
      <w:divBdr>
        <w:top w:val="none" w:sz="0" w:space="0" w:color="auto"/>
        <w:left w:val="none" w:sz="0" w:space="0" w:color="auto"/>
        <w:bottom w:val="none" w:sz="0" w:space="0" w:color="auto"/>
        <w:right w:val="none" w:sz="0" w:space="0" w:color="auto"/>
      </w:divBdr>
    </w:div>
    <w:div w:id="1921331250">
      <w:bodyDiv w:val="1"/>
      <w:marLeft w:val="0"/>
      <w:marRight w:val="0"/>
      <w:marTop w:val="0"/>
      <w:marBottom w:val="0"/>
      <w:divBdr>
        <w:top w:val="none" w:sz="0" w:space="0" w:color="auto"/>
        <w:left w:val="none" w:sz="0" w:space="0" w:color="auto"/>
        <w:bottom w:val="none" w:sz="0" w:space="0" w:color="auto"/>
        <w:right w:val="none" w:sz="0" w:space="0" w:color="auto"/>
      </w:divBdr>
    </w:div>
    <w:div w:id="1922328242">
      <w:bodyDiv w:val="1"/>
      <w:marLeft w:val="0"/>
      <w:marRight w:val="0"/>
      <w:marTop w:val="0"/>
      <w:marBottom w:val="0"/>
      <w:divBdr>
        <w:top w:val="none" w:sz="0" w:space="0" w:color="auto"/>
        <w:left w:val="none" w:sz="0" w:space="0" w:color="auto"/>
        <w:bottom w:val="none" w:sz="0" w:space="0" w:color="auto"/>
        <w:right w:val="none" w:sz="0" w:space="0" w:color="auto"/>
      </w:divBdr>
    </w:div>
    <w:div w:id="1928610290">
      <w:bodyDiv w:val="1"/>
      <w:marLeft w:val="0"/>
      <w:marRight w:val="0"/>
      <w:marTop w:val="0"/>
      <w:marBottom w:val="0"/>
      <w:divBdr>
        <w:top w:val="none" w:sz="0" w:space="0" w:color="auto"/>
        <w:left w:val="none" w:sz="0" w:space="0" w:color="auto"/>
        <w:bottom w:val="none" w:sz="0" w:space="0" w:color="auto"/>
        <w:right w:val="none" w:sz="0" w:space="0" w:color="auto"/>
      </w:divBdr>
    </w:div>
    <w:div w:id="1931045286">
      <w:bodyDiv w:val="1"/>
      <w:marLeft w:val="0"/>
      <w:marRight w:val="0"/>
      <w:marTop w:val="0"/>
      <w:marBottom w:val="0"/>
      <w:divBdr>
        <w:top w:val="none" w:sz="0" w:space="0" w:color="auto"/>
        <w:left w:val="none" w:sz="0" w:space="0" w:color="auto"/>
        <w:bottom w:val="none" w:sz="0" w:space="0" w:color="auto"/>
        <w:right w:val="none" w:sz="0" w:space="0" w:color="auto"/>
      </w:divBdr>
    </w:div>
    <w:div w:id="1933052499">
      <w:bodyDiv w:val="1"/>
      <w:marLeft w:val="0"/>
      <w:marRight w:val="0"/>
      <w:marTop w:val="0"/>
      <w:marBottom w:val="0"/>
      <w:divBdr>
        <w:top w:val="none" w:sz="0" w:space="0" w:color="auto"/>
        <w:left w:val="none" w:sz="0" w:space="0" w:color="auto"/>
        <w:bottom w:val="none" w:sz="0" w:space="0" w:color="auto"/>
        <w:right w:val="none" w:sz="0" w:space="0" w:color="auto"/>
      </w:divBdr>
      <w:divsChild>
        <w:div w:id="1222864528">
          <w:marLeft w:val="640"/>
          <w:marRight w:val="0"/>
          <w:marTop w:val="0"/>
          <w:marBottom w:val="0"/>
          <w:divBdr>
            <w:top w:val="none" w:sz="0" w:space="0" w:color="auto"/>
            <w:left w:val="none" w:sz="0" w:space="0" w:color="auto"/>
            <w:bottom w:val="none" w:sz="0" w:space="0" w:color="auto"/>
            <w:right w:val="none" w:sz="0" w:space="0" w:color="auto"/>
          </w:divBdr>
        </w:div>
        <w:div w:id="607542855">
          <w:marLeft w:val="640"/>
          <w:marRight w:val="0"/>
          <w:marTop w:val="0"/>
          <w:marBottom w:val="0"/>
          <w:divBdr>
            <w:top w:val="none" w:sz="0" w:space="0" w:color="auto"/>
            <w:left w:val="none" w:sz="0" w:space="0" w:color="auto"/>
            <w:bottom w:val="none" w:sz="0" w:space="0" w:color="auto"/>
            <w:right w:val="none" w:sz="0" w:space="0" w:color="auto"/>
          </w:divBdr>
        </w:div>
        <w:div w:id="1913736879">
          <w:marLeft w:val="640"/>
          <w:marRight w:val="0"/>
          <w:marTop w:val="0"/>
          <w:marBottom w:val="0"/>
          <w:divBdr>
            <w:top w:val="none" w:sz="0" w:space="0" w:color="auto"/>
            <w:left w:val="none" w:sz="0" w:space="0" w:color="auto"/>
            <w:bottom w:val="none" w:sz="0" w:space="0" w:color="auto"/>
            <w:right w:val="none" w:sz="0" w:space="0" w:color="auto"/>
          </w:divBdr>
        </w:div>
        <w:div w:id="1023168293">
          <w:marLeft w:val="640"/>
          <w:marRight w:val="0"/>
          <w:marTop w:val="0"/>
          <w:marBottom w:val="0"/>
          <w:divBdr>
            <w:top w:val="none" w:sz="0" w:space="0" w:color="auto"/>
            <w:left w:val="none" w:sz="0" w:space="0" w:color="auto"/>
            <w:bottom w:val="none" w:sz="0" w:space="0" w:color="auto"/>
            <w:right w:val="none" w:sz="0" w:space="0" w:color="auto"/>
          </w:divBdr>
        </w:div>
        <w:div w:id="1849252551">
          <w:marLeft w:val="640"/>
          <w:marRight w:val="0"/>
          <w:marTop w:val="0"/>
          <w:marBottom w:val="0"/>
          <w:divBdr>
            <w:top w:val="none" w:sz="0" w:space="0" w:color="auto"/>
            <w:left w:val="none" w:sz="0" w:space="0" w:color="auto"/>
            <w:bottom w:val="none" w:sz="0" w:space="0" w:color="auto"/>
            <w:right w:val="none" w:sz="0" w:space="0" w:color="auto"/>
          </w:divBdr>
        </w:div>
        <w:div w:id="796409343">
          <w:marLeft w:val="640"/>
          <w:marRight w:val="0"/>
          <w:marTop w:val="0"/>
          <w:marBottom w:val="0"/>
          <w:divBdr>
            <w:top w:val="none" w:sz="0" w:space="0" w:color="auto"/>
            <w:left w:val="none" w:sz="0" w:space="0" w:color="auto"/>
            <w:bottom w:val="none" w:sz="0" w:space="0" w:color="auto"/>
            <w:right w:val="none" w:sz="0" w:space="0" w:color="auto"/>
          </w:divBdr>
        </w:div>
        <w:div w:id="1922251066">
          <w:marLeft w:val="640"/>
          <w:marRight w:val="0"/>
          <w:marTop w:val="0"/>
          <w:marBottom w:val="0"/>
          <w:divBdr>
            <w:top w:val="none" w:sz="0" w:space="0" w:color="auto"/>
            <w:left w:val="none" w:sz="0" w:space="0" w:color="auto"/>
            <w:bottom w:val="none" w:sz="0" w:space="0" w:color="auto"/>
            <w:right w:val="none" w:sz="0" w:space="0" w:color="auto"/>
          </w:divBdr>
        </w:div>
        <w:div w:id="173762642">
          <w:marLeft w:val="640"/>
          <w:marRight w:val="0"/>
          <w:marTop w:val="0"/>
          <w:marBottom w:val="0"/>
          <w:divBdr>
            <w:top w:val="none" w:sz="0" w:space="0" w:color="auto"/>
            <w:left w:val="none" w:sz="0" w:space="0" w:color="auto"/>
            <w:bottom w:val="none" w:sz="0" w:space="0" w:color="auto"/>
            <w:right w:val="none" w:sz="0" w:space="0" w:color="auto"/>
          </w:divBdr>
        </w:div>
        <w:div w:id="1067918668">
          <w:marLeft w:val="640"/>
          <w:marRight w:val="0"/>
          <w:marTop w:val="0"/>
          <w:marBottom w:val="0"/>
          <w:divBdr>
            <w:top w:val="none" w:sz="0" w:space="0" w:color="auto"/>
            <w:left w:val="none" w:sz="0" w:space="0" w:color="auto"/>
            <w:bottom w:val="none" w:sz="0" w:space="0" w:color="auto"/>
            <w:right w:val="none" w:sz="0" w:space="0" w:color="auto"/>
          </w:divBdr>
        </w:div>
        <w:div w:id="1875656865">
          <w:marLeft w:val="640"/>
          <w:marRight w:val="0"/>
          <w:marTop w:val="0"/>
          <w:marBottom w:val="0"/>
          <w:divBdr>
            <w:top w:val="none" w:sz="0" w:space="0" w:color="auto"/>
            <w:left w:val="none" w:sz="0" w:space="0" w:color="auto"/>
            <w:bottom w:val="none" w:sz="0" w:space="0" w:color="auto"/>
            <w:right w:val="none" w:sz="0" w:space="0" w:color="auto"/>
          </w:divBdr>
        </w:div>
        <w:div w:id="119811395">
          <w:marLeft w:val="640"/>
          <w:marRight w:val="0"/>
          <w:marTop w:val="0"/>
          <w:marBottom w:val="0"/>
          <w:divBdr>
            <w:top w:val="none" w:sz="0" w:space="0" w:color="auto"/>
            <w:left w:val="none" w:sz="0" w:space="0" w:color="auto"/>
            <w:bottom w:val="none" w:sz="0" w:space="0" w:color="auto"/>
            <w:right w:val="none" w:sz="0" w:space="0" w:color="auto"/>
          </w:divBdr>
        </w:div>
        <w:div w:id="1715733257">
          <w:marLeft w:val="640"/>
          <w:marRight w:val="0"/>
          <w:marTop w:val="0"/>
          <w:marBottom w:val="0"/>
          <w:divBdr>
            <w:top w:val="none" w:sz="0" w:space="0" w:color="auto"/>
            <w:left w:val="none" w:sz="0" w:space="0" w:color="auto"/>
            <w:bottom w:val="none" w:sz="0" w:space="0" w:color="auto"/>
            <w:right w:val="none" w:sz="0" w:space="0" w:color="auto"/>
          </w:divBdr>
        </w:div>
        <w:div w:id="30767693">
          <w:marLeft w:val="640"/>
          <w:marRight w:val="0"/>
          <w:marTop w:val="0"/>
          <w:marBottom w:val="0"/>
          <w:divBdr>
            <w:top w:val="none" w:sz="0" w:space="0" w:color="auto"/>
            <w:left w:val="none" w:sz="0" w:space="0" w:color="auto"/>
            <w:bottom w:val="none" w:sz="0" w:space="0" w:color="auto"/>
            <w:right w:val="none" w:sz="0" w:space="0" w:color="auto"/>
          </w:divBdr>
        </w:div>
        <w:div w:id="2013874409">
          <w:marLeft w:val="640"/>
          <w:marRight w:val="0"/>
          <w:marTop w:val="0"/>
          <w:marBottom w:val="0"/>
          <w:divBdr>
            <w:top w:val="none" w:sz="0" w:space="0" w:color="auto"/>
            <w:left w:val="none" w:sz="0" w:space="0" w:color="auto"/>
            <w:bottom w:val="none" w:sz="0" w:space="0" w:color="auto"/>
            <w:right w:val="none" w:sz="0" w:space="0" w:color="auto"/>
          </w:divBdr>
        </w:div>
        <w:div w:id="798762564">
          <w:marLeft w:val="640"/>
          <w:marRight w:val="0"/>
          <w:marTop w:val="0"/>
          <w:marBottom w:val="0"/>
          <w:divBdr>
            <w:top w:val="none" w:sz="0" w:space="0" w:color="auto"/>
            <w:left w:val="none" w:sz="0" w:space="0" w:color="auto"/>
            <w:bottom w:val="none" w:sz="0" w:space="0" w:color="auto"/>
            <w:right w:val="none" w:sz="0" w:space="0" w:color="auto"/>
          </w:divBdr>
        </w:div>
        <w:div w:id="2139296569">
          <w:marLeft w:val="640"/>
          <w:marRight w:val="0"/>
          <w:marTop w:val="0"/>
          <w:marBottom w:val="0"/>
          <w:divBdr>
            <w:top w:val="none" w:sz="0" w:space="0" w:color="auto"/>
            <w:left w:val="none" w:sz="0" w:space="0" w:color="auto"/>
            <w:bottom w:val="none" w:sz="0" w:space="0" w:color="auto"/>
            <w:right w:val="none" w:sz="0" w:space="0" w:color="auto"/>
          </w:divBdr>
        </w:div>
        <w:div w:id="71657988">
          <w:marLeft w:val="640"/>
          <w:marRight w:val="0"/>
          <w:marTop w:val="0"/>
          <w:marBottom w:val="0"/>
          <w:divBdr>
            <w:top w:val="none" w:sz="0" w:space="0" w:color="auto"/>
            <w:left w:val="none" w:sz="0" w:space="0" w:color="auto"/>
            <w:bottom w:val="none" w:sz="0" w:space="0" w:color="auto"/>
            <w:right w:val="none" w:sz="0" w:space="0" w:color="auto"/>
          </w:divBdr>
        </w:div>
        <w:div w:id="930697466">
          <w:marLeft w:val="640"/>
          <w:marRight w:val="0"/>
          <w:marTop w:val="0"/>
          <w:marBottom w:val="0"/>
          <w:divBdr>
            <w:top w:val="none" w:sz="0" w:space="0" w:color="auto"/>
            <w:left w:val="none" w:sz="0" w:space="0" w:color="auto"/>
            <w:bottom w:val="none" w:sz="0" w:space="0" w:color="auto"/>
            <w:right w:val="none" w:sz="0" w:space="0" w:color="auto"/>
          </w:divBdr>
        </w:div>
        <w:div w:id="692194809">
          <w:marLeft w:val="640"/>
          <w:marRight w:val="0"/>
          <w:marTop w:val="0"/>
          <w:marBottom w:val="0"/>
          <w:divBdr>
            <w:top w:val="none" w:sz="0" w:space="0" w:color="auto"/>
            <w:left w:val="none" w:sz="0" w:space="0" w:color="auto"/>
            <w:bottom w:val="none" w:sz="0" w:space="0" w:color="auto"/>
            <w:right w:val="none" w:sz="0" w:space="0" w:color="auto"/>
          </w:divBdr>
        </w:div>
        <w:div w:id="206115169">
          <w:marLeft w:val="640"/>
          <w:marRight w:val="0"/>
          <w:marTop w:val="0"/>
          <w:marBottom w:val="0"/>
          <w:divBdr>
            <w:top w:val="none" w:sz="0" w:space="0" w:color="auto"/>
            <w:left w:val="none" w:sz="0" w:space="0" w:color="auto"/>
            <w:bottom w:val="none" w:sz="0" w:space="0" w:color="auto"/>
            <w:right w:val="none" w:sz="0" w:space="0" w:color="auto"/>
          </w:divBdr>
        </w:div>
        <w:div w:id="1285773514">
          <w:marLeft w:val="640"/>
          <w:marRight w:val="0"/>
          <w:marTop w:val="0"/>
          <w:marBottom w:val="0"/>
          <w:divBdr>
            <w:top w:val="none" w:sz="0" w:space="0" w:color="auto"/>
            <w:left w:val="none" w:sz="0" w:space="0" w:color="auto"/>
            <w:bottom w:val="none" w:sz="0" w:space="0" w:color="auto"/>
            <w:right w:val="none" w:sz="0" w:space="0" w:color="auto"/>
          </w:divBdr>
        </w:div>
        <w:div w:id="1425809990">
          <w:marLeft w:val="640"/>
          <w:marRight w:val="0"/>
          <w:marTop w:val="0"/>
          <w:marBottom w:val="0"/>
          <w:divBdr>
            <w:top w:val="none" w:sz="0" w:space="0" w:color="auto"/>
            <w:left w:val="none" w:sz="0" w:space="0" w:color="auto"/>
            <w:bottom w:val="none" w:sz="0" w:space="0" w:color="auto"/>
            <w:right w:val="none" w:sz="0" w:space="0" w:color="auto"/>
          </w:divBdr>
        </w:div>
        <w:div w:id="1632248127">
          <w:marLeft w:val="640"/>
          <w:marRight w:val="0"/>
          <w:marTop w:val="0"/>
          <w:marBottom w:val="0"/>
          <w:divBdr>
            <w:top w:val="none" w:sz="0" w:space="0" w:color="auto"/>
            <w:left w:val="none" w:sz="0" w:space="0" w:color="auto"/>
            <w:bottom w:val="none" w:sz="0" w:space="0" w:color="auto"/>
            <w:right w:val="none" w:sz="0" w:space="0" w:color="auto"/>
          </w:divBdr>
        </w:div>
        <w:div w:id="120736369">
          <w:marLeft w:val="640"/>
          <w:marRight w:val="0"/>
          <w:marTop w:val="0"/>
          <w:marBottom w:val="0"/>
          <w:divBdr>
            <w:top w:val="none" w:sz="0" w:space="0" w:color="auto"/>
            <w:left w:val="none" w:sz="0" w:space="0" w:color="auto"/>
            <w:bottom w:val="none" w:sz="0" w:space="0" w:color="auto"/>
            <w:right w:val="none" w:sz="0" w:space="0" w:color="auto"/>
          </w:divBdr>
        </w:div>
        <w:div w:id="1773042144">
          <w:marLeft w:val="640"/>
          <w:marRight w:val="0"/>
          <w:marTop w:val="0"/>
          <w:marBottom w:val="0"/>
          <w:divBdr>
            <w:top w:val="none" w:sz="0" w:space="0" w:color="auto"/>
            <w:left w:val="none" w:sz="0" w:space="0" w:color="auto"/>
            <w:bottom w:val="none" w:sz="0" w:space="0" w:color="auto"/>
            <w:right w:val="none" w:sz="0" w:space="0" w:color="auto"/>
          </w:divBdr>
        </w:div>
        <w:div w:id="556089772">
          <w:marLeft w:val="640"/>
          <w:marRight w:val="0"/>
          <w:marTop w:val="0"/>
          <w:marBottom w:val="0"/>
          <w:divBdr>
            <w:top w:val="none" w:sz="0" w:space="0" w:color="auto"/>
            <w:left w:val="none" w:sz="0" w:space="0" w:color="auto"/>
            <w:bottom w:val="none" w:sz="0" w:space="0" w:color="auto"/>
            <w:right w:val="none" w:sz="0" w:space="0" w:color="auto"/>
          </w:divBdr>
        </w:div>
        <w:div w:id="153686575">
          <w:marLeft w:val="640"/>
          <w:marRight w:val="0"/>
          <w:marTop w:val="0"/>
          <w:marBottom w:val="0"/>
          <w:divBdr>
            <w:top w:val="none" w:sz="0" w:space="0" w:color="auto"/>
            <w:left w:val="none" w:sz="0" w:space="0" w:color="auto"/>
            <w:bottom w:val="none" w:sz="0" w:space="0" w:color="auto"/>
            <w:right w:val="none" w:sz="0" w:space="0" w:color="auto"/>
          </w:divBdr>
        </w:div>
        <w:div w:id="282927403">
          <w:marLeft w:val="640"/>
          <w:marRight w:val="0"/>
          <w:marTop w:val="0"/>
          <w:marBottom w:val="0"/>
          <w:divBdr>
            <w:top w:val="none" w:sz="0" w:space="0" w:color="auto"/>
            <w:left w:val="none" w:sz="0" w:space="0" w:color="auto"/>
            <w:bottom w:val="none" w:sz="0" w:space="0" w:color="auto"/>
            <w:right w:val="none" w:sz="0" w:space="0" w:color="auto"/>
          </w:divBdr>
        </w:div>
        <w:div w:id="1863202709">
          <w:marLeft w:val="640"/>
          <w:marRight w:val="0"/>
          <w:marTop w:val="0"/>
          <w:marBottom w:val="0"/>
          <w:divBdr>
            <w:top w:val="none" w:sz="0" w:space="0" w:color="auto"/>
            <w:left w:val="none" w:sz="0" w:space="0" w:color="auto"/>
            <w:bottom w:val="none" w:sz="0" w:space="0" w:color="auto"/>
            <w:right w:val="none" w:sz="0" w:space="0" w:color="auto"/>
          </w:divBdr>
        </w:div>
        <w:div w:id="1614314708">
          <w:marLeft w:val="640"/>
          <w:marRight w:val="0"/>
          <w:marTop w:val="0"/>
          <w:marBottom w:val="0"/>
          <w:divBdr>
            <w:top w:val="none" w:sz="0" w:space="0" w:color="auto"/>
            <w:left w:val="none" w:sz="0" w:space="0" w:color="auto"/>
            <w:bottom w:val="none" w:sz="0" w:space="0" w:color="auto"/>
            <w:right w:val="none" w:sz="0" w:space="0" w:color="auto"/>
          </w:divBdr>
        </w:div>
        <w:div w:id="36634989">
          <w:marLeft w:val="640"/>
          <w:marRight w:val="0"/>
          <w:marTop w:val="0"/>
          <w:marBottom w:val="0"/>
          <w:divBdr>
            <w:top w:val="none" w:sz="0" w:space="0" w:color="auto"/>
            <w:left w:val="none" w:sz="0" w:space="0" w:color="auto"/>
            <w:bottom w:val="none" w:sz="0" w:space="0" w:color="auto"/>
            <w:right w:val="none" w:sz="0" w:space="0" w:color="auto"/>
          </w:divBdr>
        </w:div>
        <w:div w:id="839006207">
          <w:marLeft w:val="640"/>
          <w:marRight w:val="0"/>
          <w:marTop w:val="0"/>
          <w:marBottom w:val="0"/>
          <w:divBdr>
            <w:top w:val="none" w:sz="0" w:space="0" w:color="auto"/>
            <w:left w:val="none" w:sz="0" w:space="0" w:color="auto"/>
            <w:bottom w:val="none" w:sz="0" w:space="0" w:color="auto"/>
            <w:right w:val="none" w:sz="0" w:space="0" w:color="auto"/>
          </w:divBdr>
        </w:div>
        <w:div w:id="1287272478">
          <w:marLeft w:val="640"/>
          <w:marRight w:val="0"/>
          <w:marTop w:val="0"/>
          <w:marBottom w:val="0"/>
          <w:divBdr>
            <w:top w:val="none" w:sz="0" w:space="0" w:color="auto"/>
            <w:left w:val="none" w:sz="0" w:space="0" w:color="auto"/>
            <w:bottom w:val="none" w:sz="0" w:space="0" w:color="auto"/>
            <w:right w:val="none" w:sz="0" w:space="0" w:color="auto"/>
          </w:divBdr>
        </w:div>
      </w:divsChild>
    </w:div>
    <w:div w:id="1933391841">
      <w:bodyDiv w:val="1"/>
      <w:marLeft w:val="0"/>
      <w:marRight w:val="0"/>
      <w:marTop w:val="0"/>
      <w:marBottom w:val="0"/>
      <w:divBdr>
        <w:top w:val="none" w:sz="0" w:space="0" w:color="auto"/>
        <w:left w:val="none" w:sz="0" w:space="0" w:color="auto"/>
        <w:bottom w:val="none" w:sz="0" w:space="0" w:color="auto"/>
        <w:right w:val="none" w:sz="0" w:space="0" w:color="auto"/>
      </w:divBdr>
    </w:div>
    <w:div w:id="1937400542">
      <w:bodyDiv w:val="1"/>
      <w:marLeft w:val="0"/>
      <w:marRight w:val="0"/>
      <w:marTop w:val="0"/>
      <w:marBottom w:val="0"/>
      <w:divBdr>
        <w:top w:val="none" w:sz="0" w:space="0" w:color="auto"/>
        <w:left w:val="none" w:sz="0" w:space="0" w:color="auto"/>
        <w:bottom w:val="none" w:sz="0" w:space="0" w:color="auto"/>
        <w:right w:val="none" w:sz="0" w:space="0" w:color="auto"/>
      </w:divBdr>
    </w:div>
    <w:div w:id="1937714932">
      <w:bodyDiv w:val="1"/>
      <w:marLeft w:val="0"/>
      <w:marRight w:val="0"/>
      <w:marTop w:val="0"/>
      <w:marBottom w:val="0"/>
      <w:divBdr>
        <w:top w:val="none" w:sz="0" w:space="0" w:color="auto"/>
        <w:left w:val="none" w:sz="0" w:space="0" w:color="auto"/>
        <w:bottom w:val="none" w:sz="0" w:space="0" w:color="auto"/>
        <w:right w:val="none" w:sz="0" w:space="0" w:color="auto"/>
      </w:divBdr>
    </w:div>
    <w:div w:id="1939171866">
      <w:bodyDiv w:val="1"/>
      <w:marLeft w:val="0"/>
      <w:marRight w:val="0"/>
      <w:marTop w:val="0"/>
      <w:marBottom w:val="0"/>
      <w:divBdr>
        <w:top w:val="none" w:sz="0" w:space="0" w:color="auto"/>
        <w:left w:val="none" w:sz="0" w:space="0" w:color="auto"/>
        <w:bottom w:val="none" w:sz="0" w:space="0" w:color="auto"/>
        <w:right w:val="none" w:sz="0" w:space="0" w:color="auto"/>
      </w:divBdr>
    </w:div>
    <w:div w:id="1940210356">
      <w:bodyDiv w:val="1"/>
      <w:marLeft w:val="0"/>
      <w:marRight w:val="0"/>
      <w:marTop w:val="0"/>
      <w:marBottom w:val="0"/>
      <w:divBdr>
        <w:top w:val="none" w:sz="0" w:space="0" w:color="auto"/>
        <w:left w:val="none" w:sz="0" w:space="0" w:color="auto"/>
        <w:bottom w:val="none" w:sz="0" w:space="0" w:color="auto"/>
        <w:right w:val="none" w:sz="0" w:space="0" w:color="auto"/>
      </w:divBdr>
      <w:divsChild>
        <w:div w:id="637078475">
          <w:marLeft w:val="640"/>
          <w:marRight w:val="0"/>
          <w:marTop w:val="0"/>
          <w:marBottom w:val="0"/>
          <w:divBdr>
            <w:top w:val="none" w:sz="0" w:space="0" w:color="auto"/>
            <w:left w:val="none" w:sz="0" w:space="0" w:color="auto"/>
            <w:bottom w:val="none" w:sz="0" w:space="0" w:color="auto"/>
            <w:right w:val="none" w:sz="0" w:space="0" w:color="auto"/>
          </w:divBdr>
        </w:div>
        <w:div w:id="81269557">
          <w:marLeft w:val="640"/>
          <w:marRight w:val="0"/>
          <w:marTop w:val="0"/>
          <w:marBottom w:val="0"/>
          <w:divBdr>
            <w:top w:val="none" w:sz="0" w:space="0" w:color="auto"/>
            <w:left w:val="none" w:sz="0" w:space="0" w:color="auto"/>
            <w:bottom w:val="none" w:sz="0" w:space="0" w:color="auto"/>
            <w:right w:val="none" w:sz="0" w:space="0" w:color="auto"/>
          </w:divBdr>
        </w:div>
        <w:div w:id="1410075813">
          <w:marLeft w:val="640"/>
          <w:marRight w:val="0"/>
          <w:marTop w:val="0"/>
          <w:marBottom w:val="0"/>
          <w:divBdr>
            <w:top w:val="none" w:sz="0" w:space="0" w:color="auto"/>
            <w:left w:val="none" w:sz="0" w:space="0" w:color="auto"/>
            <w:bottom w:val="none" w:sz="0" w:space="0" w:color="auto"/>
            <w:right w:val="none" w:sz="0" w:space="0" w:color="auto"/>
          </w:divBdr>
        </w:div>
        <w:div w:id="440419735">
          <w:marLeft w:val="640"/>
          <w:marRight w:val="0"/>
          <w:marTop w:val="0"/>
          <w:marBottom w:val="0"/>
          <w:divBdr>
            <w:top w:val="none" w:sz="0" w:space="0" w:color="auto"/>
            <w:left w:val="none" w:sz="0" w:space="0" w:color="auto"/>
            <w:bottom w:val="none" w:sz="0" w:space="0" w:color="auto"/>
            <w:right w:val="none" w:sz="0" w:space="0" w:color="auto"/>
          </w:divBdr>
        </w:div>
        <w:div w:id="1602226612">
          <w:marLeft w:val="640"/>
          <w:marRight w:val="0"/>
          <w:marTop w:val="0"/>
          <w:marBottom w:val="0"/>
          <w:divBdr>
            <w:top w:val="none" w:sz="0" w:space="0" w:color="auto"/>
            <w:left w:val="none" w:sz="0" w:space="0" w:color="auto"/>
            <w:bottom w:val="none" w:sz="0" w:space="0" w:color="auto"/>
            <w:right w:val="none" w:sz="0" w:space="0" w:color="auto"/>
          </w:divBdr>
        </w:div>
        <w:div w:id="1178009954">
          <w:marLeft w:val="640"/>
          <w:marRight w:val="0"/>
          <w:marTop w:val="0"/>
          <w:marBottom w:val="0"/>
          <w:divBdr>
            <w:top w:val="none" w:sz="0" w:space="0" w:color="auto"/>
            <w:left w:val="none" w:sz="0" w:space="0" w:color="auto"/>
            <w:bottom w:val="none" w:sz="0" w:space="0" w:color="auto"/>
            <w:right w:val="none" w:sz="0" w:space="0" w:color="auto"/>
          </w:divBdr>
        </w:div>
        <w:div w:id="318733624">
          <w:marLeft w:val="640"/>
          <w:marRight w:val="0"/>
          <w:marTop w:val="0"/>
          <w:marBottom w:val="0"/>
          <w:divBdr>
            <w:top w:val="none" w:sz="0" w:space="0" w:color="auto"/>
            <w:left w:val="none" w:sz="0" w:space="0" w:color="auto"/>
            <w:bottom w:val="none" w:sz="0" w:space="0" w:color="auto"/>
            <w:right w:val="none" w:sz="0" w:space="0" w:color="auto"/>
          </w:divBdr>
        </w:div>
        <w:div w:id="1778719695">
          <w:marLeft w:val="640"/>
          <w:marRight w:val="0"/>
          <w:marTop w:val="0"/>
          <w:marBottom w:val="0"/>
          <w:divBdr>
            <w:top w:val="none" w:sz="0" w:space="0" w:color="auto"/>
            <w:left w:val="none" w:sz="0" w:space="0" w:color="auto"/>
            <w:bottom w:val="none" w:sz="0" w:space="0" w:color="auto"/>
            <w:right w:val="none" w:sz="0" w:space="0" w:color="auto"/>
          </w:divBdr>
        </w:div>
        <w:div w:id="1676377987">
          <w:marLeft w:val="640"/>
          <w:marRight w:val="0"/>
          <w:marTop w:val="0"/>
          <w:marBottom w:val="0"/>
          <w:divBdr>
            <w:top w:val="none" w:sz="0" w:space="0" w:color="auto"/>
            <w:left w:val="none" w:sz="0" w:space="0" w:color="auto"/>
            <w:bottom w:val="none" w:sz="0" w:space="0" w:color="auto"/>
            <w:right w:val="none" w:sz="0" w:space="0" w:color="auto"/>
          </w:divBdr>
        </w:div>
        <w:div w:id="1711805510">
          <w:marLeft w:val="640"/>
          <w:marRight w:val="0"/>
          <w:marTop w:val="0"/>
          <w:marBottom w:val="0"/>
          <w:divBdr>
            <w:top w:val="none" w:sz="0" w:space="0" w:color="auto"/>
            <w:left w:val="none" w:sz="0" w:space="0" w:color="auto"/>
            <w:bottom w:val="none" w:sz="0" w:space="0" w:color="auto"/>
            <w:right w:val="none" w:sz="0" w:space="0" w:color="auto"/>
          </w:divBdr>
        </w:div>
        <w:div w:id="1536312277">
          <w:marLeft w:val="640"/>
          <w:marRight w:val="0"/>
          <w:marTop w:val="0"/>
          <w:marBottom w:val="0"/>
          <w:divBdr>
            <w:top w:val="none" w:sz="0" w:space="0" w:color="auto"/>
            <w:left w:val="none" w:sz="0" w:space="0" w:color="auto"/>
            <w:bottom w:val="none" w:sz="0" w:space="0" w:color="auto"/>
            <w:right w:val="none" w:sz="0" w:space="0" w:color="auto"/>
          </w:divBdr>
        </w:div>
        <w:div w:id="1787429730">
          <w:marLeft w:val="640"/>
          <w:marRight w:val="0"/>
          <w:marTop w:val="0"/>
          <w:marBottom w:val="0"/>
          <w:divBdr>
            <w:top w:val="none" w:sz="0" w:space="0" w:color="auto"/>
            <w:left w:val="none" w:sz="0" w:space="0" w:color="auto"/>
            <w:bottom w:val="none" w:sz="0" w:space="0" w:color="auto"/>
            <w:right w:val="none" w:sz="0" w:space="0" w:color="auto"/>
          </w:divBdr>
        </w:div>
        <w:div w:id="1328829524">
          <w:marLeft w:val="640"/>
          <w:marRight w:val="0"/>
          <w:marTop w:val="0"/>
          <w:marBottom w:val="0"/>
          <w:divBdr>
            <w:top w:val="none" w:sz="0" w:space="0" w:color="auto"/>
            <w:left w:val="none" w:sz="0" w:space="0" w:color="auto"/>
            <w:bottom w:val="none" w:sz="0" w:space="0" w:color="auto"/>
            <w:right w:val="none" w:sz="0" w:space="0" w:color="auto"/>
          </w:divBdr>
        </w:div>
        <w:div w:id="1183013955">
          <w:marLeft w:val="640"/>
          <w:marRight w:val="0"/>
          <w:marTop w:val="0"/>
          <w:marBottom w:val="0"/>
          <w:divBdr>
            <w:top w:val="none" w:sz="0" w:space="0" w:color="auto"/>
            <w:left w:val="none" w:sz="0" w:space="0" w:color="auto"/>
            <w:bottom w:val="none" w:sz="0" w:space="0" w:color="auto"/>
            <w:right w:val="none" w:sz="0" w:space="0" w:color="auto"/>
          </w:divBdr>
        </w:div>
        <w:div w:id="541215283">
          <w:marLeft w:val="640"/>
          <w:marRight w:val="0"/>
          <w:marTop w:val="0"/>
          <w:marBottom w:val="0"/>
          <w:divBdr>
            <w:top w:val="none" w:sz="0" w:space="0" w:color="auto"/>
            <w:left w:val="none" w:sz="0" w:space="0" w:color="auto"/>
            <w:bottom w:val="none" w:sz="0" w:space="0" w:color="auto"/>
            <w:right w:val="none" w:sz="0" w:space="0" w:color="auto"/>
          </w:divBdr>
        </w:div>
        <w:div w:id="342826572">
          <w:marLeft w:val="640"/>
          <w:marRight w:val="0"/>
          <w:marTop w:val="0"/>
          <w:marBottom w:val="0"/>
          <w:divBdr>
            <w:top w:val="none" w:sz="0" w:space="0" w:color="auto"/>
            <w:left w:val="none" w:sz="0" w:space="0" w:color="auto"/>
            <w:bottom w:val="none" w:sz="0" w:space="0" w:color="auto"/>
            <w:right w:val="none" w:sz="0" w:space="0" w:color="auto"/>
          </w:divBdr>
        </w:div>
        <w:div w:id="1792281333">
          <w:marLeft w:val="640"/>
          <w:marRight w:val="0"/>
          <w:marTop w:val="0"/>
          <w:marBottom w:val="0"/>
          <w:divBdr>
            <w:top w:val="none" w:sz="0" w:space="0" w:color="auto"/>
            <w:left w:val="none" w:sz="0" w:space="0" w:color="auto"/>
            <w:bottom w:val="none" w:sz="0" w:space="0" w:color="auto"/>
            <w:right w:val="none" w:sz="0" w:space="0" w:color="auto"/>
          </w:divBdr>
        </w:div>
        <w:div w:id="1980186946">
          <w:marLeft w:val="640"/>
          <w:marRight w:val="0"/>
          <w:marTop w:val="0"/>
          <w:marBottom w:val="0"/>
          <w:divBdr>
            <w:top w:val="none" w:sz="0" w:space="0" w:color="auto"/>
            <w:left w:val="none" w:sz="0" w:space="0" w:color="auto"/>
            <w:bottom w:val="none" w:sz="0" w:space="0" w:color="auto"/>
            <w:right w:val="none" w:sz="0" w:space="0" w:color="auto"/>
          </w:divBdr>
        </w:div>
        <w:div w:id="181208389">
          <w:marLeft w:val="640"/>
          <w:marRight w:val="0"/>
          <w:marTop w:val="0"/>
          <w:marBottom w:val="0"/>
          <w:divBdr>
            <w:top w:val="none" w:sz="0" w:space="0" w:color="auto"/>
            <w:left w:val="none" w:sz="0" w:space="0" w:color="auto"/>
            <w:bottom w:val="none" w:sz="0" w:space="0" w:color="auto"/>
            <w:right w:val="none" w:sz="0" w:space="0" w:color="auto"/>
          </w:divBdr>
        </w:div>
        <w:div w:id="832449047">
          <w:marLeft w:val="640"/>
          <w:marRight w:val="0"/>
          <w:marTop w:val="0"/>
          <w:marBottom w:val="0"/>
          <w:divBdr>
            <w:top w:val="none" w:sz="0" w:space="0" w:color="auto"/>
            <w:left w:val="none" w:sz="0" w:space="0" w:color="auto"/>
            <w:bottom w:val="none" w:sz="0" w:space="0" w:color="auto"/>
            <w:right w:val="none" w:sz="0" w:space="0" w:color="auto"/>
          </w:divBdr>
        </w:div>
        <w:div w:id="1263490971">
          <w:marLeft w:val="640"/>
          <w:marRight w:val="0"/>
          <w:marTop w:val="0"/>
          <w:marBottom w:val="0"/>
          <w:divBdr>
            <w:top w:val="none" w:sz="0" w:space="0" w:color="auto"/>
            <w:left w:val="none" w:sz="0" w:space="0" w:color="auto"/>
            <w:bottom w:val="none" w:sz="0" w:space="0" w:color="auto"/>
            <w:right w:val="none" w:sz="0" w:space="0" w:color="auto"/>
          </w:divBdr>
        </w:div>
        <w:div w:id="1842428618">
          <w:marLeft w:val="640"/>
          <w:marRight w:val="0"/>
          <w:marTop w:val="0"/>
          <w:marBottom w:val="0"/>
          <w:divBdr>
            <w:top w:val="none" w:sz="0" w:space="0" w:color="auto"/>
            <w:left w:val="none" w:sz="0" w:space="0" w:color="auto"/>
            <w:bottom w:val="none" w:sz="0" w:space="0" w:color="auto"/>
            <w:right w:val="none" w:sz="0" w:space="0" w:color="auto"/>
          </w:divBdr>
        </w:div>
        <w:div w:id="1990405356">
          <w:marLeft w:val="640"/>
          <w:marRight w:val="0"/>
          <w:marTop w:val="0"/>
          <w:marBottom w:val="0"/>
          <w:divBdr>
            <w:top w:val="none" w:sz="0" w:space="0" w:color="auto"/>
            <w:left w:val="none" w:sz="0" w:space="0" w:color="auto"/>
            <w:bottom w:val="none" w:sz="0" w:space="0" w:color="auto"/>
            <w:right w:val="none" w:sz="0" w:space="0" w:color="auto"/>
          </w:divBdr>
        </w:div>
        <w:div w:id="2128507317">
          <w:marLeft w:val="640"/>
          <w:marRight w:val="0"/>
          <w:marTop w:val="0"/>
          <w:marBottom w:val="0"/>
          <w:divBdr>
            <w:top w:val="none" w:sz="0" w:space="0" w:color="auto"/>
            <w:left w:val="none" w:sz="0" w:space="0" w:color="auto"/>
            <w:bottom w:val="none" w:sz="0" w:space="0" w:color="auto"/>
            <w:right w:val="none" w:sz="0" w:space="0" w:color="auto"/>
          </w:divBdr>
        </w:div>
        <w:div w:id="1139810971">
          <w:marLeft w:val="640"/>
          <w:marRight w:val="0"/>
          <w:marTop w:val="0"/>
          <w:marBottom w:val="0"/>
          <w:divBdr>
            <w:top w:val="none" w:sz="0" w:space="0" w:color="auto"/>
            <w:left w:val="none" w:sz="0" w:space="0" w:color="auto"/>
            <w:bottom w:val="none" w:sz="0" w:space="0" w:color="auto"/>
            <w:right w:val="none" w:sz="0" w:space="0" w:color="auto"/>
          </w:divBdr>
        </w:div>
        <w:div w:id="644967700">
          <w:marLeft w:val="640"/>
          <w:marRight w:val="0"/>
          <w:marTop w:val="0"/>
          <w:marBottom w:val="0"/>
          <w:divBdr>
            <w:top w:val="none" w:sz="0" w:space="0" w:color="auto"/>
            <w:left w:val="none" w:sz="0" w:space="0" w:color="auto"/>
            <w:bottom w:val="none" w:sz="0" w:space="0" w:color="auto"/>
            <w:right w:val="none" w:sz="0" w:space="0" w:color="auto"/>
          </w:divBdr>
        </w:div>
        <w:div w:id="1016270622">
          <w:marLeft w:val="640"/>
          <w:marRight w:val="0"/>
          <w:marTop w:val="0"/>
          <w:marBottom w:val="0"/>
          <w:divBdr>
            <w:top w:val="none" w:sz="0" w:space="0" w:color="auto"/>
            <w:left w:val="none" w:sz="0" w:space="0" w:color="auto"/>
            <w:bottom w:val="none" w:sz="0" w:space="0" w:color="auto"/>
            <w:right w:val="none" w:sz="0" w:space="0" w:color="auto"/>
          </w:divBdr>
        </w:div>
        <w:div w:id="1984583490">
          <w:marLeft w:val="640"/>
          <w:marRight w:val="0"/>
          <w:marTop w:val="0"/>
          <w:marBottom w:val="0"/>
          <w:divBdr>
            <w:top w:val="none" w:sz="0" w:space="0" w:color="auto"/>
            <w:left w:val="none" w:sz="0" w:space="0" w:color="auto"/>
            <w:bottom w:val="none" w:sz="0" w:space="0" w:color="auto"/>
            <w:right w:val="none" w:sz="0" w:space="0" w:color="auto"/>
          </w:divBdr>
        </w:div>
        <w:div w:id="776289139">
          <w:marLeft w:val="640"/>
          <w:marRight w:val="0"/>
          <w:marTop w:val="0"/>
          <w:marBottom w:val="0"/>
          <w:divBdr>
            <w:top w:val="none" w:sz="0" w:space="0" w:color="auto"/>
            <w:left w:val="none" w:sz="0" w:space="0" w:color="auto"/>
            <w:bottom w:val="none" w:sz="0" w:space="0" w:color="auto"/>
            <w:right w:val="none" w:sz="0" w:space="0" w:color="auto"/>
          </w:divBdr>
        </w:div>
        <w:div w:id="1097748532">
          <w:marLeft w:val="640"/>
          <w:marRight w:val="0"/>
          <w:marTop w:val="0"/>
          <w:marBottom w:val="0"/>
          <w:divBdr>
            <w:top w:val="none" w:sz="0" w:space="0" w:color="auto"/>
            <w:left w:val="none" w:sz="0" w:space="0" w:color="auto"/>
            <w:bottom w:val="none" w:sz="0" w:space="0" w:color="auto"/>
            <w:right w:val="none" w:sz="0" w:space="0" w:color="auto"/>
          </w:divBdr>
        </w:div>
        <w:div w:id="1859806328">
          <w:marLeft w:val="640"/>
          <w:marRight w:val="0"/>
          <w:marTop w:val="0"/>
          <w:marBottom w:val="0"/>
          <w:divBdr>
            <w:top w:val="none" w:sz="0" w:space="0" w:color="auto"/>
            <w:left w:val="none" w:sz="0" w:space="0" w:color="auto"/>
            <w:bottom w:val="none" w:sz="0" w:space="0" w:color="auto"/>
            <w:right w:val="none" w:sz="0" w:space="0" w:color="auto"/>
          </w:divBdr>
        </w:div>
      </w:divsChild>
    </w:div>
    <w:div w:id="1941183083">
      <w:bodyDiv w:val="1"/>
      <w:marLeft w:val="0"/>
      <w:marRight w:val="0"/>
      <w:marTop w:val="0"/>
      <w:marBottom w:val="0"/>
      <w:divBdr>
        <w:top w:val="none" w:sz="0" w:space="0" w:color="auto"/>
        <w:left w:val="none" w:sz="0" w:space="0" w:color="auto"/>
        <w:bottom w:val="none" w:sz="0" w:space="0" w:color="auto"/>
        <w:right w:val="none" w:sz="0" w:space="0" w:color="auto"/>
      </w:divBdr>
    </w:div>
    <w:div w:id="1943339348">
      <w:bodyDiv w:val="1"/>
      <w:marLeft w:val="0"/>
      <w:marRight w:val="0"/>
      <w:marTop w:val="0"/>
      <w:marBottom w:val="0"/>
      <w:divBdr>
        <w:top w:val="none" w:sz="0" w:space="0" w:color="auto"/>
        <w:left w:val="none" w:sz="0" w:space="0" w:color="auto"/>
        <w:bottom w:val="none" w:sz="0" w:space="0" w:color="auto"/>
        <w:right w:val="none" w:sz="0" w:space="0" w:color="auto"/>
      </w:divBdr>
      <w:divsChild>
        <w:div w:id="356001546">
          <w:marLeft w:val="640"/>
          <w:marRight w:val="0"/>
          <w:marTop w:val="0"/>
          <w:marBottom w:val="0"/>
          <w:divBdr>
            <w:top w:val="none" w:sz="0" w:space="0" w:color="auto"/>
            <w:left w:val="none" w:sz="0" w:space="0" w:color="auto"/>
            <w:bottom w:val="none" w:sz="0" w:space="0" w:color="auto"/>
            <w:right w:val="none" w:sz="0" w:space="0" w:color="auto"/>
          </w:divBdr>
        </w:div>
        <w:div w:id="1105268994">
          <w:marLeft w:val="640"/>
          <w:marRight w:val="0"/>
          <w:marTop w:val="0"/>
          <w:marBottom w:val="0"/>
          <w:divBdr>
            <w:top w:val="none" w:sz="0" w:space="0" w:color="auto"/>
            <w:left w:val="none" w:sz="0" w:space="0" w:color="auto"/>
            <w:bottom w:val="none" w:sz="0" w:space="0" w:color="auto"/>
            <w:right w:val="none" w:sz="0" w:space="0" w:color="auto"/>
          </w:divBdr>
        </w:div>
        <w:div w:id="260262875">
          <w:marLeft w:val="640"/>
          <w:marRight w:val="0"/>
          <w:marTop w:val="0"/>
          <w:marBottom w:val="0"/>
          <w:divBdr>
            <w:top w:val="none" w:sz="0" w:space="0" w:color="auto"/>
            <w:left w:val="none" w:sz="0" w:space="0" w:color="auto"/>
            <w:bottom w:val="none" w:sz="0" w:space="0" w:color="auto"/>
            <w:right w:val="none" w:sz="0" w:space="0" w:color="auto"/>
          </w:divBdr>
        </w:div>
        <w:div w:id="963385177">
          <w:marLeft w:val="640"/>
          <w:marRight w:val="0"/>
          <w:marTop w:val="0"/>
          <w:marBottom w:val="0"/>
          <w:divBdr>
            <w:top w:val="none" w:sz="0" w:space="0" w:color="auto"/>
            <w:left w:val="none" w:sz="0" w:space="0" w:color="auto"/>
            <w:bottom w:val="none" w:sz="0" w:space="0" w:color="auto"/>
            <w:right w:val="none" w:sz="0" w:space="0" w:color="auto"/>
          </w:divBdr>
        </w:div>
        <w:div w:id="982806336">
          <w:marLeft w:val="640"/>
          <w:marRight w:val="0"/>
          <w:marTop w:val="0"/>
          <w:marBottom w:val="0"/>
          <w:divBdr>
            <w:top w:val="none" w:sz="0" w:space="0" w:color="auto"/>
            <w:left w:val="none" w:sz="0" w:space="0" w:color="auto"/>
            <w:bottom w:val="none" w:sz="0" w:space="0" w:color="auto"/>
            <w:right w:val="none" w:sz="0" w:space="0" w:color="auto"/>
          </w:divBdr>
        </w:div>
        <w:div w:id="510532539">
          <w:marLeft w:val="640"/>
          <w:marRight w:val="0"/>
          <w:marTop w:val="0"/>
          <w:marBottom w:val="0"/>
          <w:divBdr>
            <w:top w:val="none" w:sz="0" w:space="0" w:color="auto"/>
            <w:left w:val="none" w:sz="0" w:space="0" w:color="auto"/>
            <w:bottom w:val="none" w:sz="0" w:space="0" w:color="auto"/>
            <w:right w:val="none" w:sz="0" w:space="0" w:color="auto"/>
          </w:divBdr>
        </w:div>
        <w:div w:id="1575319150">
          <w:marLeft w:val="640"/>
          <w:marRight w:val="0"/>
          <w:marTop w:val="0"/>
          <w:marBottom w:val="0"/>
          <w:divBdr>
            <w:top w:val="none" w:sz="0" w:space="0" w:color="auto"/>
            <w:left w:val="none" w:sz="0" w:space="0" w:color="auto"/>
            <w:bottom w:val="none" w:sz="0" w:space="0" w:color="auto"/>
            <w:right w:val="none" w:sz="0" w:space="0" w:color="auto"/>
          </w:divBdr>
        </w:div>
        <w:div w:id="387923595">
          <w:marLeft w:val="640"/>
          <w:marRight w:val="0"/>
          <w:marTop w:val="0"/>
          <w:marBottom w:val="0"/>
          <w:divBdr>
            <w:top w:val="none" w:sz="0" w:space="0" w:color="auto"/>
            <w:left w:val="none" w:sz="0" w:space="0" w:color="auto"/>
            <w:bottom w:val="none" w:sz="0" w:space="0" w:color="auto"/>
            <w:right w:val="none" w:sz="0" w:space="0" w:color="auto"/>
          </w:divBdr>
        </w:div>
        <w:div w:id="1657807353">
          <w:marLeft w:val="640"/>
          <w:marRight w:val="0"/>
          <w:marTop w:val="0"/>
          <w:marBottom w:val="0"/>
          <w:divBdr>
            <w:top w:val="none" w:sz="0" w:space="0" w:color="auto"/>
            <w:left w:val="none" w:sz="0" w:space="0" w:color="auto"/>
            <w:bottom w:val="none" w:sz="0" w:space="0" w:color="auto"/>
            <w:right w:val="none" w:sz="0" w:space="0" w:color="auto"/>
          </w:divBdr>
        </w:div>
        <w:div w:id="1863207144">
          <w:marLeft w:val="640"/>
          <w:marRight w:val="0"/>
          <w:marTop w:val="0"/>
          <w:marBottom w:val="0"/>
          <w:divBdr>
            <w:top w:val="none" w:sz="0" w:space="0" w:color="auto"/>
            <w:left w:val="none" w:sz="0" w:space="0" w:color="auto"/>
            <w:bottom w:val="none" w:sz="0" w:space="0" w:color="auto"/>
            <w:right w:val="none" w:sz="0" w:space="0" w:color="auto"/>
          </w:divBdr>
        </w:div>
        <w:div w:id="290719745">
          <w:marLeft w:val="640"/>
          <w:marRight w:val="0"/>
          <w:marTop w:val="0"/>
          <w:marBottom w:val="0"/>
          <w:divBdr>
            <w:top w:val="none" w:sz="0" w:space="0" w:color="auto"/>
            <w:left w:val="none" w:sz="0" w:space="0" w:color="auto"/>
            <w:bottom w:val="none" w:sz="0" w:space="0" w:color="auto"/>
            <w:right w:val="none" w:sz="0" w:space="0" w:color="auto"/>
          </w:divBdr>
        </w:div>
        <w:div w:id="647517920">
          <w:marLeft w:val="640"/>
          <w:marRight w:val="0"/>
          <w:marTop w:val="0"/>
          <w:marBottom w:val="0"/>
          <w:divBdr>
            <w:top w:val="none" w:sz="0" w:space="0" w:color="auto"/>
            <w:left w:val="none" w:sz="0" w:space="0" w:color="auto"/>
            <w:bottom w:val="none" w:sz="0" w:space="0" w:color="auto"/>
            <w:right w:val="none" w:sz="0" w:space="0" w:color="auto"/>
          </w:divBdr>
        </w:div>
        <w:div w:id="1653292184">
          <w:marLeft w:val="640"/>
          <w:marRight w:val="0"/>
          <w:marTop w:val="0"/>
          <w:marBottom w:val="0"/>
          <w:divBdr>
            <w:top w:val="none" w:sz="0" w:space="0" w:color="auto"/>
            <w:left w:val="none" w:sz="0" w:space="0" w:color="auto"/>
            <w:bottom w:val="none" w:sz="0" w:space="0" w:color="auto"/>
            <w:right w:val="none" w:sz="0" w:space="0" w:color="auto"/>
          </w:divBdr>
        </w:div>
        <w:div w:id="695692827">
          <w:marLeft w:val="640"/>
          <w:marRight w:val="0"/>
          <w:marTop w:val="0"/>
          <w:marBottom w:val="0"/>
          <w:divBdr>
            <w:top w:val="none" w:sz="0" w:space="0" w:color="auto"/>
            <w:left w:val="none" w:sz="0" w:space="0" w:color="auto"/>
            <w:bottom w:val="none" w:sz="0" w:space="0" w:color="auto"/>
            <w:right w:val="none" w:sz="0" w:space="0" w:color="auto"/>
          </w:divBdr>
        </w:div>
        <w:div w:id="947657983">
          <w:marLeft w:val="640"/>
          <w:marRight w:val="0"/>
          <w:marTop w:val="0"/>
          <w:marBottom w:val="0"/>
          <w:divBdr>
            <w:top w:val="none" w:sz="0" w:space="0" w:color="auto"/>
            <w:left w:val="none" w:sz="0" w:space="0" w:color="auto"/>
            <w:bottom w:val="none" w:sz="0" w:space="0" w:color="auto"/>
            <w:right w:val="none" w:sz="0" w:space="0" w:color="auto"/>
          </w:divBdr>
        </w:div>
        <w:div w:id="1744446411">
          <w:marLeft w:val="640"/>
          <w:marRight w:val="0"/>
          <w:marTop w:val="0"/>
          <w:marBottom w:val="0"/>
          <w:divBdr>
            <w:top w:val="none" w:sz="0" w:space="0" w:color="auto"/>
            <w:left w:val="none" w:sz="0" w:space="0" w:color="auto"/>
            <w:bottom w:val="none" w:sz="0" w:space="0" w:color="auto"/>
            <w:right w:val="none" w:sz="0" w:space="0" w:color="auto"/>
          </w:divBdr>
        </w:div>
        <w:div w:id="1080982162">
          <w:marLeft w:val="640"/>
          <w:marRight w:val="0"/>
          <w:marTop w:val="0"/>
          <w:marBottom w:val="0"/>
          <w:divBdr>
            <w:top w:val="none" w:sz="0" w:space="0" w:color="auto"/>
            <w:left w:val="none" w:sz="0" w:space="0" w:color="auto"/>
            <w:bottom w:val="none" w:sz="0" w:space="0" w:color="auto"/>
            <w:right w:val="none" w:sz="0" w:space="0" w:color="auto"/>
          </w:divBdr>
        </w:div>
        <w:div w:id="1675105023">
          <w:marLeft w:val="640"/>
          <w:marRight w:val="0"/>
          <w:marTop w:val="0"/>
          <w:marBottom w:val="0"/>
          <w:divBdr>
            <w:top w:val="none" w:sz="0" w:space="0" w:color="auto"/>
            <w:left w:val="none" w:sz="0" w:space="0" w:color="auto"/>
            <w:bottom w:val="none" w:sz="0" w:space="0" w:color="auto"/>
            <w:right w:val="none" w:sz="0" w:space="0" w:color="auto"/>
          </w:divBdr>
        </w:div>
        <w:div w:id="1293290390">
          <w:marLeft w:val="640"/>
          <w:marRight w:val="0"/>
          <w:marTop w:val="0"/>
          <w:marBottom w:val="0"/>
          <w:divBdr>
            <w:top w:val="none" w:sz="0" w:space="0" w:color="auto"/>
            <w:left w:val="none" w:sz="0" w:space="0" w:color="auto"/>
            <w:bottom w:val="none" w:sz="0" w:space="0" w:color="auto"/>
            <w:right w:val="none" w:sz="0" w:space="0" w:color="auto"/>
          </w:divBdr>
        </w:div>
        <w:div w:id="54596840">
          <w:marLeft w:val="640"/>
          <w:marRight w:val="0"/>
          <w:marTop w:val="0"/>
          <w:marBottom w:val="0"/>
          <w:divBdr>
            <w:top w:val="none" w:sz="0" w:space="0" w:color="auto"/>
            <w:left w:val="none" w:sz="0" w:space="0" w:color="auto"/>
            <w:bottom w:val="none" w:sz="0" w:space="0" w:color="auto"/>
            <w:right w:val="none" w:sz="0" w:space="0" w:color="auto"/>
          </w:divBdr>
        </w:div>
        <w:div w:id="636226217">
          <w:marLeft w:val="640"/>
          <w:marRight w:val="0"/>
          <w:marTop w:val="0"/>
          <w:marBottom w:val="0"/>
          <w:divBdr>
            <w:top w:val="none" w:sz="0" w:space="0" w:color="auto"/>
            <w:left w:val="none" w:sz="0" w:space="0" w:color="auto"/>
            <w:bottom w:val="none" w:sz="0" w:space="0" w:color="auto"/>
            <w:right w:val="none" w:sz="0" w:space="0" w:color="auto"/>
          </w:divBdr>
        </w:div>
        <w:div w:id="2110394476">
          <w:marLeft w:val="640"/>
          <w:marRight w:val="0"/>
          <w:marTop w:val="0"/>
          <w:marBottom w:val="0"/>
          <w:divBdr>
            <w:top w:val="none" w:sz="0" w:space="0" w:color="auto"/>
            <w:left w:val="none" w:sz="0" w:space="0" w:color="auto"/>
            <w:bottom w:val="none" w:sz="0" w:space="0" w:color="auto"/>
            <w:right w:val="none" w:sz="0" w:space="0" w:color="auto"/>
          </w:divBdr>
        </w:div>
        <w:div w:id="2120370549">
          <w:marLeft w:val="640"/>
          <w:marRight w:val="0"/>
          <w:marTop w:val="0"/>
          <w:marBottom w:val="0"/>
          <w:divBdr>
            <w:top w:val="none" w:sz="0" w:space="0" w:color="auto"/>
            <w:left w:val="none" w:sz="0" w:space="0" w:color="auto"/>
            <w:bottom w:val="none" w:sz="0" w:space="0" w:color="auto"/>
            <w:right w:val="none" w:sz="0" w:space="0" w:color="auto"/>
          </w:divBdr>
        </w:div>
        <w:div w:id="578489719">
          <w:marLeft w:val="640"/>
          <w:marRight w:val="0"/>
          <w:marTop w:val="0"/>
          <w:marBottom w:val="0"/>
          <w:divBdr>
            <w:top w:val="none" w:sz="0" w:space="0" w:color="auto"/>
            <w:left w:val="none" w:sz="0" w:space="0" w:color="auto"/>
            <w:bottom w:val="none" w:sz="0" w:space="0" w:color="auto"/>
            <w:right w:val="none" w:sz="0" w:space="0" w:color="auto"/>
          </w:divBdr>
        </w:div>
        <w:div w:id="150829989">
          <w:marLeft w:val="640"/>
          <w:marRight w:val="0"/>
          <w:marTop w:val="0"/>
          <w:marBottom w:val="0"/>
          <w:divBdr>
            <w:top w:val="none" w:sz="0" w:space="0" w:color="auto"/>
            <w:left w:val="none" w:sz="0" w:space="0" w:color="auto"/>
            <w:bottom w:val="none" w:sz="0" w:space="0" w:color="auto"/>
            <w:right w:val="none" w:sz="0" w:space="0" w:color="auto"/>
          </w:divBdr>
        </w:div>
        <w:div w:id="70544297">
          <w:marLeft w:val="640"/>
          <w:marRight w:val="0"/>
          <w:marTop w:val="0"/>
          <w:marBottom w:val="0"/>
          <w:divBdr>
            <w:top w:val="none" w:sz="0" w:space="0" w:color="auto"/>
            <w:left w:val="none" w:sz="0" w:space="0" w:color="auto"/>
            <w:bottom w:val="none" w:sz="0" w:space="0" w:color="auto"/>
            <w:right w:val="none" w:sz="0" w:space="0" w:color="auto"/>
          </w:divBdr>
        </w:div>
        <w:div w:id="1693259589">
          <w:marLeft w:val="640"/>
          <w:marRight w:val="0"/>
          <w:marTop w:val="0"/>
          <w:marBottom w:val="0"/>
          <w:divBdr>
            <w:top w:val="none" w:sz="0" w:space="0" w:color="auto"/>
            <w:left w:val="none" w:sz="0" w:space="0" w:color="auto"/>
            <w:bottom w:val="none" w:sz="0" w:space="0" w:color="auto"/>
            <w:right w:val="none" w:sz="0" w:space="0" w:color="auto"/>
          </w:divBdr>
        </w:div>
        <w:div w:id="1393846836">
          <w:marLeft w:val="640"/>
          <w:marRight w:val="0"/>
          <w:marTop w:val="0"/>
          <w:marBottom w:val="0"/>
          <w:divBdr>
            <w:top w:val="none" w:sz="0" w:space="0" w:color="auto"/>
            <w:left w:val="none" w:sz="0" w:space="0" w:color="auto"/>
            <w:bottom w:val="none" w:sz="0" w:space="0" w:color="auto"/>
            <w:right w:val="none" w:sz="0" w:space="0" w:color="auto"/>
          </w:divBdr>
        </w:div>
        <w:div w:id="2084523981">
          <w:marLeft w:val="640"/>
          <w:marRight w:val="0"/>
          <w:marTop w:val="0"/>
          <w:marBottom w:val="0"/>
          <w:divBdr>
            <w:top w:val="none" w:sz="0" w:space="0" w:color="auto"/>
            <w:left w:val="none" w:sz="0" w:space="0" w:color="auto"/>
            <w:bottom w:val="none" w:sz="0" w:space="0" w:color="auto"/>
            <w:right w:val="none" w:sz="0" w:space="0" w:color="auto"/>
          </w:divBdr>
        </w:div>
        <w:div w:id="2096583774">
          <w:marLeft w:val="640"/>
          <w:marRight w:val="0"/>
          <w:marTop w:val="0"/>
          <w:marBottom w:val="0"/>
          <w:divBdr>
            <w:top w:val="none" w:sz="0" w:space="0" w:color="auto"/>
            <w:left w:val="none" w:sz="0" w:space="0" w:color="auto"/>
            <w:bottom w:val="none" w:sz="0" w:space="0" w:color="auto"/>
            <w:right w:val="none" w:sz="0" w:space="0" w:color="auto"/>
          </w:divBdr>
        </w:div>
        <w:div w:id="1054964135">
          <w:marLeft w:val="640"/>
          <w:marRight w:val="0"/>
          <w:marTop w:val="0"/>
          <w:marBottom w:val="0"/>
          <w:divBdr>
            <w:top w:val="none" w:sz="0" w:space="0" w:color="auto"/>
            <w:left w:val="none" w:sz="0" w:space="0" w:color="auto"/>
            <w:bottom w:val="none" w:sz="0" w:space="0" w:color="auto"/>
            <w:right w:val="none" w:sz="0" w:space="0" w:color="auto"/>
          </w:divBdr>
        </w:div>
        <w:div w:id="778795880">
          <w:marLeft w:val="640"/>
          <w:marRight w:val="0"/>
          <w:marTop w:val="0"/>
          <w:marBottom w:val="0"/>
          <w:divBdr>
            <w:top w:val="none" w:sz="0" w:space="0" w:color="auto"/>
            <w:left w:val="none" w:sz="0" w:space="0" w:color="auto"/>
            <w:bottom w:val="none" w:sz="0" w:space="0" w:color="auto"/>
            <w:right w:val="none" w:sz="0" w:space="0" w:color="auto"/>
          </w:divBdr>
        </w:div>
        <w:div w:id="2085880957">
          <w:marLeft w:val="640"/>
          <w:marRight w:val="0"/>
          <w:marTop w:val="0"/>
          <w:marBottom w:val="0"/>
          <w:divBdr>
            <w:top w:val="none" w:sz="0" w:space="0" w:color="auto"/>
            <w:left w:val="none" w:sz="0" w:space="0" w:color="auto"/>
            <w:bottom w:val="none" w:sz="0" w:space="0" w:color="auto"/>
            <w:right w:val="none" w:sz="0" w:space="0" w:color="auto"/>
          </w:divBdr>
        </w:div>
        <w:div w:id="1031220606">
          <w:marLeft w:val="640"/>
          <w:marRight w:val="0"/>
          <w:marTop w:val="0"/>
          <w:marBottom w:val="0"/>
          <w:divBdr>
            <w:top w:val="none" w:sz="0" w:space="0" w:color="auto"/>
            <w:left w:val="none" w:sz="0" w:space="0" w:color="auto"/>
            <w:bottom w:val="none" w:sz="0" w:space="0" w:color="auto"/>
            <w:right w:val="none" w:sz="0" w:space="0" w:color="auto"/>
          </w:divBdr>
        </w:div>
        <w:div w:id="1497762691">
          <w:marLeft w:val="640"/>
          <w:marRight w:val="0"/>
          <w:marTop w:val="0"/>
          <w:marBottom w:val="0"/>
          <w:divBdr>
            <w:top w:val="none" w:sz="0" w:space="0" w:color="auto"/>
            <w:left w:val="none" w:sz="0" w:space="0" w:color="auto"/>
            <w:bottom w:val="none" w:sz="0" w:space="0" w:color="auto"/>
            <w:right w:val="none" w:sz="0" w:space="0" w:color="auto"/>
          </w:divBdr>
        </w:div>
        <w:div w:id="973482644">
          <w:marLeft w:val="640"/>
          <w:marRight w:val="0"/>
          <w:marTop w:val="0"/>
          <w:marBottom w:val="0"/>
          <w:divBdr>
            <w:top w:val="none" w:sz="0" w:space="0" w:color="auto"/>
            <w:left w:val="none" w:sz="0" w:space="0" w:color="auto"/>
            <w:bottom w:val="none" w:sz="0" w:space="0" w:color="auto"/>
            <w:right w:val="none" w:sz="0" w:space="0" w:color="auto"/>
          </w:divBdr>
        </w:div>
        <w:div w:id="2087259610">
          <w:marLeft w:val="640"/>
          <w:marRight w:val="0"/>
          <w:marTop w:val="0"/>
          <w:marBottom w:val="0"/>
          <w:divBdr>
            <w:top w:val="none" w:sz="0" w:space="0" w:color="auto"/>
            <w:left w:val="none" w:sz="0" w:space="0" w:color="auto"/>
            <w:bottom w:val="none" w:sz="0" w:space="0" w:color="auto"/>
            <w:right w:val="none" w:sz="0" w:space="0" w:color="auto"/>
          </w:divBdr>
        </w:div>
        <w:div w:id="1757944376">
          <w:marLeft w:val="640"/>
          <w:marRight w:val="0"/>
          <w:marTop w:val="0"/>
          <w:marBottom w:val="0"/>
          <w:divBdr>
            <w:top w:val="none" w:sz="0" w:space="0" w:color="auto"/>
            <w:left w:val="none" w:sz="0" w:space="0" w:color="auto"/>
            <w:bottom w:val="none" w:sz="0" w:space="0" w:color="auto"/>
            <w:right w:val="none" w:sz="0" w:space="0" w:color="auto"/>
          </w:divBdr>
        </w:div>
        <w:div w:id="1902055458">
          <w:marLeft w:val="640"/>
          <w:marRight w:val="0"/>
          <w:marTop w:val="0"/>
          <w:marBottom w:val="0"/>
          <w:divBdr>
            <w:top w:val="none" w:sz="0" w:space="0" w:color="auto"/>
            <w:left w:val="none" w:sz="0" w:space="0" w:color="auto"/>
            <w:bottom w:val="none" w:sz="0" w:space="0" w:color="auto"/>
            <w:right w:val="none" w:sz="0" w:space="0" w:color="auto"/>
          </w:divBdr>
        </w:div>
        <w:div w:id="2049141547">
          <w:marLeft w:val="640"/>
          <w:marRight w:val="0"/>
          <w:marTop w:val="0"/>
          <w:marBottom w:val="0"/>
          <w:divBdr>
            <w:top w:val="none" w:sz="0" w:space="0" w:color="auto"/>
            <w:left w:val="none" w:sz="0" w:space="0" w:color="auto"/>
            <w:bottom w:val="none" w:sz="0" w:space="0" w:color="auto"/>
            <w:right w:val="none" w:sz="0" w:space="0" w:color="auto"/>
          </w:divBdr>
        </w:div>
        <w:div w:id="2013100948">
          <w:marLeft w:val="640"/>
          <w:marRight w:val="0"/>
          <w:marTop w:val="0"/>
          <w:marBottom w:val="0"/>
          <w:divBdr>
            <w:top w:val="none" w:sz="0" w:space="0" w:color="auto"/>
            <w:left w:val="none" w:sz="0" w:space="0" w:color="auto"/>
            <w:bottom w:val="none" w:sz="0" w:space="0" w:color="auto"/>
            <w:right w:val="none" w:sz="0" w:space="0" w:color="auto"/>
          </w:divBdr>
        </w:div>
        <w:div w:id="421069150">
          <w:marLeft w:val="640"/>
          <w:marRight w:val="0"/>
          <w:marTop w:val="0"/>
          <w:marBottom w:val="0"/>
          <w:divBdr>
            <w:top w:val="none" w:sz="0" w:space="0" w:color="auto"/>
            <w:left w:val="none" w:sz="0" w:space="0" w:color="auto"/>
            <w:bottom w:val="none" w:sz="0" w:space="0" w:color="auto"/>
            <w:right w:val="none" w:sz="0" w:space="0" w:color="auto"/>
          </w:divBdr>
        </w:div>
      </w:divsChild>
    </w:div>
    <w:div w:id="1944485665">
      <w:bodyDiv w:val="1"/>
      <w:marLeft w:val="0"/>
      <w:marRight w:val="0"/>
      <w:marTop w:val="0"/>
      <w:marBottom w:val="0"/>
      <w:divBdr>
        <w:top w:val="none" w:sz="0" w:space="0" w:color="auto"/>
        <w:left w:val="none" w:sz="0" w:space="0" w:color="auto"/>
        <w:bottom w:val="none" w:sz="0" w:space="0" w:color="auto"/>
        <w:right w:val="none" w:sz="0" w:space="0" w:color="auto"/>
      </w:divBdr>
      <w:divsChild>
        <w:div w:id="1186793269">
          <w:marLeft w:val="640"/>
          <w:marRight w:val="0"/>
          <w:marTop w:val="0"/>
          <w:marBottom w:val="0"/>
          <w:divBdr>
            <w:top w:val="none" w:sz="0" w:space="0" w:color="auto"/>
            <w:left w:val="none" w:sz="0" w:space="0" w:color="auto"/>
            <w:bottom w:val="none" w:sz="0" w:space="0" w:color="auto"/>
            <w:right w:val="none" w:sz="0" w:space="0" w:color="auto"/>
          </w:divBdr>
        </w:div>
        <w:div w:id="114181507">
          <w:marLeft w:val="640"/>
          <w:marRight w:val="0"/>
          <w:marTop w:val="0"/>
          <w:marBottom w:val="0"/>
          <w:divBdr>
            <w:top w:val="none" w:sz="0" w:space="0" w:color="auto"/>
            <w:left w:val="none" w:sz="0" w:space="0" w:color="auto"/>
            <w:bottom w:val="none" w:sz="0" w:space="0" w:color="auto"/>
            <w:right w:val="none" w:sz="0" w:space="0" w:color="auto"/>
          </w:divBdr>
        </w:div>
        <w:div w:id="1549800739">
          <w:marLeft w:val="640"/>
          <w:marRight w:val="0"/>
          <w:marTop w:val="0"/>
          <w:marBottom w:val="0"/>
          <w:divBdr>
            <w:top w:val="none" w:sz="0" w:space="0" w:color="auto"/>
            <w:left w:val="none" w:sz="0" w:space="0" w:color="auto"/>
            <w:bottom w:val="none" w:sz="0" w:space="0" w:color="auto"/>
            <w:right w:val="none" w:sz="0" w:space="0" w:color="auto"/>
          </w:divBdr>
        </w:div>
        <w:div w:id="1714963736">
          <w:marLeft w:val="640"/>
          <w:marRight w:val="0"/>
          <w:marTop w:val="0"/>
          <w:marBottom w:val="0"/>
          <w:divBdr>
            <w:top w:val="none" w:sz="0" w:space="0" w:color="auto"/>
            <w:left w:val="none" w:sz="0" w:space="0" w:color="auto"/>
            <w:bottom w:val="none" w:sz="0" w:space="0" w:color="auto"/>
            <w:right w:val="none" w:sz="0" w:space="0" w:color="auto"/>
          </w:divBdr>
        </w:div>
        <w:div w:id="1052264632">
          <w:marLeft w:val="640"/>
          <w:marRight w:val="0"/>
          <w:marTop w:val="0"/>
          <w:marBottom w:val="0"/>
          <w:divBdr>
            <w:top w:val="none" w:sz="0" w:space="0" w:color="auto"/>
            <w:left w:val="none" w:sz="0" w:space="0" w:color="auto"/>
            <w:bottom w:val="none" w:sz="0" w:space="0" w:color="auto"/>
            <w:right w:val="none" w:sz="0" w:space="0" w:color="auto"/>
          </w:divBdr>
        </w:div>
        <w:div w:id="1436360367">
          <w:marLeft w:val="640"/>
          <w:marRight w:val="0"/>
          <w:marTop w:val="0"/>
          <w:marBottom w:val="0"/>
          <w:divBdr>
            <w:top w:val="none" w:sz="0" w:space="0" w:color="auto"/>
            <w:left w:val="none" w:sz="0" w:space="0" w:color="auto"/>
            <w:bottom w:val="none" w:sz="0" w:space="0" w:color="auto"/>
            <w:right w:val="none" w:sz="0" w:space="0" w:color="auto"/>
          </w:divBdr>
        </w:div>
        <w:div w:id="1075475375">
          <w:marLeft w:val="640"/>
          <w:marRight w:val="0"/>
          <w:marTop w:val="0"/>
          <w:marBottom w:val="0"/>
          <w:divBdr>
            <w:top w:val="none" w:sz="0" w:space="0" w:color="auto"/>
            <w:left w:val="none" w:sz="0" w:space="0" w:color="auto"/>
            <w:bottom w:val="none" w:sz="0" w:space="0" w:color="auto"/>
            <w:right w:val="none" w:sz="0" w:space="0" w:color="auto"/>
          </w:divBdr>
        </w:div>
        <w:div w:id="923222465">
          <w:marLeft w:val="640"/>
          <w:marRight w:val="0"/>
          <w:marTop w:val="0"/>
          <w:marBottom w:val="0"/>
          <w:divBdr>
            <w:top w:val="none" w:sz="0" w:space="0" w:color="auto"/>
            <w:left w:val="none" w:sz="0" w:space="0" w:color="auto"/>
            <w:bottom w:val="none" w:sz="0" w:space="0" w:color="auto"/>
            <w:right w:val="none" w:sz="0" w:space="0" w:color="auto"/>
          </w:divBdr>
        </w:div>
        <w:div w:id="834539657">
          <w:marLeft w:val="640"/>
          <w:marRight w:val="0"/>
          <w:marTop w:val="0"/>
          <w:marBottom w:val="0"/>
          <w:divBdr>
            <w:top w:val="none" w:sz="0" w:space="0" w:color="auto"/>
            <w:left w:val="none" w:sz="0" w:space="0" w:color="auto"/>
            <w:bottom w:val="none" w:sz="0" w:space="0" w:color="auto"/>
            <w:right w:val="none" w:sz="0" w:space="0" w:color="auto"/>
          </w:divBdr>
        </w:div>
        <w:div w:id="1953894964">
          <w:marLeft w:val="640"/>
          <w:marRight w:val="0"/>
          <w:marTop w:val="0"/>
          <w:marBottom w:val="0"/>
          <w:divBdr>
            <w:top w:val="none" w:sz="0" w:space="0" w:color="auto"/>
            <w:left w:val="none" w:sz="0" w:space="0" w:color="auto"/>
            <w:bottom w:val="none" w:sz="0" w:space="0" w:color="auto"/>
            <w:right w:val="none" w:sz="0" w:space="0" w:color="auto"/>
          </w:divBdr>
        </w:div>
        <w:div w:id="1837719627">
          <w:marLeft w:val="640"/>
          <w:marRight w:val="0"/>
          <w:marTop w:val="0"/>
          <w:marBottom w:val="0"/>
          <w:divBdr>
            <w:top w:val="none" w:sz="0" w:space="0" w:color="auto"/>
            <w:left w:val="none" w:sz="0" w:space="0" w:color="auto"/>
            <w:bottom w:val="none" w:sz="0" w:space="0" w:color="auto"/>
            <w:right w:val="none" w:sz="0" w:space="0" w:color="auto"/>
          </w:divBdr>
        </w:div>
        <w:div w:id="1385327123">
          <w:marLeft w:val="640"/>
          <w:marRight w:val="0"/>
          <w:marTop w:val="0"/>
          <w:marBottom w:val="0"/>
          <w:divBdr>
            <w:top w:val="none" w:sz="0" w:space="0" w:color="auto"/>
            <w:left w:val="none" w:sz="0" w:space="0" w:color="auto"/>
            <w:bottom w:val="none" w:sz="0" w:space="0" w:color="auto"/>
            <w:right w:val="none" w:sz="0" w:space="0" w:color="auto"/>
          </w:divBdr>
        </w:div>
        <w:div w:id="1946305445">
          <w:marLeft w:val="640"/>
          <w:marRight w:val="0"/>
          <w:marTop w:val="0"/>
          <w:marBottom w:val="0"/>
          <w:divBdr>
            <w:top w:val="none" w:sz="0" w:space="0" w:color="auto"/>
            <w:left w:val="none" w:sz="0" w:space="0" w:color="auto"/>
            <w:bottom w:val="none" w:sz="0" w:space="0" w:color="auto"/>
            <w:right w:val="none" w:sz="0" w:space="0" w:color="auto"/>
          </w:divBdr>
        </w:div>
        <w:div w:id="992221732">
          <w:marLeft w:val="640"/>
          <w:marRight w:val="0"/>
          <w:marTop w:val="0"/>
          <w:marBottom w:val="0"/>
          <w:divBdr>
            <w:top w:val="none" w:sz="0" w:space="0" w:color="auto"/>
            <w:left w:val="none" w:sz="0" w:space="0" w:color="auto"/>
            <w:bottom w:val="none" w:sz="0" w:space="0" w:color="auto"/>
            <w:right w:val="none" w:sz="0" w:space="0" w:color="auto"/>
          </w:divBdr>
        </w:div>
        <w:div w:id="1765374194">
          <w:marLeft w:val="640"/>
          <w:marRight w:val="0"/>
          <w:marTop w:val="0"/>
          <w:marBottom w:val="0"/>
          <w:divBdr>
            <w:top w:val="none" w:sz="0" w:space="0" w:color="auto"/>
            <w:left w:val="none" w:sz="0" w:space="0" w:color="auto"/>
            <w:bottom w:val="none" w:sz="0" w:space="0" w:color="auto"/>
            <w:right w:val="none" w:sz="0" w:space="0" w:color="auto"/>
          </w:divBdr>
        </w:div>
        <w:div w:id="2030714549">
          <w:marLeft w:val="640"/>
          <w:marRight w:val="0"/>
          <w:marTop w:val="0"/>
          <w:marBottom w:val="0"/>
          <w:divBdr>
            <w:top w:val="none" w:sz="0" w:space="0" w:color="auto"/>
            <w:left w:val="none" w:sz="0" w:space="0" w:color="auto"/>
            <w:bottom w:val="none" w:sz="0" w:space="0" w:color="auto"/>
            <w:right w:val="none" w:sz="0" w:space="0" w:color="auto"/>
          </w:divBdr>
        </w:div>
        <w:div w:id="1083406632">
          <w:marLeft w:val="640"/>
          <w:marRight w:val="0"/>
          <w:marTop w:val="0"/>
          <w:marBottom w:val="0"/>
          <w:divBdr>
            <w:top w:val="none" w:sz="0" w:space="0" w:color="auto"/>
            <w:left w:val="none" w:sz="0" w:space="0" w:color="auto"/>
            <w:bottom w:val="none" w:sz="0" w:space="0" w:color="auto"/>
            <w:right w:val="none" w:sz="0" w:space="0" w:color="auto"/>
          </w:divBdr>
        </w:div>
        <w:div w:id="518204575">
          <w:marLeft w:val="640"/>
          <w:marRight w:val="0"/>
          <w:marTop w:val="0"/>
          <w:marBottom w:val="0"/>
          <w:divBdr>
            <w:top w:val="none" w:sz="0" w:space="0" w:color="auto"/>
            <w:left w:val="none" w:sz="0" w:space="0" w:color="auto"/>
            <w:bottom w:val="none" w:sz="0" w:space="0" w:color="auto"/>
            <w:right w:val="none" w:sz="0" w:space="0" w:color="auto"/>
          </w:divBdr>
        </w:div>
        <w:div w:id="1984579051">
          <w:marLeft w:val="640"/>
          <w:marRight w:val="0"/>
          <w:marTop w:val="0"/>
          <w:marBottom w:val="0"/>
          <w:divBdr>
            <w:top w:val="none" w:sz="0" w:space="0" w:color="auto"/>
            <w:left w:val="none" w:sz="0" w:space="0" w:color="auto"/>
            <w:bottom w:val="none" w:sz="0" w:space="0" w:color="auto"/>
            <w:right w:val="none" w:sz="0" w:space="0" w:color="auto"/>
          </w:divBdr>
        </w:div>
        <w:div w:id="1722555907">
          <w:marLeft w:val="640"/>
          <w:marRight w:val="0"/>
          <w:marTop w:val="0"/>
          <w:marBottom w:val="0"/>
          <w:divBdr>
            <w:top w:val="none" w:sz="0" w:space="0" w:color="auto"/>
            <w:left w:val="none" w:sz="0" w:space="0" w:color="auto"/>
            <w:bottom w:val="none" w:sz="0" w:space="0" w:color="auto"/>
            <w:right w:val="none" w:sz="0" w:space="0" w:color="auto"/>
          </w:divBdr>
        </w:div>
        <w:div w:id="1944418933">
          <w:marLeft w:val="640"/>
          <w:marRight w:val="0"/>
          <w:marTop w:val="0"/>
          <w:marBottom w:val="0"/>
          <w:divBdr>
            <w:top w:val="none" w:sz="0" w:space="0" w:color="auto"/>
            <w:left w:val="none" w:sz="0" w:space="0" w:color="auto"/>
            <w:bottom w:val="none" w:sz="0" w:space="0" w:color="auto"/>
            <w:right w:val="none" w:sz="0" w:space="0" w:color="auto"/>
          </w:divBdr>
        </w:div>
        <w:div w:id="79983941">
          <w:marLeft w:val="640"/>
          <w:marRight w:val="0"/>
          <w:marTop w:val="0"/>
          <w:marBottom w:val="0"/>
          <w:divBdr>
            <w:top w:val="none" w:sz="0" w:space="0" w:color="auto"/>
            <w:left w:val="none" w:sz="0" w:space="0" w:color="auto"/>
            <w:bottom w:val="none" w:sz="0" w:space="0" w:color="auto"/>
            <w:right w:val="none" w:sz="0" w:space="0" w:color="auto"/>
          </w:divBdr>
        </w:div>
        <w:div w:id="2106150706">
          <w:marLeft w:val="640"/>
          <w:marRight w:val="0"/>
          <w:marTop w:val="0"/>
          <w:marBottom w:val="0"/>
          <w:divBdr>
            <w:top w:val="none" w:sz="0" w:space="0" w:color="auto"/>
            <w:left w:val="none" w:sz="0" w:space="0" w:color="auto"/>
            <w:bottom w:val="none" w:sz="0" w:space="0" w:color="auto"/>
            <w:right w:val="none" w:sz="0" w:space="0" w:color="auto"/>
          </w:divBdr>
        </w:div>
        <w:div w:id="1586063446">
          <w:marLeft w:val="640"/>
          <w:marRight w:val="0"/>
          <w:marTop w:val="0"/>
          <w:marBottom w:val="0"/>
          <w:divBdr>
            <w:top w:val="none" w:sz="0" w:space="0" w:color="auto"/>
            <w:left w:val="none" w:sz="0" w:space="0" w:color="auto"/>
            <w:bottom w:val="none" w:sz="0" w:space="0" w:color="auto"/>
            <w:right w:val="none" w:sz="0" w:space="0" w:color="auto"/>
          </w:divBdr>
        </w:div>
        <w:div w:id="1679231575">
          <w:marLeft w:val="640"/>
          <w:marRight w:val="0"/>
          <w:marTop w:val="0"/>
          <w:marBottom w:val="0"/>
          <w:divBdr>
            <w:top w:val="none" w:sz="0" w:space="0" w:color="auto"/>
            <w:left w:val="none" w:sz="0" w:space="0" w:color="auto"/>
            <w:bottom w:val="none" w:sz="0" w:space="0" w:color="auto"/>
            <w:right w:val="none" w:sz="0" w:space="0" w:color="auto"/>
          </w:divBdr>
        </w:div>
        <w:div w:id="624822250">
          <w:marLeft w:val="640"/>
          <w:marRight w:val="0"/>
          <w:marTop w:val="0"/>
          <w:marBottom w:val="0"/>
          <w:divBdr>
            <w:top w:val="none" w:sz="0" w:space="0" w:color="auto"/>
            <w:left w:val="none" w:sz="0" w:space="0" w:color="auto"/>
            <w:bottom w:val="none" w:sz="0" w:space="0" w:color="auto"/>
            <w:right w:val="none" w:sz="0" w:space="0" w:color="auto"/>
          </w:divBdr>
        </w:div>
        <w:div w:id="638612357">
          <w:marLeft w:val="640"/>
          <w:marRight w:val="0"/>
          <w:marTop w:val="0"/>
          <w:marBottom w:val="0"/>
          <w:divBdr>
            <w:top w:val="none" w:sz="0" w:space="0" w:color="auto"/>
            <w:left w:val="none" w:sz="0" w:space="0" w:color="auto"/>
            <w:bottom w:val="none" w:sz="0" w:space="0" w:color="auto"/>
            <w:right w:val="none" w:sz="0" w:space="0" w:color="auto"/>
          </w:divBdr>
        </w:div>
        <w:div w:id="1682468111">
          <w:marLeft w:val="640"/>
          <w:marRight w:val="0"/>
          <w:marTop w:val="0"/>
          <w:marBottom w:val="0"/>
          <w:divBdr>
            <w:top w:val="none" w:sz="0" w:space="0" w:color="auto"/>
            <w:left w:val="none" w:sz="0" w:space="0" w:color="auto"/>
            <w:bottom w:val="none" w:sz="0" w:space="0" w:color="auto"/>
            <w:right w:val="none" w:sz="0" w:space="0" w:color="auto"/>
          </w:divBdr>
        </w:div>
        <w:div w:id="212545256">
          <w:marLeft w:val="640"/>
          <w:marRight w:val="0"/>
          <w:marTop w:val="0"/>
          <w:marBottom w:val="0"/>
          <w:divBdr>
            <w:top w:val="none" w:sz="0" w:space="0" w:color="auto"/>
            <w:left w:val="none" w:sz="0" w:space="0" w:color="auto"/>
            <w:bottom w:val="none" w:sz="0" w:space="0" w:color="auto"/>
            <w:right w:val="none" w:sz="0" w:space="0" w:color="auto"/>
          </w:divBdr>
        </w:div>
        <w:div w:id="89398491">
          <w:marLeft w:val="640"/>
          <w:marRight w:val="0"/>
          <w:marTop w:val="0"/>
          <w:marBottom w:val="0"/>
          <w:divBdr>
            <w:top w:val="none" w:sz="0" w:space="0" w:color="auto"/>
            <w:left w:val="none" w:sz="0" w:space="0" w:color="auto"/>
            <w:bottom w:val="none" w:sz="0" w:space="0" w:color="auto"/>
            <w:right w:val="none" w:sz="0" w:space="0" w:color="auto"/>
          </w:divBdr>
        </w:div>
        <w:div w:id="385765168">
          <w:marLeft w:val="640"/>
          <w:marRight w:val="0"/>
          <w:marTop w:val="0"/>
          <w:marBottom w:val="0"/>
          <w:divBdr>
            <w:top w:val="none" w:sz="0" w:space="0" w:color="auto"/>
            <w:left w:val="none" w:sz="0" w:space="0" w:color="auto"/>
            <w:bottom w:val="none" w:sz="0" w:space="0" w:color="auto"/>
            <w:right w:val="none" w:sz="0" w:space="0" w:color="auto"/>
          </w:divBdr>
        </w:div>
        <w:div w:id="214320930">
          <w:marLeft w:val="640"/>
          <w:marRight w:val="0"/>
          <w:marTop w:val="0"/>
          <w:marBottom w:val="0"/>
          <w:divBdr>
            <w:top w:val="none" w:sz="0" w:space="0" w:color="auto"/>
            <w:left w:val="none" w:sz="0" w:space="0" w:color="auto"/>
            <w:bottom w:val="none" w:sz="0" w:space="0" w:color="auto"/>
            <w:right w:val="none" w:sz="0" w:space="0" w:color="auto"/>
          </w:divBdr>
        </w:div>
        <w:div w:id="295794767">
          <w:marLeft w:val="640"/>
          <w:marRight w:val="0"/>
          <w:marTop w:val="0"/>
          <w:marBottom w:val="0"/>
          <w:divBdr>
            <w:top w:val="none" w:sz="0" w:space="0" w:color="auto"/>
            <w:left w:val="none" w:sz="0" w:space="0" w:color="auto"/>
            <w:bottom w:val="none" w:sz="0" w:space="0" w:color="auto"/>
            <w:right w:val="none" w:sz="0" w:space="0" w:color="auto"/>
          </w:divBdr>
        </w:div>
        <w:div w:id="761681574">
          <w:marLeft w:val="640"/>
          <w:marRight w:val="0"/>
          <w:marTop w:val="0"/>
          <w:marBottom w:val="0"/>
          <w:divBdr>
            <w:top w:val="none" w:sz="0" w:space="0" w:color="auto"/>
            <w:left w:val="none" w:sz="0" w:space="0" w:color="auto"/>
            <w:bottom w:val="none" w:sz="0" w:space="0" w:color="auto"/>
            <w:right w:val="none" w:sz="0" w:space="0" w:color="auto"/>
          </w:divBdr>
        </w:div>
        <w:div w:id="1062603256">
          <w:marLeft w:val="640"/>
          <w:marRight w:val="0"/>
          <w:marTop w:val="0"/>
          <w:marBottom w:val="0"/>
          <w:divBdr>
            <w:top w:val="none" w:sz="0" w:space="0" w:color="auto"/>
            <w:left w:val="none" w:sz="0" w:space="0" w:color="auto"/>
            <w:bottom w:val="none" w:sz="0" w:space="0" w:color="auto"/>
            <w:right w:val="none" w:sz="0" w:space="0" w:color="auto"/>
          </w:divBdr>
        </w:div>
        <w:div w:id="111635391">
          <w:marLeft w:val="640"/>
          <w:marRight w:val="0"/>
          <w:marTop w:val="0"/>
          <w:marBottom w:val="0"/>
          <w:divBdr>
            <w:top w:val="none" w:sz="0" w:space="0" w:color="auto"/>
            <w:left w:val="none" w:sz="0" w:space="0" w:color="auto"/>
            <w:bottom w:val="none" w:sz="0" w:space="0" w:color="auto"/>
            <w:right w:val="none" w:sz="0" w:space="0" w:color="auto"/>
          </w:divBdr>
        </w:div>
        <w:div w:id="920139056">
          <w:marLeft w:val="640"/>
          <w:marRight w:val="0"/>
          <w:marTop w:val="0"/>
          <w:marBottom w:val="0"/>
          <w:divBdr>
            <w:top w:val="none" w:sz="0" w:space="0" w:color="auto"/>
            <w:left w:val="none" w:sz="0" w:space="0" w:color="auto"/>
            <w:bottom w:val="none" w:sz="0" w:space="0" w:color="auto"/>
            <w:right w:val="none" w:sz="0" w:space="0" w:color="auto"/>
          </w:divBdr>
        </w:div>
        <w:div w:id="297685954">
          <w:marLeft w:val="640"/>
          <w:marRight w:val="0"/>
          <w:marTop w:val="0"/>
          <w:marBottom w:val="0"/>
          <w:divBdr>
            <w:top w:val="none" w:sz="0" w:space="0" w:color="auto"/>
            <w:left w:val="none" w:sz="0" w:space="0" w:color="auto"/>
            <w:bottom w:val="none" w:sz="0" w:space="0" w:color="auto"/>
            <w:right w:val="none" w:sz="0" w:space="0" w:color="auto"/>
          </w:divBdr>
        </w:div>
        <w:div w:id="1281916522">
          <w:marLeft w:val="640"/>
          <w:marRight w:val="0"/>
          <w:marTop w:val="0"/>
          <w:marBottom w:val="0"/>
          <w:divBdr>
            <w:top w:val="none" w:sz="0" w:space="0" w:color="auto"/>
            <w:left w:val="none" w:sz="0" w:space="0" w:color="auto"/>
            <w:bottom w:val="none" w:sz="0" w:space="0" w:color="auto"/>
            <w:right w:val="none" w:sz="0" w:space="0" w:color="auto"/>
          </w:divBdr>
        </w:div>
        <w:div w:id="1198660915">
          <w:marLeft w:val="640"/>
          <w:marRight w:val="0"/>
          <w:marTop w:val="0"/>
          <w:marBottom w:val="0"/>
          <w:divBdr>
            <w:top w:val="none" w:sz="0" w:space="0" w:color="auto"/>
            <w:left w:val="none" w:sz="0" w:space="0" w:color="auto"/>
            <w:bottom w:val="none" w:sz="0" w:space="0" w:color="auto"/>
            <w:right w:val="none" w:sz="0" w:space="0" w:color="auto"/>
          </w:divBdr>
        </w:div>
        <w:div w:id="1124543324">
          <w:marLeft w:val="640"/>
          <w:marRight w:val="0"/>
          <w:marTop w:val="0"/>
          <w:marBottom w:val="0"/>
          <w:divBdr>
            <w:top w:val="none" w:sz="0" w:space="0" w:color="auto"/>
            <w:left w:val="none" w:sz="0" w:space="0" w:color="auto"/>
            <w:bottom w:val="none" w:sz="0" w:space="0" w:color="auto"/>
            <w:right w:val="none" w:sz="0" w:space="0" w:color="auto"/>
          </w:divBdr>
        </w:div>
        <w:div w:id="2117600853">
          <w:marLeft w:val="640"/>
          <w:marRight w:val="0"/>
          <w:marTop w:val="0"/>
          <w:marBottom w:val="0"/>
          <w:divBdr>
            <w:top w:val="none" w:sz="0" w:space="0" w:color="auto"/>
            <w:left w:val="none" w:sz="0" w:space="0" w:color="auto"/>
            <w:bottom w:val="none" w:sz="0" w:space="0" w:color="auto"/>
            <w:right w:val="none" w:sz="0" w:space="0" w:color="auto"/>
          </w:divBdr>
        </w:div>
      </w:divsChild>
    </w:div>
    <w:div w:id="1944799142">
      <w:bodyDiv w:val="1"/>
      <w:marLeft w:val="0"/>
      <w:marRight w:val="0"/>
      <w:marTop w:val="0"/>
      <w:marBottom w:val="0"/>
      <w:divBdr>
        <w:top w:val="none" w:sz="0" w:space="0" w:color="auto"/>
        <w:left w:val="none" w:sz="0" w:space="0" w:color="auto"/>
        <w:bottom w:val="none" w:sz="0" w:space="0" w:color="auto"/>
        <w:right w:val="none" w:sz="0" w:space="0" w:color="auto"/>
      </w:divBdr>
    </w:div>
    <w:div w:id="1945452300">
      <w:bodyDiv w:val="1"/>
      <w:marLeft w:val="0"/>
      <w:marRight w:val="0"/>
      <w:marTop w:val="0"/>
      <w:marBottom w:val="0"/>
      <w:divBdr>
        <w:top w:val="none" w:sz="0" w:space="0" w:color="auto"/>
        <w:left w:val="none" w:sz="0" w:space="0" w:color="auto"/>
        <w:bottom w:val="none" w:sz="0" w:space="0" w:color="auto"/>
        <w:right w:val="none" w:sz="0" w:space="0" w:color="auto"/>
      </w:divBdr>
    </w:div>
    <w:div w:id="1947077905">
      <w:bodyDiv w:val="1"/>
      <w:marLeft w:val="0"/>
      <w:marRight w:val="0"/>
      <w:marTop w:val="0"/>
      <w:marBottom w:val="0"/>
      <w:divBdr>
        <w:top w:val="none" w:sz="0" w:space="0" w:color="auto"/>
        <w:left w:val="none" w:sz="0" w:space="0" w:color="auto"/>
        <w:bottom w:val="none" w:sz="0" w:space="0" w:color="auto"/>
        <w:right w:val="none" w:sz="0" w:space="0" w:color="auto"/>
      </w:divBdr>
    </w:div>
    <w:div w:id="1948465082">
      <w:bodyDiv w:val="1"/>
      <w:marLeft w:val="0"/>
      <w:marRight w:val="0"/>
      <w:marTop w:val="0"/>
      <w:marBottom w:val="0"/>
      <w:divBdr>
        <w:top w:val="none" w:sz="0" w:space="0" w:color="auto"/>
        <w:left w:val="none" w:sz="0" w:space="0" w:color="auto"/>
        <w:bottom w:val="none" w:sz="0" w:space="0" w:color="auto"/>
        <w:right w:val="none" w:sz="0" w:space="0" w:color="auto"/>
      </w:divBdr>
    </w:div>
    <w:div w:id="1949314270">
      <w:bodyDiv w:val="1"/>
      <w:marLeft w:val="0"/>
      <w:marRight w:val="0"/>
      <w:marTop w:val="0"/>
      <w:marBottom w:val="0"/>
      <w:divBdr>
        <w:top w:val="none" w:sz="0" w:space="0" w:color="auto"/>
        <w:left w:val="none" w:sz="0" w:space="0" w:color="auto"/>
        <w:bottom w:val="none" w:sz="0" w:space="0" w:color="auto"/>
        <w:right w:val="none" w:sz="0" w:space="0" w:color="auto"/>
      </w:divBdr>
    </w:div>
    <w:div w:id="1949696459">
      <w:bodyDiv w:val="1"/>
      <w:marLeft w:val="0"/>
      <w:marRight w:val="0"/>
      <w:marTop w:val="0"/>
      <w:marBottom w:val="0"/>
      <w:divBdr>
        <w:top w:val="none" w:sz="0" w:space="0" w:color="auto"/>
        <w:left w:val="none" w:sz="0" w:space="0" w:color="auto"/>
        <w:bottom w:val="none" w:sz="0" w:space="0" w:color="auto"/>
        <w:right w:val="none" w:sz="0" w:space="0" w:color="auto"/>
      </w:divBdr>
    </w:div>
    <w:div w:id="1949966861">
      <w:bodyDiv w:val="1"/>
      <w:marLeft w:val="0"/>
      <w:marRight w:val="0"/>
      <w:marTop w:val="0"/>
      <w:marBottom w:val="0"/>
      <w:divBdr>
        <w:top w:val="none" w:sz="0" w:space="0" w:color="auto"/>
        <w:left w:val="none" w:sz="0" w:space="0" w:color="auto"/>
        <w:bottom w:val="none" w:sz="0" w:space="0" w:color="auto"/>
        <w:right w:val="none" w:sz="0" w:space="0" w:color="auto"/>
      </w:divBdr>
    </w:div>
    <w:div w:id="1951235351">
      <w:bodyDiv w:val="1"/>
      <w:marLeft w:val="0"/>
      <w:marRight w:val="0"/>
      <w:marTop w:val="0"/>
      <w:marBottom w:val="0"/>
      <w:divBdr>
        <w:top w:val="none" w:sz="0" w:space="0" w:color="auto"/>
        <w:left w:val="none" w:sz="0" w:space="0" w:color="auto"/>
        <w:bottom w:val="none" w:sz="0" w:space="0" w:color="auto"/>
        <w:right w:val="none" w:sz="0" w:space="0" w:color="auto"/>
      </w:divBdr>
    </w:div>
    <w:div w:id="1951817610">
      <w:bodyDiv w:val="1"/>
      <w:marLeft w:val="0"/>
      <w:marRight w:val="0"/>
      <w:marTop w:val="0"/>
      <w:marBottom w:val="0"/>
      <w:divBdr>
        <w:top w:val="none" w:sz="0" w:space="0" w:color="auto"/>
        <w:left w:val="none" w:sz="0" w:space="0" w:color="auto"/>
        <w:bottom w:val="none" w:sz="0" w:space="0" w:color="auto"/>
        <w:right w:val="none" w:sz="0" w:space="0" w:color="auto"/>
      </w:divBdr>
    </w:div>
    <w:div w:id="1955941512">
      <w:bodyDiv w:val="1"/>
      <w:marLeft w:val="0"/>
      <w:marRight w:val="0"/>
      <w:marTop w:val="0"/>
      <w:marBottom w:val="0"/>
      <w:divBdr>
        <w:top w:val="none" w:sz="0" w:space="0" w:color="auto"/>
        <w:left w:val="none" w:sz="0" w:space="0" w:color="auto"/>
        <w:bottom w:val="none" w:sz="0" w:space="0" w:color="auto"/>
        <w:right w:val="none" w:sz="0" w:space="0" w:color="auto"/>
      </w:divBdr>
    </w:div>
    <w:div w:id="1956522499">
      <w:bodyDiv w:val="1"/>
      <w:marLeft w:val="0"/>
      <w:marRight w:val="0"/>
      <w:marTop w:val="0"/>
      <w:marBottom w:val="0"/>
      <w:divBdr>
        <w:top w:val="none" w:sz="0" w:space="0" w:color="auto"/>
        <w:left w:val="none" w:sz="0" w:space="0" w:color="auto"/>
        <w:bottom w:val="none" w:sz="0" w:space="0" w:color="auto"/>
        <w:right w:val="none" w:sz="0" w:space="0" w:color="auto"/>
      </w:divBdr>
    </w:div>
    <w:div w:id="1957324901">
      <w:bodyDiv w:val="1"/>
      <w:marLeft w:val="0"/>
      <w:marRight w:val="0"/>
      <w:marTop w:val="0"/>
      <w:marBottom w:val="0"/>
      <w:divBdr>
        <w:top w:val="none" w:sz="0" w:space="0" w:color="auto"/>
        <w:left w:val="none" w:sz="0" w:space="0" w:color="auto"/>
        <w:bottom w:val="none" w:sz="0" w:space="0" w:color="auto"/>
        <w:right w:val="none" w:sz="0" w:space="0" w:color="auto"/>
      </w:divBdr>
    </w:div>
    <w:div w:id="1958024228">
      <w:bodyDiv w:val="1"/>
      <w:marLeft w:val="0"/>
      <w:marRight w:val="0"/>
      <w:marTop w:val="0"/>
      <w:marBottom w:val="0"/>
      <w:divBdr>
        <w:top w:val="none" w:sz="0" w:space="0" w:color="auto"/>
        <w:left w:val="none" w:sz="0" w:space="0" w:color="auto"/>
        <w:bottom w:val="none" w:sz="0" w:space="0" w:color="auto"/>
        <w:right w:val="none" w:sz="0" w:space="0" w:color="auto"/>
      </w:divBdr>
    </w:div>
    <w:div w:id="1960259874">
      <w:bodyDiv w:val="1"/>
      <w:marLeft w:val="0"/>
      <w:marRight w:val="0"/>
      <w:marTop w:val="0"/>
      <w:marBottom w:val="0"/>
      <w:divBdr>
        <w:top w:val="none" w:sz="0" w:space="0" w:color="auto"/>
        <w:left w:val="none" w:sz="0" w:space="0" w:color="auto"/>
        <w:bottom w:val="none" w:sz="0" w:space="0" w:color="auto"/>
        <w:right w:val="none" w:sz="0" w:space="0" w:color="auto"/>
      </w:divBdr>
    </w:div>
    <w:div w:id="1964311470">
      <w:bodyDiv w:val="1"/>
      <w:marLeft w:val="0"/>
      <w:marRight w:val="0"/>
      <w:marTop w:val="0"/>
      <w:marBottom w:val="0"/>
      <w:divBdr>
        <w:top w:val="none" w:sz="0" w:space="0" w:color="auto"/>
        <w:left w:val="none" w:sz="0" w:space="0" w:color="auto"/>
        <w:bottom w:val="none" w:sz="0" w:space="0" w:color="auto"/>
        <w:right w:val="none" w:sz="0" w:space="0" w:color="auto"/>
      </w:divBdr>
    </w:div>
    <w:div w:id="1967198143">
      <w:bodyDiv w:val="1"/>
      <w:marLeft w:val="0"/>
      <w:marRight w:val="0"/>
      <w:marTop w:val="0"/>
      <w:marBottom w:val="0"/>
      <w:divBdr>
        <w:top w:val="none" w:sz="0" w:space="0" w:color="auto"/>
        <w:left w:val="none" w:sz="0" w:space="0" w:color="auto"/>
        <w:bottom w:val="none" w:sz="0" w:space="0" w:color="auto"/>
        <w:right w:val="none" w:sz="0" w:space="0" w:color="auto"/>
      </w:divBdr>
      <w:divsChild>
        <w:div w:id="2033022629">
          <w:marLeft w:val="640"/>
          <w:marRight w:val="0"/>
          <w:marTop w:val="0"/>
          <w:marBottom w:val="0"/>
          <w:divBdr>
            <w:top w:val="none" w:sz="0" w:space="0" w:color="auto"/>
            <w:left w:val="none" w:sz="0" w:space="0" w:color="auto"/>
            <w:bottom w:val="none" w:sz="0" w:space="0" w:color="auto"/>
            <w:right w:val="none" w:sz="0" w:space="0" w:color="auto"/>
          </w:divBdr>
        </w:div>
        <w:div w:id="836657367">
          <w:marLeft w:val="640"/>
          <w:marRight w:val="0"/>
          <w:marTop w:val="0"/>
          <w:marBottom w:val="0"/>
          <w:divBdr>
            <w:top w:val="none" w:sz="0" w:space="0" w:color="auto"/>
            <w:left w:val="none" w:sz="0" w:space="0" w:color="auto"/>
            <w:bottom w:val="none" w:sz="0" w:space="0" w:color="auto"/>
            <w:right w:val="none" w:sz="0" w:space="0" w:color="auto"/>
          </w:divBdr>
        </w:div>
        <w:div w:id="764233307">
          <w:marLeft w:val="640"/>
          <w:marRight w:val="0"/>
          <w:marTop w:val="0"/>
          <w:marBottom w:val="0"/>
          <w:divBdr>
            <w:top w:val="none" w:sz="0" w:space="0" w:color="auto"/>
            <w:left w:val="none" w:sz="0" w:space="0" w:color="auto"/>
            <w:bottom w:val="none" w:sz="0" w:space="0" w:color="auto"/>
            <w:right w:val="none" w:sz="0" w:space="0" w:color="auto"/>
          </w:divBdr>
        </w:div>
        <w:div w:id="632517383">
          <w:marLeft w:val="640"/>
          <w:marRight w:val="0"/>
          <w:marTop w:val="0"/>
          <w:marBottom w:val="0"/>
          <w:divBdr>
            <w:top w:val="none" w:sz="0" w:space="0" w:color="auto"/>
            <w:left w:val="none" w:sz="0" w:space="0" w:color="auto"/>
            <w:bottom w:val="none" w:sz="0" w:space="0" w:color="auto"/>
            <w:right w:val="none" w:sz="0" w:space="0" w:color="auto"/>
          </w:divBdr>
        </w:div>
        <w:div w:id="2144080034">
          <w:marLeft w:val="640"/>
          <w:marRight w:val="0"/>
          <w:marTop w:val="0"/>
          <w:marBottom w:val="0"/>
          <w:divBdr>
            <w:top w:val="none" w:sz="0" w:space="0" w:color="auto"/>
            <w:left w:val="none" w:sz="0" w:space="0" w:color="auto"/>
            <w:bottom w:val="none" w:sz="0" w:space="0" w:color="auto"/>
            <w:right w:val="none" w:sz="0" w:space="0" w:color="auto"/>
          </w:divBdr>
        </w:div>
        <w:div w:id="550461457">
          <w:marLeft w:val="640"/>
          <w:marRight w:val="0"/>
          <w:marTop w:val="0"/>
          <w:marBottom w:val="0"/>
          <w:divBdr>
            <w:top w:val="none" w:sz="0" w:space="0" w:color="auto"/>
            <w:left w:val="none" w:sz="0" w:space="0" w:color="auto"/>
            <w:bottom w:val="none" w:sz="0" w:space="0" w:color="auto"/>
            <w:right w:val="none" w:sz="0" w:space="0" w:color="auto"/>
          </w:divBdr>
        </w:div>
        <w:div w:id="531110577">
          <w:marLeft w:val="640"/>
          <w:marRight w:val="0"/>
          <w:marTop w:val="0"/>
          <w:marBottom w:val="0"/>
          <w:divBdr>
            <w:top w:val="none" w:sz="0" w:space="0" w:color="auto"/>
            <w:left w:val="none" w:sz="0" w:space="0" w:color="auto"/>
            <w:bottom w:val="none" w:sz="0" w:space="0" w:color="auto"/>
            <w:right w:val="none" w:sz="0" w:space="0" w:color="auto"/>
          </w:divBdr>
        </w:div>
        <w:div w:id="186873521">
          <w:marLeft w:val="640"/>
          <w:marRight w:val="0"/>
          <w:marTop w:val="0"/>
          <w:marBottom w:val="0"/>
          <w:divBdr>
            <w:top w:val="none" w:sz="0" w:space="0" w:color="auto"/>
            <w:left w:val="none" w:sz="0" w:space="0" w:color="auto"/>
            <w:bottom w:val="none" w:sz="0" w:space="0" w:color="auto"/>
            <w:right w:val="none" w:sz="0" w:space="0" w:color="auto"/>
          </w:divBdr>
        </w:div>
        <w:div w:id="11418328">
          <w:marLeft w:val="640"/>
          <w:marRight w:val="0"/>
          <w:marTop w:val="0"/>
          <w:marBottom w:val="0"/>
          <w:divBdr>
            <w:top w:val="none" w:sz="0" w:space="0" w:color="auto"/>
            <w:left w:val="none" w:sz="0" w:space="0" w:color="auto"/>
            <w:bottom w:val="none" w:sz="0" w:space="0" w:color="auto"/>
            <w:right w:val="none" w:sz="0" w:space="0" w:color="auto"/>
          </w:divBdr>
        </w:div>
        <w:div w:id="166675502">
          <w:marLeft w:val="640"/>
          <w:marRight w:val="0"/>
          <w:marTop w:val="0"/>
          <w:marBottom w:val="0"/>
          <w:divBdr>
            <w:top w:val="none" w:sz="0" w:space="0" w:color="auto"/>
            <w:left w:val="none" w:sz="0" w:space="0" w:color="auto"/>
            <w:bottom w:val="none" w:sz="0" w:space="0" w:color="auto"/>
            <w:right w:val="none" w:sz="0" w:space="0" w:color="auto"/>
          </w:divBdr>
        </w:div>
        <w:div w:id="1137528050">
          <w:marLeft w:val="640"/>
          <w:marRight w:val="0"/>
          <w:marTop w:val="0"/>
          <w:marBottom w:val="0"/>
          <w:divBdr>
            <w:top w:val="none" w:sz="0" w:space="0" w:color="auto"/>
            <w:left w:val="none" w:sz="0" w:space="0" w:color="auto"/>
            <w:bottom w:val="none" w:sz="0" w:space="0" w:color="auto"/>
            <w:right w:val="none" w:sz="0" w:space="0" w:color="auto"/>
          </w:divBdr>
        </w:div>
        <w:div w:id="2144960061">
          <w:marLeft w:val="640"/>
          <w:marRight w:val="0"/>
          <w:marTop w:val="0"/>
          <w:marBottom w:val="0"/>
          <w:divBdr>
            <w:top w:val="none" w:sz="0" w:space="0" w:color="auto"/>
            <w:left w:val="none" w:sz="0" w:space="0" w:color="auto"/>
            <w:bottom w:val="none" w:sz="0" w:space="0" w:color="auto"/>
            <w:right w:val="none" w:sz="0" w:space="0" w:color="auto"/>
          </w:divBdr>
        </w:div>
        <w:div w:id="215043740">
          <w:marLeft w:val="640"/>
          <w:marRight w:val="0"/>
          <w:marTop w:val="0"/>
          <w:marBottom w:val="0"/>
          <w:divBdr>
            <w:top w:val="none" w:sz="0" w:space="0" w:color="auto"/>
            <w:left w:val="none" w:sz="0" w:space="0" w:color="auto"/>
            <w:bottom w:val="none" w:sz="0" w:space="0" w:color="auto"/>
            <w:right w:val="none" w:sz="0" w:space="0" w:color="auto"/>
          </w:divBdr>
        </w:div>
        <w:div w:id="1594240907">
          <w:marLeft w:val="640"/>
          <w:marRight w:val="0"/>
          <w:marTop w:val="0"/>
          <w:marBottom w:val="0"/>
          <w:divBdr>
            <w:top w:val="none" w:sz="0" w:space="0" w:color="auto"/>
            <w:left w:val="none" w:sz="0" w:space="0" w:color="auto"/>
            <w:bottom w:val="none" w:sz="0" w:space="0" w:color="auto"/>
            <w:right w:val="none" w:sz="0" w:space="0" w:color="auto"/>
          </w:divBdr>
        </w:div>
        <w:div w:id="219757437">
          <w:marLeft w:val="640"/>
          <w:marRight w:val="0"/>
          <w:marTop w:val="0"/>
          <w:marBottom w:val="0"/>
          <w:divBdr>
            <w:top w:val="none" w:sz="0" w:space="0" w:color="auto"/>
            <w:left w:val="none" w:sz="0" w:space="0" w:color="auto"/>
            <w:bottom w:val="none" w:sz="0" w:space="0" w:color="auto"/>
            <w:right w:val="none" w:sz="0" w:space="0" w:color="auto"/>
          </w:divBdr>
        </w:div>
        <w:div w:id="1331911180">
          <w:marLeft w:val="640"/>
          <w:marRight w:val="0"/>
          <w:marTop w:val="0"/>
          <w:marBottom w:val="0"/>
          <w:divBdr>
            <w:top w:val="none" w:sz="0" w:space="0" w:color="auto"/>
            <w:left w:val="none" w:sz="0" w:space="0" w:color="auto"/>
            <w:bottom w:val="none" w:sz="0" w:space="0" w:color="auto"/>
            <w:right w:val="none" w:sz="0" w:space="0" w:color="auto"/>
          </w:divBdr>
        </w:div>
        <w:div w:id="782072885">
          <w:marLeft w:val="640"/>
          <w:marRight w:val="0"/>
          <w:marTop w:val="0"/>
          <w:marBottom w:val="0"/>
          <w:divBdr>
            <w:top w:val="none" w:sz="0" w:space="0" w:color="auto"/>
            <w:left w:val="none" w:sz="0" w:space="0" w:color="auto"/>
            <w:bottom w:val="none" w:sz="0" w:space="0" w:color="auto"/>
            <w:right w:val="none" w:sz="0" w:space="0" w:color="auto"/>
          </w:divBdr>
        </w:div>
        <w:div w:id="510803723">
          <w:marLeft w:val="640"/>
          <w:marRight w:val="0"/>
          <w:marTop w:val="0"/>
          <w:marBottom w:val="0"/>
          <w:divBdr>
            <w:top w:val="none" w:sz="0" w:space="0" w:color="auto"/>
            <w:left w:val="none" w:sz="0" w:space="0" w:color="auto"/>
            <w:bottom w:val="none" w:sz="0" w:space="0" w:color="auto"/>
            <w:right w:val="none" w:sz="0" w:space="0" w:color="auto"/>
          </w:divBdr>
        </w:div>
        <w:div w:id="700059223">
          <w:marLeft w:val="640"/>
          <w:marRight w:val="0"/>
          <w:marTop w:val="0"/>
          <w:marBottom w:val="0"/>
          <w:divBdr>
            <w:top w:val="none" w:sz="0" w:space="0" w:color="auto"/>
            <w:left w:val="none" w:sz="0" w:space="0" w:color="auto"/>
            <w:bottom w:val="none" w:sz="0" w:space="0" w:color="auto"/>
            <w:right w:val="none" w:sz="0" w:space="0" w:color="auto"/>
          </w:divBdr>
        </w:div>
        <w:div w:id="1009020505">
          <w:marLeft w:val="640"/>
          <w:marRight w:val="0"/>
          <w:marTop w:val="0"/>
          <w:marBottom w:val="0"/>
          <w:divBdr>
            <w:top w:val="none" w:sz="0" w:space="0" w:color="auto"/>
            <w:left w:val="none" w:sz="0" w:space="0" w:color="auto"/>
            <w:bottom w:val="none" w:sz="0" w:space="0" w:color="auto"/>
            <w:right w:val="none" w:sz="0" w:space="0" w:color="auto"/>
          </w:divBdr>
        </w:div>
        <w:div w:id="1779526973">
          <w:marLeft w:val="640"/>
          <w:marRight w:val="0"/>
          <w:marTop w:val="0"/>
          <w:marBottom w:val="0"/>
          <w:divBdr>
            <w:top w:val="none" w:sz="0" w:space="0" w:color="auto"/>
            <w:left w:val="none" w:sz="0" w:space="0" w:color="auto"/>
            <w:bottom w:val="none" w:sz="0" w:space="0" w:color="auto"/>
            <w:right w:val="none" w:sz="0" w:space="0" w:color="auto"/>
          </w:divBdr>
        </w:div>
        <w:div w:id="1750033238">
          <w:marLeft w:val="640"/>
          <w:marRight w:val="0"/>
          <w:marTop w:val="0"/>
          <w:marBottom w:val="0"/>
          <w:divBdr>
            <w:top w:val="none" w:sz="0" w:space="0" w:color="auto"/>
            <w:left w:val="none" w:sz="0" w:space="0" w:color="auto"/>
            <w:bottom w:val="none" w:sz="0" w:space="0" w:color="auto"/>
            <w:right w:val="none" w:sz="0" w:space="0" w:color="auto"/>
          </w:divBdr>
        </w:div>
        <w:div w:id="1994023293">
          <w:marLeft w:val="640"/>
          <w:marRight w:val="0"/>
          <w:marTop w:val="0"/>
          <w:marBottom w:val="0"/>
          <w:divBdr>
            <w:top w:val="none" w:sz="0" w:space="0" w:color="auto"/>
            <w:left w:val="none" w:sz="0" w:space="0" w:color="auto"/>
            <w:bottom w:val="none" w:sz="0" w:space="0" w:color="auto"/>
            <w:right w:val="none" w:sz="0" w:space="0" w:color="auto"/>
          </w:divBdr>
        </w:div>
        <w:div w:id="204487947">
          <w:marLeft w:val="640"/>
          <w:marRight w:val="0"/>
          <w:marTop w:val="0"/>
          <w:marBottom w:val="0"/>
          <w:divBdr>
            <w:top w:val="none" w:sz="0" w:space="0" w:color="auto"/>
            <w:left w:val="none" w:sz="0" w:space="0" w:color="auto"/>
            <w:bottom w:val="none" w:sz="0" w:space="0" w:color="auto"/>
            <w:right w:val="none" w:sz="0" w:space="0" w:color="auto"/>
          </w:divBdr>
        </w:div>
        <w:div w:id="1612669779">
          <w:marLeft w:val="640"/>
          <w:marRight w:val="0"/>
          <w:marTop w:val="0"/>
          <w:marBottom w:val="0"/>
          <w:divBdr>
            <w:top w:val="none" w:sz="0" w:space="0" w:color="auto"/>
            <w:left w:val="none" w:sz="0" w:space="0" w:color="auto"/>
            <w:bottom w:val="none" w:sz="0" w:space="0" w:color="auto"/>
            <w:right w:val="none" w:sz="0" w:space="0" w:color="auto"/>
          </w:divBdr>
        </w:div>
        <w:div w:id="263533756">
          <w:marLeft w:val="640"/>
          <w:marRight w:val="0"/>
          <w:marTop w:val="0"/>
          <w:marBottom w:val="0"/>
          <w:divBdr>
            <w:top w:val="none" w:sz="0" w:space="0" w:color="auto"/>
            <w:left w:val="none" w:sz="0" w:space="0" w:color="auto"/>
            <w:bottom w:val="none" w:sz="0" w:space="0" w:color="auto"/>
            <w:right w:val="none" w:sz="0" w:space="0" w:color="auto"/>
          </w:divBdr>
        </w:div>
        <w:div w:id="910845485">
          <w:marLeft w:val="640"/>
          <w:marRight w:val="0"/>
          <w:marTop w:val="0"/>
          <w:marBottom w:val="0"/>
          <w:divBdr>
            <w:top w:val="none" w:sz="0" w:space="0" w:color="auto"/>
            <w:left w:val="none" w:sz="0" w:space="0" w:color="auto"/>
            <w:bottom w:val="none" w:sz="0" w:space="0" w:color="auto"/>
            <w:right w:val="none" w:sz="0" w:space="0" w:color="auto"/>
          </w:divBdr>
        </w:div>
        <w:div w:id="2120299176">
          <w:marLeft w:val="640"/>
          <w:marRight w:val="0"/>
          <w:marTop w:val="0"/>
          <w:marBottom w:val="0"/>
          <w:divBdr>
            <w:top w:val="none" w:sz="0" w:space="0" w:color="auto"/>
            <w:left w:val="none" w:sz="0" w:space="0" w:color="auto"/>
            <w:bottom w:val="none" w:sz="0" w:space="0" w:color="auto"/>
            <w:right w:val="none" w:sz="0" w:space="0" w:color="auto"/>
          </w:divBdr>
        </w:div>
        <w:div w:id="1641423009">
          <w:marLeft w:val="640"/>
          <w:marRight w:val="0"/>
          <w:marTop w:val="0"/>
          <w:marBottom w:val="0"/>
          <w:divBdr>
            <w:top w:val="none" w:sz="0" w:space="0" w:color="auto"/>
            <w:left w:val="none" w:sz="0" w:space="0" w:color="auto"/>
            <w:bottom w:val="none" w:sz="0" w:space="0" w:color="auto"/>
            <w:right w:val="none" w:sz="0" w:space="0" w:color="auto"/>
          </w:divBdr>
        </w:div>
        <w:div w:id="1252742588">
          <w:marLeft w:val="640"/>
          <w:marRight w:val="0"/>
          <w:marTop w:val="0"/>
          <w:marBottom w:val="0"/>
          <w:divBdr>
            <w:top w:val="none" w:sz="0" w:space="0" w:color="auto"/>
            <w:left w:val="none" w:sz="0" w:space="0" w:color="auto"/>
            <w:bottom w:val="none" w:sz="0" w:space="0" w:color="auto"/>
            <w:right w:val="none" w:sz="0" w:space="0" w:color="auto"/>
          </w:divBdr>
        </w:div>
        <w:div w:id="929045359">
          <w:marLeft w:val="640"/>
          <w:marRight w:val="0"/>
          <w:marTop w:val="0"/>
          <w:marBottom w:val="0"/>
          <w:divBdr>
            <w:top w:val="none" w:sz="0" w:space="0" w:color="auto"/>
            <w:left w:val="none" w:sz="0" w:space="0" w:color="auto"/>
            <w:bottom w:val="none" w:sz="0" w:space="0" w:color="auto"/>
            <w:right w:val="none" w:sz="0" w:space="0" w:color="auto"/>
          </w:divBdr>
        </w:div>
        <w:div w:id="2133866478">
          <w:marLeft w:val="640"/>
          <w:marRight w:val="0"/>
          <w:marTop w:val="0"/>
          <w:marBottom w:val="0"/>
          <w:divBdr>
            <w:top w:val="none" w:sz="0" w:space="0" w:color="auto"/>
            <w:left w:val="none" w:sz="0" w:space="0" w:color="auto"/>
            <w:bottom w:val="none" w:sz="0" w:space="0" w:color="auto"/>
            <w:right w:val="none" w:sz="0" w:space="0" w:color="auto"/>
          </w:divBdr>
        </w:div>
        <w:div w:id="801652717">
          <w:marLeft w:val="640"/>
          <w:marRight w:val="0"/>
          <w:marTop w:val="0"/>
          <w:marBottom w:val="0"/>
          <w:divBdr>
            <w:top w:val="none" w:sz="0" w:space="0" w:color="auto"/>
            <w:left w:val="none" w:sz="0" w:space="0" w:color="auto"/>
            <w:bottom w:val="none" w:sz="0" w:space="0" w:color="auto"/>
            <w:right w:val="none" w:sz="0" w:space="0" w:color="auto"/>
          </w:divBdr>
        </w:div>
        <w:div w:id="2129543055">
          <w:marLeft w:val="640"/>
          <w:marRight w:val="0"/>
          <w:marTop w:val="0"/>
          <w:marBottom w:val="0"/>
          <w:divBdr>
            <w:top w:val="none" w:sz="0" w:space="0" w:color="auto"/>
            <w:left w:val="none" w:sz="0" w:space="0" w:color="auto"/>
            <w:bottom w:val="none" w:sz="0" w:space="0" w:color="auto"/>
            <w:right w:val="none" w:sz="0" w:space="0" w:color="auto"/>
          </w:divBdr>
        </w:div>
      </w:divsChild>
    </w:div>
    <w:div w:id="1968002239">
      <w:bodyDiv w:val="1"/>
      <w:marLeft w:val="0"/>
      <w:marRight w:val="0"/>
      <w:marTop w:val="0"/>
      <w:marBottom w:val="0"/>
      <w:divBdr>
        <w:top w:val="none" w:sz="0" w:space="0" w:color="auto"/>
        <w:left w:val="none" w:sz="0" w:space="0" w:color="auto"/>
        <w:bottom w:val="none" w:sz="0" w:space="0" w:color="auto"/>
        <w:right w:val="none" w:sz="0" w:space="0" w:color="auto"/>
      </w:divBdr>
    </w:div>
    <w:div w:id="1969192676">
      <w:bodyDiv w:val="1"/>
      <w:marLeft w:val="0"/>
      <w:marRight w:val="0"/>
      <w:marTop w:val="0"/>
      <w:marBottom w:val="0"/>
      <w:divBdr>
        <w:top w:val="none" w:sz="0" w:space="0" w:color="auto"/>
        <w:left w:val="none" w:sz="0" w:space="0" w:color="auto"/>
        <w:bottom w:val="none" w:sz="0" w:space="0" w:color="auto"/>
        <w:right w:val="none" w:sz="0" w:space="0" w:color="auto"/>
      </w:divBdr>
    </w:div>
    <w:div w:id="1974288554">
      <w:bodyDiv w:val="1"/>
      <w:marLeft w:val="0"/>
      <w:marRight w:val="0"/>
      <w:marTop w:val="0"/>
      <w:marBottom w:val="0"/>
      <w:divBdr>
        <w:top w:val="none" w:sz="0" w:space="0" w:color="auto"/>
        <w:left w:val="none" w:sz="0" w:space="0" w:color="auto"/>
        <w:bottom w:val="none" w:sz="0" w:space="0" w:color="auto"/>
        <w:right w:val="none" w:sz="0" w:space="0" w:color="auto"/>
      </w:divBdr>
    </w:div>
    <w:div w:id="1976056677">
      <w:bodyDiv w:val="1"/>
      <w:marLeft w:val="0"/>
      <w:marRight w:val="0"/>
      <w:marTop w:val="0"/>
      <w:marBottom w:val="0"/>
      <w:divBdr>
        <w:top w:val="none" w:sz="0" w:space="0" w:color="auto"/>
        <w:left w:val="none" w:sz="0" w:space="0" w:color="auto"/>
        <w:bottom w:val="none" w:sz="0" w:space="0" w:color="auto"/>
        <w:right w:val="none" w:sz="0" w:space="0" w:color="auto"/>
      </w:divBdr>
    </w:div>
    <w:div w:id="1976788929">
      <w:bodyDiv w:val="1"/>
      <w:marLeft w:val="0"/>
      <w:marRight w:val="0"/>
      <w:marTop w:val="0"/>
      <w:marBottom w:val="0"/>
      <w:divBdr>
        <w:top w:val="none" w:sz="0" w:space="0" w:color="auto"/>
        <w:left w:val="none" w:sz="0" w:space="0" w:color="auto"/>
        <w:bottom w:val="none" w:sz="0" w:space="0" w:color="auto"/>
        <w:right w:val="none" w:sz="0" w:space="0" w:color="auto"/>
      </w:divBdr>
    </w:div>
    <w:div w:id="1977567971">
      <w:bodyDiv w:val="1"/>
      <w:marLeft w:val="0"/>
      <w:marRight w:val="0"/>
      <w:marTop w:val="0"/>
      <w:marBottom w:val="0"/>
      <w:divBdr>
        <w:top w:val="none" w:sz="0" w:space="0" w:color="auto"/>
        <w:left w:val="none" w:sz="0" w:space="0" w:color="auto"/>
        <w:bottom w:val="none" w:sz="0" w:space="0" w:color="auto"/>
        <w:right w:val="none" w:sz="0" w:space="0" w:color="auto"/>
      </w:divBdr>
    </w:div>
    <w:div w:id="1979610367">
      <w:bodyDiv w:val="1"/>
      <w:marLeft w:val="0"/>
      <w:marRight w:val="0"/>
      <w:marTop w:val="0"/>
      <w:marBottom w:val="0"/>
      <w:divBdr>
        <w:top w:val="none" w:sz="0" w:space="0" w:color="auto"/>
        <w:left w:val="none" w:sz="0" w:space="0" w:color="auto"/>
        <w:bottom w:val="none" w:sz="0" w:space="0" w:color="auto"/>
        <w:right w:val="none" w:sz="0" w:space="0" w:color="auto"/>
      </w:divBdr>
    </w:div>
    <w:div w:id="1979873112">
      <w:bodyDiv w:val="1"/>
      <w:marLeft w:val="0"/>
      <w:marRight w:val="0"/>
      <w:marTop w:val="0"/>
      <w:marBottom w:val="0"/>
      <w:divBdr>
        <w:top w:val="none" w:sz="0" w:space="0" w:color="auto"/>
        <w:left w:val="none" w:sz="0" w:space="0" w:color="auto"/>
        <w:bottom w:val="none" w:sz="0" w:space="0" w:color="auto"/>
        <w:right w:val="none" w:sz="0" w:space="0" w:color="auto"/>
      </w:divBdr>
    </w:div>
    <w:div w:id="1981109107">
      <w:bodyDiv w:val="1"/>
      <w:marLeft w:val="0"/>
      <w:marRight w:val="0"/>
      <w:marTop w:val="0"/>
      <w:marBottom w:val="0"/>
      <w:divBdr>
        <w:top w:val="none" w:sz="0" w:space="0" w:color="auto"/>
        <w:left w:val="none" w:sz="0" w:space="0" w:color="auto"/>
        <w:bottom w:val="none" w:sz="0" w:space="0" w:color="auto"/>
        <w:right w:val="none" w:sz="0" w:space="0" w:color="auto"/>
      </w:divBdr>
    </w:div>
    <w:div w:id="1982035015">
      <w:bodyDiv w:val="1"/>
      <w:marLeft w:val="0"/>
      <w:marRight w:val="0"/>
      <w:marTop w:val="0"/>
      <w:marBottom w:val="0"/>
      <w:divBdr>
        <w:top w:val="none" w:sz="0" w:space="0" w:color="auto"/>
        <w:left w:val="none" w:sz="0" w:space="0" w:color="auto"/>
        <w:bottom w:val="none" w:sz="0" w:space="0" w:color="auto"/>
        <w:right w:val="none" w:sz="0" w:space="0" w:color="auto"/>
      </w:divBdr>
    </w:div>
    <w:div w:id="1982882233">
      <w:bodyDiv w:val="1"/>
      <w:marLeft w:val="0"/>
      <w:marRight w:val="0"/>
      <w:marTop w:val="0"/>
      <w:marBottom w:val="0"/>
      <w:divBdr>
        <w:top w:val="none" w:sz="0" w:space="0" w:color="auto"/>
        <w:left w:val="none" w:sz="0" w:space="0" w:color="auto"/>
        <w:bottom w:val="none" w:sz="0" w:space="0" w:color="auto"/>
        <w:right w:val="none" w:sz="0" w:space="0" w:color="auto"/>
      </w:divBdr>
    </w:div>
    <w:div w:id="1983541165">
      <w:bodyDiv w:val="1"/>
      <w:marLeft w:val="0"/>
      <w:marRight w:val="0"/>
      <w:marTop w:val="0"/>
      <w:marBottom w:val="0"/>
      <w:divBdr>
        <w:top w:val="none" w:sz="0" w:space="0" w:color="auto"/>
        <w:left w:val="none" w:sz="0" w:space="0" w:color="auto"/>
        <w:bottom w:val="none" w:sz="0" w:space="0" w:color="auto"/>
        <w:right w:val="none" w:sz="0" w:space="0" w:color="auto"/>
      </w:divBdr>
    </w:div>
    <w:div w:id="1986813234">
      <w:bodyDiv w:val="1"/>
      <w:marLeft w:val="0"/>
      <w:marRight w:val="0"/>
      <w:marTop w:val="0"/>
      <w:marBottom w:val="0"/>
      <w:divBdr>
        <w:top w:val="none" w:sz="0" w:space="0" w:color="auto"/>
        <w:left w:val="none" w:sz="0" w:space="0" w:color="auto"/>
        <w:bottom w:val="none" w:sz="0" w:space="0" w:color="auto"/>
        <w:right w:val="none" w:sz="0" w:space="0" w:color="auto"/>
      </w:divBdr>
    </w:div>
    <w:div w:id="1989481857">
      <w:bodyDiv w:val="1"/>
      <w:marLeft w:val="0"/>
      <w:marRight w:val="0"/>
      <w:marTop w:val="0"/>
      <w:marBottom w:val="0"/>
      <w:divBdr>
        <w:top w:val="none" w:sz="0" w:space="0" w:color="auto"/>
        <w:left w:val="none" w:sz="0" w:space="0" w:color="auto"/>
        <w:bottom w:val="none" w:sz="0" w:space="0" w:color="auto"/>
        <w:right w:val="none" w:sz="0" w:space="0" w:color="auto"/>
      </w:divBdr>
    </w:div>
    <w:div w:id="1989897655">
      <w:bodyDiv w:val="1"/>
      <w:marLeft w:val="0"/>
      <w:marRight w:val="0"/>
      <w:marTop w:val="0"/>
      <w:marBottom w:val="0"/>
      <w:divBdr>
        <w:top w:val="none" w:sz="0" w:space="0" w:color="auto"/>
        <w:left w:val="none" w:sz="0" w:space="0" w:color="auto"/>
        <w:bottom w:val="none" w:sz="0" w:space="0" w:color="auto"/>
        <w:right w:val="none" w:sz="0" w:space="0" w:color="auto"/>
      </w:divBdr>
    </w:div>
    <w:div w:id="1992520077">
      <w:bodyDiv w:val="1"/>
      <w:marLeft w:val="0"/>
      <w:marRight w:val="0"/>
      <w:marTop w:val="0"/>
      <w:marBottom w:val="0"/>
      <w:divBdr>
        <w:top w:val="none" w:sz="0" w:space="0" w:color="auto"/>
        <w:left w:val="none" w:sz="0" w:space="0" w:color="auto"/>
        <w:bottom w:val="none" w:sz="0" w:space="0" w:color="auto"/>
        <w:right w:val="none" w:sz="0" w:space="0" w:color="auto"/>
      </w:divBdr>
    </w:div>
    <w:div w:id="1993362766">
      <w:bodyDiv w:val="1"/>
      <w:marLeft w:val="0"/>
      <w:marRight w:val="0"/>
      <w:marTop w:val="0"/>
      <w:marBottom w:val="0"/>
      <w:divBdr>
        <w:top w:val="none" w:sz="0" w:space="0" w:color="auto"/>
        <w:left w:val="none" w:sz="0" w:space="0" w:color="auto"/>
        <w:bottom w:val="none" w:sz="0" w:space="0" w:color="auto"/>
        <w:right w:val="none" w:sz="0" w:space="0" w:color="auto"/>
      </w:divBdr>
    </w:div>
    <w:div w:id="1996108271">
      <w:bodyDiv w:val="1"/>
      <w:marLeft w:val="0"/>
      <w:marRight w:val="0"/>
      <w:marTop w:val="0"/>
      <w:marBottom w:val="0"/>
      <w:divBdr>
        <w:top w:val="none" w:sz="0" w:space="0" w:color="auto"/>
        <w:left w:val="none" w:sz="0" w:space="0" w:color="auto"/>
        <w:bottom w:val="none" w:sz="0" w:space="0" w:color="auto"/>
        <w:right w:val="none" w:sz="0" w:space="0" w:color="auto"/>
      </w:divBdr>
    </w:div>
    <w:div w:id="1996256645">
      <w:bodyDiv w:val="1"/>
      <w:marLeft w:val="0"/>
      <w:marRight w:val="0"/>
      <w:marTop w:val="0"/>
      <w:marBottom w:val="0"/>
      <w:divBdr>
        <w:top w:val="none" w:sz="0" w:space="0" w:color="auto"/>
        <w:left w:val="none" w:sz="0" w:space="0" w:color="auto"/>
        <w:bottom w:val="none" w:sz="0" w:space="0" w:color="auto"/>
        <w:right w:val="none" w:sz="0" w:space="0" w:color="auto"/>
      </w:divBdr>
      <w:divsChild>
        <w:div w:id="3830044">
          <w:marLeft w:val="640"/>
          <w:marRight w:val="0"/>
          <w:marTop w:val="0"/>
          <w:marBottom w:val="0"/>
          <w:divBdr>
            <w:top w:val="none" w:sz="0" w:space="0" w:color="auto"/>
            <w:left w:val="none" w:sz="0" w:space="0" w:color="auto"/>
            <w:bottom w:val="none" w:sz="0" w:space="0" w:color="auto"/>
            <w:right w:val="none" w:sz="0" w:space="0" w:color="auto"/>
          </w:divBdr>
        </w:div>
        <w:div w:id="1557475973">
          <w:marLeft w:val="640"/>
          <w:marRight w:val="0"/>
          <w:marTop w:val="0"/>
          <w:marBottom w:val="0"/>
          <w:divBdr>
            <w:top w:val="none" w:sz="0" w:space="0" w:color="auto"/>
            <w:left w:val="none" w:sz="0" w:space="0" w:color="auto"/>
            <w:bottom w:val="none" w:sz="0" w:space="0" w:color="auto"/>
            <w:right w:val="none" w:sz="0" w:space="0" w:color="auto"/>
          </w:divBdr>
        </w:div>
        <w:div w:id="585698727">
          <w:marLeft w:val="640"/>
          <w:marRight w:val="0"/>
          <w:marTop w:val="0"/>
          <w:marBottom w:val="0"/>
          <w:divBdr>
            <w:top w:val="none" w:sz="0" w:space="0" w:color="auto"/>
            <w:left w:val="none" w:sz="0" w:space="0" w:color="auto"/>
            <w:bottom w:val="none" w:sz="0" w:space="0" w:color="auto"/>
            <w:right w:val="none" w:sz="0" w:space="0" w:color="auto"/>
          </w:divBdr>
        </w:div>
        <w:div w:id="1546718549">
          <w:marLeft w:val="640"/>
          <w:marRight w:val="0"/>
          <w:marTop w:val="0"/>
          <w:marBottom w:val="0"/>
          <w:divBdr>
            <w:top w:val="none" w:sz="0" w:space="0" w:color="auto"/>
            <w:left w:val="none" w:sz="0" w:space="0" w:color="auto"/>
            <w:bottom w:val="none" w:sz="0" w:space="0" w:color="auto"/>
            <w:right w:val="none" w:sz="0" w:space="0" w:color="auto"/>
          </w:divBdr>
        </w:div>
        <w:div w:id="2075201937">
          <w:marLeft w:val="640"/>
          <w:marRight w:val="0"/>
          <w:marTop w:val="0"/>
          <w:marBottom w:val="0"/>
          <w:divBdr>
            <w:top w:val="none" w:sz="0" w:space="0" w:color="auto"/>
            <w:left w:val="none" w:sz="0" w:space="0" w:color="auto"/>
            <w:bottom w:val="none" w:sz="0" w:space="0" w:color="auto"/>
            <w:right w:val="none" w:sz="0" w:space="0" w:color="auto"/>
          </w:divBdr>
        </w:div>
        <w:div w:id="1736538974">
          <w:marLeft w:val="640"/>
          <w:marRight w:val="0"/>
          <w:marTop w:val="0"/>
          <w:marBottom w:val="0"/>
          <w:divBdr>
            <w:top w:val="none" w:sz="0" w:space="0" w:color="auto"/>
            <w:left w:val="none" w:sz="0" w:space="0" w:color="auto"/>
            <w:bottom w:val="none" w:sz="0" w:space="0" w:color="auto"/>
            <w:right w:val="none" w:sz="0" w:space="0" w:color="auto"/>
          </w:divBdr>
        </w:div>
        <w:div w:id="2009094534">
          <w:marLeft w:val="640"/>
          <w:marRight w:val="0"/>
          <w:marTop w:val="0"/>
          <w:marBottom w:val="0"/>
          <w:divBdr>
            <w:top w:val="none" w:sz="0" w:space="0" w:color="auto"/>
            <w:left w:val="none" w:sz="0" w:space="0" w:color="auto"/>
            <w:bottom w:val="none" w:sz="0" w:space="0" w:color="auto"/>
            <w:right w:val="none" w:sz="0" w:space="0" w:color="auto"/>
          </w:divBdr>
        </w:div>
        <w:div w:id="440028967">
          <w:marLeft w:val="640"/>
          <w:marRight w:val="0"/>
          <w:marTop w:val="0"/>
          <w:marBottom w:val="0"/>
          <w:divBdr>
            <w:top w:val="none" w:sz="0" w:space="0" w:color="auto"/>
            <w:left w:val="none" w:sz="0" w:space="0" w:color="auto"/>
            <w:bottom w:val="none" w:sz="0" w:space="0" w:color="auto"/>
            <w:right w:val="none" w:sz="0" w:space="0" w:color="auto"/>
          </w:divBdr>
        </w:div>
        <w:div w:id="927154740">
          <w:marLeft w:val="640"/>
          <w:marRight w:val="0"/>
          <w:marTop w:val="0"/>
          <w:marBottom w:val="0"/>
          <w:divBdr>
            <w:top w:val="none" w:sz="0" w:space="0" w:color="auto"/>
            <w:left w:val="none" w:sz="0" w:space="0" w:color="auto"/>
            <w:bottom w:val="none" w:sz="0" w:space="0" w:color="auto"/>
            <w:right w:val="none" w:sz="0" w:space="0" w:color="auto"/>
          </w:divBdr>
        </w:div>
        <w:div w:id="1657224408">
          <w:marLeft w:val="640"/>
          <w:marRight w:val="0"/>
          <w:marTop w:val="0"/>
          <w:marBottom w:val="0"/>
          <w:divBdr>
            <w:top w:val="none" w:sz="0" w:space="0" w:color="auto"/>
            <w:left w:val="none" w:sz="0" w:space="0" w:color="auto"/>
            <w:bottom w:val="none" w:sz="0" w:space="0" w:color="auto"/>
            <w:right w:val="none" w:sz="0" w:space="0" w:color="auto"/>
          </w:divBdr>
        </w:div>
        <w:div w:id="1412897333">
          <w:marLeft w:val="640"/>
          <w:marRight w:val="0"/>
          <w:marTop w:val="0"/>
          <w:marBottom w:val="0"/>
          <w:divBdr>
            <w:top w:val="none" w:sz="0" w:space="0" w:color="auto"/>
            <w:left w:val="none" w:sz="0" w:space="0" w:color="auto"/>
            <w:bottom w:val="none" w:sz="0" w:space="0" w:color="auto"/>
            <w:right w:val="none" w:sz="0" w:space="0" w:color="auto"/>
          </w:divBdr>
        </w:div>
        <w:div w:id="1904170650">
          <w:marLeft w:val="640"/>
          <w:marRight w:val="0"/>
          <w:marTop w:val="0"/>
          <w:marBottom w:val="0"/>
          <w:divBdr>
            <w:top w:val="none" w:sz="0" w:space="0" w:color="auto"/>
            <w:left w:val="none" w:sz="0" w:space="0" w:color="auto"/>
            <w:bottom w:val="none" w:sz="0" w:space="0" w:color="auto"/>
            <w:right w:val="none" w:sz="0" w:space="0" w:color="auto"/>
          </w:divBdr>
        </w:div>
        <w:div w:id="1940094785">
          <w:marLeft w:val="640"/>
          <w:marRight w:val="0"/>
          <w:marTop w:val="0"/>
          <w:marBottom w:val="0"/>
          <w:divBdr>
            <w:top w:val="none" w:sz="0" w:space="0" w:color="auto"/>
            <w:left w:val="none" w:sz="0" w:space="0" w:color="auto"/>
            <w:bottom w:val="none" w:sz="0" w:space="0" w:color="auto"/>
            <w:right w:val="none" w:sz="0" w:space="0" w:color="auto"/>
          </w:divBdr>
        </w:div>
        <w:div w:id="417482514">
          <w:marLeft w:val="640"/>
          <w:marRight w:val="0"/>
          <w:marTop w:val="0"/>
          <w:marBottom w:val="0"/>
          <w:divBdr>
            <w:top w:val="none" w:sz="0" w:space="0" w:color="auto"/>
            <w:left w:val="none" w:sz="0" w:space="0" w:color="auto"/>
            <w:bottom w:val="none" w:sz="0" w:space="0" w:color="auto"/>
            <w:right w:val="none" w:sz="0" w:space="0" w:color="auto"/>
          </w:divBdr>
        </w:div>
        <w:div w:id="529690270">
          <w:marLeft w:val="640"/>
          <w:marRight w:val="0"/>
          <w:marTop w:val="0"/>
          <w:marBottom w:val="0"/>
          <w:divBdr>
            <w:top w:val="none" w:sz="0" w:space="0" w:color="auto"/>
            <w:left w:val="none" w:sz="0" w:space="0" w:color="auto"/>
            <w:bottom w:val="none" w:sz="0" w:space="0" w:color="auto"/>
            <w:right w:val="none" w:sz="0" w:space="0" w:color="auto"/>
          </w:divBdr>
        </w:div>
        <w:div w:id="1205947872">
          <w:marLeft w:val="640"/>
          <w:marRight w:val="0"/>
          <w:marTop w:val="0"/>
          <w:marBottom w:val="0"/>
          <w:divBdr>
            <w:top w:val="none" w:sz="0" w:space="0" w:color="auto"/>
            <w:left w:val="none" w:sz="0" w:space="0" w:color="auto"/>
            <w:bottom w:val="none" w:sz="0" w:space="0" w:color="auto"/>
            <w:right w:val="none" w:sz="0" w:space="0" w:color="auto"/>
          </w:divBdr>
        </w:div>
        <w:div w:id="480972213">
          <w:marLeft w:val="640"/>
          <w:marRight w:val="0"/>
          <w:marTop w:val="0"/>
          <w:marBottom w:val="0"/>
          <w:divBdr>
            <w:top w:val="none" w:sz="0" w:space="0" w:color="auto"/>
            <w:left w:val="none" w:sz="0" w:space="0" w:color="auto"/>
            <w:bottom w:val="none" w:sz="0" w:space="0" w:color="auto"/>
            <w:right w:val="none" w:sz="0" w:space="0" w:color="auto"/>
          </w:divBdr>
        </w:div>
        <w:div w:id="1418819930">
          <w:marLeft w:val="640"/>
          <w:marRight w:val="0"/>
          <w:marTop w:val="0"/>
          <w:marBottom w:val="0"/>
          <w:divBdr>
            <w:top w:val="none" w:sz="0" w:space="0" w:color="auto"/>
            <w:left w:val="none" w:sz="0" w:space="0" w:color="auto"/>
            <w:bottom w:val="none" w:sz="0" w:space="0" w:color="auto"/>
            <w:right w:val="none" w:sz="0" w:space="0" w:color="auto"/>
          </w:divBdr>
        </w:div>
        <w:div w:id="438765027">
          <w:marLeft w:val="640"/>
          <w:marRight w:val="0"/>
          <w:marTop w:val="0"/>
          <w:marBottom w:val="0"/>
          <w:divBdr>
            <w:top w:val="none" w:sz="0" w:space="0" w:color="auto"/>
            <w:left w:val="none" w:sz="0" w:space="0" w:color="auto"/>
            <w:bottom w:val="none" w:sz="0" w:space="0" w:color="auto"/>
            <w:right w:val="none" w:sz="0" w:space="0" w:color="auto"/>
          </w:divBdr>
        </w:div>
        <w:div w:id="1664166804">
          <w:marLeft w:val="640"/>
          <w:marRight w:val="0"/>
          <w:marTop w:val="0"/>
          <w:marBottom w:val="0"/>
          <w:divBdr>
            <w:top w:val="none" w:sz="0" w:space="0" w:color="auto"/>
            <w:left w:val="none" w:sz="0" w:space="0" w:color="auto"/>
            <w:bottom w:val="none" w:sz="0" w:space="0" w:color="auto"/>
            <w:right w:val="none" w:sz="0" w:space="0" w:color="auto"/>
          </w:divBdr>
        </w:div>
        <w:div w:id="1516964458">
          <w:marLeft w:val="640"/>
          <w:marRight w:val="0"/>
          <w:marTop w:val="0"/>
          <w:marBottom w:val="0"/>
          <w:divBdr>
            <w:top w:val="none" w:sz="0" w:space="0" w:color="auto"/>
            <w:left w:val="none" w:sz="0" w:space="0" w:color="auto"/>
            <w:bottom w:val="none" w:sz="0" w:space="0" w:color="auto"/>
            <w:right w:val="none" w:sz="0" w:space="0" w:color="auto"/>
          </w:divBdr>
        </w:div>
        <w:div w:id="394397281">
          <w:marLeft w:val="640"/>
          <w:marRight w:val="0"/>
          <w:marTop w:val="0"/>
          <w:marBottom w:val="0"/>
          <w:divBdr>
            <w:top w:val="none" w:sz="0" w:space="0" w:color="auto"/>
            <w:left w:val="none" w:sz="0" w:space="0" w:color="auto"/>
            <w:bottom w:val="none" w:sz="0" w:space="0" w:color="auto"/>
            <w:right w:val="none" w:sz="0" w:space="0" w:color="auto"/>
          </w:divBdr>
        </w:div>
        <w:div w:id="778793691">
          <w:marLeft w:val="640"/>
          <w:marRight w:val="0"/>
          <w:marTop w:val="0"/>
          <w:marBottom w:val="0"/>
          <w:divBdr>
            <w:top w:val="none" w:sz="0" w:space="0" w:color="auto"/>
            <w:left w:val="none" w:sz="0" w:space="0" w:color="auto"/>
            <w:bottom w:val="none" w:sz="0" w:space="0" w:color="auto"/>
            <w:right w:val="none" w:sz="0" w:space="0" w:color="auto"/>
          </w:divBdr>
        </w:div>
        <w:div w:id="1569535509">
          <w:marLeft w:val="640"/>
          <w:marRight w:val="0"/>
          <w:marTop w:val="0"/>
          <w:marBottom w:val="0"/>
          <w:divBdr>
            <w:top w:val="none" w:sz="0" w:space="0" w:color="auto"/>
            <w:left w:val="none" w:sz="0" w:space="0" w:color="auto"/>
            <w:bottom w:val="none" w:sz="0" w:space="0" w:color="auto"/>
            <w:right w:val="none" w:sz="0" w:space="0" w:color="auto"/>
          </w:divBdr>
        </w:div>
        <w:div w:id="1555502506">
          <w:marLeft w:val="640"/>
          <w:marRight w:val="0"/>
          <w:marTop w:val="0"/>
          <w:marBottom w:val="0"/>
          <w:divBdr>
            <w:top w:val="none" w:sz="0" w:space="0" w:color="auto"/>
            <w:left w:val="none" w:sz="0" w:space="0" w:color="auto"/>
            <w:bottom w:val="none" w:sz="0" w:space="0" w:color="auto"/>
            <w:right w:val="none" w:sz="0" w:space="0" w:color="auto"/>
          </w:divBdr>
        </w:div>
        <w:div w:id="502361915">
          <w:marLeft w:val="640"/>
          <w:marRight w:val="0"/>
          <w:marTop w:val="0"/>
          <w:marBottom w:val="0"/>
          <w:divBdr>
            <w:top w:val="none" w:sz="0" w:space="0" w:color="auto"/>
            <w:left w:val="none" w:sz="0" w:space="0" w:color="auto"/>
            <w:bottom w:val="none" w:sz="0" w:space="0" w:color="auto"/>
            <w:right w:val="none" w:sz="0" w:space="0" w:color="auto"/>
          </w:divBdr>
        </w:div>
        <w:div w:id="1337147351">
          <w:marLeft w:val="640"/>
          <w:marRight w:val="0"/>
          <w:marTop w:val="0"/>
          <w:marBottom w:val="0"/>
          <w:divBdr>
            <w:top w:val="none" w:sz="0" w:space="0" w:color="auto"/>
            <w:left w:val="none" w:sz="0" w:space="0" w:color="auto"/>
            <w:bottom w:val="none" w:sz="0" w:space="0" w:color="auto"/>
            <w:right w:val="none" w:sz="0" w:space="0" w:color="auto"/>
          </w:divBdr>
        </w:div>
        <w:div w:id="1150948080">
          <w:marLeft w:val="640"/>
          <w:marRight w:val="0"/>
          <w:marTop w:val="0"/>
          <w:marBottom w:val="0"/>
          <w:divBdr>
            <w:top w:val="none" w:sz="0" w:space="0" w:color="auto"/>
            <w:left w:val="none" w:sz="0" w:space="0" w:color="auto"/>
            <w:bottom w:val="none" w:sz="0" w:space="0" w:color="auto"/>
            <w:right w:val="none" w:sz="0" w:space="0" w:color="auto"/>
          </w:divBdr>
        </w:div>
        <w:div w:id="377364595">
          <w:marLeft w:val="640"/>
          <w:marRight w:val="0"/>
          <w:marTop w:val="0"/>
          <w:marBottom w:val="0"/>
          <w:divBdr>
            <w:top w:val="none" w:sz="0" w:space="0" w:color="auto"/>
            <w:left w:val="none" w:sz="0" w:space="0" w:color="auto"/>
            <w:bottom w:val="none" w:sz="0" w:space="0" w:color="auto"/>
            <w:right w:val="none" w:sz="0" w:space="0" w:color="auto"/>
          </w:divBdr>
        </w:div>
        <w:div w:id="1822501075">
          <w:marLeft w:val="640"/>
          <w:marRight w:val="0"/>
          <w:marTop w:val="0"/>
          <w:marBottom w:val="0"/>
          <w:divBdr>
            <w:top w:val="none" w:sz="0" w:space="0" w:color="auto"/>
            <w:left w:val="none" w:sz="0" w:space="0" w:color="auto"/>
            <w:bottom w:val="none" w:sz="0" w:space="0" w:color="auto"/>
            <w:right w:val="none" w:sz="0" w:space="0" w:color="auto"/>
          </w:divBdr>
        </w:div>
        <w:div w:id="841167117">
          <w:marLeft w:val="640"/>
          <w:marRight w:val="0"/>
          <w:marTop w:val="0"/>
          <w:marBottom w:val="0"/>
          <w:divBdr>
            <w:top w:val="none" w:sz="0" w:space="0" w:color="auto"/>
            <w:left w:val="none" w:sz="0" w:space="0" w:color="auto"/>
            <w:bottom w:val="none" w:sz="0" w:space="0" w:color="auto"/>
            <w:right w:val="none" w:sz="0" w:space="0" w:color="auto"/>
          </w:divBdr>
        </w:div>
        <w:div w:id="1469321374">
          <w:marLeft w:val="640"/>
          <w:marRight w:val="0"/>
          <w:marTop w:val="0"/>
          <w:marBottom w:val="0"/>
          <w:divBdr>
            <w:top w:val="none" w:sz="0" w:space="0" w:color="auto"/>
            <w:left w:val="none" w:sz="0" w:space="0" w:color="auto"/>
            <w:bottom w:val="none" w:sz="0" w:space="0" w:color="auto"/>
            <w:right w:val="none" w:sz="0" w:space="0" w:color="auto"/>
          </w:divBdr>
        </w:div>
        <w:div w:id="63574867">
          <w:marLeft w:val="640"/>
          <w:marRight w:val="0"/>
          <w:marTop w:val="0"/>
          <w:marBottom w:val="0"/>
          <w:divBdr>
            <w:top w:val="none" w:sz="0" w:space="0" w:color="auto"/>
            <w:left w:val="none" w:sz="0" w:space="0" w:color="auto"/>
            <w:bottom w:val="none" w:sz="0" w:space="0" w:color="auto"/>
            <w:right w:val="none" w:sz="0" w:space="0" w:color="auto"/>
          </w:divBdr>
        </w:div>
        <w:div w:id="1849831634">
          <w:marLeft w:val="640"/>
          <w:marRight w:val="0"/>
          <w:marTop w:val="0"/>
          <w:marBottom w:val="0"/>
          <w:divBdr>
            <w:top w:val="none" w:sz="0" w:space="0" w:color="auto"/>
            <w:left w:val="none" w:sz="0" w:space="0" w:color="auto"/>
            <w:bottom w:val="none" w:sz="0" w:space="0" w:color="auto"/>
            <w:right w:val="none" w:sz="0" w:space="0" w:color="auto"/>
          </w:divBdr>
        </w:div>
      </w:divsChild>
    </w:div>
    <w:div w:id="1997416125">
      <w:bodyDiv w:val="1"/>
      <w:marLeft w:val="0"/>
      <w:marRight w:val="0"/>
      <w:marTop w:val="0"/>
      <w:marBottom w:val="0"/>
      <w:divBdr>
        <w:top w:val="none" w:sz="0" w:space="0" w:color="auto"/>
        <w:left w:val="none" w:sz="0" w:space="0" w:color="auto"/>
        <w:bottom w:val="none" w:sz="0" w:space="0" w:color="auto"/>
        <w:right w:val="none" w:sz="0" w:space="0" w:color="auto"/>
      </w:divBdr>
    </w:div>
    <w:div w:id="2002541721">
      <w:bodyDiv w:val="1"/>
      <w:marLeft w:val="0"/>
      <w:marRight w:val="0"/>
      <w:marTop w:val="0"/>
      <w:marBottom w:val="0"/>
      <w:divBdr>
        <w:top w:val="none" w:sz="0" w:space="0" w:color="auto"/>
        <w:left w:val="none" w:sz="0" w:space="0" w:color="auto"/>
        <w:bottom w:val="none" w:sz="0" w:space="0" w:color="auto"/>
        <w:right w:val="none" w:sz="0" w:space="0" w:color="auto"/>
      </w:divBdr>
    </w:div>
    <w:div w:id="2003117009">
      <w:bodyDiv w:val="1"/>
      <w:marLeft w:val="0"/>
      <w:marRight w:val="0"/>
      <w:marTop w:val="0"/>
      <w:marBottom w:val="0"/>
      <w:divBdr>
        <w:top w:val="none" w:sz="0" w:space="0" w:color="auto"/>
        <w:left w:val="none" w:sz="0" w:space="0" w:color="auto"/>
        <w:bottom w:val="none" w:sz="0" w:space="0" w:color="auto"/>
        <w:right w:val="none" w:sz="0" w:space="0" w:color="auto"/>
      </w:divBdr>
    </w:div>
    <w:div w:id="2003121611">
      <w:bodyDiv w:val="1"/>
      <w:marLeft w:val="0"/>
      <w:marRight w:val="0"/>
      <w:marTop w:val="0"/>
      <w:marBottom w:val="0"/>
      <w:divBdr>
        <w:top w:val="none" w:sz="0" w:space="0" w:color="auto"/>
        <w:left w:val="none" w:sz="0" w:space="0" w:color="auto"/>
        <w:bottom w:val="none" w:sz="0" w:space="0" w:color="auto"/>
        <w:right w:val="none" w:sz="0" w:space="0" w:color="auto"/>
      </w:divBdr>
    </w:div>
    <w:div w:id="2004425995">
      <w:bodyDiv w:val="1"/>
      <w:marLeft w:val="0"/>
      <w:marRight w:val="0"/>
      <w:marTop w:val="0"/>
      <w:marBottom w:val="0"/>
      <w:divBdr>
        <w:top w:val="none" w:sz="0" w:space="0" w:color="auto"/>
        <w:left w:val="none" w:sz="0" w:space="0" w:color="auto"/>
        <w:bottom w:val="none" w:sz="0" w:space="0" w:color="auto"/>
        <w:right w:val="none" w:sz="0" w:space="0" w:color="auto"/>
      </w:divBdr>
    </w:div>
    <w:div w:id="2004550864">
      <w:bodyDiv w:val="1"/>
      <w:marLeft w:val="0"/>
      <w:marRight w:val="0"/>
      <w:marTop w:val="0"/>
      <w:marBottom w:val="0"/>
      <w:divBdr>
        <w:top w:val="none" w:sz="0" w:space="0" w:color="auto"/>
        <w:left w:val="none" w:sz="0" w:space="0" w:color="auto"/>
        <w:bottom w:val="none" w:sz="0" w:space="0" w:color="auto"/>
        <w:right w:val="none" w:sz="0" w:space="0" w:color="auto"/>
      </w:divBdr>
    </w:div>
    <w:div w:id="2004965487">
      <w:bodyDiv w:val="1"/>
      <w:marLeft w:val="0"/>
      <w:marRight w:val="0"/>
      <w:marTop w:val="0"/>
      <w:marBottom w:val="0"/>
      <w:divBdr>
        <w:top w:val="none" w:sz="0" w:space="0" w:color="auto"/>
        <w:left w:val="none" w:sz="0" w:space="0" w:color="auto"/>
        <w:bottom w:val="none" w:sz="0" w:space="0" w:color="auto"/>
        <w:right w:val="none" w:sz="0" w:space="0" w:color="auto"/>
      </w:divBdr>
    </w:div>
    <w:div w:id="2005475982">
      <w:bodyDiv w:val="1"/>
      <w:marLeft w:val="0"/>
      <w:marRight w:val="0"/>
      <w:marTop w:val="0"/>
      <w:marBottom w:val="0"/>
      <w:divBdr>
        <w:top w:val="none" w:sz="0" w:space="0" w:color="auto"/>
        <w:left w:val="none" w:sz="0" w:space="0" w:color="auto"/>
        <w:bottom w:val="none" w:sz="0" w:space="0" w:color="auto"/>
        <w:right w:val="none" w:sz="0" w:space="0" w:color="auto"/>
      </w:divBdr>
      <w:divsChild>
        <w:div w:id="928928904">
          <w:marLeft w:val="640"/>
          <w:marRight w:val="0"/>
          <w:marTop w:val="0"/>
          <w:marBottom w:val="0"/>
          <w:divBdr>
            <w:top w:val="none" w:sz="0" w:space="0" w:color="auto"/>
            <w:left w:val="none" w:sz="0" w:space="0" w:color="auto"/>
            <w:bottom w:val="none" w:sz="0" w:space="0" w:color="auto"/>
            <w:right w:val="none" w:sz="0" w:space="0" w:color="auto"/>
          </w:divBdr>
        </w:div>
        <w:div w:id="2029987078">
          <w:marLeft w:val="640"/>
          <w:marRight w:val="0"/>
          <w:marTop w:val="0"/>
          <w:marBottom w:val="0"/>
          <w:divBdr>
            <w:top w:val="none" w:sz="0" w:space="0" w:color="auto"/>
            <w:left w:val="none" w:sz="0" w:space="0" w:color="auto"/>
            <w:bottom w:val="none" w:sz="0" w:space="0" w:color="auto"/>
            <w:right w:val="none" w:sz="0" w:space="0" w:color="auto"/>
          </w:divBdr>
        </w:div>
        <w:div w:id="1735814564">
          <w:marLeft w:val="640"/>
          <w:marRight w:val="0"/>
          <w:marTop w:val="0"/>
          <w:marBottom w:val="0"/>
          <w:divBdr>
            <w:top w:val="none" w:sz="0" w:space="0" w:color="auto"/>
            <w:left w:val="none" w:sz="0" w:space="0" w:color="auto"/>
            <w:bottom w:val="none" w:sz="0" w:space="0" w:color="auto"/>
            <w:right w:val="none" w:sz="0" w:space="0" w:color="auto"/>
          </w:divBdr>
        </w:div>
        <w:div w:id="1446193627">
          <w:marLeft w:val="640"/>
          <w:marRight w:val="0"/>
          <w:marTop w:val="0"/>
          <w:marBottom w:val="0"/>
          <w:divBdr>
            <w:top w:val="none" w:sz="0" w:space="0" w:color="auto"/>
            <w:left w:val="none" w:sz="0" w:space="0" w:color="auto"/>
            <w:bottom w:val="none" w:sz="0" w:space="0" w:color="auto"/>
            <w:right w:val="none" w:sz="0" w:space="0" w:color="auto"/>
          </w:divBdr>
        </w:div>
        <w:div w:id="1471169369">
          <w:marLeft w:val="640"/>
          <w:marRight w:val="0"/>
          <w:marTop w:val="0"/>
          <w:marBottom w:val="0"/>
          <w:divBdr>
            <w:top w:val="none" w:sz="0" w:space="0" w:color="auto"/>
            <w:left w:val="none" w:sz="0" w:space="0" w:color="auto"/>
            <w:bottom w:val="none" w:sz="0" w:space="0" w:color="auto"/>
            <w:right w:val="none" w:sz="0" w:space="0" w:color="auto"/>
          </w:divBdr>
        </w:div>
        <w:div w:id="923760495">
          <w:marLeft w:val="640"/>
          <w:marRight w:val="0"/>
          <w:marTop w:val="0"/>
          <w:marBottom w:val="0"/>
          <w:divBdr>
            <w:top w:val="none" w:sz="0" w:space="0" w:color="auto"/>
            <w:left w:val="none" w:sz="0" w:space="0" w:color="auto"/>
            <w:bottom w:val="none" w:sz="0" w:space="0" w:color="auto"/>
            <w:right w:val="none" w:sz="0" w:space="0" w:color="auto"/>
          </w:divBdr>
        </w:div>
        <w:div w:id="33166254">
          <w:marLeft w:val="640"/>
          <w:marRight w:val="0"/>
          <w:marTop w:val="0"/>
          <w:marBottom w:val="0"/>
          <w:divBdr>
            <w:top w:val="none" w:sz="0" w:space="0" w:color="auto"/>
            <w:left w:val="none" w:sz="0" w:space="0" w:color="auto"/>
            <w:bottom w:val="none" w:sz="0" w:space="0" w:color="auto"/>
            <w:right w:val="none" w:sz="0" w:space="0" w:color="auto"/>
          </w:divBdr>
        </w:div>
        <w:div w:id="90275784">
          <w:marLeft w:val="640"/>
          <w:marRight w:val="0"/>
          <w:marTop w:val="0"/>
          <w:marBottom w:val="0"/>
          <w:divBdr>
            <w:top w:val="none" w:sz="0" w:space="0" w:color="auto"/>
            <w:left w:val="none" w:sz="0" w:space="0" w:color="auto"/>
            <w:bottom w:val="none" w:sz="0" w:space="0" w:color="auto"/>
            <w:right w:val="none" w:sz="0" w:space="0" w:color="auto"/>
          </w:divBdr>
        </w:div>
        <w:div w:id="1402168061">
          <w:marLeft w:val="640"/>
          <w:marRight w:val="0"/>
          <w:marTop w:val="0"/>
          <w:marBottom w:val="0"/>
          <w:divBdr>
            <w:top w:val="none" w:sz="0" w:space="0" w:color="auto"/>
            <w:left w:val="none" w:sz="0" w:space="0" w:color="auto"/>
            <w:bottom w:val="none" w:sz="0" w:space="0" w:color="auto"/>
            <w:right w:val="none" w:sz="0" w:space="0" w:color="auto"/>
          </w:divBdr>
        </w:div>
        <w:div w:id="428626491">
          <w:marLeft w:val="640"/>
          <w:marRight w:val="0"/>
          <w:marTop w:val="0"/>
          <w:marBottom w:val="0"/>
          <w:divBdr>
            <w:top w:val="none" w:sz="0" w:space="0" w:color="auto"/>
            <w:left w:val="none" w:sz="0" w:space="0" w:color="auto"/>
            <w:bottom w:val="none" w:sz="0" w:space="0" w:color="auto"/>
            <w:right w:val="none" w:sz="0" w:space="0" w:color="auto"/>
          </w:divBdr>
        </w:div>
        <w:div w:id="820583583">
          <w:marLeft w:val="640"/>
          <w:marRight w:val="0"/>
          <w:marTop w:val="0"/>
          <w:marBottom w:val="0"/>
          <w:divBdr>
            <w:top w:val="none" w:sz="0" w:space="0" w:color="auto"/>
            <w:left w:val="none" w:sz="0" w:space="0" w:color="auto"/>
            <w:bottom w:val="none" w:sz="0" w:space="0" w:color="auto"/>
            <w:right w:val="none" w:sz="0" w:space="0" w:color="auto"/>
          </w:divBdr>
        </w:div>
        <w:div w:id="38405567">
          <w:marLeft w:val="640"/>
          <w:marRight w:val="0"/>
          <w:marTop w:val="0"/>
          <w:marBottom w:val="0"/>
          <w:divBdr>
            <w:top w:val="none" w:sz="0" w:space="0" w:color="auto"/>
            <w:left w:val="none" w:sz="0" w:space="0" w:color="auto"/>
            <w:bottom w:val="none" w:sz="0" w:space="0" w:color="auto"/>
            <w:right w:val="none" w:sz="0" w:space="0" w:color="auto"/>
          </w:divBdr>
        </w:div>
        <w:div w:id="1937208137">
          <w:marLeft w:val="640"/>
          <w:marRight w:val="0"/>
          <w:marTop w:val="0"/>
          <w:marBottom w:val="0"/>
          <w:divBdr>
            <w:top w:val="none" w:sz="0" w:space="0" w:color="auto"/>
            <w:left w:val="none" w:sz="0" w:space="0" w:color="auto"/>
            <w:bottom w:val="none" w:sz="0" w:space="0" w:color="auto"/>
            <w:right w:val="none" w:sz="0" w:space="0" w:color="auto"/>
          </w:divBdr>
        </w:div>
        <w:div w:id="1585606453">
          <w:marLeft w:val="640"/>
          <w:marRight w:val="0"/>
          <w:marTop w:val="0"/>
          <w:marBottom w:val="0"/>
          <w:divBdr>
            <w:top w:val="none" w:sz="0" w:space="0" w:color="auto"/>
            <w:left w:val="none" w:sz="0" w:space="0" w:color="auto"/>
            <w:bottom w:val="none" w:sz="0" w:space="0" w:color="auto"/>
            <w:right w:val="none" w:sz="0" w:space="0" w:color="auto"/>
          </w:divBdr>
        </w:div>
        <w:div w:id="2036538418">
          <w:marLeft w:val="640"/>
          <w:marRight w:val="0"/>
          <w:marTop w:val="0"/>
          <w:marBottom w:val="0"/>
          <w:divBdr>
            <w:top w:val="none" w:sz="0" w:space="0" w:color="auto"/>
            <w:left w:val="none" w:sz="0" w:space="0" w:color="auto"/>
            <w:bottom w:val="none" w:sz="0" w:space="0" w:color="auto"/>
            <w:right w:val="none" w:sz="0" w:space="0" w:color="auto"/>
          </w:divBdr>
        </w:div>
        <w:div w:id="1051853198">
          <w:marLeft w:val="640"/>
          <w:marRight w:val="0"/>
          <w:marTop w:val="0"/>
          <w:marBottom w:val="0"/>
          <w:divBdr>
            <w:top w:val="none" w:sz="0" w:space="0" w:color="auto"/>
            <w:left w:val="none" w:sz="0" w:space="0" w:color="auto"/>
            <w:bottom w:val="none" w:sz="0" w:space="0" w:color="auto"/>
            <w:right w:val="none" w:sz="0" w:space="0" w:color="auto"/>
          </w:divBdr>
        </w:div>
        <w:div w:id="724452387">
          <w:marLeft w:val="640"/>
          <w:marRight w:val="0"/>
          <w:marTop w:val="0"/>
          <w:marBottom w:val="0"/>
          <w:divBdr>
            <w:top w:val="none" w:sz="0" w:space="0" w:color="auto"/>
            <w:left w:val="none" w:sz="0" w:space="0" w:color="auto"/>
            <w:bottom w:val="none" w:sz="0" w:space="0" w:color="auto"/>
            <w:right w:val="none" w:sz="0" w:space="0" w:color="auto"/>
          </w:divBdr>
        </w:div>
        <w:div w:id="371734400">
          <w:marLeft w:val="640"/>
          <w:marRight w:val="0"/>
          <w:marTop w:val="0"/>
          <w:marBottom w:val="0"/>
          <w:divBdr>
            <w:top w:val="none" w:sz="0" w:space="0" w:color="auto"/>
            <w:left w:val="none" w:sz="0" w:space="0" w:color="auto"/>
            <w:bottom w:val="none" w:sz="0" w:space="0" w:color="auto"/>
            <w:right w:val="none" w:sz="0" w:space="0" w:color="auto"/>
          </w:divBdr>
        </w:div>
        <w:div w:id="1183209690">
          <w:marLeft w:val="640"/>
          <w:marRight w:val="0"/>
          <w:marTop w:val="0"/>
          <w:marBottom w:val="0"/>
          <w:divBdr>
            <w:top w:val="none" w:sz="0" w:space="0" w:color="auto"/>
            <w:left w:val="none" w:sz="0" w:space="0" w:color="auto"/>
            <w:bottom w:val="none" w:sz="0" w:space="0" w:color="auto"/>
            <w:right w:val="none" w:sz="0" w:space="0" w:color="auto"/>
          </w:divBdr>
        </w:div>
        <w:div w:id="1414476145">
          <w:marLeft w:val="640"/>
          <w:marRight w:val="0"/>
          <w:marTop w:val="0"/>
          <w:marBottom w:val="0"/>
          <w:divBdr>
            <w:top w:val="none" w:sz="0" w:space="0" w:color="auto"/>
            <w:left w:val="none" w:sz="0" w:space="0" w:color="auto"/>
            <w:bottom w:val="none" w:sz="0" w:space="0" w:color="auto"/>
            <w:right w:val="none" w:sz="0" w:space="0" w:color="auto"/>
          </w:divBdr>
        </w:div>
        <w:div w:id="1143234685">
          <w:marLeft w:val="640"/>
          <w:marRight w:val="0"/>
          <w:marTop w:val="0"/>
          <w:marBottom w:val="0"/>
          <w:divBdr>
            <w:top w:val="none" w:sz="0" w:space="0" w:color="auto"/>
            <w:left w:val="none" w:sz="0" w:space="0" w:color="auto"/>
            <w:bottom w:val="none" w:sz="0" w:space="0" w:color="auto"/>
            <w:right w:val="none" w:sz="0" w:space="0" w:color="auto"/>
          </w:divBdr>
        </w:div>
        <w:div w:id="1137840150">
          <w:marLeft w:val="640"/>
          <w:marRight w:val="0"/>
          <w:marTop w:val="0"/>
          <w:marBottom w:val="0"/>
          <w:divBdr>
            <w:top w:val="none" w:sz="0" w:space="0" w:color="auto"/>
            <w:left w:val="none" w:sz="0" w:space="0" w:color="auto"/>
            <w:bottom w:val="none" w:sz="0" w:space="0" w:color="auto"/>
            <w:right w:val="none" w:sz="0" w:space="0" w:color="auto"/>
          </w:divBdr>
        </w:div>
        <w:div w:id="608581527">
          <w:marLeft w:val="640"/>
          <w:marRight w:val="0"/>
          <w:marTop w:val="0"/>
          <w:marBottom w:val="0"/>
          <w:divBdr>
            <w:top w:val="none" w:sz="0" w:space="0" w:color="auto"/>
            <w:left w:val="none" w:sz="0" w:space="0" w:color="auto"/>
            <w:bottom w:val="none" w:sz="0" w:space="0" w:color="auto"/>
            <w:right w:val="none" w:sz="0" w:space="0" w:color="auto"/>
          </w:divBdr>
        </w:div>
        <w:div w:id="773481148">
          <w:marLeft w:val="640"/>
          <w:marRight w:val="0"/>
          <w:marTop w:val="0"/>
          <w:marBottom w:val="0"/>
          <w:divBdr>
            <w:top w:val="none" w:sz="0" w:space="0" w:color="auto"/>
            <w:left w:val="none" w:sz="0" w:space="0" w:color="auto"/>
            <w:bottom w:val="none" w:sz="0" w:space="0" w:color="auto"/>
            <w:right w:val="none" w:sz="0" w:space="0" w:color="auto"/>
          </w:divBdr>
        </w:div>
        <w:div w:id="1643463024">
          <w:marLeft w:val="640"/>
          <w:marRight w:val="0"/>
          <w:marTop w:val="0"/>
          <w:marBottom w:val="0"/>
          <w:divBdr>
            <w:top w:val="none" w:sz="0" w:space="0" w:color="auto"/>
            <w:left w:val="none" w:sz="0" w:space="0" w:color="auto"/>
            <w:bottom w:val="none" w:sz="0" w:space="0" w:color="auto"/>
            <w:right w:val="none" w:sz="0" w:space="0" w:color="auto"/>
          </w:divBdr>
        </w:div>
        <w:div w:id="2057388617">
          <w:marLeft w:val="640"/>
          <w:marRight w:val="0"/>
          <w:marTop w:val="0"/>
          <w:marBottom w:val="0"/>
          <w:divBdr>
            <w:top w:val="none" w:sz="0" w:space="0" w:color="auto"/>
            <w:left w:val="none" w:sz="0" w:space="0" w:color="auto"/>
            <w:bottom w:val="none" w:sz="0" w:space="0" w:color="auto"/>
            <w:right w:val="none" w:sz="0" w:space="0" w:color="auto"/>
          </w:divBdr>
        </w:div>
        <w:div w:id="219900615">
          <w:marLeft w:val="640"/>
          <w:marRight w:val="0"/>
          <w:marTop w:val="0"/>
          <w:marBottom w:val="0"/>
          <w:divBdr>
            <w:top w:val="none" w:sz="0" w:space="0" w:color="auto"/>
            <w:left w:val="none" w:sz="0" w:space="0" w:color="auto"/>
            <w:bottom w:val="none" w:sz="0" w:space="0" w:color="auto"/>
            <w:right w:val="none" w:sz="0" w:space="0" w:color="auto"/>
          </w:divBdr>
        </w:div>
        <w:div w:id="156001969">
          <w:marLeft w:val="640"/>
          <w:marRight w:val="0"/>
          <w:marTop w:val="0"/>
          <w:marBottom w:val="0"/>
          <w:divBdr>
            <w:top w:val="none" w:sz="0" w:space="0" w:color="auto"/>
            <w:left w:val="none" w:sz="0" w:space="0" w:color="auto"/>
            <w:bottom w:val="none" w:sz="0" w:space="0" w:color="auto"/>
            <w:right w:val="none" w:sz="0" w:space="0" w:color="auto"/>
          </w:divBdr>
        </w:div>
        <w:div w:id="970862121">
          <w:marLeft w:val="640"/>
          <w:marRight w:val="0"/>
          <w:marTop w:val="0"/>
          <w:marBottom w:val="0"/>
          <w:divBdr>
            <w:top w:val="none" w:sz="0" w:space="0" w:color="auto"/>
            <w:left w:val="none" w:sz="0" w:space="0" w:color="auto"/>
            <w:bottom w:val="none" w:sz="0" w:space="0" w:color="auto"/>
            <w:right w:val="none" w:sz="0" w:space="0" w:color="auto"/>
          </w:divBdr>
        </w:div>
        <w:div w:id="1954901057">
          <w:marLeft w:val="640"/>
          <w:marRight w:val="0"/>
          <w:marTop w:val="0"/>
          <w:marBottom w:val="0"/>
          <w:divBdr>
            <w:top w:val="none" w:sz="0" w:space="0" w:color="auto"/>
            <w:left w:val="none" w:sz="0" w:space="0" w:color="auto"/>
            <w:bottom w:val="none" w:sz="0" w:space="0" w:color="auto"/>
            <w:right w:val="none" w:sz="0" w:space="0" w:color="auto"/>
          </w:divBdr>
        </w:div>
        <w:div w:id="602034663">
          <w:marLeft w:val="640"/>
          <w:marRight w:val="0"/>
          <w:marTop w:val="0"/>
          <w:marBottom w:val="0"/>
          <w:divBdr>
            <w:top w:val="none" w:sz="0" w:space="0" w:color="auto"/>
            <w:left w:val="none" w:sz="0" w:space="0" w:color="auto"/>
            <w:bottom w:val="none" w:sz="0" w:space="0" w:color="auto"/>
            <w:right w:val="none" w:sz="0" w:space="0" w:color="auto"/>
          </w:divBdr>
        </w:div>
        <w:div w:id="551386989">
          <w:marLeft w:val="640"/>
          <w:marRight w:val="0"/>
          <w:marTop w:val="0"/>
          <w:marBottom w:val="0"/>
          <w:divBdr>
            <w:top w:val="none" w:sz="0" w:space="0" w:color="auto"/>
            <w:left w:val="none" w:sz="0" w:space="0" w:color="auto"/>
            <w:bottom w:val="none" w:sz="0" w:space="0" w:color="auto"/>
            <w:right w:val="none" w:sz="0" w:space="0" w:color="auto"/>
          </w:divBdr>
        </w:div>
        <w:div w:id="426195279">
          <w:marLeft w:val="640"/>
          <w:marRight w:val="0"/>
          <w:marTop w:val="0"/>
          <w:marBottom w:val="0"/>
          <w:divBdr>
            <w:top w:val="none" w:sz="0" w:space="0" w:color="auto"/>
            <w:left w:val="none" w:sz="0" w:space="0" w:color="auto"/>
            <w:bottom w:val="none" w:sz="0" w:space="0" w:color="auto"/>
            <w:right w:val="none" w:sz="0" w:space="0" w:color="auto"/>
          </w:divBdr>
        </w:div>
        <w:div w:id="769009107">
          <w:marLeft w:val="640"/>
          <w:marRight w:val="0"/>
          <w:marTop w:val="0"/>
          <w:marBottom w:val="0"/>
          <w:divBdr>
            <w:top w:val="none" w:sz="0" w:space="0" w:color="auto"/>
            <w:left w:val="none" w:sz="0" w:space="0" w:color="auto"/>
            <w:bottom w:val="none" w:sz="0" w:space="0" w:color="auto"/>
            <w:right w:val="none" w:sz="0" w:space="0" w:color="auto"/>
          </w:divBdr>
        </w:div>
        <w:div w:id="614287441">
          <w:marLeft w:val="640"/>
          <w:marRight w:val="0"/>
          <w:marTop w:val="0"/>
          <w:marBottom w:val="0"/>
          <w:divBdr>
            <w:top w:val="none" w:sz="0" w:space="0" w:color="auto"/>
            <w:left w:val="none" w:sz="0" w:space="0" w:color="auto"/>
            <w:bottom w:val="none" w:sz="0" w:space="0" w:color="auto"/>
            <w:right w:val="none" w:sz="0" w:space="0" w:color="auto"/>
          </w:divBdr>
        </w:div>
        <w:div w:id="1715613606">
          <w:marLeft w:val="640"/>
          <w:marRight w:val="0"/>
          <w:marTop w:val="0"/>
          <w:marBottom w:val="0"/>
          <w:divBdr>
            <w:top w:val="none" w:sz="0" w:space="0" w:color="auto"/>
            <w:left w:val="none" w:sz="0" w:space="0" w:color="auto"/>
            <w:bottom w:val="none" w:sz="0" w:space="0" w:color="auto"/>
            <w:right w:val="none" w:sz="0" w:space="0" w:color="auto"/>
          </w:divBdr>
        </w:div>
        <w:div w:id="135266759">
          <w:marLeft w:val="640"/>
          <w:marRight w:val="0"/>
          <w:marTop w:val="0"/>
          <w:marBottom w:val="0"/>
          <w:divBdr>
            <w:top w:val="none" w:sz="0" w:space="0" w:color="auto"/>
            <w:left w:val="none" w:sz="0" w:space="0" w:color="auto"/>
            <w:bottom w:val="none" w:sz="0" w:space="0" w:color="auto"/>
            <w:right w:val="none" w:sz="0" w:space="0" w:color="auto"/>
          </w:divBdr>
        </w:div>
        <w:div w:id="1212114471">
          <w:marLeft w:val="640"/>
          <w:marRight w:val="0"/>
          <w:marTop w:val="0"/>
          <w:marBottom w:val="0"/>
          <w:divBdr>
            <w:top w:val="none" w:sz="0" w:space="0" w:color="auto"/>
            <w:left w:val="none" w:sz="0" w:space="0" w:color="auto"/>
            <w:bottom w:val="none" w:sz="0" w:space="0" w:color="auto"/>
            <w:right w:val="none" w:sz="0" w:space="0" w:color="auto"/>
          </w:divBdr>
        </w:div>
        <w:div w:id="2063744903">
          <w:marLeft w:val="640"/>
          <w:marRight w:val="0"/>
          <w:marTop w:val="0"/>
          <w:marBottom w:val="0"/>
          <w:divBdr>
            <w:top w:val="none" w:sz="0" w:space="0" w:color="auto"/>
            <w:left w:val="none" w:sz="0" w:space="0" w:color="auto"/>
            <w:bottom w:val="none" w:sz="0" w:space="0" w:color="auto"/>
            <w:right w:val="none" w:sz="0" w:space="0" w:color="auto"/>
          </w:divBdr>
        </w:div>
        <w:div w:id="1029919258">
          <w:marLeft w:val="640"/>
          <w:marRight w:val="0"/>
          <w:marTop w:val="0"/>
          <w:marBottom w:val="0"/>
          <w:divBdr>
            <w:top w:val="none" w:sz="0" w:space="0" w:color="auto"/>
            <w:left w:val="none" w:sz="0" w:space="0" w:color="auto"/>
            <w:bottom w:val="none" w:sz="0" w:space="0" w:color="auto"/>
            <w:right w:val="none" w:sz="0" w:space="0" w:color="auto"/>
          </w:divBdr>
        </w:div>
        <w:div w:id="1070007617">
          <w:marLeft w:val="640"/>
          <w:marRight w:val="0"/>
          <w:marTop w:val="0"/>
          <w:marBottom w:val="0"/>
          <w:divBdr>
            <w:top w:val="none" w:sz="0" w:space="0" w:color="auto"/>
            <w:left w:val="none" w:sz="0" w:space="0" w:color="auto"/>
            <w:bottom w:val="none" w:sz="0" w:space="0" w:color="auto"/>
            <w:right w:val="none" w:sz="0" w:space="0" w:color="auto"/>
          </w:divBdr>
        </w:div>
        <w:div w:id="450320944">
          <w:marLeft w:val="640"/>
          <w:marRight w:val="0"/>
          <w:marTop w:val="0"/>
          <w:marBottom w:val="0"/>
          <w:divBdr>
            <w:top w:val="none" w:sz="0" w:space="0" w:color="auto"/>
            <w:left w:val="none" w:sz="0" w:space="0" w:color="auto"/>
            <w:bottom w:val="none" w:sz="0" w:space="0" w:color="auto"/>
            <w:right w:val="none" w:sz="0" w:space="0" w:color="auto"/>
          </w:divBdr>
        </w:div>
      </w:divsChild>
    </w:div>
    <w:div w:id="2005816688">
      <w:bodyDiv w:val="1"/>
      <w:marLeft w:val="0"/>
      <w:marRight w:val="0"/>
      <w:marTop w:val="0"/>
      <w:marBottom w:val="0"/>
      <w:divBdr>
        <w:top w:val="none" w:sz="0" w:space="0" w:color="auto"/>
        <w:left w:val="none" w:sz="0" w:space="0" w:color="auto"/>
        <w:bottom w:val="none" w:sz="0" w:space="0" w:color="auto"/>
        <w:right w:val="none" w:sz="0" w:space="0" w:color="auto"/>
      </w:divBdr>
    </w:div>
    <w:div w:id="2006937498">
      <w:bodyDiv w:val="1"/>
      <w:marLeft w:val="0"/>
      <w:marRight w:val="0"/>
      <w:marTop w:val="0"/>
      <w:marBottom w:val="0"/>
      <w:divBdr>
        <w:top w:val="none" w:sz="0" w:space="0" w:color="auto"/>
        <w:left w:val="none" w:sz="0" w:space="0" w:color="auto"/>
        <w:bottom w:val="none" w:sz="0" w:space="0" w:color="auto"/>
        <w:right w:val="none" w:sz="0" w:space="0" w:color="auto"/>
      </w:divBdr>
      <w:divsChild>
        <w:div w:id="751320399">
          <w:marLeft w:val="640"/>
          <w:marRight w:val="0"/>
          <w:marTop w:val="0"/>
          <w:marBottom w:val="0"/>
          <w:divBdr>
            <w:top w:val="none" w:sz="0" w:space="0" w:color="auto"/>
            <w:left w:val="none" w:sz="0" w:space="0" w:color="auto"/>
            <w:bottom w:val="none" w:sz="0" w:space="0" w:color="auto"/>
            <w:right w:val="none" w:sz="0" w:space="0" w:color="auto"/>
          </w:divBdr>
        </w:div>
        <w:div w:id="655230727">
          <w:marLeft w:val="640"/>
          <w:marRight w:val="0"/>
          <w:marTop w:val="0"/>
          <w:marBottom w:val="0"/>
          <w:divBdr>
            <w:top w:val="none" w:sz="0" w:space="0" w:color="auto"/>
            <w:left w:val="none" w:sz="0" w:space="0" w:color="auto"/>
            <w:bottom w:val="none" w:sz="0" w:space="0" w:color="auto"/>
            <w:right w:val="none" w:sz="0" w:space="0" w:color="auto"/>
          </w:divBdr>
        </w:div>
        <w:div w:id="725184050">
          <w:marLeft w:val="640"/>
          <w:marRight w:val="0"/>
          <w:marTop w:val="0"/>
          <w:marBottom w:val="0"/>
          <w:divBdr>
            <w:top w:val="none" w:sz="0" w:space="0" w:color="auto"/>
            <w:left w:val="none" w:sz="0" w:space="0" w:color="auto"/>
            <w:bottom w:val="none" w:sz="0" w:space="0" w:color="auto"/>
            <w:right w:val="none" w:sz="0" w:space="0" w:color="auto"/>
          </w:divBdr>
        </w:div>
        <w:div w:id="465508953">
          <w:marLeft w:val="640"/>
          <w:marRight w:val="0"/>
          <w:marTop w:val="0"/>
          <w:marBottom w:val="0"/>
          <w:divBdr>
            <w:top w:val="none" w:sz="0" w:space="0" w:color="auto"/>
            <w:left w:val="none" w:sz="0" w:space="0" w:color="auto"/>
            <w:bottom w:val="none" w:sz="0" w:space="0" w:color="auto"/>
            <w:right w:val="none" w:sz="0" w:space="0" w:color="auto"/>
          </w:divBdr>
        </w:div>
        <w:div w:id="1174488695">
          <w:marLeft w:val="640"/>
          <w:marRight w:val="0"/>
          <w:marTop w:val="0"/>
          <w:marBottom w:val="0"/>
          <w:divBdr>
            <w:top w:val="none" w:sz="0" w:space="0" w:color="auto"/>
            <w:left w:val="none" w:sz="0" w:space="0" w:color="auto"/>
            <w:bottom w:val="none" w:sz="0" w:space="0" w:color="auto"/>
            <w:right w:val="none" w:sz="0" w:space="0" w:color="auto"/>
          </w:divBdr>
        </w:div>
        <w:div w:id="1524855986">
          <w:marLeft w:val="640"/>
          <w:marRight w:val="0"/>
          <w:marTop w:val="0"/>
          <w:marBottom w:val="0"/>
          <w:divBdr>
            <w:top w:val="none" w:sz="0" w:space="0" w:color="auto"/>
            <w:left w:val="none" w:sz="0" w:space="0" w:color="auto"/>
            <w:bottom w:val="none" w:sz="0" w:space="0" w:color="auto"/>
            <w:right w:val="none" w:sz="0" w:space="0" w:color="auto"/>
          </w:divBdr>
        </w:div>
        <w:div w:id="171266526">
          <w:marLeft w:val="640"/>
          <w:marRight w:val="0"/>
          <w:marTop w:val="0"/>
          <w:marBottom w:val="0"/>
          <w:divBdr>
            <w:top w:val="none" w:sz="0" w:space="0" w:color="auto"/>
            <w:left w:val="none" w:sz="0" w:space="0" w:color="auto"/>
            <w:bottom w:val="none" w:sz="0" w:space="0" w:color="auto"/>
            <w:right w:val="none" w:sz="0" w:space="0" w:color="auto"/>
          </w:divBdr>
        </w:div>
        <w:div w:id="1620791899">
          <w:marLeft w:val="640"/>
          <w:marRight w:val="0"/>
          <w:marTop w:val="0"/>
          <w:marBottom w:val="0"/>
          <w:divBdr>
            <w:top w:val="none" w:sz="0" w:space="0" w:color="auto"/>
            <w:left w:val="none" w:sz="0" w:space="0" w:color="auto"/>
            <w:bottom w:val="none" w:sz="0" w:space="0" w:color="auto"/>
            <w:right w:val="none" w:sz="0" w:space="0" w:color="auto"/>
          </w:divBdr>
        </w:div>
        <w:div w:id="2129810291">
          <w:marLeft w:val="640"/>
          <w:marRight w:val="0"/>
          <w:marTop w:val="0"/>
          <w:marBottom w:val="0"/>
          <w:divBdr>
            <w:top w:val="none" w:sz="0" w:space="0" w:color="auto"/>
            <w:left w:val="none" w:sz="0" w:space="0" w:color="auto"/>
            <w:bottom w:val="none" w:sz="0" w:space="0" w:color="auto"/>
            <w:right w:val="none" w:sz="0" w:space="0" w:color="auto"/>
          </w:divBdr>
        </w:div>
        <w:div w:id="337772950">
          <w:marLeft w:val="640"/>
          <w:marRight w:val="0"/>
          <w:marTop w:val="0"/>
          <w:marBottom w:val="0"/>
          <w:divBdr>
            <w:top w:val="none" w:sz="0" w:space="0" w:color="auto"/>
            <w:left w:val="none" w:sz="0" w:space="0" w:color="auto"/>
            <w:bottom w:val="none" w:sz="0" w:space="0" w:color="auto"/>
            <w:right w:val="none" w:sz="0" w:space="0" w:color="auto"/>
          </w:divBdr>
        </w:div>
        <w:div w:id="1420640781">
          <w:marLeft w:val="640"/>
          <w:marRight w:val="0"/>
          <w:marTop w:val="0"/>
          <w:marBottom w:val="0"/>
          <w:divBdr>
            <w:top w:val="none" w:sz="0" w:space="0" w:color="auto"/>
            <w:left w:val="none" w:sz="0" w:space="0" w:color="auto"/>
            <w:bottom w:val="none" w:sz="0" w:space="0" w:color="auto"/>
            <w:right w:val="none" w:sz="0" w:space="0" w:color="auto"/>
          </w:divBdr>
        </w:div>
        <w:div w:id="379282024">
          <w:marLeft w:val="640"/>
          <w:marRight w:val="0"/>
          <w:marTop w:val="0"/>
          <w:marBottom w:val="0"/>
          <w:divBdr>
            <w:top w:val="none" w:sz="0" w:space="0" w:color="auto"/>
            <w:left w:val="none" w:sz="0" w:space="0" w:color="auto"/>
            <w:bottom w:val="none" w:sz="0" w:space="0" w:color="auto"/>
            <w:right w:val="none" w:sz="0" w:space="0" w:color="auto"/>
          </w:divBdr>
        </w:div>
        <w:div w:id="1388450620">
          <w:marLeft w:val="640"/>
          <w:marRight w:val="0"/>
          <w:marTop w:val="0"/>
          <w:marBottom w:val="0"/>
          <w:divBdr>
            <w:top w:val="none" w:sz="0" w:space="0" w:color="auto"/>
            <w:left w:val="none" w:sz="0" w:space="0" w:color="auto"/>
            <w:bottom w:val="none" w:sz="0" w:space="0" w:color="auto"/>
            <w:right w:val="none" w:sz="0" w:space="0" w:color="auto"/>
          </w:divBdr>
        </w:div>
        <w:div w:id="2110588952">
          <w:marLeft w:val="640"/>
          <w:marRight w:val="0"/>
          <w:marTop w:val="0"/>
          <w:marBottom w:val="0"/>
          <w:divBdr>
            <w:top w:val="none" w:sz="0" w:space="0" w:color="auto"/>
            <w:left w:val="none" w:sz="0" w:space="0" w:color="auto"/>
            <w:bottom w:val="none" w:sz="0" w:space="0" w:color="auto"/>
            <w:right w:val="none" w:sz="0" w:space="0" w:color="auto"/>
          </w:divBdr>
        </w:div>
        <w:div w:id="471949075">
          <w:marLeft w:val="640"/>
          <w:marRight w:val="0"/>
          <w:marTop w:val="0"/>
          <w:marBottom w:val="0"/>
          <w:divBdr>
            <w:top w:val="none" w:sz="0" w:space="0" w:color="auto"/>
            <w:left w:val="none" w:sz="0" w:space="0" w:color="auto"/>
            <w:bottom w:val="none" w:sz="0" w:space="0" w:color="auto"/>
            <w:right w:val="none" w:sz="0" w:space="0" w:color="auto"/>
          </w:divBdr>
        </w:div>
        <w:div w:id="2066483612">
          <w:marLeft w:val="640"/>
          <w:marRight w:val="0"/>
          <w:marTop w:val="0"/>
          <w:marBottom w:val="0"/>
          <w:divBdr>
            <w:top w:val="none" w:sz="0" w:space="0" w:color="auto"/>
            <w:left w:val="none" w:sz="0" w:space="0" w:color="auto"/>
            <w:bottom w:val="none" w:sz="0" w:space="0" w:color="auto"/>
            <w:right w:val="none" w:sz="0" w:space="0" w:color="auto"/>
          </w:divBdr>
        </w:div>
        <w:div w:id="768890614">
          <w:marLeft w:val="640"/>
          <w:marRight w:val="0"/>
          <w:marTop w:val="0"/>
          <w:marBottom w:val="0"/>
          <w:divBdr>
            <w:top w:val="none" w:sz="0" w:space="0" w:color="auto"/>
            <w:left w:val="none" w:sz="0" w:space="0" w:color="auto"/>
            <w:bottom w:val="none" w:sz="0" w:space="0" w:color="auto"/>
            <w:right w:val="none" w:sz="0" w:space="0" w:color="auto"/>
          </w:divBdr>
        </w:div>
        <w:div w:id="1174997098">
          <w:marLeft w:val="640"/>
          <w:marRight w:val="0"/>
          <w:marTop w:val="0"/>
          <w:marBottom w:val="0"/>
          <w:divBdr>
            <w:top w:val="none" w:sz="0" w:space="0" w:color="auto"/>
            <w:left w:val="none" w:sz="0" w:space="0" w:color="auto"/>
            <w:bottom w:val="none" w:sz="0" w:space="0" w:color="auto"/>
            <w:right w:val="none" w:sz="0" w:space="0" w:color="auto"/>
          </w:divBdr>
        </w:div>
        <w:div w:id="1459106465">
          <w:marLeft w:val="640"/>
          <w:marRight w:val="0"/>
          <w:marTop w:val="0"/>
          <w:marBottom w:val="0"/>
          <w:divBdr>
            <w:top w:val="none" w:sz="0" w:space="0" w:color="auto"/>
            <w:left w:val="none" w:sz="0" w:space="0" w:color="auto"/>
            <w:bottom w:val="none" w:sz="0" w:space="0" w:color="auto"/>
            <w:right w:val="none" w:sz="0" w:space="0" w:color="auto"/>
          </w:divBdr>
        </w:div>
        <w:div w:id="1747915113">
          <w:marLeft w:val="640"/>
          <w:marRight w:val="0"/>
          <w:marTop w:val="0"/>
          <w:marBottom w:val="0"/>
          <w:divBdr>
            <w:top w:val="none" w:sz="0" w:space="0" w:color="auto"/>
            <w:left w:val="none" w:sz="0" w:space="0" w:color="auto"/>
            <w:bottom w:val="none" w:sz="0" w:space="0" w:color="auto"/>
            <w:right w:val="none" w:sz="0" w:space="0" w:color="auto"/>
          </w:divBdr>
        </w:div>
        <w:div w:id="1752237252">
          <w:marLeft w:val="640"/>
          <w:marRight w:val="0"/>
          <w:marTop w:val="0"/>
          <w:marBottom w:val="0"/>
          <w:divBdr>
            <w:top w:val="none" w:sz="0" w:space="0" w:color="auto"/>
            <w:left w:val="none" w:sz="0" w:space="0" w:color="auto"/>
            <w:bottom w:val="none" w:sz="0" w:space="0" w:color="auto"/>
            <w:right w:val="none" w:sz="0" w:space="0" w:color="auto"/>
          </w:divBdr>
        </w:div>
        <w:div w:id="1869102693">
          <w:marLeft w:val="640"/>
          <w:marRight w:val="0"/>
          <w:marTop w:val="0"/>
          <w:marBottom w:val="0"/>
          <w:divBdr>
            <w:top w:val="none" w:sz="0" w:space="0" w:color="auto"/>
            <w:left w:val="none" w:sz="0" w:space="0" w:color="auto"/>
            <w:bottom w:val="none" w:sz="0" w:space="0" w:color="auto"/>
            <w:right w:val="none" w:sz="0" w:space="0" w:color="auto"/>
          </w:divBdr>
        </w:div>
        <w:div w:id="1174763862">
          <w:marLeft w:val="640"/>
          <w:marRight w:val="0"/>
          <w:marTop w:val="0"/>
          <w:marBottom w:val="0"/>
          <w:divBdr>
            <w:top w:val="none" w:sz="0" w:space="0" w:color="auto"/>
            <w:left w:val="none" w:sz="0" w:space="0" w:color="auto"/>
            <w:bottom w:val="none" w:sz="0" w:space="0" w:color="auto"/>
            <w:right w:val="none" w:sz="0" w:space="0" w:color="auto"/>
          </w:divBdr>
        </w:div>
        <w:div w:id="2048068183">
          <w:marLeft w:val="640"/>
          <w:marRight w:val="0"/>
          <w:marTop w:val="0"/>
          <w:marBottom w:val="0"/>
          <w:divBdr>
            <w:top w:val="none" w:sz="0" w:space="0" w:color="auto"/>
            <w:left w:val="none" w:sz="0" w:space="0" w:color="auto"/>
            <w:bottom w:val="none" w:sz="0" w:space="0" w:color="auto"/>
            <w:right w:val="none" w:sz="0" w:space="0" w:color="auto"/>
          </w:divBdr>
        </w:div>
        <w:div w:id="1158690233">
          <w:marLeft w:val="640"/>
          <w:marRight w:val="0"/>
          <w:marTop w:val="0"/>
          <w:marBottom w:val="0"/>
          <w:divBdr>
            <w:top w:val="none" w:sz="0" w:space="0" w:color="auto"/>
            <w:left w:val="none" w:sz="0" w:space="0" w:color="auto"/>
            <w:bottom w:val="none" w:sz="0" w:space="0" w:color="auto"/>
            <w:right w:val="none" w:sz="0" w:space="0" w:color="auto"/>
          </w:divBdr>
        </w:div>
        <w:div w:id="328096265">
          <w:marLeft w:val="640"/>
          <w:marRight w:val="0"/>
          <w:marTop w:val="0"/>
          <w:marBottom w:val="0"/>
          <w:divBdr>
            <w:top w:val="none" w:sz="0" w:space="0" w:color="auto"/>
            <w:left w:val="none" w:sz="0" w:space="0" w:color="auto"/>
            <w:bottom w:val="none" w:sz="0" w:space="0" w:color="auto"/>
            <w:right w:val="none" w:sz="0" w:space="0" w:color="auto"/>
          </w:divBdr>
        </w:div>
        <w:div w:id="584345297">
          <w:marLeft w:val="640"/>
          <w:marRight w:val="0"/>
          <w:marTop w:val="0"/>
          <w:marBottom w:val="0"/>
          <w:divBdr>
            <w:top w:val="none" w:sz="0" w:space="0" w:color="auto"/>
            <w:left w:val="none" w:sz="0" w:space="0" w:color="auto"/>
            <w:bottom w:val="none" w:sz="0" w:space="0" w:color="auto"/>
            <w:right w:val="none" w:sz="0" w:space="0" w:color="auto"/>
          </w:divBdr>
        </w:div>
        <w:div w:id="1991907568">
          <w:marLeft w:val="640"/>
          <w:marRight w:val="0"/>
          <w:marTop w:val="0"/>
          <w:marBottom w:val="0"/>
          <w:divBdr>
            <w:top w:val="none" w:sz="0" w:space="0" w:color="auto"/>
            <w:left w:val="none" w:sz="0" w:space="0" w:color="auto"/>
            <w:bottom w:val="none" w:sz="0" w:space="0" w:color="auto"/>
            <w:right w:val="none" w:sz="0" w:space="0" w:color="auto"/>
          </w:divBdr>
        </w:div>
        <w:div w:id="989410223">
          <w:marLeft w:val="640"/>
          <w:marRight w:val="0"/>
          <w:marTop w:val="0"/>
          <w:marBottom w:val="0"/>
          <w:divBdr>
            <w:top w:val="none" w:sz="0" w:space="0" w:color="auto"/>
            <w:left w:val="none" w:sz="0" w:space="0" w:color="auto"/>
            <w:bottom w:val="none" w:sz="0" w:space="0" w:color="auto"/>
            <w:right w:val="none" w:sz="0" w:space="0" w:color="auto"/>
          </w:divBdr>
        </w:div>
        <w:div w:id="1450393759">
          <w:marLeft w:val="640"/>
          <w:marRight w:val="0"/>
          <w:marTop w:val="0"/>
          <w:marBottom w:val="0"/>
          <w:divBdr>
            <w:top w:val="none" w:sz="0" w:space="0" w:color="auto"/>
            <w:left w:val="none" w:sz="0" w:space="0" w:color="auto"/>
            <w:bottom w:val="none" w:sz="0" w:space="0" w:color="auto"/>
            <w:right w:val="none" w:sz="0" w:space="0" w:color="auto"/>
          </w:divBdr>
        </w:div>
        <w:div w:id="680084287">
          <w:marLeft w:val="640"/>
          <w:marRight w:val="0"/>
          <w:marTop w:val="0"/>
          <w:marBottom w:val="0"/>
          <w:divBdr>
            <w:top w:val="none" w:sz="0" w:space="0" w:color="auto"/>
            <w:left w:val="none" w:sz="0" w:space="0" w:color="auto"/>
            <w:bottom w:val="none" w:sz="0" w:space="0" w:color="auto"/>
            <w:right w:val="none" w:sz="0" w:space="0" w:color="auto"/>
          </w:divBdr>
        </w:div>
        <w:div w:id="1781101167">
          <w:marLeft w:val="640"/>
          <w:marRight w:val="0"/>
          <w:marTop w:val="0"/>
          <w:marBottom w:val="0"/>
          <w:divBdr>
            <w:top w:val="none" w:sz="0" w:space="0" w:color="auto"/>
            <w:left w:val="none" w:sz="0" w:space="0" w:color="auto"/>
            <w:bottom w:val="none" w:sz="0" w:space="0" w:color="auto"/>
            <w:right w:val="none" w:sz="0" w:space="0" w:color="auto"/>
          </w:divBdr>
        </w:div>
        <w:div w:id="1185705528">
          <w:marLeft w:val="640"/>
          <w:marRight w:val="0"/>
          <w:marTop w:val="0"/>
          <w:marBottom w:val="0"/>
          <w:divBdr>
            <w:top w:val="none" w:sz="0" w:space="0" w:color="auto"/>
            <w:left w:val="none" w:sz="0" w:space="0" w:color="auto"/>
            <w:bottom w:val="none" w:sz="0" w:space="0" w:color="auto"/>
            <w:right w:val="none" w:sz="0" w:space="0" w:color="auto"/>
          </w:divBdr>
        </w:div>
      </w:divsChild>
    </w:div>
    <w:div w:id="2007130269">
      <w:bodyDiv w:val="1"/>
      <w:marLeft w:val="0"/>
      <w:marRight w:val="0"/>
      <w:marTop w:val="0"/>
      <w:marBottom w:val="0"/>
      <w:divBdr>
        <w:top w:val="none" w:sz="0" w:space="0" w:color="auto"/>
        <w:left w:val="none" w:sz="0" w:space="0" w:color="auto"/>
        <w:bottom w:val="none" w:sz="0" w:space="0" w:color="auto"/>
        <w:right w:val="none" w:sz="0" w:space="0" w:color="auto"/>
      </w:divBdr>
    </w:div>
    <w:div w:id="2007201593">
      <w:bodyDiv w:val="1"/>
      <w:marLeft w:val="0"/>
      <w:marRight w:val="0"/>
      <w:marTop w:val="0"/>
      <w:marBottom w:val="0"/>
      <w:divBdr>
        <w:top w:val="none" w:sz="0" w:space="0" w:color="auto"/>
        <w:left w:val="none" w:sz="0" w:space="0" w:color="auto"/>
        <w:bottom w:val="none" w:sz="0" w:space="0" w:color="auto"/>
        <w:right w:val="none" w:sz="0" w:space="0" w:color="auto"/>
      </w:divBdr>
    </w:div>
    <w:div w:id="2010013790">
      <w:bodyDiv w:val="1"/>
      <w:marLeft w:val="0"/>
      <w:marRight w:val="0"/>
      <w:marTop w:val="0"/>
      <w:marBottom w:val="0"/>
      <w:divBdr>
        <w:top w:val="none" w:sz="0" w:space="0" w:color="auto"/>
        <w:left w:val="none" w:sz="0" w:space="0" w:color="auto"/>
        <w:bottom w:val="none" w:sz="0" w:space="0" w:color="auto"/>
        <w:right w:val="none" w:sz="0" w:space="0" w:color="auto"/>
      </w:divBdr>
      <w:divsChild>
        <w:div w:id="1679649939">
          <w:marLeft w:val="640"/>
          <w:marRight w:val="0"/>
          <w:marTop w:val="0"/>
          <w:marBottom w:val="0"/>
          <w:divBdr>
            <w:top w:val="none" w:sz="0" w:space="0" w:color="auto"/>
            <w:left w:val="none" w:sz="0" w:space="0" w:color="auto"/>
            <w:bottom w:val="none" w:sz="0" w:space="0" w:color="auto"/>
            <w:right w:val="none" w:sz="0" w:space="0" w:color="auto"/>
          </w:divBdr>
        </w:div>
        <w:div w:id="1916669641">
          <w:marLeft w:val="640"/>
          <w:marRight w:val="0"/>
          <w:marTop w:val="0"/>
          <w:marBottom w:val="0"/>
          <w:divBdr>
            <w:top w:val="none" w:sz="0" w:space="0" w:color="auto"/>
            <w:left w:val="none" w:sz="0" w:space="0" w:color="auto"/>
            <w:bottom w:val="none" w:sz="0" w:space="0" w:color="auto"/>
            <w:right w:val="none" w:sz="0" w:space="0" w:color="auto"/>
          </w:divBdr>
        </w:div>
        <w:div w:id="942416713">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722678643">
          <w:marLeft w:val="640"/>
          <w:marRight w:val="0"/>
          <w:marTop w:val="0"/>
          <w:marBottom w:val="0"/>
          <w:divBdr>
            <w:top w:val="none" w:sz="0" w:space="0" w:color="auto"/>
            <w:left w:val="none" w:sz="0" w:space="0" w:color="auto"/>
            <w:bottom w:val="none" w:sz="0" w:space="0" w:color="auto"/>
            <w:right w:val="none" w:sz="0" w:space="0" w:color="auto"/>
          </w:divBdr>
        </w:div>
        <w:div w:id="1469468854">
          <w:marLeft w:val="640"/>
          <w:marRight w:val="0"/>
          <w:marTop w:val="0"/>
          <w:marBottom w:val="0"/>
          <w:divBdr>
            <w:top w:val="none" w:sz="0" w:space="0" w:color="auto"/>
            <w:left w:val="none" w:sz="0" w:space="0" w:color="auto"/>
            <w:bottom w:val="none" w:sz="0" w:space="0" w:color="auto"/>
            <w:right w:val="none" w:sz="0" w:space="0" w:color="auto"/>
          </w:divBdr>
        </w:div>
        <w:div w:id="28575346">
          <w:marLeft w:val="640"/>
          <w:marRight w:val="0"/>
          <w:marTop w:val="0"/>
          <w:marBottom w:val="0"/>
          <w:divBdr>
            <w:top w:val="none" w:sz="0" w:space="0" w:color="auto"/>
            <w:left w:val="none" w:sz="0" w:space="0" w:color="auto"/>
            <w:bottom w:val="none" w:sz="0" w:space="0" w:color="auto"/>
            <w:right w:val="none" w:sz="0" w:space="0" w:color="auto"/>
          </w:divBdr>
        </w:div>
        <w:div w:id="1201744767">
          <w:marLeft w:val="640"/>
          <w:marRight w:val="0"/>
          <w:marTop w:val="0"/>
          <w:marBottom w:val="0"/>
          <w:divBdr>
            <w:top w:val="none" w:sz="0" w:space="0" w:color="auto"/>
            <w:left w:val="none" w:sz="0" w:space="0" w:color="auto"/>
            <w:bottom w:val="none" w:sz="0" w:space="0" w:color="auto"/>
            <w:right w:val="none" w:sz="0" w:space="0" w:color="auto"/>
          </w:divBdr>
        </w:div>
        <w:div w:id="1003320164">
          <w:marLeft w:val="640"/>
          <w:marRight w:val="0"/>
          <w:marTop w:val="0"/>
          <w:marBottom w:val="0"/>
          <w:divBdr>
            <w:top w:val="none" w:sz="0" w:space="0" w:color="auto"/>
            <w:left w:val="none" w:sz="0" w:space="0" w:color="auto"/>
            <w:bottom w:val="none" w:sz="0" w:space="0" w:color="auto"/>
            <w:right w:val="none" w:sz="0" w:space="0" w:color="auto"/>
          </w:divBdr>
        </w:div>
        <w:div w:id="1851483814">
          <w:marLeft w:val="640"/>
          <w:marRight w:val="0"/>
          <w:marTop w:val="0"/>
          <w:marBottom w:val="0"/>
          <w:divBdr>
            <w:top w:val="none" w:sz="0" w:space="0" w:color="auto"/>
            <w:left w:val="none" w:sz="0" w:space="0" w:color="auto"/>
            <w:bottom w:val="none" w:sz="0" w:space="0" w:color="auto"/>
            <w:right w:val="none" w:sz="0" w:space="0" w:color="auto"/>
          </w:divBdr>
        </w:div>
        <w:div w:id="651520976">
          <w:marLeft w:val="640"/>
          <w:marRight w:val="0"/>
          <w:marTop w:val="0"/>
          <w:marBottom w:val="0"/>
          <w:divBdr>
            <w:top w:val="none" w:sz="0" w:space="0" w:color="auto"/>
            <w:left w:val="none" w:sz="0" w:space="0" w:color="auto"/>
            <w:bottom w:val="none" w:sz="0" w:space="0" w:color="auto"/>
            <w:right w:val="none" w:sz="0" w:space="0" w:color="auto"/>
          </w:divBdr>
        </w:div>
        <w:div w:id="598955427">
          <w:marLeft w:val="640"/>
          <w:marRight w:val="0"/>
          <w:marTop w:val="0"/>
          <w:marBottom w:val="0"/>
          <w:divBdr>
            <w:top w:val="none" w:sz="0" w:space="0" w:color="auto"/>
            <w:left w:val="none" w:sz="0" w:space="0" w:color="auto"/>
            <w:bottom w:val="none" w:sz="0" w:space="0" w:color="auto"/>
            <w:right w:val="none" w:sz="0" w:space="0" w:color="auto"/>
          </w:divBdr>
        </w:div>
        <w:div w:id="47267478">
          <w:marLeft w:val="640"/>
          <w:marRight w:val="0"/>
          <w:marTop w:val="0"/>
          <w:marBottom w:val="0"/>
          <w:divBdr>
            <w:top w:val="none" w:sz="0" w:space="0" w:color="auto"/>
            <w:left w:val="none" w:sz="0" w:space="0" w:color="auto"/>
            <w:bottom w:val="none" w:sz="0" w:space="0" w:color="auto"/>
            <w:right w:val="none" w:sz="0" w:space="0" w:color="auto"/>
          </w:divBdr>
        </w:div>
        <w:div w:id="745418082">
          <w:marLeft w:val="640"/>
          <w:marRight w:val="0"/>
          <w:marTop w:val="0"/>
          <w:marBottom w:val="0"/>
          <w:divBdr>
            <w:top w:val="none" w:sz="0" w:space="0" w:color="auto"/>
            <w:left w:val="none" w:sz="0" w:space="0" w:color="auto"/>
            <w:bottom w:val="none" w:sz="0" w:space="0" w:color="auto"/>
            <w:right w:val="none" w:sz="0" w:space="0" w:color="auto"/>
          </w:divBdr>
        </w:div>
        <w:div w:id="220751845">
          <w:marLeft w:val="640"/>
          <w:marRight w:val="0"/>
          <w:marTop w:val="0"/>
          <w:marBottom w:val="0"/>
          <w:divBdr>
            <w:top w:val="none" w:sz="0" w:space="0" w:color="auto"/>
            <w:left w:val="none" w:sz="0" w:space="0" w:color="auto"/>
            <w:bottom w:val="none" w:sz="0" w:space="0" w:color="auto"/>
            <w:right w:val="none" w:sz="0" w:space="0" w:color="auto"/>
          </w:divBdr>
        </w:div>
        <w:div w:id="1406344833">
          <w:marLeft w:val="640"/>
          <w:marRight w:val="0"/>
          <w:marTop w:val="0"/>
          <w:marBottom w:val="0"/>
          <w:divBdr>
            <w:top w:val="none" w:sz="0" w:space="0" w:color="auto"/>
            <w:left w:val="none" w:sz="0" w:space="0" w:color="auto"/>
            <w:bottom w:val="none" w:sz="0" w:space="0" w:color="auto"/>
            <w:right w:val="none" w:sz="0" w:space="0" w:color="auto"/>
          </w:divBdr>
        </w:div>
        <w:div w:id="1491750769">
          <w:marLeft w:val="640"/>
          <w:marRight w:val="0"/>
          <w:marTop w:val="0"/>
          <w:marBottom w:val="0"/>
          <w:divBdr>
            <w:top w:val="none" w:sz="0" w:space="0" w:color="auto"/>
            <w:left w:val="none" w:sz="0" w:space="0" w:color="auto"/>
            <w:bottom w:val="none" w:sz="0" w:space="0" w:color="auto"/>
            <w:right w:val="none" w:sz="0" w:space="0" w:color="auto"/>
          </w:divBdr>
        </w:div>
        <w:div w:id="926353348">
          <w:marLeft w:val="640"/>
          <w:marRight w:val="0"/>
          <w:marTop w:val="0"/>
          <w:marBottom w:val="0"/>
          <w:divBdr>
            <w:top w:val="none" w:sz="0" w:space="0" w:color="auto"/>
            <w:left w:val="none" w:sz="0" w:space="0" w:color="auto"/>
            <w:bottom w:val="none" w:sz="0" w:space="0" w:color="auto"/>
            <w:right w:val="none" w:sz="0" w:space="0" w:color="auto"/>
          </w:divBdr>
        </w:div>
        <w:div w:id="2145585996">
          <w:marLeft w:val="640"/>
          <w:marRight w:val="0"/>
          <w:marTop w:val="0"/>
          <w:marBottom w:val="0"/>
          <w:divBdr>
            <w:top w:val="none" w:sz="0" w:space="0" w:color="auto"/>
            <w:left w:val="none" w:sz="0" w:space="0" w:color="auto"/>
            <w:bottom w:val="none" w:sz="0" w:space="0" w:color="auto"/>
            <w:right w:val="none" w:sz="0" w:space="0" w:color="auto"/>
          </w:divBdr>
        </w:div>
        <w:div w:id="1532840748">
          <w:marLeft w:val="640"/>
          <w:marRight w:val="0"/>
          <w:marTop w:val="0"/>
          <w:marBottom w:val="0"/>
          <w:divBdr>
            <w:top w:val="none" w:sz="0" w:space="0" w:color="auto"/>
            <w:left w:val="none" w:sz="0" w:space="0" w:color="auto"/>
            <w:bottom w:val="none" w:sz="0" w:space="0" w:color="auto"/>
            <w:right w:val="none" w:sz="0" w:space="0" w:color="auto"/>
          </w:divBdr>
        </w:div>
        <w:div w:id="1676346614">
          <w:marLeft w:val="640"/>
          <w:marRight w:val="0"/>
          <w:marTop w:val="0"/>
          <w:marBottom w:val="0"/>
          <w:divBdr>
            <w:top w:val="none" w:sz="0" w:space="0" w:color="auto"/>
            <w:left w:val="none" w:sz="0" w:space="0" w:color="auto"/>
            <w:bottom w:val="none" w:sz="0" w:space="0" w:color="auto"/>
            <w:right w:val="none" w:sz="0" w:space="0" w:color="auto"/>
          </w:divBdr>
        </w:div>
        <w:div w:id="1452898912">
          <w:marLeft w:val="640"/>
          <w:marRight w:val="0"/>
          <w:marTop w:val="0"/>
          <w:marBottom w:val="0"/>
          <w:divBdr>
            <w:top w:val="none" w:sz="0" w:space="0" w:color="auto"/>
            <w:left w:val="none" w:sz="0" w:space="0" w:color="auto"/>
            <w:bottom w:val="none" w:sz="0" w:space="0" w:color="auto"/>
            <w:right w:val="none" w:sz="0" w:space="0" w:color="auto"/>
          </w:divBdr>
        </w:div>
        <w:div w:id="1466268168">
          <w:marLeft w:val="640"/>
          <w:marRight w:val="0"/>
          <w:marTop w:val="0"/>
          <w:marBottom w:val="0"/>
          <w:divBdr>
            <w:top w:val="none" w:sz="0" w:space="0" w:color="auto"/>
            <w:left w:val="none" w:sz="0" w:space="0" w:color="auto"/>
            <w:bottom w:val="none" w:sz="0" w:space="0" w:color="auto"/>
            <w:right w:val="none" w:sz="0" w:space="0" w:color="auto"/>
          </w:divBdr>
        </w:div>
        <w:div w:id="704987746">
          <w:marLeft w:val="640"/>
          <w:marRight w:val="0"/>
          <w:marTop w:val="0"/>
          <w:marBottom w:val="0"/>
          <w:divBdr>
            <w:top w:val="none" w:sz="0" w:space="0" w:color="auto"/>
            <w:left w:val="none" w:sz="0" w:space="0" w:color="auto"/>
            <w:bottom w:val="none" w:sz="0" w:space="0" w:color="auto"/>
            <w:right w:val="none" w:sz="0" w:space="0" w:color="auto"/>
          </w:divBdr>
        </w:div>
        <w:div w:id="1239292707">
          <w:marLeft w:val="640"/>
          <w:marRight w:val="0"/>
          <w:marTop w:val="0"/>
          <w:marBottom w:val="0"/>
          <w:divBdr>
            <w:top w:val="none" w:sz="0" w:space="0" w:color="auto"/>
            <w:left w:val="none" w:sz="0" w:space="0" w:color="auto"/>
            <w:bottom w:val="none" w:sz="0" w:space="0" w:color="auto"/>
            <w:right w:val="none" w:sz="0" w:space="0" w:color="auto"/>
          </w:divBdr>
        </w:div>
        <w:div w:id="738526887">
          <w:marLeft w:val="640"/>
          <w:marRight w:val="0"/>
          <w:marTop w:val="0"/>
          <w:marBottom w:val="0"/>
          <w:divBdr>
            <w:top w:val="none" w:sz="0" w:space="0" w:color="auto"/>
            <w:left w:val="none" w:sz="0" w:space="0" w:color="auto"/>
            <w:bottom w:val="none" w:sz="0" w:space="0" w:color="auto"/>
            <w:right w:val="none" w:sz="0" w:space="0" w:color="auto"/>
          </w:divBdr>
        </w:div>
        <w:div w:id="1069619549">
          <w:marLeft w:val="640"/>
          <w:marRight w:val="0"/>
          <w:marTop w:val="0"/>
          <w:marBottom w:val="0"/>
          <w:divBdr>
            <w:top w:val="none" w:sz="0" w:space="0" w:color="auto"/>
            <w:left w:val="none" w:sz="0" w:space="0" w:color="auto"/>
            <w:bottom w:val="none" w:sz="0" w:space="0" w:color="auto"/>
            <w:right w:val="none" w:sz="0" w:space="0" w:color="auto"/>
          </w:divBdr>
        </w:div>
        <w:div w:id="56128262">
          <w:marLeft w:val="640"/>
          <w:marRight w:val="0"/>
          <w:marTop w:val="0"/>
          <w:marBottom w:val="0"/>
          <w:divBdr>
            <w:top w:val="none" w:sz="0" w:space="0" w:color="auto"/>
            <w:left w:val="none" w:sz="0" w:space="0" w:color="auto"/>
            <w:bottom w:val="none" w:sz="0" w:space="0" w:color="auto"/>
            <w:right w:val="none" w:sz="0" w:space="0" w:color="auto"/>
          </w:divBdr>
        </w:div>
        <w:div w:id="1618944122">
          <w:marLeft w:val="640"/>
          <w:marRight w:val="0"/>
          <w:marTop w:val="0"/>
          <w:marBottom w:val="0"/>
          <w:divBdr>
            <w:top w:val="none" w:sz="0" w:space="0" w:color="auto"/>
            <w:left w:val="none" w:sz="0" w:space="0" w:color="auto"/>
            <w:bottom w:val="none" w:sz="0" w:space="0" w:color="auto"/>
            <w:right w:val="none" w:sz="0" w:space="0" w:color="auto"/>
          </w:divBdr>
        </w:div>
        <w:div w:id="1906597392">
          <w:marLeft w:val="640"/>
          <w:marRight w:val="0"/>
          <w:marTop w:val="0"/>
          <w:marBottom w:val="0"/>
          <w:divBdr>
            <w:top w:val="none" w:sz="0" w:space="0" w:color="auto"/>
            <w:left w:val="none" w:sz="0" w:space="0" w:color="auto"/>
            <w:bottom w:val="none" w:sz="0" w:space="0" w:color="auto"/>
            <w:right w:val="none" w:sz="0" w:space="0" w:color="auto"/>
          </w:divBdr>
        </w:div>
        <w:div w:id="640038782">
          <w:marLeft w:val="640"/>
          <w:marRight w:val="0"/>
          <w:marTop w:val="0"/>
          <w:marBottom w:val="0"/>
          <w:divBdr>
            <w:top w:val="none" w:sz="0" w:space="0" w:color="auto"/>
            <w:left w:val="none" w:sz="0" w:space="0" w:color="auto"/>
            <w:bottom w:val="none" w:sz="0" w:space="0" w:color="auto"/>
            <w:right w:val="none" w:sz="0" w:space="0" w:color="auto"/>
          </w:divBdr>
        </w:div>
        <w:div w:id="140582495">
          <w:marLeft w:val="640"/>
          <w:marRight w:val="0"/>
          <w:marTop w:val="0"/>
          <w:marBottom w:val="0"/>
          <w:divBdr>
            <w:top w:val="none" w:sz="0" w:space="0" w:color="auto"/>
            <w:left w:val="none" w:sz="0" w:space="0" w:color="auto"/>
            <w:bottom w:val="none" w:sz="0" w:space="0" w:color="auto"/>
            <w:right w:val="none" w:sz="0" w:space="0" w:color="auto"/>
          </w:divBdr>
        </w:div>
        <w:div w:id="1052919985">
          <w:marLeft w:val="640"/>
          <w:marRight w:val="0"/>
          <w:marTop w:val="0"/>
          <w:marBottom w:val="0"/>
          <w:divBdr>
            <w:top w:val="none" w:sz="0" w:space="0" w:color="auto"/>
            <w:left w:val="none" w:sz="0" w:space="0" w:color="auto"/>
            <w:bottom w:val="none" w:sz="0" w:space="0" w:color="auto"/>
            <w:right w:val="none" w:sz="0" w:space="0" w:color="auto"/>
          </w:divBdr>
        </w:div>
        <w:div w:id="1395393629">
          <w:marLeft w:val="640"/>
          <w:marRight w:val="0"/>
          <w:marTop w:val="0"/>
          <w:marBottom w:val="0"/>
          <w:divBdr>
            <w:top w:val="none" w:sz="0" w:space="0" w:color="auto"/>
            <w:left w:val="none" w:sz="0" w:space="0" w:color="auto"/>
            <w:bottom w:val="none" w:sz="0" w:space="0" w:color="auto"/>
            <w:right w:val="none" w:sz="0" w:space="0" w:color="auto"/>
          </w:divBdr>
        </w:div>
        <w:div w:id="1520585914">
          <w:marLeft w:val="640"/>
          <w:marRight w:val="0"/>
          <w:marTop w:val="0"/>
          <w:marBottom w:val="0"/>
          <w:divBdr>
            <w:top w:val="none" w:sz="0" w:space="0" w:color="auto"/>
            <w:left w:val="none" w:sz="0" w:space="0" w:color="auto"/>
            <w:bottom w:val="none" w:sz="0" w:space="0" w:color="auto"/>
            <w:right w:val="none" w:sz="0" w:space="0" w:color="auto"/>
          </w:divBdr>
        </w:div>
        <w:div w:id="270671679">
          <w:marLeft w:val="640"/>
          <w:marRight w:val="0"/>
          <w:marTop w:val="0"/>
          <w:marBottom w:val="0"/>
          <w:divBdr>
            <w:top w:val="none" w:sz="0" w:space="0" w:color="auto"/>
            <w:left w:val="none" w:sz="0" w:space="0" w:color="auto"/>
            <w:bottom w:val="none" w:sz="0" w:space="0" w:color="auto"/>
            <w:right w:val="none" w:sz="0" w:space="0" w:color="auto"/>
          </w:divBdr>
        </w:div>
        <w:div w:id="1477719569">
          <w:marLeft w:val="640"/>
          <w:marRight w:val="0"/>
          <w:marTop w:val="0"/>
          <w:marBottom w:val="0"/>
          <w:divBdr>
            <w:top w:val="none" w:sz="0" w:space="0" w:color="auto"/>
            <w:left w:val="none" w:sz="0" w:space="0" w:color="auto"/>
            <w:bottom w:val="none" w:sz="0" w:space="0" w:color="auto"/>
            <w:right w:val="none" w:sz="0" w:space="0" w:color="auto"/>
          </w:divBdr>
        </w:div>
        <w:div w:id="1113400272">
          <w:marLeft w:val="640"/>
          <w:marRight w:val="0"/>
          <w:marTop w:val="0"/>
          <w:marBottom w:val="0"/>
          <w:divBdr>
            <w:top w:val="none" w:sz="0" w:space="0" w:color="auto"/>
            <w:left w:val="none" w:sz="0" w:space="0" w:color="auto"/>
            <w:bottom w:val="none" w:sz="0" w:space="0" w:color="auto"/>
            <w:right w:val="none" w:sz="0" w:space="0" w:color="auto"/>
          </w:divBdr>
        </w:div>
        <w:div w:id="2026133453">
          <w:marLeft w:val="640"/>
          <w:marRight w:val="0"/>
          <w:marTop w:val="0"/>
          <w:marBottom w:val="0"/>
          <w:divBdr>
            <w:top w:val="none" w:sz="0" w:space="0" w:color="auto"/>
            <w:left w:val="none" w:sz="0" w:space="0" w:color="auto"/>
            <w:bottom w:val="none" w:sz="0" w:space="0" w:color="auto"/>
            <w:right w:val="none" w:sz="0" w:space="0" w:color="auto"/>
          </w:divBdr>
        </w:div>
        <w:div w:id="1657342360">
          <w:marLeft w:val="640"/>
          <w:marRight w:val="0"/>
          <w:marTop w:val="0"/>
          <w:marBottom w:val="0"/>
          <w:divBdr>
            <w:top w:val="none" w:sz="0" w:space="0" w:color="auto"/>
            <w:left w:val="none" w:sz="0" w:space="0" w:color="auto"/>
            <w:bottom w:val="none" w:sz="0" w:space="0" w:color="auto"/>
            <w:right w:val="none" w:sz="0" w:space="0" w:color="auto"/>
          </w:divBdr>
        </w:div>
        <w:div w:id="543448111">
          <w:marLeft w:val="640"/>
          <w:marRight w:val="0"/>
          <w:marTop w:val="0"/>
          <w:marBottom w:val="0"/>
          <w:divBdr>
            <w:top w:val="none" w:sz="0" w:space="0" w:color="auto"/>
            <w:left w:val="none" w:sz="0" w:space="0" w:color="auto"/>
            <w:bottom w:val="none" w:sz="0" w:space="0" w:color="auto"/>
            <w:right w:val="none" w:sz="0" w:space="0" w:color="auto"/>
          </w:divBdr>
        </w:div>
        <w:div w:id="422991041">
          <w:marLeft w:val="640"/>
          <w:marRight w:val="0"/>
          <w:marTop w:val="0"/>
          <w:marBottom w:val="0"/>
          <w:divBdr>
            <w:top w:val="none" w:sz="0" w:space="0" w:color="auto"/>
            <w:left w:val="none" w:sz="0" w:space="0" w:color="auto"/>
            <w:bottom w:val="none" w:sz="0" w:space="0" w:color="auto"/>
            <w:right w:val="none" w:sz="0" w:space="0" w:color="auto"/>
          </w:divBdr>
        </w:div>
        <w:div w:id="553198925">
          <w:marLeft w:val="640"/>
          <w:marRight w:val="0"/>
          <w:marTop w:val="0"/>
          <w:marBottom w:val="0"/>
          <w:divBdr>
            <w:top w:val="none" w:sz="0" w:space="0" w:color="auto"/>
            <w:left w:val="none" w:sz="0" w:space="0" w:color="auto"/>
            <w:bottom w:val="none" w:sz="0" w:space="0" w:color="auto"/>
            <w:right w:val="none" w:sz="0" w:space="0" w:color="auto"/>
          </w:divBdr>
        </w:div>
        <w:div w:id="28802466">
          <w:marLeft w:val="640"/>
          <w:marRight w:val="0"/>
          <w:marTop w:val="0"/>
          <w:marBottom w:val="0"/>
          <w:divBdr>
            <w:top w:val="none" w:sz="0" w:space="0" w:color="auto"/>
            <w:left w:val="none" w:sz="0" w:space="0" w:color="auto"/>
            <w:bottom w:val="none" w:sz="0" w:space="0" w:color="auto"/>
            <w:right w:val="none" w:sz="0" w:space="0" w:color="auto"/>
          </w:divBdr>
        </w:div>
        <w:div w:id="1857113178">
          <w:marLeft w:val="640"/>
          <w:marRight w:val="0"/>
          <w:marTop w:val="0"/>
          <w:marBottom w:val="0"/>
          <w:divBdr>
            <w:top w:val="none" w:sz="0" w:space="0" w:color="auto"/>
            <w:left w:val="none" w:sz="0" w:space="0" w:color="auto"/>
            <w:bottom w:val="none" w:sz="0" w:space="0" w:color="auto"/>
            <w:right w:val="none" w:sz="0" w:space="0" w:color="auto"/>
          </w:divBdr>
        </w:div>
        <w:div w:id="1189299466">
          <w:marLeft w:val="640"/>
          <w:marRight w:val="0"/>
          <w:marTop w:val="0"/>
          <w:marBottom w:val="0"/>
          <w:divBdr>
            <w:top w:val="none" w:sz="0" w:space="0" w:color="auto"/>
            <w:left w:val="none" w:sz="0" w:space="0" w:color="auto"/>
            <w:bottom w:val="none" w:sz="0" w:space="0" w:color="auto"/>
            <w:right w:val="none" w:sz="0" w:space="0" w:color="auto"/>
          </w:divBdr>
        </w:div>
        <w:div w:id="885874442">
          <w:marLeft w:val="640"/>
          <w:marRight w:val="0"/>
          <w:marTop w:val="0"/>
          <w:marBottom w:val="0"/>
          <w:divBdr>
            <w:top w:val="none" w:sz="0" w:space="0" w:color="auto"/>
            <w:left w:val="none" w:sz="0" w:space="0" w:color="auto"/>
            <w:bottom w:val="none" w:sz="0" w:space="0" w:color="auto"/>
            <w:right w:val="none" w:sz="0" w:space="0" w:color="auto"/>
          </w:divBdr>
        </w:div>
        <w:div w:id="891774125">
          <w:marLeft w:val="640"/>
          <w:marRight w:val="0"/>
          <w:marTop w:val="0"/>
          <w:marBottom w:val="0"/>
          <w:divBdr>
            <w:top w:val="none" w:sz="0" w:space="0" w:color="auto"/>
            <w:left w:val="none" w:sz="0" w:space="0" w:color="auto"/>
            <w:bottom w:val="none" w:sz="0" w:space="0" w:color="auto"/>
            <w:right w:val="none" w:sz="0" w:space="0" w:color="auto"/>
          </w:divBdr>
        </w:div>
        <w:div w:id="1961910770">
          <w:marLeft w:val="640"/>
          <w:marRight w:val="0"/>
          <w:marTop w:val="0"/>
          <w:marBottom w:val="0"/>
          <w:divBdr>
            <w:top w:val="none" w:sz="0" w:space="0" w:color="auto"/>
            <w:left w:val="none" w:sz="0" w:space="0" w:color="auto"/>
            <w:bottom w:val="none" w:sz="0" w:space="0" w:color="auto"/>
            <w:right w:val="none" w:sz="0" w:space="0" w:color="auto"/>
          </w:divBdr>
        </w:div>
        <w:div w:id="318920594">
          <w:marLeft w:val="640"/>
          <w:marRight w:val="0"/>
          <w:marTop w:val="0"/>
          <w:marBottom w:val="0"/>
          <w:divBdr>
            <w:top w:val="none" w:sz="0" w:space="0" w:color="auto"/>
            <w:left w:val="none" w:sz="0" w:space="0" w:color="auto"/>
            <w:bottom w:val="none" w:sz="0" w:space="0" w:color="auto"/>
            <w:right w:val="none" w:sz="0" w:space="0" w:color="auto"/>
          </w:divBdr>
        </w:div>
        <w:div w:id="660545757">
          <w:marLeft w:val="640"/>
          <w:marRight w:val="0"/>
          <w:marTop w:val="0"/>
          <w:marBottom w:val="0"/>
          <w:divBdr>
            <w:top w:val="none" w:sz="0" w:space="0" w:color="auto"/>
            <w:left w:val="none" w:sz="0" w:space="0" w:color="auto"/>
            <w:bottom w:val="none" w:sz="0" w:space="0" w:color="auto"/>
            <w:right w:val="none" w:sz="0" w:space="0" w:color="auto"/>
          </w:divBdr>
        </w:div>
        <w:div w:id="1209949554">
          <w:marLeft w:val="640"/>
          <w:marRight w:val="0"/>
          <w:marTop w:val="0"/>
          <w:marBottom w:val="0"/>
          <w:divBdr>
            <w:top w:val="none" w:sz="0" w:space="0" w:color="auto"/>
            <w:left w:val="none" w:sz="0" w:space="0" w:color="auto"/>
            <w:bottom w:val="none" w:sz="0" w:space="0" w:color="auto"/>
            <w:right w:val="none" w:sz="0" w:space="0" w:color="auto"/>
          </w:divBdr>
        </w:div>
        <w:div w:id="252713383">
          <w:marLeft w:val="640"/>
          <w:marRight w:val="0"/>
          <w:marTop w:val="0"/>
          <w:marBottom w:val="0"/>
          <w:divBdr>
            <w:top w:val="none" w:sz="0" w:space="0" w:color="auto"/>
            <w:left w:val="none" w:sz="0" w:space="0" w:color="auto"/>
            <w:bottom w:val="none" w:sz="0" w:space="0" w:color="auto"/>
            <w:right w:val="none" w:sz="0" w:space="0" w:color="auto"/>
          </w:divBdr>
        </w:div>
        <w:div w:id="682895738">
          <w:marLeft w:val="640"/>
          <w:marRight w:val="0"/>
          <w:marTop w:val="0"/>
          <w:marBottom w:val="0"/>
          <w:divBdr>
            <w:top w:val="none" w:sz="0" w:space="0" w:color="auto"/>
            <w:left w:val="none" w:sz="0" w:space="0" w:color="auto"/>
            <w:bottom w:val="none" w:sz="0" w:space="0" w:color="auto"/>
            <w:right w:val="none" w:sz="0" w:space="0" w:color="auto"/>
          </w:divBdr>
        </w:div>
        <w:div w:id="826482120">
          <w:marLeft w:val="640"/>
          <w:marRight w:val="0"/>
          <w:marTop w:val="0"/>
          <w:marBottom w:val="0"/>
          <w:divBdr>
            <w:top w:val="none" w:sz="0" w:space="0" w:color="auto"/>
            <w:left w:val="none" w:sz="0" w:space="0" w:color="auto"/>
            <w:bottom w:val="none" w:sz="0" w:space="0" w:color="auto"/>
            <w:right w:val="none" w:sz="0" w:space="0" w:color="auto"/>
          </w:divBdr>
        </w:div>
        <w:div w:id="416631341">
          <w:marLeft w:val="640"/>
          <w:marRight w:val="0"/>
          <w:marTop w:val="0"/>
          <w:marBottom w:val="0"/>
          <w:divBdr>
            <w:top w:val="none" w:sz="0" w:space="0" w:color="auto"/>
            <w:left w:val="none" w:sz="0" w:space="0" w:color="auto"/>
            <w:bottom w:val="none" w:sz="0" w:space="0" w:color="auto"/>
            <w:right w:val="none" w:sz="0" w:space="0" w:color="auto"/>
          </w:divBdr>
        </w:div>
        <w:div w:id="1171406651">
          <w:marLeft w:val="640"/>
          <w:marRight w:val="0"/>
          <w:marTop w:val="0"/>
          <w:marBottom w:val="0"/>
          <w:divBdr>
            <w:top w:val="none" w:sz="0" w:space="0" w:color="auto"/>
            <w:left w:val="none" w:sz="0" w:space="0" w:color="auto"/>
            <w:bottom w:val="none" w:sz="0" w:space="0" w:color="auto"/>
            <w:right w:val="none" w:sz="0" w:space="0" w:color="auto"/>
          </w:divBdr>
        </w:div>
        <w:div w:id="1561282008">
          <w:marLeft w:val="640"/>
          <w:marRight w:val="0"/>
          <w:marTop w:val="0"/>
          <w:marBottom w:val="0"/>
          <w:divBdr>
            <w:top w:val="none" w:sz="0" w:space="0" w:color="auto"/>
            <w:left w:val="none" w:sz="0" w:space="0" w:color="auto"/>
            <w:bottom w:val="none" w:sz="0" w:space="0" w:color="auto"/>
            <w:right w:val="none" w:sz="0" w:space="0" w:color="auto"/>
          </w:divBdr>
        </w:div>
        <w:div w:id="88166641">
          <w:marLeft w:val="640"/>
          <w:marRight w:val="0"/>
          <w:marTop w:val="0"/>
          <w:marBottom w:val="0"/>
          <w:divBdr>
            <w:top w:val="none" w:sz="0" w:space="0" w:color="auto"/>
            <w:left w:val="none" w:sz="0" w:space="0" w:color="auto"/>
            <w:bottom w:val="none" w:sz="0" w:space="0" w:color="auto"/>
            <w:right w:val="none" w:sz="0" w:space="0" w:color="auto"/>
          </w:divBdr>
        </w:div>
        <w:div w:id="1049035952">
          <w:marLeft w:val="640"/>
          <w:marRight w:val="0"/>
          <w:marTop w:val="0"/>
          <w:marBottom w:val="0"/>
          <w:divBdr>
            <w:top w:val="none" w:sz="0" w:space="0" w:color="auto"/>
            <w:left w:val="none" w:sz="0" w:space="0" w:color="auto"/>
            <w:bottom w:val="none" w:sz="0" w:space="0" w:color="auto"/>
            <w:right w:val="none" w:sz="0" w:space="0" w:color="auto"/>
          </w:divBdr>
        </w:div>
        <w:div w:id="1301154207">
          <w:marLeft w:val="640"/>
          <w:marRight w:val="0"/>
          <w:marTop w:val="0"/>
          <w:marBottom w:val="0"/>
          <w:divBdr>
            <w:top w:val="none" w:sz="0" w:space="0" w:color="auto"/>
            <w:left w:val="none" w:sz="0" w:space="0" w:color="auto"/>
            <w:bottom w:val="none" w:sz="0" w:space="0" w:color="auto"/>
            <w:right w:val="none" w:sz="0" w:space="0" w:color="auto"/>
          </w:divBdr>
        </w:div>
        <w:div w:id="282342817">
          <w:marLeft w:val="640"/>
          <w:marRight w:val="0"/>
          <w:marTop w:val="0"/>
          <w:marBottom w:val="0"/>
          <w:divBdr>
            <w:top w:val="none" w:sz="0" w:space="0" w:color="auto"/>
            <w:left w:val="none" w:sz="0" w:space="0" w:color="auto"/>
            <w:bottom w:val="none" w:sz="0" w:space="0" w:color="auto"/>
            <w:right w:val="none" w:sz="0" w:space="0" w:color="auto"/>
          </w:divBdr>
        </w:div>
      </w:divsChild>
    </w:div>
    <w:div w:id="2010592135">
      <w:bodyDiv w:val="1"/>
      <w:marLeft w:val="0"/>
      <w:marRight w:val="0"/>
      <w:marTop w:val="0"/>
      <w:marBottom w:val="0"/>
      <w:divBdr>
        <w:top w:val="none" w:sz="0" w:space="0" w:color="auto"/>
        <w:left w:val="none" w:sz="0" w:space="0" w:color="auto"/>
        <w:bottom w:val="none" w:sz="0" w:space="0" w:color="auto"/>
        <w:right w:val="none" w:sz="0" w:space="0" w:color="auto"/>
      </w:divBdr>
    </w:div>
    <w:div w:id="2011441312">
      <w:bodyDiv w:val="1"/>
      <w:marLeft w:val="0"/>
      <w:marRight w:val="0"/>
      <w:marTop w:val="0"/>
      <w:marBottom w:val="0"/>
      <w:divBdr>
        <w:top w:val="none" w:sz="0" w:space="0" w:color="auto"/>
        <w:left w:val="none" w:sz="0" w:space="0" w:color="auto"/>
        <w:bottom w:val="none" w:sz="0" w:space="0" w:color="auto"/>
        <w:right w:val="none" w:sz="0" w:space="0" w:color="auto"/>
      </w:divBdr>
    </w:div>
    <w:div w:id="2011443187">
      <w:bodyDiv w:val="1"/>
      <w:marLeft w:val="0"/>
      <w:marRight w:val="0"/>
      <w:marTop w:val="0"/>
      <w:marBottom w:val="0"/>
      <w:divBdr>
        <w:top w:val="none" w:sz="0" w:space="0" w:color="auto"/>
        <w:left w:val="none" w:sz="0" w:space="0" w:color="auto"/>
        <w:bottom w:val="none" w:sz="0" w:space="0" w:color="auto"/>
        <w:right w:val="none" w:sz="0" w:space="0" w:color="auto"/>
      </w:divBdr>
    </w:div>
    <w:div w:id="2014530198">
      <w:bodyDiv w:val="1"/>
      <w:marLeft w:val="0"/>
      <w:marRight w:val="0"/>
      <w:marTop w:val="0"/>
      <w:marBottom w:val="0"/>
      <w:divBdr>
        <w:top w:val="none" w:sz="0" w:space="0" w:color="auto"/>
        <w:left w:val="none" w:sz="0" w:space="0" w:color="auto"/>
        <w:bottom w:val="none" w:sz="0" w:space="0" w:color="auto"/>
        <w:right w:val="none" w:sz="0" w:space="0" w:color="auto"/>
      </w:divBdr>
    </w:div>
    <w:div w:id="2016805557">
      <w:bodyDiv w:val="1"/>
      <w:marLeft w:val="0"/>
      <w:marRight w:val="0"/>
      <w:marTop w:val="0"/>
      <w:marBottom w:val="0"/>
      <w:divBdr>
        <w:top w:val="none" w:sz="0" w:space="0" w:color="auto"/>
        <w:left w:val="none" w:sz="0" w:space="0" w:color="auto"/>
        <w:bottom w:val="none" w:sz="0" w:space="0" w:color="auto"/>
        <w:right w:val="none" w:sz="0" w:space="0" w:color="auto"/>
      </w:divBdr>
    </w:div>
    <w:div w:id="2017271753">
      <w:bodyDiv w:val="1"/>
      <w:marLeft w:val="0"/>
      <w:marRight w:val="0"/>
      <w:marTop w:val="0"/>
      <w:marBottom w:val="0"/>
      <w:divBdr>
        <w:top w:val="none" w:sz="0" w:space="0" w:color="auto"/>
        <w:left w:val="none" w:sz="0" w:space="0" w:color="auto"/>
        <w:bottom w:val="none" w:sz="0" w:space="0" w:color="auto"/>
        <w:right w:val="none" w:sz="0" w:space="0" w:color="auto"/>
      </w:divBdr>
    </w:div>
    <w:div w:id="2019577471">
      <w:bodyDiv w:val="1"/>
      <w:marLeft w:val="0"/>
      <w:marRight w:val="0"/>
      <w:marTop w:val="0"/>
      <w:marBottom w:val="0"/>
      <w:divBdr>
        <w:top w:val="none" w:sz="0" w:space="0" w:color="auto"/>
        <w:left w:val="none" w:sz="0" w:space="0" w:color="auto"/>
        <w:bottom w:val="none" w:sz="0" w:space="0" w:color="auto"/>
        <w:right w:val="none" w:sz="0" w:space="0" w:color="auto"/>
      </w:divBdr>
    </w:div>
    <w:div w:id="2019695910">
      <w:bodyDiv w:val="1"/>
      <w:marLeft w:val="0"/>
      <w:marRight w:val="0"/>
      <w:marTop w:val="0"/>
      <w:marBottom w:val="0"/>
      <w:divBdr>
        <w:top w:val="none" w:sz="0" w:space="0" w:color="auto"/>
        <w:left w:val="none" w:sz="0" w:space="0" w:color="auto"/>
        <w:bottom w:val="none" w:sz="0" w:space="0" w:color="auto"/>
        <w:right w:val="none" w:sz="0" w:space="0" w:color="auto"/>
      </w:divBdr>
      <w:divsChild>
        <w:div w:id="1272201243">
          <w:marLeft w:val="640"/>
          <w:marRight w:val="0"/>
          <w:marTop w:val="0"/>
          <w:marBottom w:val="0"/>
          <w:divBdr>
            <w:top w:val="none" w:sz="0" w:space="0" w:color="auto"/>
            <w:left w:val="none" w:sz="0" w:space="0" w:color="auto"/>
            <w:bottom w:val="none" w:sz="0" w:space="0" w:color="auto"/>
            <w:right w:val="none" w:sz="0" w:space="0" w:color="auto"/>
          </w:divBdr>
        </w:div>
        <w:div w:id="1459833352">
          <w:marLeft w:val="640"/>
          <w:marRight w:val="0"/>
          <w:marTop w:val="0"/>
          <w:marBottom w:val="0"/>
          <w:divBdr>
            <w:top w:val="none" w:sz="0" w:space="0" w:color="auto"/>
            <w:left w:val="none" w:sz="0" w:space="0" w:color="auto"/>
            <w:bottom w:val="none" w:sz="0" w:space="0" w:color="auto"/>
            <w:right w:val="none" w:sz="0" w:space="0" w:color="auto"/>
          </w:divBdr>
        </w:div>
        <w:div w:id="882449788">
          <w:marLeft w:val="640"/>
          <w:marRight w:val="0"/>
          <w:marTop w:val="0"/>
          <w:marBottom w:val="0"/>
          <w:divBdr>
            <w:top w:val="none" w:sz="0" w:space="0" w:color="auto"/>
            <w:left w:val="none" w:sz="0" w:space="0" w:color="auto"/>
            <w:bottom w:val="none" w:sz="0" w:space="0" w:color="auto"/>
            <w:right w:val="none" w:sz="0" w:space="0" w:color="auto"/>
          </w:divBdr>
        </w:div>
        <w:div w:id="512307093">
          <w:marLeft w:val="640"/>
          <w:marRight w:val="0"/>
          <w:marTop w:val="0"/>
          <w:marBottom w:val="0"/>
          <w:divBdr>
            <w:top w:val="none" w:sz="0" w:space="0" w:color="auto"/>
            <w:left w:val="none" w:sz="0" w:space="0" w:color="auto"/>
            <w:bottom w:val="none" w:sz="0" w:space="0" w:color="auto"/>
            <w:right w:val="none" w:sz="0" w:space="0" w:color="auto"/>
          </w:divBdr>
        </w:div>
        <w:div w:id="2030907814">
          <w:marLeft w:val="640"/>
          <w:marRight w:val="0"/>
          <w:marTop w:val="0"/>
          <w:marBottom w:val="0"/>
          <w:divBdr>
            <w:top w:val="none" w:sz="0" w:space="0" w:color="auto"/>
            <w:left w:val="none" w:sz="0" w:space="0" w:color="auto"/>
            <w:bottom w:val="none" w:sz="0" w:space="0" w:color="auto"/>
            <w:right w:val="none" w:sz="0" w:space="0" w:color="auto"/>
          </w:divBdr>
        </w:div>
        <w:div w:id="1233194140">
          <w:marLeft w:val="640"/>
          <w:marRight w:val="0"/>
          <w:marTop w:val="0"/>
          <w:marBottom w:val="0"/>
          <w:divBdr>
            <w:top w:val="none" w:sz="0" w:space="0" w:color="auto"/>
            <w:left w:val="none" w:sz="0" w:space="0" w:color="auto"/>
            <w:bottom w:val="none" w:sz="0" w:space="0" w:color="auto"/>
            <w:right w:val="none" w:sz="0" w:space="0" w:color="auto"/>
          </w:divBdr>
        </w:div>
        <w:div w:id="1216939429">
          <w:marLeft w:val="640"/>
          <w:marRight w:val="0"/>
          <w:marTop w:val="0"/>
          <w:marBottom w:val="0"/>
          <w:divBdr>
            <w:top w:val="none" w:sz="0" w:space="0" w:color="auto"/>
            <w:left w:val="none" w:sz="0" w:space="0" w:color="auto"/>
            <w:bottom w:val="none" w:sz="0" w:space="0" w:color="auto"/>
            <w:right w:val="none" w:sz="0" w:space="0" w:color="auto"/>
          </w:divBdr>
        </w:div>
        <w:div w:id="564072229">
          <w:marLeft w:val="640"/>
          <w:marRight w:val="0"/>
          <w:marTop w:val="0"/>
          <w:marBottom w:val="0"/>
          <w:divBdr>
            <w:top w:val="none" w:sz="0" w:space="0" w:color="auto"/>
            <w:left w:val="none" w:sz="0" w:space="0" w:color="auto"/>
            <w:bottom w:val="none" w:sz="0" w:space="0" w:color="auto"/>
            <w:right w:val="none" w:sz="0" w:space="0" w:color="auto"/>
          </w:divBdr>
        </w:div>
        <w:div w:id="49308726">
          <w:marLeft w:val="640"/>
          <w:marRight w:val="0"/>
          <w:marTop w:val="0"/>
          <w:marBottom w:val="0"/>
          <w:divBdr>
            <w:top w:val="none" w:sz="0" w:space="0" w:color="auto"/>
            <w:left w:val="none" w:sz="0" w:space="0" w:color="auto"/>
            <w:bottom w:val="none" w:sz="0" w:space="0" w:color="auto"/>
            <w:right w:val="none" w:sz="0" w:space="0" w:color="auto"/>
          </w:divBdr>
        </w:div>
        <w:div w:id="228536599">
          <w:marLeft w:val="640"/>
          <w:marRight w:val="0"/>
          <w:marTop w:val="0"/>
          <w:marBottom w:val="0"/>
          <w:divBdr>
            <w:top w:val="none" w:sz="0" w:space="0" w:color="auto"/>
            <w:left w:val="none" w:sz="0" w:space="0" w:color="auto"/>
            <w:bottom w:val="none" w:sz="0" w:space="0" w:color="auto"/>
            <w:right w:val="none" w:sz="0" w:space="0" w:color="auto"/>
          </w:divBdr>
        </w:div>
        <w:div w:id="1203785921">
          <w:marLeft w:val="640"/>
          <w:marRight w:val="0"/>
          <w:marTop w:val="0"/>
          <w:marBottom w:val="0"/>
          <w:divBdr>
            <w:top w:val="none" w:sz="0" w:space="0" w:color="auto"/>
            <w:left w:val="none" w:sz="0" w:space="0" w:color="auto"/>
            <w:bottom w:val="none" w:sz="0" w:space="0" w:color="auto"/>
            <w:right w:val="none" w:sz="0" w:space="0" w:color="auto"/>
          </w:divBdr>
        </w:div>
        <w:div w:id="182017715">
          <w:marLeft w:val="640"/>
          <w:marRight w:val="0"/>
          <w:marTop w:val="0"/>
          <w:marBottom w:val="0"/>
          <w:divBdr>
            <w:top w:val="none" w:sz="0" w:space="0" w:color="auto"/>
            <w:left w:val="none" w:sz="0" w:space="0" w:color="auto"/>
            <w:bottom w:val="none" w:sz="0" w:space="0" w:color="auto"/>
            <w:right w:val="none" w:sz="0" w:space="0" w:color="auto"/>
          </w:divBdr>
        </w:div>
        <w:div w:id="661615827">
          <w:marLeft w:val="640"/>
          <w:marRight w:val="0"/>
          <w:marTop w:val="0"/>
          <w:marBottom w:val="0"/>
          <w:divBdr>
            <w:top w:val="none" w:sz="0" w:space="0" w:color="auto"/>
            <w:left w:val="none" w:sz="0" w:space="0" w:color="auto"/>
            <w:bottom w:val="none" w:sz="0" w:space="0" w:color="auto"/>
            <w:right w:val="none" w:sz="0" w:space="0" w:color="auto"/>
          </w:divBdr>
        </w:div>
        <w:div w:id="1971595478">
          <w:marLeft w:val="640"/>
          <w:marRight w:val="0"/>
          <w:marTop w:val="0"/>
          <w:marBottom w:val="0"/>
          <w:divBdr>
            <w:top w:val="none" w:sz="0" w:space="0" w:color="auto"/>
            <w:left w:val="none" w:sz="0" w:space="0" w:color="auto"/>
            <w:bottom w:val="none" w:sz="0" w:space="0" w:color="auto"/>
            <w:right w:val="none" w:sz="0" w:space="0" w:color="auto"/>
          </w:divBdr>
        </w:div>
        <w:div w:id="547372809">
          <w:marLeft w:val="640"/>
          <w:marRight w:val="0"/>
          <w:marTop w:val="0"/>
          <w:marBottom w:val="0"/>
          <w:divBdr>
            <w:top w:val="none" w:sz="0" w:space="0" w:color="auto"/>
            <w:left w:val="none" w:sz="0" w:space="0" w:color="auto"/>
            <w:bottom w:val="none" w:sz="0" w:space="0" w:color="auto"/>
            <w:right w:val="none" w:sz="0" w:space="0" w:color="auto"/>
          </w:divBdr>
        </w:div>
        <w:div w:id="1775856368">
          <w:marLeft w:val="640"/>
          <w:marRight w:val="0"/>
          <w:marTop w:val="0"/>
          <w:marBottom w:val="0"/>
          <w:divBdr>
            <w:top w:val="none" w:sz="0" w:space="0" w:color="auto"/>
            <w:left w:val="none" w:sz="0" w:space="0" w:color="auto"/>
            <w:bottom w:val="none" w:sz="0" w:space="0" w:color="auto"/>
            <w:right w:val="none" w:sz="0" w:space="0" w:color="auto"/>
          </w:divBdr>
        </w:div>
        <w:div w:id="503594262">
          <w:marLeft w:val="640"/>
          <w:marRight w:val="0"/>
          <w:marTop w:val="0"/>
          <w:marBottom w:val="0"/>
          <w:divBdr>
            <w:top w:val="none" w:sz="0" w:space="0" w:color="auto"/>
            <w:left w:val="none" w:sz="0" w:space="0" w:color="auto"/>
            <w:bottom w:val="none" w:sz="0" w:space="0" w:color="auto"/>
            <w:right w:val="none" w:sz="0" w:space="0" w:color="auto"/>
          </w:divBdr>
        </w:div>
        <w:div w:id="520779928">
          <w:marLeft w:val="640"/>
          <w:marRight w:val="0"/>
          <w:marTop w:val="0"/>
          <w:marBottom w:val="0"/>
          <w:divBdr>
            <w:top w:val="none" w:sz="0" w:space="0" w:color="auto"/>
            <w:left w:val="none" w:sz="0" w:space="0" w:color="auto"/>
            <w:bottom w:val="none" w:sz="0" w:space="0" w:color="auto"/>
            <w:right w:val="none" w:sz="0" w:space="0" w:color="auto"/>
          </w:divBdr>
        </w:div>
        <w:div w:id="503084532">
          <w:marLeft w:val="640"/>
          <w:marRight w:val="0"/>
          <w:marTop w:val="0"/>
          <w:marBottom w:val="0"/>
          <w:divBdr>
            <w:top w:val="none" w:sz="0" w:space="0" w:color="auto"/>
            <w:left w:val="none" w:sz="0" w:space="0" w:color="auto"/>
            <w:bottom w:val="none" w:sz="0" w:space="0" w:color="auto"/>
            <w:right w:val="none" w:sz="0" w:space="0" w:color="auto"/>
          </w:divBdr>
        </w:div>
        <w:div w:id="1114520393">
          <w:marLeft w:val="640"/>
          <w:marRight w:val="0"/>
          <w:marTop w:val="0"/>
          <w:marBottom w:val="0"/>
          <w:divBdr>
            <w:top w:val="none" w:sz="0" w:space="0" w:color="auto"/>
            <w:left w:val="none" w:sz="0" w:space="0" w:color="auto"/>
            <w:bottom w:val="none" w:sz="0" w:space="0" w:color="auto"/>
            <w:right w:val="none" w:sz="0" w:space="0" w:color="auto"/>
          </w:divBdr>
        </w:div>
        <w:div w:id="1845630376">
          <w:marLeft w:val="640"/>
          <w:marRight w:val="0"/>
          <w:marTop w:val="0"/>
          <w:marBottom w:val="0"/>
          <w:divBdr>
            <w:top w:val="none" w:sz="0" w:space="0" w:color="auto"/>
            <w:left w:val="none" w:sz="0" w:space="0" w:color="auto"/>
            <w:bottom w:val="none" w:sz="0" w:space="0" w:color="auto"/>
            <w:right w:val="none" w:sz="0" w:space="0" w:color="auto"/>
          </w:divBdr>
        </w:div>
        <w:div w:id="1457136567">
          <w:marLeft w:val="640"/>
          <w:marRight w:val="0"/>
          <w:marTop w:val="0"/>
          <w:marBottom w:val="0"/>
          <w:divBdr>
            <w:top w:val="none" w:sz="0" w:space="0" w:color="auto"/>
            <w:left w:val="none" w:sz="0" w:space="0" w:color="auto"/>
            <w:bottom w:val="none" w:sz="0" w:space="0" w:color="auto"/>
            <w:right w:val="none" w:sz="0" w:space="0" w:color="auto"/>
          </w:divBdr>
        </w:div>
        <w:div w:id="834951240">
          <w:marLeft w:val="640"/>
          <w:marRight w:val="0"/>
          <w:marTop w:val="0"/>
          <w:marBottom w:val="0"/>
          <w:divBdr>
            <w:top w:val="none" w:sz="0" w:space="0" w:color="auto"/>
            <w:left w:val="none" w:sz="0" w:space="0" w:color="auto"/>
            <w:bottom w:val="none" w:sz="0" w:space="0" w:color="auto"/>
            <w:right w:val="none" w:sz="0" w:space="0" w:color="auto"/>
          </w:divBdr>
        </w:div>
        <w:div w:id="1820800501">
          <w:marLeft w:val="640"/>
          <w:marRight w:val="0"/>
          <w:marTop w:val="0"/>
          <w:marBottom w:val="0"/>
          <w:divBdr>
            <w:top w:val="none" w:sz="0" w:space="0" w:color="auto"/>
            <w:left w:val="none" w:sz="0" w:space="0" w:color="auto"/>
            <w:bottom w:val="none" w:sz="0" w:space="0" w:color="auto"/>
            <w:right w:val="none" w:sz="0" w:space="0" w:color="auto"/>
          </w:divBdr>
        </w:div>
        <w:div w:id="574320799">
          <w:marLeft w:val="640"/>
          <w:marRight w:val="0"/>
          <w:marTop w:val="0"/>
          <w:marBottom w:val="0"/>
          <w:divBdr>
            <w:top w:val="none" w:sz="0" w:space="0" w:color="auto"/>
            <w:left w:val="none" w:sz="0" w:space="0" w:color="auto"/>
            <w:bottom w:val="none" w:sz="0" w:space="0" w:color="auto"/>
            <w:right w:val="none" w:sz="0" w:space="0" w:color="auto"/>
          </w:divBdr>
        </w:div>
        <w:div w:id="513881895">
          <w:marLeft w:val="640"/>
          <w:marRight w:val="0"/>
          <w:marTop w:val="0"/>
          <w:marBottom w:val="0"/>
          <w:divBdr>
            <w:top w:val="none" w:sz="0" w:space="0" w:color="auto"/>
            <w:left w:val="none" w:sz="0" w:space="0" w:color="auto"/>
            <w:bottom w:val="none" w:sz="0" w:space="0" w:color="auto"/>
            <w:right w:val="none" w:sz="0" w:space="0" w:color="auto"/>
          </w:divBdr>
        </w:div>
        <w:div w:id="1857188806">
          <w:marLeft w:val="640"/>
          <w:marRight w:val="0"/>
          <w:marTop w:val="0"/>
          <w:marBottom w:val="0"/>
          <w:divBdr>
            <w:top w:val="none" w:sz="0" w:space="0" w:color="auto"/>
            <w:left w:val="none" w:sz="0" w:space="0" w:color="auto"/>
            <w:bottom w:val="none" w:sz="0" w:space="0" w:color="auto"/>
            <w:right w:val="none" w:sz="0" w:space="0" w:color="auto"/>
          </w:divBdr>
        </w:div>
        <w:div w:id="224420040">
          <w:marLeft w:val="640"/>
          <w:marRight w:val="0"/>
          <w:marTop w:val="0"/>
          <w:marBottom w:val="0"/>
          <w:divBdr>
            <w:top w:val="none" w:sz="0" w:space="0" w:color="auto"/>
            <w:left w:val="none" w:sz="0" w:space="0" w:color="auto"/>
            <w:bottom w:val="none" w:sz="0" w:space="0" w:color="auto"/>
            <w:right w:val="none" w:sz="0" w:space="0" w:color="auto"/>
          </w:divBdr>
        </w:div>
        <w:div w:id="2108039864">
          <w:marLeft w:val="640"/>
          <w:marRight w:val="0"/>
          <w:marTop w:val="0"/>
          <w:marBottom w:val="0"/>
          <w:divBdr>
            <w:top w:val="none" w:sz="0" w:space="0" w:color="auto"/>
            <w:left w:val="none" w:sz="0" w:space="0" w:color="auto"/>
            <w:bottom w:val="none" w:sz="0" w:space="0" w:color="auto"/>
            <w:right w:val="none" w:sz="0" w:space="0" w:color="auto"/>
          </w:divBdr>
        </w:div>
        <w:div w:id="1812675189">
          <w:marLeft w:val="640"/>
          <w:marRight w:val="0"/>
          <w:marTop w:val="0"/>
          <w:marBottom w:val="0"/>
          <w:divBdr>
            <w:top w:val="none" w:sz="0" w:space="0" w:color="auto"/>
            <w:left w:val="none" w:sz="0" w:space="0" w:color="auto"/>
            <w:bottom w:val="none" w:sz="0" w:space="0" w:color="auto"/>
            <w:right w:val="none" w:sz="0" w:space="0" w:color="auto"/>
          </w:divBdr>
        </w:div>
        <w:div w:id="864096784">
          <w:marLeft w:val="640"/>
          <w:marRight w:val="0"/>
          <w:marTop w:val="0"/>
          <w:marBottom w:val="0"/>
          <w:divBdr>
            <w:top w:val="none" w:sz="0" w:space="0" w:color="auto"/>
            <w:left w:val="none" w:sz="0" w:space="0" w:color="auto"/>
            <w:bottom w:val="none" w:sz="0" w:space="0" w:color="auto"/>
            <w:right w:val="none" w:sz="0" w:space="0" w:color="auto"/>
          </w:divBdr>
        </w:div>
        <w:div w:id="207306904">
          <w:marLeft w:val="640"/>
          <w:marRight w:val="0"/>
          <w:marTop w:val="0"/>
          <w:marBottom w:val="0"/>
          <w:divBdr>
            <w:top w:val="none" w:sz="0" w:space="0" w:color="auto"/>
            <w:left w:val="none" w:sz="0" w:space="0" w:color="auto"/>
            <w:bottom w:val="none" w:sz="0" w:space="0" w:color="auto"/>
            <w:right w:val="none" w:sz="0" w:space="0" w:color="auto"/>
          </w:divBdr>
        </w:div>
        <w:div w:id="447042422">
          <w:marLeft w:val="640"/>
          <w:marRight w:val="0"/>
          <w:marTop w:val="0"/>
          <w:marBottom w:val="0"/>
          <w:divBdr>
            <w:top w:val="none" w:sz="0" w:space="0" w:color="auto"/>
            <w:left w:val="none" w:sz="0" w:space="0" w:color="auto"/>
            <w:bottom w:val="none" w:sz="0" w:space="0" w:color="auto"/>
            <w:right w:val="none" w:sz="0" w:space="0" w:color="auto"/>
          </w:divBdr>
        </w:div>
      </w:divsChild>
    </w:div>
    <w:div w:id="2020042395">
      <w:bodyDiv w:val="1"/>
      <w:marLeft w:val="0"/>
      <w:marRight w:val="0"/>
      <w:marTop w:val="0"/>
      <w:marBottom w:val="0"/>
      <w:divBdr>
        <w:top w:val="none" w:sz="0" w:space="0" w:color="auto"/>
        <w:left w:val="none" w:sz="0" w:space="0" w:color="auto"/>
        <w:bottom w:val="none" w:sz="0" w:space="0" w:color="auto"/>
        <w:right w:val="none" w:sz="0" w:space="0" w:color="auto"/>
      </w:divBdr>
    </w:div>
    <w:div w:id="2025862766">
      <w:bodyDiv w:val="1"/>
      <w:marLeft w:val="0"/>
      <w:marRight w:val="0"/>
      <w:marTop w:val="0"/>
      <w:marBottom w:val="0"/>
      <w:divBdr>
        <w:top w:val="none" w:sz="0" w:space="0" w:color="auto"/>
        <w:left w:val="none" w:sz="0" w:space="0" w:color="auto"/>
        <w:bottom w:val="none" w:sz="0" w:space="0" w:color="auto"/>
        <w:right w:val="none" w:sz="0" w:space="0" w:color="auto"/>
      </w:divBdr>
    </w:div>
    <w:div w:id="2026133880">
      <w:bodyDiv w:val="1"/>
      <w:marLeft w:val="0"/>
      <w:marRight w:val="0"/>
      <w:marTop w:val="0"/>
      <w:marBottom w:val="0"/>
      <w:divBdr>
        <w:top w:val="none" w:sz="0" w:space="0" w:color="auto"/>
        <w:left w:val="none" w:sz="0" w:space="0" w:color="auto"/>
        <w:bottom w:val="none" w:sz="0" w:space="0" w:color="auto"/>
        <w:right w:val="none" w:sz="0" w:space="0" w:color="auto"/>
      </w:divBdr>
    </w:div>
    <w:div w:id="2026664151">
      <w:bodyDiv w:val="1"/>
      <w:marLeft w:val="0"/>
      <w:marRight w:val="0"/>
      <w:marTop w:val="0"/>
      <w:marBottom w:val="0"/>
      <w:divBdr>
        <w:top w:val="none" w:sz="0" w:space="0" w:color="auto"/>
        <w:left w:val="none" w:sz="0" w:space="0" w:color="auto"/>
        <w:bottom w:val="none" w:sz="0" w:space="0" w:color="auto"/>
        <w:right w:val="none" w:sz="0" w:space="0" w:color="auto"/>
      </w:divBdr>
    </w:div>
    <w:div w:id="2026974437">
      <w:bodyDiv w:val="1"/>
      <w:marLeft w:val="0"/>
      <w:marRight w:val="0"/>
      <w:marTop w:val="0"/>
      <w:marBottom w:val="0"/>
      <w:divBdr>
        <w:top w:val="none" w:sz="0" w:space="0" w:color="auto"/>
        <w:left w:val="none" w:sz="0" w:space="0" w:color="auto"/>
        <w:bottom w:val="none" w:sz="0" w:space="0" w:color="auto"/>
        <w:right w:val="none" w:sz="0" w:space="0" w:color="auto"/>
      </w:divBdr>
    </w:div>
    <w:div w:id="2026976642">
      <w:bodyDiv w:val="1"/>
      <w:marLeft w:val="0"/>
      <w:marRight w:val="0"/>
      <w:marTop w:val="0"/>
      <w:marBottom w:val="0"/>
      <w:divBdr>
        <w:top w:val="none" w:sz="0" w:space="0" w:color="auto"/>
        <w:left w:val="none" w:sz="0" w:space="0" w:color="auto"/>
        <w:bottom w:val="none" w:sz="0" w:space="0" w:color="auto"/>
        <w:right w:val="none" w:sz="0" w:space="0" w:color="auto"/>
      </w:divBdr>
    </w:div>
    <w:div w:id="2029938817">
      <w:bodyDiv w:val="1"/>
      <w:marLeft w:val="0"/>
      <w:marRight w:val="0"/>
      <w:marTop w:val="0"/>
      <w:marBottom w:val="0"/>
      <w:divBdr>
        <w:top w:val="none" w:sz="0" w:space="0" w:color="auto"/>
        <w:left w:val="none" w:sz="0" w:space="0" w:color="auto"/>
        <w:bottom w:val="none" w:sz="0" w:space="0" w:color="auto"/>
        <w:right w:val="none" w:sz="0" w:space="0" w:color="auto"/>
      </w:divBdr>
    </w:div>
    <w:div w:id="2030519546">
      <w:bodyDiv w:val="1"/>
      <w:marLeft w:val="0"/>
      <w:marRight w:val="0"/>
      <w:marTop w:val="0"/>
      <w:marBottom w:val="0"/>
      <w:divBdr>
        <w:top w:val="none" w:sz="0" w:space="0" w:color="auto"/>
        <w:left w:val="none" w:sz="0" w:space="0" w:color="auto"/>
        <w:bottom w:val="none" w:sz="0" w:space="0" w:color="auto"/>
        <w:right w:val="none" w:sz="0" w:space="0" w:color="auto"/>
      </w:divBdr>
    </w:div>
    <w:div w:id="2032102850">
      <w:bodyDiv w:val="1"/>
      <w:marLeft w:val="0"/>
      <w:marRight w:val="0"/>
      <w:marTop w:val="0"/>
      <w:marBottom w:val="0"/>
      <w:divBdr>
        <w:top w:val="none" w:sz="0" w:space="0" w:color="auto"/>
        <w:left w:val="none" w:sz="0" w:space="0" w:color="auto"/>
        <w:bottom w:val="none" w:sz="0" w:space="0" w:color="auto"/>
        <w:right w:val="none" w:sz="0" w:space="0" w:color="auto"/>
      </w:divBdr>
    </w:div>
    <w:div w:id="2032948243">
      <w:bodyDiv w:val="1"/>
      <w:marLeft w:val="0"/>
      <w:marRight w:val="0"/>
      <w:marTop w:val="0"/>
      <w:marBottom w:val="0"/>
      <w:divBdr>
        <w:top w:val="none" w:sz="0" w:space="0" w:color="auto"/>
        <w:left w:val="none" w:sz="0" w:space="0" w:color="auto"/>
        <w:bottom w:val="none" w:sz="0" w:space="0" w:color="auto"/>
        <w:right w:val="none" w:sz="0" w:space="0" w:color="auto"/>
      </w:divBdr>
      <w:divsChild>
        <w:div w:id="898055650">
          <w:marLeft w:val="0"/>
          <w:marRight w:val="0"/>
          <w:marTop w:val="0"/>
          <w:marBottom w:val="0"/>
          <w:divBdr>
            <w:top w:val="none" w:sz="0" w:space="0" w:color="auto"/>
            <w:left w:val="none" w:sz="0" w:space="0" w:color="auto"/>
            <w:bottom w:val="none" w:sz="0" w:space="0" w:color="auto"/>
            <w:right w:val="none" w:sz="0" w:space="0" w:color="auto"/>
          </w:divBdr>
        </w:div>
        <w:div w:id="367680664">
          <w:marLeft w:val="0"/>
          <w:marRight w:val="0"/>
          <w:marTop w:val="0"/>
          <w:marBottom w:val="0"/>
          <w:divBdr>
            <w:top w:val="none" w:sz="0" w:space="0" w:color="auto"/>
            <w:left w:val="none" w:sz="0" w:space="0" w:color="auto"/>
            <w:bottom w:val="none" w:sz="0" w:space="0" w:color="auto"/>
            <w:right w:val="none" w:sz="0" w:space="0" w:color="auto"/>
          </w:divBdr>
        </w:div>
        <w:div w:id="1285581774">
          <w:marLeft w:val="0"/>
          <w:marRight w:val="0"/>
          <w:marTop w:val="0"/>
          <w:marBottom w:val="0"/>
          <w:divBdr>
            <w:top w:val="none" w:sz="0" w:space="0" w:color="auto"/>
            <w:left w:val="none" w:sz="0" w:space="0" w:color="auto"/>
            <w:bottom w:val="none" w:sz="0" w:space="0" w:color="auto"/>
            <w:right w:val="none" w:sz="0" w:space="0" w:color="auto"/>
          </w:divBdr>
        </w:div>
        <w:div w:id="1406996554">
          <w:marLeft w:val="0"/>
          <w:marRight w:val="0"/>
          <w:marTop w:val="0"/>
          <w:marBottom w:val="0"/>
          <w:divBdr>
            <w:top w:val="none" w:sz="0" w:space="0" w:color="auto"/>
            <w:left w:val="none" w:sz="0" w:space="0" w:color="auto"/>
            <w:bottom w:val="none" w:sz="0" w:space="0" w:color="auto"/>
            <w:right w:val="none" w:sz="0" w:space="0" w:color="auto"/>
          </w:divBdr>
        </w:div>
        <w:div w:id="87583026">
          <w:marLeft w:val="0"/>
          <w:marRight w:val="0"/>
          <w:marTop w:val="0"/>
          <w:marBottom w:val="0"/>
          <w:divBdr>
            <w:top w:val="none" w:sz="0" w:space="0" w:color="auto"/>
            <w:left w:val="none" w:sz="0" w:space="0" w:color="auto"/>
            <w:bottom w:val="none" w:sz="0" w:space="0" w:color="auto"/>
            <w:right w:val="none" w:sz="0" w:space="0" w:color="auto"/>
          </w:divBdr>
        </w:div>
        <w:div w:id="1082340077">
          <w:marLeft w:val="0"/>
          <w:marRight w:val="0"/>
          <w:marTop w:val="0"/>
          <w:marBottom w:val="0"/>
          <w:divBdr>
            <w:top w:val="none" w:sz="0" w:space="0" w:color="auto"/>
            <w:left w:val="none" w:sz="0" w:space="0" w:color="auto"/>
            <w:bottom w:val="none" w:sz="0" w:space="0" w:color="auto"/>
            <w:right w:val="none" w:sz="0" w:space="0" w:color="auto"/>
          </w:divBdr>
        </w:div>
        <w:div w:id="1330329738">
          <w:marLeft w:val="0"/>
          <w:marRight w:val="0"/>
          <w:marTop w:val="0"/>
          <w:marBottom w:val="0"/>
          <w:divBdr>
            <w:top w:val="none" w:sz="0" w:space="0" w:color="auto"/>
            <w:left w:val="none" w:sz="0" w:space="0" w:color="auto"/>
            <w:bottom w:val="none" w:sz="0" w:space="0" w:color="auto"/>
            <w:right w:val="none" w:sz="0" w:space="0" w:color="auto"/>
          </w:divBdr>
        </w:div>
        <w:div w:id="692995155">
          <w:marLeft w:val="0"/>
          <w:marRight w:val="0"/>
          <w:marTop w:val="0"/>
          <w:marBottom w:val="0"/>
          <w:divBdr>
            <w:top w:val="none" w:sz="0" w:space="0" w:color="auto"/>
            <w:left w:val="none" w:sz="0" w:space="0" w:color="auto"/>
            <w:bottom w:val="none" w:sz="0" w:space="0" w:color="auto"/>
            <w:right w:val="none" w:sz="0" w:space="0" w:color="auto"/>
          </w:divBdr>
        </w:div>
        <w:div w:id="897283016">
          <w:marLeft w:val="0"/>
          <w:marRight w:val="0"/>
          <w:marTop w:val="0"/>
          <w:marBottom w:val="0"/>
          <w:divBdr>
            <w:top w:val="none" w:sz="0" w:space="0" w:color="auto"/>
            <w:left w:val="none" w:sz="0" w:space="0" w:color="auto"/>
            <w:bottom w:val="none" w:sz="0" w:space="0" w:color="auto"/>
            <w:right w:val="none" w:sz="0" w:space="0" w:color="auto"/>
          </w:divBdr>
        </w:div>
        <w:div w:id="2096706416">
          <w:marLeft w:val="0"/>
          <w:marRight w:val="0"/>
          <w:marTop w:val="0"/>
          <w:marBottom w:val="0"/>
          <w:divBdr>
            <w:top w:val="none" w:sz="0" w:space="0" w:color="auto"/>
            <w:left w:val="none" w:sz="0" w:space="0" w:color="auto"/>
            <w:bottom w:val="none" w:sz="0" w:space="0" w:color="auto"/>
            <w:right w:val="none" w:sz="0" w:space="0" w:color="auto"/>
          </w:divBdr>
        </w:div>
        <w:div w:id="2022781351">
          <w:marLeft w:val="0"/>
          <w:marRight w:val="0"/>
          <w:marTop w:val="0"/>
          <w:marBottom w:val="0"/>
          <w:divBdr>
            <w:top w:val="none" w:sz="0" w:space="0" w:color="auto"/>
            <w:left w:val="none" w:sz="0" w:space="0" w:color="auto"/>
            <w:bottom w:val="none" w:sz="0" w:space="0" w:color="auto"/>
            <w:right w:val="none" w:sz="0" w:space="0" w:color="auto"/>
          </w:divBdr>
        </w:div>
        <w:div w:id="1879005289">
          <w:marLeft w:val="0"/>
          <w:marRight w:val="0"/>
          <w:marTop w:val="0"/>
          <w:marBottom w:val="0"/>
          <w:divBdr>
            <w:top w:val="none" w:sz="0" w:space="0" w:color="auto"/>
            <w:left w:val="none" w:sz="0" w:space="0" w:color="auto"/>
            <w:bottom w:val="none" w:sz="0" w:space="0" w:color="auto"/>
            <w:right w:val="none" w:sz="0" w:space="0" w:color="auto"/>
          </w:divBdr>
        </w:div>
        <w:div w:id="1254826901">
          <w:marLeft w:val="0"/>
          <w:marRight w:val="0"/>
          <w:marTop w:val="0"/>
          <w:marBottom w:val="0"/>
          <w:divBdr>
            <w:top w:val="none" w:sz="0" w:space="0" w:color="auto"/>
            <w:left w:val="none" w:sz="0" w:space="0" w:color="auto"/>
            <w:bottom w:val="none" w:sz="0" w:space="0" w:color="auto"/>
            <w:right w:val="none" w:sz="0" w:space="0" w:color="auto"/>
          </w:divBdr>
        </w:div>
        <w:div w:id="424810758">
          <w:marLeft w:val="0"/>
          <w:marRight w:val="0"/>
          <w:marTop w:val="0"/>
          <w:marBottom w:val="0"/>
          <w:divBdr>
            <w:top w:val="none" w:sz="0" w:space="0" w:color="auto"/>
            <w:left w:val="none" w:sz="0" w:space="0" w:color="auto"/>
            <w:bottom w:val="none" w:sz="0" w:space="0" w:color="auto"/>
            <w:right w:val="none" w:sz="0" w:space="0" w:color="auto"/>
          </w:divBdr>
        </w:div>
        <w:div w:id="10306125">
          <w:marLeft w:val="0"/>
          <w:marRight w:val="0"/>
          <w:marTop w:val="0"/>
          <w:marBottom w:val="0"/>
          <w:divBdr>
            <w:top w:val="none" w:sz="0" w:space="0" w:color="auto"/>
            <w:left w:val="none" w:sz="0" w:space="0" w:color="auto"/>
            <w:bottom w:val="none" w:sz="0" w:space="0" w:color="auto"/>
            <w:right w:val="none" w:sz="0" w:space="0" w:color="auto"/>
          </w:divBdr>
        </w:div>
        <w:div w:id="405684692">
          <w:marLeft w:val="0"/>
          <w:marRight w:val="0"/>
          <w:marTop w:val="0"/>
          <w:marBottom w:val="0"/>
          <w:divBdr>
            <w:top w:val="none" w:sz="0" w:space="0" w:color="auto"/>
            <w:left w:val="none" w:sz="0" w:space="0" w:color="auto"/>
            <w:bottom w:val="none" w:sz="0" w:space="0" w:color="auto"/>
            <w:right w:val="none" w:sz="0" w:space="0" w:color="auto"/>
          </w:divBdr>
        </w:div>
      </w:divsChild>
    </w:div>
    <w:div w:id="2033258951">
      <w:bodyDiv w:val="1"/>
      <w:marLeft w:val="0"/>
      <w:marRight w:val="0"/>
      <w:marTop w:val="0"/>
      <w:marBottom w:val="0"/>
      <w:divBdr>
        <w:top w:val="none" w:sz="0" w:space="0" w:color="auto"/>
        <w:left w:val="none" w:sz="0" w:space="0" w:color="auto"/>
        <w:bottom w:val="none" w:sz="0" w:space="0" w:color="auto"/>
        <w:right w:val="none" w:sz="0" w:space="0" w:color="auto"/>
      </w:divBdr>
      <w:divsChild>
        <w:div w:id="1358317274">
          <w:marLeft w:val="640"/>
          <w:marRight w:val="0"/>
          <w:marTop w:val="0"/>
          <w:marBottom w:val="0"/>
          <w:divBdr>
            <w:top w:val="none" w:sz="0" w:space="0" w:color="auto"/>
            <w:left w:val="none" w:sz="0" w:space="0" w:color="auto"/>
            <w:bottom w:val="none" w:sz="0" w:space="0" w:color="auto"/>
            <w:right w:val="none" w:sz="0" w:space="0" w:color="auto"/>
          </w:divBdr>
        </w:div>
        <w:div w:id="857158736">
          <w:marLeft w:val="640"/>
          <w:marRight w:val="0"/>
          <w:marTop w:val="0"/>
          <w:marBottom w:val="0"/>
          <w:divBdr>
            <w:top w:val="none" w:sz="0" w:space="0" w:color="auto"/>
            <w:left w:val="none" w:sz="0" w:space="0" w:color="auto"/>
            <w:bottom w:val="none" w:sz="0" w:space="0" w:color="auto"/>
            <w:right w:val="none" w:sz="0" w:space="0" w:color="auto"/>
          </w:divBdr>
        </w:div>
        <w:div w:id="1726368830">
          <w:marLeft w:val="640"/>
          <w:marRight w:val="0"/>
          <w:marTop w:val="0"/>
          <w:marBottom w:val="0"/>
          <w:divBdr>
            <w:top w:val="none" w:sz="0" w:space="0" w:color="auto"/>
            <w:left w:val="none" w:sz="0" w:space="0" w:color="auto"/>
            <w:bottom w:val="none" w:sz="0" w:space="0" w:color="auto"/>
            <w:right w:val="none" w:sz="0" w:space="0" w:color="auto"/>
          </w:divBdr>
        </w:div>
        <w:div w:id="1951933275">
          <w:marLeft w:val="640"/>
          <w:marRight w:val="0"/>
          <w:marTop w:val="0"/>
          <w:marBottom w:val="0"/>
          <w:divBdr>
            <w:top w:val="none" w:sz="0" w:space="0" w:color="auto"/>
            <w:left w:val="none" w:sz="0" w:space="0" w:color="auto"/>
            <w:bottom w:val="none" w:sz="0" w:space="0" w:color="auto"/>
            <w:right w:val="none" w:sz="0" w:space="0" w:color="auto"/>
          </w:divBdr>
        </w:div>
        <w:div w:id="2015764964">
          <w:marLeft w:val="640"/>
          <w:marRight w:val="0"/>
          <w:marTop w:val="0"/>
          <w:marBottom w:val="0"/>
          <w:divBdr>
            <w:top w:val="none" w:sz="0" w:space="0" w:color="auto"/>
            <w:left w:val="none" w:sz="0" w:space="0" w:color="auto"/>
            <w:bottom w:val="none" w:sz="0" w:space="0" w:color="auto"/>
            <w:right w:val="none" w:sz="0" w:space="0" w:color="auto"/>
          </w:divBdr>
        </w:div>
        <w:div w:id="827596600">
          <w:marLeft w:val="640"/>
          <w:marRight w:val="0"/>
          <w:marTop w:val="0"/>
          <w:marBottom w:val="0"/>
          <w:divBdr>
            <w:top w:val="none" w:sz="0" w:space="0" w:color="auto"/>
            <w:left w:val="none" w:sz="0" w:space="0" w:color="auto"/>
            <w:bottom w:val="none" w:sz="0" w:space="0" w:color="auto"/>
            <w:right w:val="none" w:sz="0" w:space="0" w:color="auto"/>
          </w:divBdr>
        </w:div>
        <w:div w:id="1140145926">
          <w:marLeft w:val="640"/>
          <w:marRight w:val="0"/>
          <w:marTop w:val="0"/>
          <w:marBottom w:val="0"/>
          <w:divBdr>
            <w:top w:val="none" w:sz="0" w:space="0" w:color="auto"/>
            <w:left w:val="none" w:sz="0" w:space="0" w:color="auto"/>
            <w:bottom w:val="none" w:sz="0" w:space="0" w:color="auto"/>
            <w:right w:val="none" w:sz="0" w:space="0" w:color="auto"/>
          </w:divBdr>
        </w:div>
        <w:div w:id="1666319205">
          <w:marLeft w:val="640"/>
          <w:marRight w:val="0"/>
          <w:marTop w:val="0"/>
          <w:marBottom w:val="0"/>
          <w:divBdr>
            <w:top w:val="none" w:sz="0" w:space="0" w:color="auto"/>
            <w:left w:val="none" w:sz="0" w:space="0" w:color="auto"/>
            <w:bottom w:val="none" w:sz="0" w:space="0" w:color="auto"/>
            <w:right w:val="none" w:sz="0" w:space="0" w:color="auto"/>
          </w:divBdr>
        </w:div>
        <w:div w:id="1093628093">
          <w:marLeft w:val="640"/>
          <w:marRight w:val="0"/>
          <w:marTop w:val="0"/>
          <w:marBottom w:val="0"/>
          <w:divBdr>
            <w:top w:val="none" w:sz="0" w:space="0" w:color="auto"/>
            <w:left w:val="none" w:sz="0" w:space="0" w:color="auto"/>
            <w:bottom w:val="none" w:sz="0" w:space="0" w:color="auto"/>
            <w:right w:val="none" w:sz="0" w:space="0" w:color="auto"/>
          </w:divBdr>
        </w:div>
        <w:div w:id="1057817987">
          <w:marLeft w:val="640"/>
          <w:marRight w:val="0"/>
          <w:marTop w:val="0"/>
          <w:marBottom w:val="0"/>
          <w:divBdr>
            <w:top w:val="none" w:sz="0" w:space="0" w:color="auto"/>
            <w:left w:val="none" w:sz="0" w:space="0" w:color="auto"/>
            <w:bottom w:val="none" w:sz="0" w:space="0" w:color="auto"/>
            <w:right w:val="none" w:sz="0" w:space="0" w:color="auto"/>
          </w:divBdr>
        </w:div>
        <w:div w:id="1932347019">
          <w:marLeft w:val="640"/>
          <w:marRight w:val="0"/>
          <w:marTop w:val="0"/>
          <w:marBottom w:val="0"/>
          <w:divBdr>
            <w:top w:val="none" w:sz="0" w:space="0" w:color="auto"/>
            <w:left w:val="none" w:sz="0" w:space="0" w:color="auto"/>
            <w:bottom w:val="none" w:sz="0" w:space="0" w:color="auto"/>
            <w:right w:val="none" w:sz="0" w:space="0" w:color="auto"/>
          </w:divBdr>
        </w:div>
        <w:div w:id="1337730583">
          <w:marLeft w:val="640"/>
          <w:marRight w:val="0"/>
          <w:marTop w:val="0"/>
          <w:marBottom w:val="0"/>
          <w:divBdr>
            <w:top w:val="none" w:sz="0" w:space="0" w:color="auto"/>
            <w:left w:val="none" w:sz="0" w:space="0" w:color="auto"/>
            <w:bottom w:val="none" w:sz="0" w:space="0" w:color="auto"/>
            <w:right w:val="none" w:sz="0" w:space="0" w:color="auto"/>
          </w:divBdr>
        </w:div>
        <w:div w:id="1220942425">
          <w:marLeft w:val="640"/>
          <w:marRight w:val="0"/>
          <w:marTop w:val="0"/>
          <w:marBottom w:val="0"/>
          <w:divBdr>
            <w:top w:val="none" w:sz="0" w:space="0" w:color="auto"/>
            <w:left w:val="none" w:sz="0" w:space="0" w:color="auto"/>
            <w:bottom w:val="none" w:sz="0" w:space="0" w:color="auto"/>
            <w:right w:val="none" w:sz="0" w:space="0" w:color="auto"/>
          </w:divBdr>
        </w:div>
        <w:div w:id="1769888241">
          <w:marLeft w:val="640"/>
          <w:marRight w:val="0"/>
          <w:marTop w:val="0"/>
          <w:marBottom w:val="0"/>
          <w:divBdr>
            <w:top w:val="none" w:sz="0" w:space="0" w:color="auto"/>
            <w:left w:val="none" w:sz="0" w:space="0" w:color="auto"/>
            <w:bottom w:val="none" w:sz="0" w:space="0" w:color="auto"/>
            <w:right w:val="none" w:sz="0" w:space="0" w:color="auto"/>
          </w:divBdr>
        </w:div>
        <w:div w:id="151878352">
          <w:marLeft w:val="640"/>
          <w:marRight w:val="0"/>
          <w:marTop w:val="0"/>
          <w:marBottom w:val="0"/>
          <w:divBdr>
            <w:top w:val="none" w:sz="0" w:space="0" w:color="auto"/>
            <w:left w:val="none" w:sz="0" w:space="0" w:color="auto"/>
            <w:bottom w:val="none" w:sz="0" w:space="0" w:color="auto"/>
            <w:right w:val="none" w:sz="0" w:space="0" w:color="auto"/>
          </w:divBdr>
        </w:div>
        <w:div w:id="796486927">
          <w:marLeft w:val="640"/>
          <w:marRight w:val="0"/>
          <w:marTop w:val="0"/>
          <w:marBottom w:val="0"/>
          <w:divBdr>
            <w:top w:val="none" w:sz="0" w:space="0" w:color="auto"/>
            <w:left w:val="none" w:sz="0" w:space="0" w:color="auto"/>
            <w:bottom w:val="none" w:sz="0" w:space="0" w:color="auto"/>
            <w:right w:val="none" w:sz="0" w:space="0" w:color="auto"/>
          </w:divBdr>
        </w:div>
        <w:div w:id="132335123">
          <w:marLeft w:val="640"/>
          <w:marRight w:val="0"/>
          <w:marTop w:val="0"/>
          <w:marBottom w:val="0"/>
          <w:divBdr>
            <w:top w:val="none" w:sz="0" w:space="0" w:color="auto"/>
            <w:left w:val="none" w:sz="0" w:space="0" w:color="auto"/>
            <w:bottom w:val="none" w:sz="0" w:space="0" w:color="auto"/>
            <w:right w:val="none" w:sz="0" w:space="0" w:color="auto"/>
          </w:divBdr>
        </w:div>
        <w:div w:id="1822500591">
          <w:marLeft w:val="640"/>
          <w:marRight w:val="0"/>
          <w:marTop w:val="0"/>
          <w:marBottom w:val="0"/>
          <w:divBdr>
            <w:top w:val="none" w:sz="0" w:space="0" w:color="auto"/>
            <w:left w:val="none" w:sz="0" w:space="0" w:color="auto"/>
            <w:bottom w:val="none" w:sz="0" w:space="0" w:color="auto"/>
            <w:right w:val="none" w:sz="0" w:space="0" w:color="auto"/>
          </w:divBdr>
        </w:div>
        <w:div w:id="945427313">
          <w:marLeft w:val="640"/>
          <w:marRight w:val="0"/>
          <w:marTop w:val="0"/>
          <w:marBottom w:val="0"/>
          <w:divBdr>
            <w:top w:val="none" w:sz="0" w:space="0" w:color="auto"/>
            <w:left w:val="none" w:sz="0" w:space="0" w:color="auto"/>
            <w:bottom w:val="none" w:sz="0" w:space="0" w:color="auto"/>
            <w:right w:val="none" w:sz="0" w:space="0" w:color="auto"/>
          </w:divBdr>
        </w:div>
        <w:div w:id="1508210287">
          <w:marLeft w:val="640"/>
          <w:marRight w:val="0"/>
          <w:marTop w:val="0"/>
          <w:marBottom w:val="0"/>
          <w:divBdr>
            <w:top w:val="none" w:sz="0" w:space="0" w:color="auto"/>
            <w:left w:val="none" w:sz="0" w:space="0" w:color="auto"/>
            <w:bottom w:val="none" w:sz="0" w:space="0" w:color="auto"/>
            <w:right w:val="none" w:sz="0" w:space="0" w:color="auto"/>
          </w:divBdr>
        </w:div>
        <w:div w:id="689570294">
          <w:marLeft w:val="640"/>
          <w:marRight w:val="0"/>
          <w:marTop w:val="0"/>
          <w:marBottom w:val="0"/>
          <w:divBdr>
            <w:top w:val="none" w:sz="0" w:space="0" w:color="auto"/>
            <w:left w:val="none" w:sz="0" w:space="0" w:color="auto"/>
            <w:bottom w:val="none" w:sz="0" w:space="0" w:color="auto"/>
            <w:right w:val="none" w:sz="0" w:space="0" w:color="auto"/>
          </w:divBdr>
        </w:div>
        <w:div w:id="1391156125">
          <w:marLeft w:val="640"/>
          <w:marRight w:val="0"/>
          <w:marTop w:val="0"/>
          <w:marBottom w:val="0"/>
          <w:divBdr>
            <w:top w:val="none" w:sz="0" w:space="0" w:color="auto"/>
            <w:left w:val="none" w:sz="0" w:space="0" w:color="auto"/>
            <w:bottom w:val="none" w:sz="0" w:space="0" w:color="auto"/>
            <w:right w:val="none" w:sz="0" w:space="0" w:color="auto"/>
          </w:divBdr>
        </w:div>
        <w:div w:id="1004894605">
          <w:marLeft w:val="640"/>
          <w:marRight w:val="0"/>
          <w:marTop w:val="0"/>
          <w:marBottom w:val="0"/>
          <w:divBdr>
            <w:top w:val="none" w:sz="0" w:space="0" w:color="auto"/>
            <w:left w:val="none" w:sz="0" w:space="0" w:color="auto"/>
            <w:bottom w:val="none" w:sz="0" w:space="0" w:color="auto"/>
            <w:right w:val="none" w:sz="0" w:space="0" w:color="auto"/>
          </w:divBdr>
        </w:div>
        <w:div w:id="1257907976">
          <w:marLeft w:val="640"/>
          <w:marRight w:val="0"/>
          <w:marTop w:val="0"/>
          <w:marBottom w:val="0"/>
          <w:divBdr>
            <w:top w:val="none" w:sz="0" w:space="0" w:color="auto"/>
            <w:left w:val="none" w:sz="0" w:space="0" w:color="auto"/>
            <w:bottom w:val="none" w:sz="0" w:space="0" w:color="auto"/>
            <w:right w:val="none" w:sz="0" w:space="0" w:color="auto"/>
          </w:divBdr>
        </w:div>
        <w:div w:id="50616064">
          <w:marLeft w:val="640"/>
          <w:marRight w:val="0"/>
          <w:marTop w:val="0"/>
          <w:marBottom w:val="0"/>
          <w:divBdr>
            <w:top w:val="none" w:sz="0" w:space="0" w:color="auto"/>
            <w:left w:val="none" w:sz="0" w:space="0" w:color="auto"/>
            <w:bottom w:val="none" w:sz="0" w:space="0" w:color="auto"/>
            <w:right w:val="none" w:sz="0" w:space="0" w:color="auto"/>
          </w:divBdr>
        </w:div>
        <w:div w:id="766998742">
          <w:marLeft w:val="640"/>
          <w:marRight w:val="0"/>
          <w:marTop w:val="0"/>
          <w:marBottom w:val="0"/>
          <w:divBdr>
            <w:top w:val="none" w:sz="0" w:space="0" w:color="auto"/>
            <w:left w:val="none" w:sz="0" w:space="0" w:color="auto"/>
            <w:bottom w:val="none" w:sz="0" w:space="0" w:color="auto"/>
            <w:right w:val="none" w:sz="0" w:space="0" w:color="auto"/>
          </w:divBdr>
        </w:div>
        <w:div w:id="1642071961">
          <w:marLeft w:val="640"/>
          <w:marRight w:val="0"/>
          <w:marTop w:val="0"/>
          <w:marBottom w:val="0"/>
          <w:divBdr>
            <w:top w:val="none" w:sz="0" w:space="0" w:color="auto"/>
            <w:left w:val="none" w:sz="0" w:space="0" w:color="auto"/>
            <w:bottom w:val="none" w:sz="0" w:space="0" w:color="auto"/>
            <w:right w:val="none" w:sz="0" w:space="0" w:color="auto"/>
          </w:divBdr>
        </w:div>
        <w:div w:id="310445674">
          <w:marLeft w:val="640"/>
          <w:marRight w:val="0"/>
          <w:marTop w:val="0"/>
          <w:marBottom w:val="0"/>
          <w:divBdr>
            <w:top w:val="none" w:sz="0" w:space="0" w:color="auto"/>
            <w:left w:val="none" w:sz="0" w:space="0" w:color="auto"/>
            <w:bottom w:val="none" w:sz="0" w:space="0" w:color="auto"/>
            <w:right w:val="none" w:sz="0" w:space="0" w:color="auto"/>
          </w:divBdr>
        </w:div>
        <w:div w:id="562256740">
          <w:marLeft w:val="640"/>
          <w:marRight w:val="0"/>
          <w:marTop w:val="0"/>
          <w:marBottom w:val="0"/>
          <w:divBdr>
            <w:top w:val="none" w:sz="0" w:space="0" w:color="auto"/>
            <w:left w:val="none" w:sz="0" w:space="0" w:color="auto"/>
            <w:bottom w:val="none" w:sz="0" w:space="0" w:color="auto"/>
            <w:right w:val="none" w:sz="0" w:space="0" w:color="auto"/>
          </w:divBdr>
        </w:div>
        <w:div w:id="630596913">
          <w:marLeft w:val="640"/>
          <w:marRight w:val="0"/>
          <w:marTop w:val="0"/>
          <w:marBottom w:val="0"/>
          <w:divBdr>
            <w:top w:val="none" w:sz="0" w:space="0" w:color="auto"/>
            <w:left w:val="none" w:sz="0" w:space="0" w:color="auto"/>
            <w:bottom w:val="none" w:sz="0" w:space="0" w:color="auto"/>
            <w:right w:val="none" w:sz="0" w:space="0" w:color="auto"/>
          </w:divBdr>
        </w:div>
        <w:div w:id="1666200735">
          <w:marLeft w:val="640"/>
          <w:marRight w:val="0"/>
          <w:marTop w:val="0"/>
          <w:marBottom w:val="0"/>
          <w:divBdr>
            <w:top w:val="none" w:sz="0" w:space="0" w:color="auto"/>
            <w:left w:val="none" w:sz="0" w:space="0" w:color="auto"/>
            <w:bottom w:val="none" w:sz="0" w:space="0" w:color="auto"/>
            <w:right w:val="none" w:sz="0" w:space="0" w:color="auto"/>
          </w:divBdr>
        </w:div>
        <w:div w:id="1542284699">
          <w:marLeft w:val="640"/>
          <w:marRight w:val="0"/>
          <w:marTop w:val="0"/>
          <w:marBottom w:val="0"/>
          <w:divBdr>
            <w:top w:val="none" w:sz="0" w:space="0" w:color="auto"/>
            <w:left w:val="none" w:sz="0" w:space="0" w:color="auto"/>
            <w:bottom w:val="none" w:sz="0" w:space="0" w:color="auto"/>
            <w:right w:val="none" w:sz="0" w:space="0" w:color="auto"/>
          </w:divBdr>
        </w:div>
        <w:div w:id="264844805">
          <w:marLeft w:val="640"/>
          <w:marRight w:val="0"/>
          <w:marTop w:val="0"/>
          <w:marBottom w:val="0"/>
          <w:divBdr>
            <w:top w:val="none" w:sz="0" w:space="0" w:color="auto"/>
            <w:left w:val="none" w:sz="0" w:space="0" w:color="auto"/>
            <w:bottom w:val="none" w:sz="0" w:space="0" w:color="auto"/>
            <w:right w:val="none" w:sz="0" w:space="0" w:color="auto"/>
          </w:divBdr>
        </w:div>
      </w:divsChild>
    </w:div>
    <w:div w:id="2033721828">
      <w:bodyDiv w:val="1"/>
      <w:marLeft w:val="0"/>
      <w:marRight w:val="0"/>
      <w:marTop w:val="0"/>
      <w:marBottom w:val="0"/>
      <w:divBdr>
        <w:top w:val="none" w:sz="0" w:space="0" w:color="auto"/>
        <w:left w:val="none" w:sz="0" w:space="0" w:color="auto"/>
        <w:bottom w:val="none" w:sz="0" w:space="0" w:color="auto"/>
        <w:right w:val="none" w:sz="0" w:space="0" w:color="auto"/>
      </w:divBdr>
    </w:div>
    <w:div w:id="2036887283">
      <w:bodyDiv w:val="1"/>
      <w:marLeft w:val="0"/>
      <w:marRight w:val="0"/>
      <w:marTop w:val="0"/>
      <w:marBottom w:val="0"/>
      <w:divBdr>
        <w:top w:val="none" w:sz="0" w:space="0" w:color="auto"/>
        <w:left w:val="none" w:sz="0" w:space="0" w:color="auto"/>
        <w:bottom w:val="none" w:sz="0" w:space="0" w:color="auto"/>
        <w:right w:val="none" w:sz="0" w:space="0" w:color="auto"/>
      </w:divBdr>
    </w:div>
    <w:div w:id="2038576395">
      <w:bodyDiv w:val="1"/>
      <w:marLeft w:val="0"/>
      <w:marRight w:val="0"/>
      <w:marTop w:val="0"/>
      <w:marBottom w:val="0"/>
      <w:divBdr>
        <w:top w:val="none" w:sz="0" w:space="0" w:color="auto"/>
        <w:left w:val="none" w:sz="0" w:space="0" w:color="auto"/>
        <w:bottom w:val="none" w:sz="0" w:space="0" w:color="auto"/>
        <w:right w:val="none" w:sz="0" w:space="0" w:color="auto"/>
      </w:divBdr>
    </w:div>
    <w:div w:id="2039548356">
      <w:bodyDiv w:val="1"/>
      <w:marLeft w:val="0"/>
      <w:marRight w:val="0"/>
      <w:marTop w:val="0"/>
      <w:marBottom w:val="0"/>
      <w:divBdr>
        <w:top w:val="none" w:sz="0" w:space="0" w:color="auto"/>
        <w:left w:val="none" w:sz="0" w:space="0" w:color="auto"/>
        <w:bottom w:val="none" w:sz="0" w:space="0" w:color="auto"/>
        <w:right w:val="none" w:sz="0" w:space="0" w:color="auto"/>
      </w:divBdr>
    </w:div>
    <w:div w:id="2042313397">
      <w:bodyDiv w:val="1"/>
      <w:marLeft w:val="0"/>
      <w:marRight w:val="0"/>
      <w:marTop w:val="0"/>
      <w:marBottom w:val="0"/>
      <w:divBdr>
        <w:top w:val="none" w:sz="0" w:space="0" w:color="auto"/>
        <w:left w:val="none" w:sz="0" w:space="0" w:color="auto"/>
        <w:bottom w:val="none" w:sz="0" w:space="0" w:color="auto"/>
        <w:right w:val="none" w:sz="0" w:space="0" w:color="auto"/>
      </w:divBdr>
    </w:div>
    <w:div w:id="2043898654">
      <w:bodyDiv w:val="1"/>
      <w:marLeft w:val="0"/>
      <w:marRight w:val="0"/>
      <w:marTop w:val="0"/>
      <w:marBottom w:val="0"/>
      <w:divBdr>
        <w:top w:val="none" w:sz="0" w:space="0" w:color="auto"/>
        <w:left w:val="none" w:sz="0" w:space="0" w:color="auto"/>
        <w:bottom w:val="none" w:sz="0" w:space="0" w:color="auto"/>
        <w:right w:val="none" w:sz="0" w:space="0" w:color="auto"/>
      </w:divBdr>
      <w:divsChild>
        <w:div w:id="1523861017">
          <w:marLeft w:val="640"/>
          <w:marRight w:val="0"/>
          <w:marTop w:val="0"/>
          <w:marBottom w:val="0"/>
          <w:divBdr>
            <w:top w:val="none" w:sz="0" w:space="0" w:color="auto"/>
            <w:left w:val="none" w:sz="0" w:space="0" w:color="auto"/>
            <w:bottom w:val="none" w:sz="0" w:space="0" w:color="auto"/>
            <w:right w:val="none" w:sz="0" w:space="0" w:color="auto"/>
          </w:divBdr>
        </w:div>
        <w:div w:id="1326393126">
          <w:marLeft w:val="640"/>
          <w:marRight w:val="0"/>
          <w:marTop w:val="0"/>
          <w:marBottom w:val="0"/>
          <w:divBdr>
            <w:top w:val="none" w:sz="0" w:space="0" w:color="auto"/>
            <w:left w:val="none" w:sz="0" w:space="0" w:color="auto"/>
            <w:bottom w:val="none" w:sz="0" w:space="0" w:color="auto"/>
            <w:right w:val="none" w:sz="0" w:space="0" w:color="auto"/>
          </w:divBdr>
        </w:div>
        <w:div w:id="2023193838">
          <w:marLeft w:val="640"/>
          <w:marRight w:val="0"/>
          <w:marTop w:val="0"/>
          <w:marBottom w:val="0"/>
          <w:divBdr>
            <w:top w:val="none" w:sz="0" w:space="0" w:color="auto"/>
            <w:left w:val="none" w:sz="0" w:space="0" w:color="auto"/>
            <w:bottom w:val="none" w:sz="0" w:space="0" w:color="auto"/>
            <w:right w:val="none" w:sz="0" w:space="0" w:color="auto"/>
          </w:divBdr>
        </w:div>
        <w:div w:id="1869484025">
          <w:marLeft w:val="640"/>
          <w:marRight w:val="0"/>
          <w:marTop w:val="0"/>
          <w:marBottom w:val="0"/>
          <w:divBdr>
            <w:top w:val="none" w:sz="0" w:space="0" w:color="auto"/>
            <w:left w:val="none" w:sz="0" w:space="0" w:color="auto"/>
            <w:bottom w:val="none" w:sz="0" w:space="0" w:color="auto"/>
            <w:right w:val="none" w:sz="0" w:space="0" w:color="auto"/>
          </w:divBdr>
        </w:div>
        <w:div w:id="1268386415">
          <w:marLeft w:val="640"/>
          <w:marRight w:val="0"/>
          <w:marTop w:val="0"/>
          <w:marBottom w:val="0"/>
          <w:divBdr>
            <w:top w:val="none" w:sz="0" w:space="0" w:color="auto"/>
            <w:left w:val="none" w:sz="0" w:space="0" w:color="auto"/>
            <w:bottom w:val="none" w:sz="0" w:space="0" w:color="auto"/>
            <w:right w:val="none" w:sz="0" w:space="0" w:color="auto"/>
          </w:divBdr>
        </w:div>
        <w:div w:id="1053584146">
          <w:marLeft w:val="640"/>
          <w:marRight w:val="0"/>
          <w:marTop w:val="0"/>
          <w:marBottom w:val="0"/>
          <w:divBdr>
            <w:top w:val="none" w:sz="0" w:space="0" w:color="auto"/>
            <w:left w:val="none" w:sz="0" w:space="0" w:color="auto"/>
            <w:bottom w:val="none" w:sz="0" w:space="0" w:color="auto"/>
            <w:right w:val="none" w:sz="0" w:space="0" w:color="auto"/>
          </w:divBdr>
        </w:div>
        <w:div w:id="1165315925">
          <w:marLeft w:val="640"/>
          <w:marRight w:val="0"/>
          <w:marTop w:val="0"/>
          <w:marBottom w:val="0"/>
          <w:divBdr>
            <w:top w:val="none" w:sz="0" w:space="0" w:color="auto"/>
            <w:left w:val="none" w:sz="0" w:space="0" w:color="auto"/>
            <w:bottom w:val="none" w:sz="0" w:space="0" w:color="auto"/>
            <w:right w:val="none" w:sz="0" w:space="0" w:color="auto"/>
          </w:divBdr>
        </w:div>
        <w:div w:id="326400148">
          <w:marLeft w:val="640"/>
          <w:marRight w:val="0"/>
          <w:marTop w:val="0"/>
          <w:marBottom w:val="0"/>
          <w:divBdr>
            <w:top w:val="none" w:sz="0" w:space="0" w:color="auto"/>
            <w:left w:val="none" w:sz="0" w:space="0" w:color="auto"/>
            <w:bottom w:val="none" w:sz="0" w:space="0" w:color="auto"/>
            <w:right w:val="none" w:sz="0" w:space="0" w:color="auto"/>
          </w:divBdr>
        </w:div>
        <w:div w:id="1752267363">
          <w:marLeft w:val="640"/>
          <w:marRight w:val="0"/>
          <w:marTop w:val="0"/>
          <w:marBottom w:val="0"/>
          <w:divBdr>
            <w:top w:val="none" w:sz="0" w:space="0" w:color="auto"/>
            <w:left w:val="none" w:sz="0" w:space="0" w:color="auto"/>
            <w:bottom w:val="none" w:sz="0" w:space="0" w:color="auto"/>
            <w:right w:val="none" w:sz="0" w:space="0" w:color="auto"/>
          </w:divBdr>
        </w:div>
        <w:div w:id="1145272998">
          <w:marLeft w:val="640"/>
          <w:marRight w:val="0"/>
          <w:marTop w:val="0"/>
          <w:marBottom w:val="0"/>
          <w:divBdr>
            <w:top w:val="none" w:sz="0" w:space="0" w:color="auto"/>
            <w:left w:val="none" w:sz="0" w:space="0" w:color="auto"/>
            <w:bottom w:val="none" w:sz="0" w:space="0" w:color="auto"/>
            <w:right w:val="none" w:sz="0" w:space="0" w:color="auto"/>
          </w:divBdr>
        </w:div>
        <w:div w:id="1715811478">
          <w:marLeft w:val="640"/>
          <w:marRight w:val="0"/>
          <w:marTop w:val="0"/>
          <w:marBottom w:val="0"/>
          <w:divBdr>
            <w:top w:val="none" w:sz="0" w:space="0" w:color="auto"/>
            <w:left w:val="none" w:sz="0" w:space="0" w:color="auto"/>
            <w:bottom w:val="none" w:sz="0" w:space="0" w:color="auto"/>
            <w:right w:val="none" w:sz="0" w:space="0" w:color="auto"/>
          </w:divBdr>
        </w:div>
        <w:div w:id="1704286076">
          <w:marLeft w:val="640"/>
          <w:marRight w:val="0"/>
          <w:marTop w:val="0"/>
          <w:marBottom w:val="0"/>
          <w:divBdr>
            <w:top w:val="none" w:sz="0" w:space="0" w:color="auto"/>
            <w:left w:val="none" w:sz="0" w:space="0" w:color="auto"/>
            <w:bottom w:val="none" w:sz="0" w:space="0" w:color="auto"/>
            <w:right w:val="none" w:sz="0" w:space="0" w:color="auto"/>
          </w:divBdr>
        </w:div>
        <w:div w:id="1315064275">
          <w:marLeft w:val="640"/>
          <w:marRight w:val="0"/>
          <w:marTop w:val="0"/>
          <w:marBottom w:val="0"/>
          <w:divBdr>
            <w:top w:val="none" w:sz="0" w:space="0" w:color="auto"/>
            <w:left w:val="none" w:sz="0" w:space="0" w:color="auto"/>
            <w:bottom w:val="none" w:sz="0" w:space="0" w:color="auto"/>
            <w:right w:val="none" w:sz="0" w:space="0" w:color="auto"/>
          </w:divBdr>
        </w:div>
        <w:div w:id="1099184480">
          <w:marLeft w:val="640"/>
          <w:marRight w:val="0"/>
          <w:marTop w:val="0"/>
          <w:marBottom w:val="0"/>
          <w:divBdr>
            <w:top w:val="none" w:sz="0" w:space="0" w:color="auto"/>
            <w:left w:val="none" w:sz="0" w:space="0" w:color="auto"/>
            <w:bottom w:val="none" w:sz="0" w:space="0" w:color="auto"/>
            <w:right w:val="none" w:sz="0" w:space="0" w:color="auto"/>
          </w:divBdr>
        </w:div>
        <w:div w:id="815801045">
          <w:marLeft w:val="640"/>
          <w:marRight w:val="0"/>
          <w:marTop w:val="0"/>
          <w:marBottom w:val="0"/>
          <w:divBdr>
            <w:top w:val="none" w:sz="0" w:space="0" w:color="auto"/>
            <w:left w:val="none" w:sz="0" w:space="0" w:color="auto"/>
            <w:bottom w:val="none" w:sz="0" w:space="0" w:color="auto"/>
            <w:right w:val="none" w:sz="0" w:space="0" w:color="auto"/>
          </w:divBdr>
        </w:div>
        <w:div w:id="1788230156">
          <w:marLeft w:val="640"/>
          <w:marRight w:val="0"/>
          <w:marTop w:val="0"/>
          <w:marBottom w:val="0"/>
          <w:divBdr>
            <w:top w:val="none" w:sz="0" w:space="0" w:color="auto"/>
            <w:left w:val="none" w:sz="0" w:space="0" w:color="auto"/>
            <w:bottom w:val="none" w:sz="0" w:space="0" w:color="auto"/>
            <w:right w:val="none" w:sz="0" w:space="0" w:color="auto"/>
          </w:divBdr>
        </w:div>
        <w:div w:id="1778013981">
          <w:marLeft w:val="640"/>
          <w:marRight w:val="0"/>
          <w:marTop w:val="0"/>
          <w:marBottom w:val="0"/>
          <w:divBdr>
            <w:top w:val="none" w:sz="0" w:space="0" w:color="auto"/>
            <w:left w:val="none" w:sz="0" w:space="0" w:color="auto"/>
            <w:bottom w:val="none" w:sz="0" w:space="0" w:color="auto"/>
            <w:right w:val="none" w:sz="0" w:space="0" w:color="auto"/>
          </w:divBdr>
        </w:div>
        <w:div w:id="530917992">
          <w:marLeft w:val="640"/>
          <w:marRight w:val="0"/>
          <w:marTop w:val="0"/>
          <w:marBottom w:val="0"/>
          <w:divBdr>
            <w:top w:val="none" w:sz="0" w:space="0" w:color="auto"/>
            <w:left w:val="none" w:sz="0" w:space="0" w:color="auto"/>
            <w:bottom w:val="none" w:sz="0" w:space="0" w:color="auto"/>
            <w:right w:val="none" w:sz="0" w:space="0" w:color="auto"/>
          </w:divBdr>
        </w:div>
        <w:div w:id="1918704847">
          <w:marLeft w:val="640"/>
          <w:marRight w:val="0"/>
          <w:marTop w:val="0"/>
          <w:marBottom w:val="0"/>
          <w:divBdr>
            <w:top w:val="none" w:sz="0" w:space="0" w:color="auto"/>
            <w:left w:val="none" w:sz="0" w:space="0" w:color="auto"/>
            <w:bottom w:val="none" w:sz="0" w:space="0" w:color="auto"/>
            <w:right w:val="none" w:sz="0" w:space="0" w:color="auto"/>
          </w:divBdr>
        </w:div>
        <w:div w:id="834496661">
          <w:marLeft w:val="640"/>
          <w:marRight w:val="0"/>
          <w:marTop w:val="0"/>
          <w:marBottom w:val="0"/>
          <w:divBdr>
            <w:top w:val="none" w:sz="0" w:space="0" w:color="auto"/>
            <w:left w:val="none" w:sz="0" w:space="0" w:color="auto"/>
            <w:bottom w:val="none" w:sz="0" w:space="0" w:color="auto"/>
            <w:right w:val="none" w:sz="0" w:space="0" w:color="auto"/>
          </w:divBdr>
        </w:div>
        <w:div w:id="848062838">
          <w:marLeft w:val="640"/>
          <w:marRight w:val="0"/>
          <w:marTop w:val="0"/>
          <w:marBottom w:val="0"/>
          <w:divBdr>
            <w:top w:val="none" w:sz="0" w:space="0" w:color="auto"/>
            <w:left w:val="none" w:sz="0" w:space="0" w:color="auto"/>
            <w:bottom w:val="none" w:sz="0" w:space="0" w:color="auto"/>
            <w:right w:val="none" w:sz="0" w:space="0" w:color="auto"/>
          </w:divBdr>
        </w:div>
        <w:div w:id="50544359">
          <w:marLeft w:val="640"/>
          <w:marRight w:val="0"/>
          <w:marTop w:val="0"/>
          <w:marBottom w:val="0"/>
          <w:divBdr>
            <w:top w:val="none" w:sz="0" w:space="0" w:color="auto"/>
            <w:left w:val="none" w:sz="0" w:space="0" w:color="auto"/>
            <w:bottom w:val="none" w:sz="0" w:space="0" w:color="auto"/>
            <w:right w:val="none" w:sz="0" w:space="0" w:color="auto"/>
          </w:divBdr>
        </w:div>
        <w:div w:id="1335645952">
          <w:marLeft w:val="640"/>
          <w:marRight w:val="0"/>
          <w:marTop w:val="0"/>
          <w:marBottom w:val="0"/>
          <w:divBdr>
            <w:top w:val="none" w:sz="0" w:space="0" w:color="auto"/>
            <w:left w:val="none" w:sz="0" w:space="0" w:color="auto"/>
            <w:bottom w:val="none" w:sz="0" w:space="0" w:color="auto"/>
            <w:right w:val="none" w:sz="0" w:space="0" w:color="auto"/>
          </w:divBdr>
        </w:div>
        <w:div w:id="1164585163">
          <w:marLeft w:val="640"/>
          <w:marRight w:val="0"/>
          <w:marTop w:val="0"/>
          <w:marBottom w:val="0"/>
          <w:divBdr>
            <w:top w:val="none" w:sz="0" w:space="0" w:color="auto"/>
            <w:left w:val="none" w:sz="0" w:space="0" w:color="auto"/>
            <w:bottom w:val="none" w:sz="0" w:space="0" w:color="auto"/>
            <w:right w:val="none" w:sz="0" w:space="0" w:color="auto"/>
          </w:divBdr>
        </w:div>
        <w:div w:id="388501381">
          <w:marLeft w:val="640"/>
          <w:marRight w:val="0"/>
          <w:marTop w:val="0"/>
          <w:marBottom w:val="0"/>
          <w:divBdr>
            <w:top w:val="none" w:sz="0" w:space="0" w:color="auto"/>
            <w:left w:val="none" w:sz="0" w:space="0" w:color="auto"/>
            <w:bottom w:val="none" w:sz="0" w:space="0" w:color="auto"/>
            <w:right w:val="none" w:sz="0" w:space="0" w:color="auto"/>
          </w:divBdr>
        </w:div>
        <w:div w:id="1858620731">
          <w:marLeft w:val="640"/>
          <w:marRight w:val="0"/>
          <w:marTop w:val="0"/>
          <w:marBottom w:val="0"/>
          <w:divBdr>
            <w:top w:val="none" w:sz="0" w:space="0" w:color="auto"/>
            <w:left w:val="none" w:sz="0" w:space="0" w:color="auto"/>
            <w:bottom w:val="none" w:sz="0" w:space="0" w:color="auto"/>
            <w:right w:val="none" w:sz="0" w:space="0" w:color="auto"/>
          </w:divBdr>
        </w:div>
        <w:div w:id="1939408637">
          <w:marLeft w:val="640"/>
          <w:marRight w:val="0"/>
          <w:marTop w:val="0"/>
          <w:marBottom w:val="0"/>
          <w:divBdr>
            <w:top w:val="none" w:sz="0" w:space="0" w:color="auto"/>
            <w:left w:val="none" w:sz="0" w:space="0" w:color="auto"/>
            <w:bottom w:val="none" w:sz="0" w:space="0" w:color="auto"/>
            <w:right w:val="none" w:sz="0" w:space="0" w:color="auto"/>
          </w:divBdr>
        </w:div>
        <w:div w:id="520432021">
          <w:marLeft w:val="640"/>
          <w:marRight w:val="0"/>
          <w:marTop w:val="0"/>
          <w:marBottom w:val="0"/>
          <w:divBdr>
            <w:top w:val="none" w:sz="0" w:space="0" w:color="auto"/>
            <w:left w:val="none" w:sz="0" w:space="0" w:color="auto"/>
            <w:bottom w:val="none" w:sz="0" w:space="0" w:color="auto"/>
            <w:right w:val="none" w:sz="0" w:space="0" w:color="auto"/>
          </w:divBdr>
        </w:div>
        <w:div w:id="1600066334">
          <w:marLeft w:val="640"/>
          <w:marRight w:val="0"/>
          <w:marTop w:val="0"/>
          <w:marBottom w:val="0"/>
          <w:divBdr>
            <w:top w:val="none" w:sz="0" w:space="0" w:color="auto"/>
            <w:left w:val="none" w:sz="0" w:space="0" w:color="auto"/>
            <w:bottom w:val="none" w:sz="0" w:space="0" w:color="auto"/>
            <w:right w:val="none" w:sz="0" w:space="0" w:color="auto"/>
          </w:divBdr>
        </w:div>
        <w:div w:id="2061588143">
          <w:marLeft w:val="640"/>
          <w:marRight w:val="0"/>
          <w:marTop w:val="0"/>
          <w:marBottom w:val="0"/>
          <w:divBdr>
            <w:top w:val="none" w:sz="0" w:space="0" w:color="auto"/>
            <w:left w:val="none" w:sz="0" w:space="0" w:color="auto"/>
            <w:bottom w:val="none" w:sz="0" w:space="0" w:color="auto"/>
            <w:right w:val="none" w:sz="0" w:space="0" w:color="auto"/>
          </w:divBdr>
        </w:div>
        <w:div w:id="354156791">
          <w:marLeft w:val="640"/>
          <w:marRight w:val="0"/>
          <w:marTop w:val="0"/>
          <w:marBottom w:val="0"/>
          <w:divBdr>
            <w:top w:val="none" w:sz="0" w:space="0" w:color="auto"/>
            <w:left w:val="none" w:sz="0" w:space="0" w:color="auto"/>
            <w:bottom w:val="none" w:sz="0" w:space="0" w:color="auto"/>
            <w:right w:val="none" w:sz="0" w:space="0" w:color="auto"/>
          </w:divBdr>
        </w:div>
      </w:divsChild>
    </w:div>
    <w:div w:id="2044860773">
      <w:bodyDiv w:val="1"/>
      <w:marLeft w:val="0"/>
      <w:marRight w:val="0"/>
      <w:marTop w:val="0"/>
      <w:marBottom w:val="0"/>
      <w:divBdr>
        <w:top w:val="none" w:sz="0" w:space="0" w:color="auto"/>
        <w:left w:val="none" w:sz="0" w:space="0" w:color="auto"/>
        <w:bottom w:val="none" w:sz="0" w:space="0" w:color="auto"/>
        <w:right w:val="none" w:sz="0" w:space="0" w:color="auto"/>
      </w:divBdr>
    </w:div>
    <w:div w:id="2044862889">
      <w:bodyDiv w:val="1"/>
      <w:marLeft w:val="0"/>
      <w:marRight w:val="0"/>
      <w:marTop w:val="0"/>
      <w:marBottom w:val="0"/>
      <w:divBdr>
        <w:top w:val="none" w:sz="0" w:space="0" w:color="auto"/>
        <w:left w:val="none" w:sz="0" w:space="0" w:color="auto"/>
        <w:bottom w:val="none" w:sz="0" w:space="0" w:color="auto"/>
        <w:right w:val="none" w:sz="0" w:space="0" w:color="auto"/>
      </w:divBdr>
    </w:div>
    <w:div w:id="2048677918">
      <w:bodyDiv w:val="1"/>
      <w:marLeft w:val="0"/>
      <w:marRight w:val="0"/>
      <w:marTop w:val="0"/>
      <w:marBottom w:val="0"/>
      <w:divBdr>
        <w:top w:val="none" w:sz="0" w:space="0" w:color="auto"/>
        <w:left w:val="none" w:sz="0" w:space="0" w:color="auto"/>
        <w:bottom w:val="none" w:sz="0" w:space="0" w:color="auto"/>
        <w:right w:val="none" w:sz="0" w:space="0" w:color="auto"/>
      </w:divBdr>
    </w:div>
    <w:div w:id="2049336650">
      <w:bodyDiv w:val="1"/>
      <w:marLeft w:val="0"/>
      <w:marRight w:val="0"/>
      <w:marTop w:val="0"/>
      <w:marBottom w:val="0"/>
      <w:divBdr>
        <w:top w:val="none" w:sz="0" w:space="0" w:color="auto"/>
        <w:left w:val="none" w:sz="0" w:space="0" w:color="auto"/>
        <w:bottom w:val="none" w:sz="0" w:space="0" w:color="auto"/>
        <w:right w:val="none" w:sz="0" w:space="0" w:color="auto"/>
      </w:divBdr>
    </w:div>
    <w:div w:id="2051344076">
      <w:bodyDiv w:val="1"/>
      <w:marLeft w:val="0"/>
      <w:marRight w:val="0"/>
      <w:marTop w:val="0"/>
      <w:marBottom w:val="0"/>
      <w:divBdr>
        <w:top w:val="none" w:sz="0" w:space="0" w:color="auto"/>
        <w:left w:val="none" w:sz="0" w:space="0" w:color="auto"/>
        <w:bottom w:val="none" w:sz="0" w:space="0" w:color="auto"/>
        <w:right w:val="none" w:sz="0" w:space="0" w:color="auto"/>
      </w:divBdr>
    </w:div>
    <w:div w:id="2052993946">
      <w:bodyDiv w:val="1"/>
      <w:marLeft w:val="0"/>
      <w:marRight w:val="0"/>
      <w:marTop w:val="0"/>
      <w:marBottom w:val="0"/>
      <w:divBdr>
        <w:top w:val="none" w:sz="0" w:space="0" w:color="auto"/>
        <w:left w:val="none" w:sz="0" w:space="0" w:color="auto"/>
        <w:bottom w:val="none" w:sz="0" w:space="0" w:color="auto"/>
        <w:right w:val="none" w:sz="0" w:space="0" w:color="auto"/>
      </w:divBdr>
    </w:div>
    <w:div w:id="2054964052">
      <w:bodyDiv w:val="1"/>
      <w:marLeft w:val="0"/>
      <w:marRight w:val="0"/>
      <w:marTop w:val="0"/>
      <w:marBottom w:val="0"/>
      <w:divBdr>
        <w:top w:val="none" w:sz="0" w:space="0" w:color="auto"/>
        <w:left w:val="none" w:sz="0" w:space="0" w:color="auto"/>
        <w:bottom w:val="none" w:sz="0" w:space="0" w:color="auto"/>
        <w:right w:val="none" w:sz="0" w:space="0" w:color="auto"/>
      </w:divBdr>
    </w:div>
    <w:div w:id="2057201002">
      <w:bodyDiv w:val="1"/>
      <w:marLeft w:val="0"/>
      <w:marRight w:val="0"/>
      <w:marTop w:val="0"/>
      <w:marBottom w:val="0"/>
      <w:divBdr>
        <w:top w:val="none" w:sz="0" w:space="0" w:color="auto"/>
        <w:left w:val="none" w:sz="0" w:space="0" w:color="auto"/>
        <w:bottom w:val="none" w:sz="0" w:space="0" w:color="auto"/>
        <w:right w:val="none" w:sz="0" w:space="0" w:color="auto"/>
      </w:divBdr>
    </w:div>
    <w:div w:id="2057654181">
      <w:bodyDiv w:val="1"/>
      <w:marLeft w:val="0"/>
      <w:marRight w:val="0"/>
      <w:marTop w:val="0"/>
      <w:marBottom w:val="0"/>
      <w:divBdr>
        <w:top w:val="none" w:sz="0" w:space="0" w:color="auto"/>
        <w:left w:val="none" w:sz="0" w:space="0" w:color="auto"/>
        <w:bottom w:val="none" w:sz="0" w:space="0" w:color="auto"/>
        <w:right w:val="none" w:sz="0" w:space="0" w:color="auto"/>
      </w:divBdr>
    </w:div>
    <w:div w:id="2057701322">
      <w:bodyDiv w:val="1"/>
      <w:marLeft w:val="0"/>
      <w:marRight w:val="0"/>
      <w:marTop w:val="0"/>
      <w:marBottom w:val="0"/>
      <w:divBdr>
        <w:top w:val="none" w:sz="0" w:space="0" w:color="auto"/>
        <w:left w:val="none" w:sz="0" w:space="0" w:color="auto"/>
        <w:bottom w:val="none" w:sz="0" w:space="0" w:color="auto"/>
        <w:right w:val="none" w:sz="0" w:space="0" w:color="auto"/>
      </w:divBdr>
    </w:div>
    <w:div w:id="2058553889">
      <w:bodyDiv w:val="1"/>
      <w:marLeft w:val="0"/>
      <w:marRight w:val="0"/>
      <w:marTop w:val="0"/>
      <w:marBottom w:val="0"/>
      <w:divBdr>
        <w:top w:val="none" w:sz="0" w:space="0" w:color="auto"/>
        <w:left w:val="none" w:sz="0" w:space="0" w:color="auto"/>
        <w:bottom w:val="none" w:sz="0" w:space="0" w:color="auto"/>
        <w:right w:val="none" w:sz="0" w:space="0" w:color="auto"/>
      </w:divBdr>
    </w:div>
    <w:div w:id="2058822699">
      <w:bodyDiv w:val="1"/>
      <w:marLeft w:val="0"/>
      <w:marRight w:val="0"/>
      <w:marTop w:val="0"/>
      <w:marBottom w:val="0"/>
      <w:divBdr>
        <w:top w:val="none" w:sz="0" w:space="0" w:color="auto"/>
        <w:left w:val="none" w:sz="0" w:space="0" w:color="auto"/>
        <w:bottom w:val="none" w:sz="0" w:space="0" w:color="auto"/>
        <w:right w:val="none" w:sz="0" w:space="0" w:color="auto"/>
      </w:divBdr>
      <w:divsChild>
        <w:div w:id="644433259">
          <w:marLeft w:val="640"/>
          <w:marRight w:val="0"/>
          <w:marTop w:val="0"/>
          <w:marBottom w:val="0"/>
          <w:divBdr>
            <w:top w:val="none" w:sz="0" w:space="0" w:color="auto"/>
            <w:left w:val="none" w:sz="0" w:space="0" w:color="auto"/>
            <w:bottom w:val="none" w:sz="0" w:space="0" w:color="auto"/>
            <w:right w:val="none" w:sz="0" w:space="0" w:color="auto"/>
          </w:divBdr>
        </w:div>
        <w:div w:id="941256671">
          <w:marLeft w:val="640"/>
          <w:marRight w:val="0"/>
          <w:marTop w:val="0"/>
          <w:marBottom w:val="0"/>
          <w:divBdr>
            <w:top w:val="none" w:sz="0" w:space="0" w:color="auto"/>
            <w:left w:val="none" w:sz="0" w:space="0" w:color="auto"/>
            <w:bottom w:val="none" w:sz="0" w:space="0" w:color="auto"/>
            <w:right w:val="none" w:sz="0" w:space="0" w:color="auto"/>
          </w:divBdr>
        </w:div>
        <w:div w:id="1880900606">
          <w:marLeft w:val="640"/>
          <w:marRight w:val="0"/>
          <w:marTop w:val="0"/>
          <w:marBottom w:val="0"/>
          <w:divBdr>
            <w:top w:val="none" w:sz="0" w:space="0" w:color="auto"/>
            <w:left w:val="none" w:sz="0" w:space="0" w:color="auto"/>
            <w:bottom w:val="none" w:sz="0" w:space="0" w:color="auto"/>
            <w:right w:val="none" w:sz="0" w:space="0" w:color="auto"/>
          </w:divBdr>
        </w:div>
        <w:div w:id="2062093076">
          <w:marLeft w:val="640"/>
          <w:marRight w:val="0"/>
          <w:marTop w:val="0"/>
          <w:marBottom w:val="0"/>
          <w:divBdr>
            <w:top w:val="none" w:sz="0" w:space="0" w:color="auto"/>
            <w:left w:val="none" w:sz="0" w:space="0" w:color="auto"/>
            <w:bottom w:val="none" w:sz="0" w:space="0" w:color="auto"/>
            <w:right w:val="none" w:sz="0" w:space="0" w:color="auto"/>
          </w:divBdr>
        </w:div>
        <w:div w:id="418478762">
          <w:marLeft w:val="640"/>
          <w:marRight w:val="0"/>
          <w:marTop w:val="0"/>
          <w:marBottom w:val="0"/>
          <w:divBdr>
            <w:top w:val="none" w:sz="0" w:space="0" w:color="auto"/>
            <w:left w:val="none" w:sz="0" w:space="0" w:color="auto"/>
            <w:bottom w:val="none" w:sz="0" w:space="0" w:color="auto"/>
            <w:right w:val="none" w:sz="0" w:space="0" w:color="auto"/>
          </w:divBdr>
        </w:div>
        <w:div w:id="1953701801">
          <w:marLeft w:val="640"/>
          <w:marRight w:val="0"/>
          <w:marTop w:val="0"/>
          <w:marBottom w:val="0"/>
          <w:divBdr>
            <w:top w:val="none" w:sz="0" w:space="0" w:color="auto"/>
            <w:left w:val="none" w:sz="0" w:space="0" w:color="auto"/>
            <w:bottom w:val="none" w:sz="0" w:space="0" w:color="auto"/>
            <w:right w:val="none" w:sz="0" w:space="0" w:color="auto"/>
          </w:divBdr>
        </w:div>
        <w:div w:id="849102920">
          <w:marLeft w:val="640"/>
          <w:marRight w:val="0"/>
          <w:marTop w:val="0"/>
          <w:marBottom w:val="0"/>
          <w:divBdr>
            <w:top w:val="none" w:sz="0" w:space="0" w:color="auto"/>
            <w:left w:val="none" w:sz="0" w:space="0" w:color="auto"/>
            <w:bottom w:val="none" w:sz="0" w:space="0" w:color="auto"/>
            <w:right w:val="none" w:sz="0" w:space="0" w:color="auto"/>
          </w:divBdr>
        </w:div>
        <w:div w:id="196744057">
          <w:marLeft w:val="640"/>
          <w:marRight w:val="0"/>
          <w:marTop w:val="0"/>
          <w:marBottom w:val="0"/>
          <w:divBdr>
            <w:top w:val="none" w:sz="0" w:space="0" w:color="auto"/>
            <w:left w:val="none" w:sz="0" w:space="0" w:color="auto"/>
            <w:bottom w:val="none" w:sz="0" w:space="0" w:color="auto"/>
            <w:right w:val="none" w:sz="0" w:space="0" w:color="auto"/>
          </w:divBdr>
        </w:div>
        <w:div w:id="348021532">
          <w:marLeft w:val="640"/>
          <w:marRight w:val="0"/>
          <w:marTop w:val="0"/>
          <w:marBottom w:val="0"/>
          <w:divBdr>
            <w:top w:val="none" w:sz="0" w:space="0" w:color="auto"/>
            <w:left w:val="none" w:sz="0" w:space="0" w:color="auto"/>
            <w:bottom w:val="none" w:sz="0" w:space="0" w:color="auto"/>
            <w:right w:val="none" w:sz="0" w:space="0" w:color="auto"/>
          </w:divBdr>
        </w:div>
        <w:div w:id="1180658220">
          <w:marLeft w:val="640"/>
          <w:marRight w:val="0"/>
          <w:marTop w:val="0"/>
          <w:marBottom w:val="0"/>
          <w:divBdr>
            <w:top w:val="none" w:sz="0" w:space="0" w:color="auto"/>
            <w:left w:val="none" w:sz="0" w:space="0" w:color="auto"/>
            <w:bottom w:val="none" w:sz="0" w:space="0" w:color="auto"/>
            <w:right w:val="none" w:sz="0" w:space="0" w:color="auto"/>
          </w:divBdr>
        </w:div>
        <w:div w:id="998079464">
          <w:marLeft w:val="640"/>
          <w:marRight w:val="0"/>
          <w:marTop w:val="0"/>
          <w:marBottom w:val="0"/>
          <w:divBdr>
            <w:top w:val="none" w:sz="0" w:space="0" w:color="auto"/>
            <w:left w:val="none" w:sz="0" w:space="0" w:color="auto"/>
            <w:bottom w:val="none" w:sz="0" w:space="0" w:color="auto"/>
            <w:right w:val="none" w:sz="0" w:space="0" w:color="auto"/>
          </w:divBdr>
        </w:div>
        <w:div w:id="284891480">
          <w:marLeft w:val="640"/>
          <w:marRight w:val="0"/>
          <w:marTop w:val="0"/>
          <w:marBottom w:val="0"/>
          <w:divBdr>
            <w:top w:val="none" w:sz="0" w:space="0" w:color="auto"/>
            <w:left w:val="none" w:sz="0" w:space="0" w:color="auto"/>
            <w:bottom w:val="none" w:sz="0" w:space="0" w:color="auto"/>
            <w:right w:val="none" w:sz="0" w:space="0" w:color="auto"/>
          </w:divBdr>
        </w:div>
        <w:div w:id="1365442813">
          <w:marLeft w:val="640"/>
          <w:marRight w:val="0"/>
          <w:marTop w:val="0"/>
          <w:marBottom w:val="0"/>
          <w:divBdr>
            <w:top w:val="none" w:sz="0" w:space="0" w:color="auto"/>
            <w:left w:val="none" w:sz="0" w:space="0" w:color="auto"/>
            <w:bottom w:val="none" w:sz="0" w:space="0" w:color="auto"/>
            <w:right w:val="none" w:sz="0" w:space="0" w:color="auto"/>
          </w:divBdr>
        </w:div>
        <w:div w:id="2065177391">
          <w:marLeft w:val="640"/>
          <w:marRight w:val="0"/>
          <w:marTop w:val="0"/>
          <w:marBottom w:val="0"/>
          <w:divBdr>
            <w:top w:val="none" w:sz="0" w:space="0" w:color="auto"/>
            <w:left w:val="none" w:sz="0" w:space="0" w:color="auto"/>
            <w:bottom w:val="none" w:sz="0" w:space="0" w:color="auto"/>
            <w:right w:val="none" w:sz="0" w:space="0" w:color="auto"/>
          </w:divBdr>
        </w:div>
        <w:div w:id="1845240808">
          <w:marLeft w:val="640"/>
          <w:marRight w:val="0"/>
          <w:marTop w:val="0"/>
          <w:marBottom w:val="0"/>
          <w:divBdr>
            <w:top w:val="none" w:sz="0" w:space="0" w:color="auto"/>
            <w:left w:val="none" w:sz="0" w:space="0" w:color="auto"/>
            <w:bottom w:val="none" w:sz="0" w:space="0" w:color="auto"/>
            <w:right w:val="none" w:sz="0" w:space="0" w:color="auto"/>
          </w:divBdr>
        </w:div>
        <w:div w:id="367488709">
          <w:marLeft w:val="640"/>
          <w:marRight w:val="0"/>
          <w:marTop w:val="0"/>
          <w:marBottom w:val="0"/>
          <w:divBdr>
            <w:top w:val="none" w:sz="0" w:space="0" w:color="auto"/>
            <w:left w:val="none" w:sz="0" w:space="0" w:color="auto"/>
            <w:bottom w:val="none" w:sz="0" w:space="0" w:color="auto"/>
            <w:right w:val="none" w:sz="0" w:space="0" w:color="auto"/>
          </w:divBdr>
        </w:div>
        <w:div w:id="724715279">
          <w:marLeft w:val="640"/>
          <w:marRight w:val="0"/>
          <w:marTop w:val="0"/>
          <w:marBottom w:val="0"/>
          <w:divBdr>
            <w:top w:val="none" w:sz="0" w:space="0" w:color="auto"/>
            <w:left w:val="none" w:sz="0" w:space="0" w:color="auto"/>
            <w:bottom w:val="none" w:sz="0" w:space="0" w:color="auto"/>
            <w:right w:val="none" w:sz="0" w:space="0" w:color="auto"/>
          </w:divBdr>
        </w:div>
        <w:div w:id="726953974">
          <w:marLeft w:val="640"/>
          <w:marRight w:val="0"/>
          <w:marTop w:val="0"/>
          <w:marBottom w:val="0"/>
          <w:divBdr>
            <w:top w:val="none" w:sz="0" w:space="0" w:color="auto"/>
            <w:left w:val="none" w:sz="0" w:space="0" w:color="auto"/>
            <w:bottom w:val="none" w:sz="0" w:space="0" w:color="auto"/>
            <w:right w:val="none" w:sz="0" w:space="0" w:color="auto"/>
          </w:divBdr>
        </w:div>
        <w:div w:id="1194730285">
          <w:marLeft w:val="640"/>
          <w:marRight w:val="0"/>
          <w:marTop w:val="0"/>
          <w:marBottom w:val="0"/>
          <w:divBdr>
            <w:top w:val="none" w:sz="0" w:space="0" w:color="auto"/>
            <w:left w:val="none" w:sz="0" w:space="0" w:color="auto"/>
            <w:bottom w:val="none" w:sz="0" w:space="0" w:color="auto"/>
            <w:right w:val="none" w:sz="0" w:space="0" w:color="auto"/>
          </w:divBdr>
        </w:div>
        <w:div w:id="2067289857">
          <w:marLeft w:val="640"/>
          <w:marRight w:val="0"/>
          <w:marTop w:val="0"/>
          <w:marBottom w:val="0"/>
          <w:divBdr>
            <w:top w:val="none" w:sz="0" w:space="0" w:color="auto"/>
            <w:left w:val="none" w:sz="0" w:space="0" w:color="auto"/>
            <w:bottom w:val="none" w:sz="0" w:space="0" w:color="auto"/>
            <w:right w:val="none" w:sz="0" w:space="0" w:color="auto"/>
          </w:divBdr>
        </w:div>
        <w:div w:id="1716076248">
          <w:marLeft w:val="640"/>
          <w:marRight w:val="0"/>
          <w:marTop w:val="0"/>
          <w:marBottom w:val="0"/>
          <w:divBdr>
            <w:top w:val="none" w:sz="0" w:space="0" w:color="auto"/>
            <w:left w:val="none" w:sz="0" w:space="0" w:color="auto"/>
            <w:bottom w:val="none" w:sz="0" w:space="0" w:color="auto"/>
            <w:right w:val="none" w:sz="0" w:space="0" w:color="auto"/>
          </w:divBdr>
        </w:div>
        <w:div w:id="53549120">
          <w:marLeft w:val="640"/>
          <w:marRight w:val="0"/>
          <w:marTop w:val="0"/>
          <w:marBottom w:val="0"/>
          <w:divBdr>
            <w:top w:val="none" w:sz="0" w:space="0" w:color="auto"/>
            <w:left w:val="none" w:sz="0" w:space="0" w:color="auto"/>
            <w:bottom w:val="none" w:sz="0" w:space="0" w:color="auto"/>
            <w:right w:val="none" w:sz="0" w:space="0" w:color="auto"/>
          </w:divBdr>
        </w:div>
        <w:div w:id="1802309542">
          <w:marLeft w:val="640"/>
          <w:marRight w:val="0"/>
          <w:marTop w:val="0"/>
          <w:marBottom w:val="0"/>
          <w:divBdr>
            <w:top w:val="none" w:sz="0" w:space="0" w:color="auto"/>
            <w:left w:val="none" w:sz="0" w:space="0" w:color="auto"/>
            <w:bottom w:val="none" w:sz="0" w:space="0" w:color="auto"/>
            <w:right w:val="none" w:sz="0" w:space="0" w:color="auto"/>
          </w:divBdr>
        </w:div>
        <w:div w:id="1842815737">
          <w:marLeft w:val="640"/>
          <w:marRight w:val="0"/>
          <w:marTop w:val="0"/>
          <w:marBottom w:val="0"/>
          <w:divBdr>
            <w:top w:val="none" w:sz="0" w:space="0" w:color="auto"/>
            <w:left w:val="none" w:sz="0" w:space="0" w:color="auto"/>
            <w:bottom w:val="none" w:sz="0" w:space="0" w:color="auto"/>
            <w:right w:val="none" w:sz="0" w:space="0" w:color="auto"/>
          </w:divBdr>
        </w:div>
        <w:div w:id="1151948683">
          <w:marLeft w:val="640"/>
          <w:marRight w:val="0"/>
          <w:marTop w:val="0"/>
          <w:marBottom w:val="0"/>
          <w:divBdr>
            <w:top w:val="none" w:sz="0" w:space="0" w:color="auto"/>
            <w:left w:val="none" w:sz="0" w:space="0" w:color="auto"/>
            <w:bottom w:val="none" w:sz="0" w:space="0" w:color="auto"/>
            <w:right w:val="none" w:sz="0" w:space="0" w:color="auto"/>
          </w:divBdr>
        </w:div>
        <w:div w:id="347414145">
          <w:marLeft w:val="640"/>
          <w:marRight w:val="0"/>
          <w:marTop w:val="0"/>
          <w:marBottom w:val="0"/>
          <w:divBdr>
            <w:top w:val="none" w:sz="0" w:space="0" w:color="auto"/>
            <w:left w:val="none" w:sz="0" w:space="0" w:color="auto"/>
            <w:bottom w:val="none" w:sz="0" w:space="0" w:color="auto"/>
            <w:right w:val="none" w:sz="0" w:space="0" w:color="auto"/>
          </w:divBdr>
        </w:div>
        <w:div w:id="1520461511">
          <w:marLeft w:val="640"/>
          <w:marRight w:val="0"/>
          <w:marTop w:val="0"/>
          <w:marBottom w:val="0"/>
          <w:divBdr>
            <w:top w:val="none" w:sz="0" w:space="0" w:color="auto"/>
            <w:left w:val="none" w:sz="0" w:space="0" w:color="auto"/>
            <w:bottom w:val="none" w:sz="0" w:space="0" w:color="auto"/>
            <w:right w:val="none" w:sz="0" w:space="0" w:color="auto"/>
          </w:divBdr>
        </w:div>
        <w:div w:id="334190915">
          <w:marLeft w:val="640"/>
          <w:marRight w:val="0"/>
          <w:marTop w:val="0"/>
          <w:marBottom w:val="0"/>
          <w:divBdr>
            <w:top w:val="none" w:sz="0" w:space="0" w:color="auto"/>
            <w:left w:val="none" w:sz="0" w:space="0" w:color="auto"/>
            <w:bottom w:val="none" w:sz="0" w:space="0" w:color="auto"/>
            <w:right w:val="none" w:sz="0" w:space="0" w:color="auto"/>
          </w:divBdr>
        </w:div>
        <w:div w:id="352414256">
          <w:marLeft w:val="640"/>
          <w:marRight w:val="0"/>
          <w:marTop w:val="0"/>
          <w:marBottom w:val="0"/>
          <w:divBdr>
            <w:top w:val="none" w:sz="0" w:space="0" w:color="auto"/>
            <w:left w:val="none" w:sz="0" w:space="0" w:color="auto"/>
            <w:bottom w:val="none" w:sz="0" w:space="0" w:color="auto"/>
            <w:right w:val="none" w:sz="0" w:space="0" w:color="auto"/>
          </w:divBdr>
        </w:div>
        <w:div w:id="1675257182">
          <w:marLeft w:val="640"/>
          <w:marRight w:val="0"/>
          <w:marTop w:val="0"/>
          <w:marBottom w:val="0"/>
          <w:divBdr>
            <w:top w:val="none" w:sz="0" w:space="0" w:color="auto"/>
            <w:left w:val="none" w:sz="0" w:space="0" w:color="auto"/>
            <w:bottom w:val="none" w:sz="0" w:space="0" w:color="auto"/>
            <w:right w:val="none" w:sz="0" w:space="0" w:color="auto"/>
          </w:divBdr>
        </w:div>
        <w:div w:id="2026712969">
          <w:marLeft w:val="640"/>
          <w:marRight w:val="0"/>
          <w:marTop w:val="0"/>
          <w:marBottom w:val="0"/>
          <w:divBdr>
            <w:top w:val="none" w:sz="0" w:space="0" w:color="auto"/>
            <w:left w:val="none" w:sz="0" w:space="0" w:color="auto"/>
            <w:bottom w:val="none" w:sz="0" w:space="0" w:color="auto"/>
            <w:right w:val="none" w:sz="0" w:space="0" w:color="auto"/>
          </w:divBdr>
        </w:div>
        <w:div w:id="866914322">
          <w:marLeft w:val="640"/>
          <w:marRight w:val="0"/>
          <w:marTop w:val="0"/>
          <w:marBottom w:val="0"/>
          <w:divBdr>
            <w:top w:val="none" w:sz="0" w:space="0" w:color="auto"/>
            <w:left w:val="none" w:sz="0" w:space="0" w:color="auto"/>
            <w:bottom w:val="none" w:sz="0" w:space="0" w:color="auto"/>
            <w:right w:val="none" w:sz="0" w:space="0" w:color="auto"/>
          </w:divBdr>
        </w:div>
        <w:div w:id="259337374">
          <w:marLeft w:val="640"/>
          <w:marRight w:val="0"/>
          <w:marTop w:val="0"/>
          <w:marBottom w:val="0"/>
          <w:divBdr>
            <w:top w:val="none" w:sz="0" w:space="0" w:color="auto"/>
            <w:left w:val="none" w:sz="0" w:space="0" w:color="auto"/>
            <w:bottom w:val="none" w:sz="0" w:space="0" w:color="auto"/>
            <w:right w:val="none" w:sz="0" w:space="0" w:color="auto"/>
          </w:divBdr>
        </w:div>
        <w:div w:id="840315719">
          <w:marLeft w:val="640"/>
          <w:marRight w:val="0"/>
          <w:marTop w:val="0"/>
          <w:marBottom w:val="0"/>
          <w:divBdr>
            <w:top w:val="none" w:sz="0" w:space="0" w:color="auto"/>
            <w:left w:val="none" w:sz="0" w:space="0" w:color="auto"/>
            <w:bottom w:val="none" w:sz="0" w:space="0" w:color="auto"/>
            <w:right w:val="none" w:sz="0" w:space="0" w:color="auto"/>
          </w:divBdr>
        </w:div>
        <w:div w:id="1156721690">
          <w:marLeft w:val="640"/>
          <w:marRight w:val="0"/>
          <w:marTop w:val="0"/>
          <w:marBottom w:val="0"/>
          <w:divBdr>
            <w:top w:val="none" w:sz="0" w:space="0" w:color="auto"/>
            <w:left w:val="none" w:sz="0" w:space="0" w:color="auto"/>
            <w:bottom w:val="none" w:sz="0" w:space="0" w:color="auto"/>
            <w:right w:val="none" w:sz="0" w:space="0" w:color="auto"/>
          </w:divBdr>
        </w:div>
        <w:div w:id="76874640">
          <w:marLeft w:val="640"/>
          <w:marRight w:val="0"/>
          <w:marTop w:val="0"/>
          <w:marBottom w:val="0"/>
          <w:divBdr>
            <w:top w:val="none" w:sz="0" w:space="0" w:color="auto"/>
            <w:left w:val="none" w:sz="0" w:space="0" w:color="auto"/>
            <w:bottom w:val="none" w:sz="0" w:space="0" w:color="auto"/>
            <w:right w:val="none" w:sz="0" w:space="0" w:color="auto"/>
          </w:divBdr>
        </w:div>
        <w:div w:id="1081105766">
          <w:marLeft w:val="640"/>
          <w:marRight w:val="0"/>
          <w:marTop w:val="0"/>
          <w:marBottom w:val="0"/>
          <w:divBdr>
            <w:top w:val="none" w:sz="0" w:space="0" w:color="auto"/>
            <w:left w:val="none" w:sz="0" w:space="0" w:color="auto"/>
            <w:bottom w:val="none" w:sz="0" w:space="0" w:color="auto"/>
            <w:right w:val="none" w:sz="0" w:space="0" w:color="auto"/>
          </w:divBdr>
        </w:div>
        <w:div w:id="1145123880">
          <w:marLeft w:val="640"/>
          <w:marRight w:val="0"/>
          <w:marTop w:val="0"/>
          <w:marBottom w:val="0"/>
          <w:divBdr>
            <w:top w:val="none" w:sz="0" w:space="0" w:color="auto"/>
            <w:left w:val="none" w:sz="0" w:space="0" w:color="auto"/>
            <w:bottom w:val="none" w:sz="0" w:space="0" w:color="auto"/>
            <w:right w:val="none" w:sz="0" w:space="0" w:color="auto"/>
          </w:divBdr>
        </w:div>
        <w:div w:id="1841653047">
          <w:marLeft w:val="640"/>
          <w:marRight w:val="0"/>
          <w:marTop w:val="0"/>
          <w:marBottom w:val="0"/>
          <w:divBdr>
            <w:top w:val="none" w:sz="0" w:space="0" w:color="auto"/>
            <w:left w:val="none" w:sz="0" w:space="0" w:color="auto"/>
            <w:bottom w:val="none" w:sz="0" w:space="0" w:color="auto"/>
            <w:right w:val="none" w:sz="0" w:space="0" w:color="auto"/>
          </w:divBdr>
        </w:div>
        <w:div w:id="316540601">
          <w:marLeft w:val="640"/>
          <w:marRight w:val="0"/>
          <w:marTop w:val="0"/>
          <w:marBottom w:val="0"/>
          <w:divBdr>
            <w:top w:val="none" w:sz="0" w:space="0" w:color="auto"/>
            <w:left w:val="none" w:sz="0" w:space="0" w:color="auto"/>
            <w:bottom w:val="none" w:sz="0" w:space="0" w:color="auto"/>
            <w:right w:val="none" w:sz="0" w:space="0" w:color="auto"/>
          </w:divBdr>
        </w:div>
        <w:div w:id="1931543778">
          <w:marLeft w:val="640"/>
          <w:marRight w:val="0"/>
          <w:marTop w:val="0"/>
          <w:marBottom w:val="0"/>
          <w:divBdr>
            <w:top w:val="none" w:sz="0" w:space="0" w:color="auto"/>
            <w:left w:val="none" w:sz="0" w:space="0" w:color="auto"/>
            <w:bottom w:val="none" w:sz="0" w:space="0" w:color="auto"/>
            <w:right w:val="none" w:sz="0" w:space="0" w:color="auto"/>
          </w:divBdr>
        </w:div>
        <w:div w:id="1474181139">
          <w:marLeft w:val="640"/>
          <w:marRight w:val="0"/>
          <w:marTop w:val="0"/>
          <w:marBottom w:val="0"/>
          <w:divBdr>
            <w:top w:val="none" w:sz="0" w:space="0" w:color="auto"/>
            <w:left w:val="none" w:sz="0" w:space="0" w:color="auto"/>
            <w:bottom w:val="none" w:sz="0" w:space="0" w:color="auto"/>
            <w:right w:val="none" w:sz="0" w:space="0" w:color="auto"/>
          </w:divBdr>
        </w:div>
        <w:div w:id="1145583045">
          <w:marLeft w:val="640"/>
          <w:marRight w:val="0"/>
          <w:marTop w:val="0"/>
          <w:marBottom w:val="0"/>
          <w:divBdr>
            <w:top w:val="none" w:sz="0" w:space="0" w:color="auto"/>
            <w:left w:val="none" w:sz="0" w:space="0" w:color="auto"/>
            <w:bottom w:val="none" w:sz="0" w:space="0" w:color="auto"/>
            <w:right w:val="none" w:sz="0" w:space="0" w:color="auto"/>
          </w:divBdr>
        </w:div>
        <w:div w:id="1594321148">
          <w:marLeft w:val="640"/>
          <w:marRight w:val="0"/>
          <w:marTop w:val="0"/>
          <w:marBottom w:val="0"/>
          <w:divBdr>
            <w:top w:val="none" w:sz="0" w:space="0" w:color="auto"/>
            <w:left w:val="none" w:sz="0" w:space="0" w:color="auto"/>
            <w:bottom w:val="none" w:sz="0" w:space="0" w:color="auto"/>
            <w:right w:val="none" w:sz="0" w:space="0" w:color="auto"/>
          </w:divBdr>
        </w:div>
        <w:div w:id="1059863997">
          <w:marLeft w:val="640"/>
          <w:marRight w:val="0"/>
          <w:marTop w:val="0"/>
          <w:marBottom w:val="0"/>
          <w:divBdr>
            <w:top w:val="none" w:sz="0" w:space="0" w:color="auto"/>
            <w:left w:val="none" w:sz="0" w:space="0" w:color="auto"/>
            <w:bottom w:val="none" w:sz="0" w:space="0" w:color="auto"/>
            <w:right w:val="none" w:sz="0" w:space="0" w:color="auto"/>
          </w:divBdr>
        </w:div>
        <w:div w:id="278073121">
          <w:marLeft w:val="640"/>
          <w:marRight w:val="0"/>
          <w:marTop w:val="0"/>
          <w:marBottom w:val="0"/>
          <w:divBdr>
            <w:top w:val="none" w:sz="0" w:space="0" w:color="auto"/>
            <w:left w:val="none" w:sz="0" w:space="0" w:color="auto"/>
            <w:bottom w:val="none" w:sz="0" w:space="0" w:color="auto"/>
            <w:right w:val="none" w:sz="0" w:space="0" w:color="auto"/>
          </w:divBdr>
        </w:div>
      </w:divsChild>
    </w:div>
    <w:div w:id="2061318030">
      <w:bodyDiv w:val="1"/>
      <w:marLeft w:val="0"/>
      <w:marRight w:val="0"/>
      <w:marTop w:val="0"/>
      <w:marBottom w:val="0"/>
      <w:divBdr>
        <w:top w:val="none" w:sz="0" w:space="0" w:color="auto"/>
        <w:left w:val="none" w:sz="0" w:space="0" w:color="auto"/>
        <w:bottom w:val="none" w:sz="0" w:space="0" w:color="auto"/>
        <w:right w:val="none" w:sz="0" w:space="0" w:color="auto"/>
      </w:divBdr>
    </w:div>
    <w:div w:id="2061318950">
      <w:bodyDiv w:val="1"/>
      <w:marLeft w:val="0"/>
      <w:marRight w:val="0"/>
      <w:marTop w:val="0"/>
      <w:marBottom w:val="0"/>
      <w:divBdr>
        <w:top w:val="none" w:sz="0" w:space="0" w:color="auto"/>
        <w:left w:val="none" w:sz="0" w:space="0" w:color="auto"/>
        <w:bottom w:val="none" w:sz="0" w:space="0" w:color="auto"/>
        <w:right w:val="none" w:sz="0" w:space="0" w:color="auto"/>
      </w:divBdr>
    </w:div>
    <w:div w:id="2061661944">
      <w:bodyDiv w:val="1"/>
      <w:marLeft w:val="0"/>
      <w:marRight w:val="0"/>
      <w:marTop w:val="0"/>
      <w:marBottom w:val="0"/>
      <w:divBdr>
        <w:top w:val="none" w:sz="0" w:space="0" w:color="auto"/>
        <w:left w:val="none" w:sz="0" w:space="0" w:color="auto"/>
        <w:bottom w:val="none" w:sz="0" w:space="0" w:color="auto"/>
        <w:right w:val="none" w:sz="0" w:space="0" w:color="auto"/>
      </w:divBdr>
    </w:div>
    <w:div w:id="2062242073">
      <w:bodyDiv w:val="1"/>
      <w:marLeft w:val="0"/>
      <w:marRight w:val="0"/>
      <w:marTop w:val="0"/>
      <w:marBottom w:val="0"/>
      <w:divBdr>
        <w:top w:val="none" w:sz="0" w:space="0" w:color="auto"/>
        <w:left w:val="none" w:sz="0" w:space="0" w:color="auto"/>
        <w:bottom w:val="none" w:sz="0" w:space="0" w:color="auto"/>
        <w:right w:val="none" w:sz="0" w:space="0" w:color="auto"/>
      </w:divBdr>
    </w:div>
    <w:div w:id="2066026714">
      <w:bodyDiv w:val="1"/>
      <w:marLeft w:val="0"/>
      <w:marRight w:val="0"/>
      <w:marTop w:val="0"/>
      <w:marBottom w:val="0"/>
      <w:divBdr>
        <w:top w:val="none" w:sz="0" w:space="0" w:color="auto"/>
        <w:left w:val="none" w:sz="0" w:space="0" w:color="auto"/>
        <w:bottom w:val="none" w:sz="0" w:space="0" w:color="auto"/>
        <w:right w:val="none" w:sz="0" w:space="0" w:color="auto"/>
      </w:divBdr>
    </w:div>
    <w:div w:id="2066754020">
      <w:bodyDiv w:val="1"/>
      <w:marLeft w:val="0"/>
      <w:marRight w:val="0"/>
      <w:marTop w:val="0"/>
      <w:marBottom w:val="0"/>
      <w:divBdr>
        <w:top w:val="none" w:sz="0" w:space="0" w:color="auto"/>
        <w:left w:val="none" w:sz="0" w:space="0" w:color="auto"/>
        <w:bottom w:val="none" w:sz="0" w:space="0" w:color="auto"/>
        <w:right w:val="none" w:sz="0" w:space="0" w:color="auto"/>
      </w:divBdr>
    </w:div>
    <w:div w:id="2067139631">
      <w:bodyDiv w:val="1"/>
      <w:marLeft w:val="0"/>
      <w:marRight w:val="0"/>
      <w:marTop w:val="0"/>
      <w:marBottom w:val="0"/>
      <w:divBdr>
        <w:top w:val="none" w:sz="0" w:space="0" w:color="auto"/>
        <w:left w:val="none" w:sz="0" w:space="0" w:color="auto"/>
        <w:bottom w:val="none" w:sz="0" w:space="0" w:color="auto"/>
        <w:right w:val="none" w:sz="0" w:space="0" w:color="auto"/>
      </w:divBdr>
      <w:divsChild>
        <w:div w:id="2058434454">
          <w:marLeft w:val="640"/>
          <w:marRight w:val="0"/>
          <w:marTop w:val="0"/>
          <w:marBottom w:val="0"/>
          <w:divBdr>
            <w:top w:val="none" w:sz="0" w:space="0" w:color="auto"/>
            <w:left w:val="none" w:sz="0" w:space="0" w:color="auto"/>
            <w:bottom w:val="none" w:sz="0" w:space="0" w:color="auto"/>
            <w:right w:val="none" w:sz="0" w:space="0" w:color="auto"/>
          </w:divBdr>
        </w:div>
        <w:div w:id="467745631">
          <w:marLeft w:val="640"/>
          <w:marRight w:val="0"/>
          <w:marTop w:val="0"/>
          <w:marBottom w:val="0"/>
          <w:divBdr>
            <w:top w:val="none" w:sz="0" w:space="0" w:color="auto"/>
            <w:left w:val="none" w:sz="0" w:space="0" w:color="auto"/>
            <w:bottom w:val="none" w:sz="0" w:space="0" w:color="auto"/>
            <w:right w:val="none" w:sz="0" w:space="0" w:color="auto"/>
          </w:divBdr>
        </w:div>
        <w:div w:id="1424179764">
          <w:marLeft w:val="640"/>
          <w:marRight w:val="0"/>
          <w:marTop w:val="0"/>
          <w:marBottom w:val="0"/>
          <w:divBdr>
            <w:top w:val="none" w:sz="0" w:space="0" w:color="auto"/>
            <w:left w:val="none" w:sz="0" w:space="0" w:color="auto"/>
            <w:bottom w:val="none" w:sz="0" w:space="0" w:color="auto"/>
            <w:right w:val="none" w:sz="0" w:space="0" w:color="auto"/>
          </w:divBdr>
        </w:div>
        <w:div w:id="1936089719">
          <w:marLeft w:val="640"/>
          <w:marRight w:val="0"/>
          <w:marTop w:val="0"/>
          <w:marBottom w:val="0"/>
          <w:divBdr>
            <w:top w:val="none" w:sz="0" w:space="0" w:color="auto"/>
            <w:left w:val="none" w:sz="0" w:space="0" w:color="auto"/>
            <w:bottom w:val="none" w:sz="0" w:space="0" w:color="auto"/>
            <w:right w:val="none" w:sz="0" w:space="0" w:color="auto"/>
          </w:divBdr>
        </w:div>
        <w:div w:id="294483685">
          <w:marLeft w:val="640"/>
          <w:marRight w:val="0"/>
          <w:marTop w:val="0"/>
          <w:marBottom w:val="0"/>
          <w:divBdr>
            <w:top w:val="none" w:sz="0" w:space="0" w:color="auto"/>
            <w:left w:val="none" w:sz="0" w:space="0" w:color="auto"/>
            <w:bottom w:val="none" w:sz="0" w:space="0" w:color="auto"/>
            <w:right w:val="none" w:sz="0" w:space="0" w:color="auto"/>
          </w:divBdr>
        </w:div>
        <w:div w:id="1839342872">
          <w:marLeft w:val="640"/>
          <w:marRight w:val="0"/>
          <w:marTop w:val="0"/>
          <w:marBottom w:val="0"/>
          <w:divBdr>
            <w:top w:val="none" w:sz="0" w:space="0" w:color="auto"/>
            <w:left w:val="none" w:sz="0" w:space="0" w:color="auto"/>
            <w:bottom w:val="none" w:sz="0" w:space="0" w:color="auto"/>
            <w:right w:val="none" w:sz="0" w:space="0" w:color="auto"/>
          </w:divBdr>
        </w:div>
        <w:div w:id="583028009">
          <w:marLeft w:val="640"/>
          <w:marRight w:val="0"/>
          <w:marTop w:val="0"/>
          <w:marBottom w:val="0"/>
          <w:divBdr>
            <w:top w:val="none" w:sz="0" w:space="0" w:color="auto"/>
            <w:left w:val="none" w:sz="0" w:space="0" w:color="auto"/>
            <w:bottom w:val="none" w:sz="0" w:space="0" w:color="auto"/>
            <w:right w:val="none" w:sz="0" w:space="0" w:color="auto"/>
          </w:divBdr>
        </w:div>
        <w:div w:id="875852080">
          <w:marLeft w:val="640"/>
          <w:marRight w:val="0"/>
          <w:marTop w:val="0"/>
          <w:marBottom w:val="0"/>
          <w:divBdr>
            <w:top w:val="none" w:sz="0" w:space="0" w:color="auto"/>
            <w:left w:val="none" w:sz="0" w:space="0" w:color="auto"/>
            <w:bottom w:val="none" w:sz="0" w:space="0" w:color="auto"/>
            <w:right w:val="none" w:sz="0" w:space="0" w:color="auto"/>
          </w:divBdr>
        </w:div>
        <w:div w:id="1955285760">
          <w:marLeft w:val="640"/>
          <w:marRight w:val="0"/>
          <w:marTop w:val="0"/>
          <w:marBottom w:val="0"/>
          <w:divBdr>
            <w:top w:val="none" w:sz="0" w:space="0" w:color="auto"/>
            <w:left w:val="none" w:sz="0" w:space="0" w:color="auto"/>
            <w:bottom w:val="none" w:sz="0" w:space="0" w:color="auto"/>
            <w:right w:val="none" w:sz="0" w:space="0" w:color="auto"/>
          </w:divBdr>
        </w:div>
        <w:div w:id="1591037866">
          <w:marLeft w:val="640"/>
          <w:marRight w:val="0"/>
          <w:marTop w:val="0"/>
          <w:marBottom w:val="0"/>
          <w:divBdr>
            <w:top w:val="none" w:sz="0" w:space="0" w:color="auto"/>
            <w:left w:val="none" w:sz="0" w:space="0" w:color="auto"/>
            <w:bottom w:val="none" w:sz="0" w:space="0" w:color="auto"/>
            <w:right w:val="none" w:sz="0" w:space="0" w:color="auto"/>
          </w:divBdr>
        </w:div>
        <w:div w:id="985545987">
          <w:marLeft w:val="640"/>
          <w:marRight w:val="0"/>
          <w:marTop w:val="0"/>
          <w:marBottom w:val="0"/>
          <w:divBdr>
            <w:top w:val="none" w:sz="0" w:space="0" w:color="auto"/>
            <w:left w:val="none" w:sz="0" w:space="0" w:color="auto"/>
            <w:bottom w:val="none" w:sz="0" w:space="0" w:color="auto"/>
            <w:right w:val="none" w:sz="0" w:space="0" w:color="auto"/>
          </w:divBdr>
        </w:div>
        <w:div w:id="947739113">
          <w:marLeft w:val="640"/>
          <w:marRight w:val="0"/>
          <w:marTop w:val="0"/>
          <w:marBottom w:val="0"/>
          <w:divBdr>
            <w:top w:val="none" w:sz="0" w:space="0" w:color="auto"/>
            <w:left w:val="none" w:sz="0" w:space="0" w:color="auto"/>
            <w:bottom w:val="none" w:sz="0" w:space="0" w:color="auto"/>
            <w:right w:val="none" w:sz="0" w:space="0" w:color="auto"/>
          </w:divBdr>
        </w:div>
        <w:div w:id="1482767551">
          <w:marLeft w:val="640"/>
          <w:marRight w:val="0"/>
          <w:marTop w:val="0"/>
          <w:marBottom w:val="0"/>
          <w:divBdr>
            <w:top w:val="none" w:sz="0" w:space="0" w:color="auto"/>
            <w:left w:val="none" w:sz="0" w:space="0" w:color="auto"/>
            <w:bottom w:val="none" w:sz="0" w:space="0" w:color="auto"/>
            <w:right w:val="none" w:sz="0" w:space="0" w:color="auto"/>
          </w:divBdr>
        </w:div>
        <w:div w:id="216010318">
          <w:marLeft w:val="640"/>
          <w:marRight w:val="0"/>
          <w:marTop w:val="0"/>
          <w:marBottom w:val="0"/>
          <w:divBdr>
            <w:top w:val="none" w:sz="0" w:space="0" w:color="auto"/>
            <w:left w:val="none" w:sz="0" w:space="0" w:color="auto"/>
            <w:bottom w:val="none" w:sz="0" w:space="0" w:color="auto"/>
            <w:right w:val="none" w:sz="0" w:space="0" w:color="auto"/>
          </w:divBdr>
        </w:div>
        <w:div w:id="1092050166">
          <w:marLeft w:val="640"/>
          <w:marRight w:val="0"/>
          <w:marTop w:val="0"/>
          <w:marBottom w:val="0"/>
          <w:divBdr>
            <w:top w:val="none" w:sz="0" w:space="0" w:color="auto"/>
            <w:left w:val="none" w:sz="0" w:space="0" w:color="auto"/>
            <w:bottom w:val="none" w:sz="0" w:space="0" w:color="auto"/>
            <w:right w:val="none" w:sz="0" w:space="0" w:color="auto"/>
          </w:divBdr>
        </w:div>
        <w:div w:id="1599488003">
          <w:marLeft w:val="640"/>
          <w:marRight w:val="0"/>
          <w:marTop w:val="0"/>
          <w:marBottom w:val="0"/>
          <w:divBdr>
            <w:top w:val="none" w:sz="0" w:space="0" w:color="auto"/>
            <w:left w:val="none" w:sz="0" w:space="0" w:color="auto"/>
            <w:bottom w:val="none" w:sz="0" w:space="0" w:color="auto"/>
            <w:right w:val="none" w:sz="0" w:space="0" w:color="auto"/>
          </w:divBdr>
        </w:div>
        <w:div w:id="1350182224">
          <w:marLeft w:val="640"/>
          <w:marRight w:val="0"/>
          <w:marTop w:val="0"/>
          <w:marBottom w:val="0"/>
          <w:divBdr>
            <w:top w:val="none" w:sz="0" w:space="0" w:color="auto"/>
            <w:left w:val="none" w:sz="0" w:space="0" w:color="auto"/>
            <w:bottom w:val="none" w:sz="0" w:space="0" w:color="auto"/>
            <w:right w:val="none" w:sz="0" w:space="0" w:color="auto"/>
          </w:divBdr>
        </w:div>
        <w:div w:id="2120638118">
          <w:marLeft w:val="640"/>
          <w:marRight w:val="0"/>
          <w:marTop w:val="0"/>
          <w:marBottom w:val="0"/>
          <w:divBdr>
            <w:top w:val="none" w:sz="0" w:space="0" w:color="auto"/>
            <w:left w:val="none" w:sz="0" w:space="0" w:color="auto"/>
            <w:bottom w:val="none" w:sz="0" w:space="0" w:color="auto"/>
            <w:right w:val="none" w:sz="0" w:space="0" w:color="auto"/>
          </w:divBdr>
        </w:div>
        <w:div w:id="497884170">
          <w:marLeft w:val="640"/>
          <w:marRight w:val="0"/>
          <w:marTop w:val="0"/>
          <w:marBottom w:val="0"/>
          <w:divBdr>
            <w:top w:val="none" w:sz="0" w:space="0" w:color="auto"/>
            <w:left w:val="none" w:sz="0" w:space="0" w:color="auto"/>
            <w:bottom w:val="none" w:sz="0" w:space="0" w:color="auto"/>
            <w:right w:val="none" w:sz="0" w:space="0" w:color="auto"/>
          </w:divBdr>
        </w:div>
        <w:div w:id="1185360536">
          <w:marLeft w:val="640"/>
          <w:marRight w:val="0"/>
          <w:marTop w:val="0"/>
          <w:marBottom w:val="0"/>
          <w:divBdr>
            <w:top w:val="none" w:sz="0" w:space="0" w:color="auto"/>
            <w:left w:val="none" w:sz="0" w:space="0" w:color="auto"/>
            <w:bottom w:val="none" w:sz="0" w:space="0" w:color="auto"/>
            <w:right w:val="none" w:sz="0" w:space="0" w:color="auto"/>
          </w:divBdr>
        </w:div>
        <w:div w:id="583808367">
          <w:marLeft w:val="640"/>
          <w:marRight w:val="0"/>
          <w:marTop w:val="0"/>
          <w:marBottom w:val="0"/>
          <w:divBdr>
            <w:top w:val="none" w:sz="0" w:space="0" w:color="auto"/>
            <w:left w:val="none" w:sz="0" w:space="0" w:color="auto"/>
            <w:bottom w:val="none" w:sz="0" w:space="0" w:color="auto"/>
            <w:right w:val="none" w:sz="0" w:space="0" w:color="auto"/>
          </w:divBdr>
        </w:div>
        <w:div w:id="1947225491">
          <w:marLeft w:val="640"/>
          <w:marRight w:val="0"/>
          <w:marTop w:val="0"/>
          <w:marBottom w:val="0"/>
          <w:divBdr>
            <w:top w:val="none" w:sz="0" w:space="0" w:color="auto"/>
            <w:left w:val="none" w:sz="0" w:space="0" w:color="auto"/>
            <w:bottom w:val="none" w:sz="0" w:space="0" w:color="auto"/>
            <w:right w:val="none" w:sz="0" w:space="0" w:color="auto"/>
          </w:divBdr>
        </w:div>
        <w:div w:id="241067033">
          <w:marLeft w:val="640"/>
          <w:marRight w:val="0"/>
          <w:marTop w:val="0"/>
          <w:marBottom w:val="0"/>
          <w:divBdr>
            <w:top w:val="none" w:sz="0" w:space="0" w:color="auto"/>
            <w:left w:val="none" w:sz="0" w:space="0" w:color="auto"/>
            <w:bottom w:val="none" w:sz="0" w:space="0" w:color="auto"/>
            <w:right w:val="none" w:sz="0" w:space="0" w:color="auto"/>
          </w:divBdr>
        </w:div>
        <w:div w:id="1029449217">
          <w:marLeft w:val="640"/>
          <w:marRight w:val="0"/>
          <w:marTop w:val="0"/>
          <w:marBottom w:val="0"/>
          <w:divBdr>
            <w:top w:val="none" w:sz="0" w:space="0" w:color="auto"/>
            <w:left w:val="none" w:sz="0" w:space="0" w:color="auto"/>
            <w:bottom w:val="none" w:sz="0" w:space="0" w:color="auto"/>
            <w:right w:val="none" w:sz="0" w:space="0" w:color="auto"/>
          </w:divBdr>
        </w:div>
        <w:div w:id="1974486186">
          <w:marLeft w:val="640"/>
          <w:marRight w:val="0"/>
          <w:marTop w:val="0"/>
          <w:marBottom w:val="0"/>
          <w:divBdr>
            <w:top w:val="none" w:sz="0" w:space="0" w:color="auto"/>
            <w:left w:val="none" w:sz="0" w:space="0" w:color="auto"/>
            <w:bottom w:val="none" w:sz="0" w:space="0" w:color="auto"/>
            <w:right w:val="none" w:sz="0" w:space="0" w:color="auto"/>
          </w:divBdr>
        </w:div>
        <w:div w:id="1381247064">
          <w:marLeft w:val="640"/>
          <w:marRight w:val="0"/>
          <w:marTop w:val="0"/>
          <w:marBottom w:val="0"/>
          <w:divBdr>
            <w:top w:val="none" w:sz="0" w:space="0" w:color="auto"/>
            <w:left w:val="none" w:sz="0" w:space="0" w:color="auto"/>
            <w:bottom w:val="none" w:sz="0" w:space="0" w:color="auto"/>
            <w:right w:val="none" w:sz="0" w:space="0" w:color="auto"/>
          </w:divBdr>
        </w:div>
        <w:div w:id="973027267">
          <w:marLeft w:val="640"/>
          <w:marRight w:val="0"/>
          <w:marTop w:val="0"/>
          <w:marBottom w:val="0"/>
          <w:divBdr>
            <w:top w:val="none" w:sz="0" w:space="0" w:color="auto"/>
            <w:left w:val="none" w:sz="0" w:space="0" w:color="auto"/>
            <w:bottom w:val="none" w:sz="0" w:space="0" w:color="auto"/>
            <w:right w:val="none" w:sz="0" w:space="0" w:color="auto"/>
          </w:divBdr>
        </w:div>
        <w:div w:id="1246888173">
          <w:marLeft w:val="640"/>
          <w:marRight w:val="0"/>
          <w:marTop w:val="0"/>
          <w:marBottom w:val="0"/>
          <w:divBdr>
            <w:top w:val="none" w:sz="0" w:space="0" w:color="auto"/>
            <w:left w:val="none" w:sz="0" w:space="0" w:color="auto"/>
            <w:bottom w:val="none" w:sz="0" w:space="0" w:color="auto"/>
            <w:right w:val="none" w:sz="0" w:space="0" w:color="auto"/>
          </w:divBdr>
        </w:div>
        <w:div w:id="467280417">
          <w:marLeft w:val="640"/>
          <w:marRight w:val="0"/>
          <w:marTop w:val="0"/>
          <w:marBottom w:val="0"/>
          <w:divBdr>
            <w:top w:val="none" w:sz="0" w:space="0" w:color="auto"/>
            <w:left w:val="none" w:sz="0" w:space="0" w:color="auto"/>
            <w:bottom w:val="none" w:sz="0" w:space="0" w:color="auto"/>
            <w:right w:val="none" w:sz="0" w:space="0" w:color="auto"/>
          </w:divBdr>
        </w:div>
        <w:div w:id="1743674627">
          <w:marLeft w:val="640"/>
          <w:marRight w:val="0"/>
          <w:marTop w:val="0"/>
          <w:marBottom w:val="0"/>
          <w:divBdr>
            <w:top w:val="none" w:sz="0" w:space="0" w:color="auto"/>
            <w:left w:val="none" w:sz="0" w:space="0" w:color="auto"/>
            <w:bottom w:val="none" w:sz="0" w:space="0" w:color="auto"/>
            <w:right w:val="none" w:sz="0" w:space="0" w:color="auto"/>
          </w:divBdr>
        </w:div>
        <w:div w:id="1717001215">
          <w:marLeft w:val="640"/>
          <w:marRight w:val="0"/>
          <w:marTop w:val="0"/>
          <w:marBottom w:val="0"/>
          <w:divBdr>
            <w:top w:val="none" w:sz="0" w:space="0" w:color="auto"/>
            <w:left w:val="none" w:sz="0" w:space="0" w:color="auto"/>
            <w:bottom w:val="none" w:sz="0" w:space="0" w:color="auto"/>
            <w:right w:val="none" w:sz="0" w:space="0" w:color="auto"/>
          </w:divBdr>
        </w:div>
        <w:div w:id="1641500064">
          <w:marLeft w:val="640"/>
          <w:marRight w:val="0"/>
          <w:marTop w:val="0"/>
          <w:marBottom w:val="0"/>
          <w:divBdr>
            <w:top w:val="none" w:sz="0" w:space="0" w:color="auto"/>
            <w:left w:val="none" w:sz="0" w:space="0" w:color="auto"/>
            <w:bottom w:val="none" w:sz="0" w:space="0" w:color="auto"/>
            <w:right w:val="none" w:sz="0" w:space="0" w:color="auto"/>
          </w:divBdr>
        </w:div>
        <w:div w:id="594166710">
          <w:marLeft w:val="640"/>
          <w:marRight w:val="0"/>
          <w:marTop w:val="0"/>
          <w:marBottom w:val="0"/>
          <w:divBdr>
            <w:top w:val="none" w:sz="0" w:space="0" w:color="auto"/>
            <w:left w:val="none" w:sz="0" w:space="0" w:color="auto"/>
            <w:bottom w:val="none" w:sz="0" w:space="0" w:color="auto"/>
            <w:right w:val="none" w:sz="0" w:space="0" w:color="auto"/>
          </w:divBdr>
        </w:div>
        <w:div w:id="1148010128">
          <w:marLeft w:val="640"/>
          <w:marRight w:val="0"/>
          <w:marTop w:val="0"/>
          <w:marBottom w:val="0"/>
          <w:divBdr>
            <w:top w:val="none" w:sz="0" w:space="0" w:color="auto"/>
            <w:left w:val="none" w:sz="0" w:space="0" w:color="auto"/>
            <w:bottom w:val="none" w:sz="0" w:space="0" w:color="auto"/>
            <w:right w:val="none" w:sz="0" w:space="0" w:color="auto"/>
          </w:divBdr>
        </w:div>
        <w:div w:id="669211750">
          <w:marLeft w:val="640"/>
          <w:marRight w:val="0"/>
          <w:marTop w:val="0"/>
          <w:marBottom w:val="0"/>
          <w:divBdr>
            <w:top w:val="none" w:sz="0" w:space="0" w:color="auto"/>
            <w:left w:val="none" w:sz="0" w:space="0" w:color="auto"/>
            <w:bottom w:val="none" w:sz="0" w:space="0" w:color="auto"/>
            <w:right w:val="none" w:sz="0" w:space="0" w:color="auto"/>
          </w:divBdr>
        </w:div>
        <w:div w:id="1741053870">
          <w:marLeft w:val="640"/>
          <w:marRight w:val="0"/>
          <w:marTop w:val="0"/>
          <w:marBottom w:val="0"/>
          <w:divBdr>
            <w:top w:val="none" w:sz="0" w:space="0" w:color="auto"/>
            <w:left w:val="none" w:sz="0" w:space="0" w:color="auto"/>
            <w:bottom w:val="none" w:sz="0" w:space="0" w:color="auto"/>
            <w:right w:val="none" w:sz="0" w:space="0" w:color="auto"/>
          </w:divBdr>
        </w:div>
        <w:div w:id="1229418123">
          <w:marLeft w:val="640"/>
          <w:marRight w:val="0"/>
          <w:marTop w:val="0"/>
          <w:marBottom w:val="0"/>
          <w:divBdr>
            <w:top w:val="none" w:sz="0" w:space="0" w:color="auto"/>
            <w:left w:val="none" w:sz="0" w:space="0" w:color="auto"/>
            <w:bottom w:val="none" w:sz="0" w:space="0" w:color="auto"/>
            <w:right w:val="none" w:sz="0" w:space="0" w:color="auto"/>
          </w:divBdr>
        </w:div>
        <w:div w:id="1637687224">
          <w:marLeft w:val="640"/>
          <w:marRight w:val="0"/>
          <w:marTop w:val="0"/>
          <w:marBottom w:val="0"/>
          <w:divBdr>
            <w:top w:val="none" w:sz="0" w:space="0" w:color="auto"/>
            <w:left w:val="none" w:sz="0" w:space="0" w:color="auto"/>
            <w:bottom w:val="none" w:sz="0" w:space="0" w:color="auto"/>
            <w:right w:val="none" w:sz="0" w:space="0" w:color="auto"/>
          </w:divBdr>
        </w:div>
        <w:div w:id="1995182390">
          <w:marLeft w:val="640"/>
          <w:marRight w:val="0"/>
          <w:marTop w:val="0"/>
          <w:marBottom w:val="0"/>
          <w:divBdr>
            <w:top w:val="none" w:sz="0" w:space="0" w:color="auto"/>
            <w:left w:val="none" w:sz="0" w:space="0" w:color="auto"/>
            <w:bottom w:val="none" w:sz="0" w:space="0" w:color="auto"/>
            <w:right w:val="none" w:sz="0" w:space="0" w:color="auto"/>
          </w:divBdr>
        </w:div>
        <w:div w:id="1539662464">
          <w:marLeft w:val="640"/>
          <w:marRight w:val="0"/>
          <w:marTop w:val="0"/>
          <w:marBottom w:val="0"/>
          <w:divBdr>
            <w:top w:val="none" w:sz="0" w:space="0" w:color="auto"/>
            <w:left w:val="none" w:sz="0" w:space="0" w:color="auto"/>
            <w:bottom w:val="none" w:sz="0" w:space="0" w:color="auto"/>
            <w:right w:val="none" w:sz="0" w:space="0" w:color="auto"/>
          </w:divBdr>
        </w:div>
      </w:divsChild>
    </w:div>
    <w:div w:id="2068795264">
      <w:bodyDiv w:val="1"/>
      <w:marLeft w:val="0"/>
      <w:marRight w:val="0"/>
      <w:marTop w:val="0"/>
      <w:marBottom w:val="0"/>
      <w:divBdr>
        <w:top w:val="none" w:sz="0" w:space="0" w:color="auto"/>
        <w:left w:val="none" w:sz="0" w:space="0" w:color="auto"/>
        <w:bottom w:val="none" w:sz="0" w:space="0" w:color="auto"/>
        <w:right w:val="none" w:sz="0" w:space="0" w:color="auto"/>
      </w:divBdr>
    </w:div>
    <w:div w:id="2069716957">
      <w:bodyDiv w:val="1"/>
      <w:marLeft w:val="0"/>
      <w:marRight w:val="0"/>
      <w:marTop w:val="0"/>
      <w:marBottom w:val="0"/>
      <w:divBdr>
        <w:top w:val="none" w:sz="0" w:space="0" w:color="auto"/>
        <w:left w:val="none" w:sz="0" w:space="0" w:color="auto"/>
        <w:bottom w:val="none" w:sz="0" w:space="0" w:color="auto"/>
        <w:right w:val="none" w:sz="0" w:space="0" w:color="auto"/>
      </w:divBdr>
      <w:divsChild>
        <w:div w:id="141115842">
          <w:marLeft w:val="640"/>
          <w:marRight w:val="0"/>
          <w:marTop w:val="0"/>
          <w:marBottom w:val="0"/>
          <w:divBdr>
            <w:top w:val="none" w:sz="0" w:space="0" w:color="auto"/>
            <w:left w:val="none" w:sz="0" w:space="0" w:color="auto"/>
            <w:bottom w:val="none" w:sz="0" w:space="0" w:color="auto"/>
            <w:right w:val="none" w:sz="0" w:space="0" w:color="auto"/>
          </w:divBdr>
        </w:div>
        <w:div w:id="1420177520">
          <w:marLeft w:val="640"/>
          <w:marRight w:val="0"/>
          <w:marTop w:val="0"/>
          <w:marBottom w:val="0"/>
          <w:divBdr>
            <w:top w:val="none" w:sz="0" w:space="0" w:color="auto"/>
            <w:left w:val="none" w:sz="0" w:space="0" w:color="auto"/>
            <w:bottom w:val="none" w:sz="0" w:space="0" w:color="auto"/>
            <w:right w:val="none" w:sz="0" w:space="0" w:color="auto"/>
          </w:divBdr>
        </w:div>
        <w:div w:id="1308820812">
          <w:marLeft w:val="640"/>
          <w:marRight w:val="0"/>
          <w:marTop w:val="0"/>
          <w:marBottom w:val="0"/>
          <w:divBdr>
            <w:top w:val="none" w:sz="0" w:space="0" w:color="auto"/>
            <w:left w:val="none" w:sz="0" w:space="0" w:color="auto"/>
            <w:bottom w:val="none" w:sz="0" w:space="0" w:color="auto"/>
            <w:right w:val="none" w:sz="0" w:space="0" w:color="auto"/>
          </w:divBdr>
        </w:div>
        <w:div w:id="1130705690">
          <w:marLeft w:val="640"/>
          <w:marRight w:val="0"/>
          <w:marTop w:val="0"/>
          <w:marBottom w:val="0"/>
          <w:divBdr>
            <w:top w:val="none" w:sz="0" w:space="0" w:color="auto"/>
            <w:left w:val="none" w:sz="0" w:space="0" w:color="auto"/>
            <w:bottom w:val="none" w:sz="0" w:space="0" w:color="auto"/>
            <w:right w:val="none" w:sz="0" w:space="0" w:color="auto"/>
          </w:divBdr>
        </w:div>
        <w:div w:id="43598721">
          <w:marLeft w:val="640"/>
          <w:marRight w:val="0"/>
          <w:marTop w:val="0"/>
          <w:marBottom w:val="0"/>
          <w:divBdr>
            <w:top w:val="none" w:sz="0" w:space="0" w:color="auto"/>
            <w:left w:val="none" w:sz="0" w:space="0" w:color="auto"/>
            <w:bottom w:val="none" w:sz="0" w:space="0" w:color="auto"/>
            <w:right w:val="none" w:sz="0" w:space="0" w:color="auto"/>
          </w:divBdr>
        </w:div>
        <w:div w:id="1010714491">
          <w:marLeft w:val="640"/>
          <w:marRight w:val="0"/>
          <w:marTop w:val="0"/>
          <w:marBottom w:val="0"/>
          <w:divBdr>
            <w:top w:val="none" w:sz="0" w:space="0" w:color="auto"/>
            <w:left w:val="none" w:sz="0" w:space="0" w:color="auto"/>
            <w:bottom w:val="none" w:sz="0" w:space="0" w:color="auto"/>
            <w:right w:val="none" w:sz="0" w:space="0" w:color="auto"/>
          </w:divBdr>
        </w:div>
        <w:div w:id="1187594091">
          <w:marLeft w:val="640"/>
          <w:marRight w:val="0"/>
          <w:marTop w:val="0"/>
          <w:marBottom w:val="0"/>
          <w:divBdr>
            <w:top w:val="none" w:sz="0" w:space="0" w:color="auto"/>
            <w:left w:val="none" w:sz="0" w:space="0" w:color="auto"/>
            <w:bottom w:val="none" w:sz="0" w:space="0" w:color="auto"/>
            <w:right w:val="none" w:sz="0" w:space="0" w:color="auto"/>
          </w:divBdr>
        </w:div>
        <w:div w:id="416445180">
          <w:marLeft w:val="640"/>
          <w:marRight w:val="0"/>
          <w:marTop w:val="0"/>
          <w:marBottom w:val="0"/>
          <w:divBdr>
            <w:top w:val="none" w:sz="0" w:space="0" w:color="auto"/>
            <w:left w:val="none" w:sz="0" w:space="0" w:color="auto"/>
            <w:bottom w:val="none" w:sz="0" w:space="0" w:color="auto"/>
            <w:right w:val="none" w:sz="0" w:space="0" w:color="auto"/>
          </w:divBdr>
        </w:div>
        <w:div w:id="1503468628">
          <w:marLeft w:val="640"/>
          <w:marRight w:val="0"/>
          <w:marTop w:val="0"/>
          <w:marBottom w:val="0"/>
          <w:divBdr>
            <w:top w:val="none" w:sz="0" w:space="0" w:color="auto"/>
            <w:left w:val="none" w:sz="0" w:space="0" w:color="auto"/>
            <w:bottom w:val="none" w:sz="0" w:space="0" w:color="auto"/>
            <w:right w:val="none" w:sz="0" w:space="0" w:color="auto"/>
          </w:divBdr>
        </w:div>
        <w:div w:id="1168638293">
          <w:marLeft w:val="640"/>
          <w:marRight w:val="0"/>
          <w:marTop w:val="0"/>
          <w:marBottom w:val="0"/>
          <w:divBdr>
            <w:top w:val="none" w:sz="0" w:space="0" w:color="auto"/>
            <w:left w:val="none" w:sz="0" w:space="0" w:color="auto"/>
            <w:bottom w:val="none" w:sz="0" w:space="0" w:color="auto"/>
            <w:right w:val="none" w:sz="0" w:space="0" w:color="auto"/>
          </w:divBdr>
        </w:div>
        <w:div w:id="401685093">
          <w:marLeft w:val="640"/>
          <w:marRight w:val="0"/>
          <w:marTop w:val="0"/>
          <w:marBottom w:val="0"/>
          <w:divBdr>
            <w:top w:val="none" w:sz="0" w:space="0" w:color="auto"/>
            <w:left w:val="none" w:sz="0" w:space="0" w:color="auto"/>
            <w:bottom w:val="none" w:sz="0" w:space="0" w:color="auto"/>
            <w:right w:val="none" w:sz="0" w:space="0" w:color="auto"/>
          </w:divBdr>
        </w:div>
        <w:div w:id="1243687559">
          <w:marLeft w:val="640"/>
          <w:marRight w:val="0"/>
          <w:marTop w:val="0"/>
          <w:marBottom w:val="0"/>
          <w:divBdr>
            <w:top w:val="none" w:sz="0" w:space="0" w:color="auto"/>
            <w:left w:val="none" w:sz="0" w:space="0" w:color="auto"/>
            <w:bottom w:val="none" w:sz="0" w:space="0" w:color="auto"/>
            <w:right w:val="none" w:sz="0" w:space="0" w:color="auto"/>
          </w:divBdr>
        </w:div>
        <w:div w:id="165487258">
          <w:marLeft w:val="640"/>
          <w:marRight w:val="0"/>
          <w:marTop w:val="0"/>
          <w:marBottom w:val="0"/>
          <w:divBdr>
            <w:top w:val="none" w:sz="0" w:space="0" w:color="auto"/>
            <w:left w:val="none" w:sz="0" w:space="0" w:color="auto"/>
            <w:bottom w:val="none" w:sz="0" w:space="0" w:color="auto"/>
            <w:right w:val="none" w:sz="0" w:space="0" w:color="auto"/>
          </w:divBdr>
        </w:div>
        <w:div w:id="10764488">
          <w:marLeft w:val="640"/>
          <w:marRight w:val="0"/>
          <w:marTop w:val="0"/>
          <w:marBottom w:val="0"/>
          <w:divBdr>
            <w:top w:val="none" w:sz="0" w:space="0" w:color="auto"/>
            <w:left w:val="none" w:sz="0" w:space="0" w:color="auto"/>
            <w:bottom w:val="none" w:sz="0" w:space="0" w:color="auto"/>
            <w:right w:val="none" w:sz="0" w:space="0" w:color="auto"/>
          </w:divBdr>
        </w:div>
        <w:div w:id="1693995802">
          <w:marLeft w:val="640"/>
          <w:marRight w:val="0"/>
          <w:marTop w:val="0"/>
          <w:marBottom w:val="0"/>
          <w:divBdr>
            <w:top w:val="none" w:sz="0" w:space="0" w:color="auto"/>
            <w:left w:val="none" w:sz="0" w:space="0" w:color="auto"/>
            <w:bottom w:val="none" w:sz="0" w:space="0" w:color="auto"/>
            <w:right w:val="none" w:sz="0" w:space="0" w:color="auto"/>
          </w:divBdr>
        </w:div>
        <w:div w:id="905073798">
          <w:marLeft w:val="640"/>
          <w:marRight w:val="0"/>
          <w:marTop w:val="0"/>
          <w:marBottom w:val="0"/>
          <w:divBdr>
            <w:top w:val="none" w:sz="0" w:space="0" w:color="auto"/>
            <w:left w:val="none" w:sz="0" w:space="0" w:color="auto"/>
            <w:bottom w:val="none" w:sz="0" w:space="0" w:color="auto"/>
            <w:right w:val="none" w:sz="0" w:space="0" w:color="auto"/>
          </w:divBdr>
        </w:div>
        <w:div w:id="1135878213">
          <w:marLeft w:val="640"/>
          <w:marRight w:val="0"/>
          <w:marTop w:val="0"/>
          <w:marBottom w:val="0"/>
          <w:divBdr>
            <w:top w:val="none" w:sz="0" w:space="0" w:color="auto"/>
            <w:left w:val="none" w:sz="0" w:space="0" w:color="auto"/>
            <w:bottom w:val="none" w:sz="0" w:space="0" w:color="auto"/>
            <w:right w:val="none" w:sz="0" w:space="0" w:color="auto"/>
          </w:divBdr>
        </w:div>
        <w:div w:id="314381182">
          <w:marLeft w:val="640"/>
          <w:marRight w:val="0"/>
          <w:marTop w:val="0"/>
          <w:marBottom w:val="0"/>
          <w:divBdr>
            <w:top w:val="none" w:sz="0" w:space="0" w:color="auto"/>
            <w:left w:val="none" w:sz="0" w:space="0" w:color="auto"/>
            <w:bottom w:val="none" w:sz="0" w:space="0" w:color="auto"/>
            <w:right w:val="none" w:sz="0" w:space="0" w:color="auto"/>
          </w:divBdr>
        </w:div>
        <w:div w:id="1709915283">
          <w:marLeft w:val="640"/>
          <w:marRight w:val="0"/>
          <w:marTop w:val="0"/>
          <w:marBottom w:val="0"/>
          <w:divBdr>
            <w:top w:val="none" w:sz="0" w:space="0" w:color="auto"/>
            <w:left w:val="none" w:sz="0" w:space="0" w:color="auto"/>
            <w:bottom w:val="none" w:sz="0" w:space="0" w:color="auto"/>
            <w:right w:val="none" w:sz="0" w:space="0" w:color="auto"/>
          </w:divBdr>
        </w:div>
        <w:div w:id="1713454970">
          <w:marLeft w:val="640"/>
          <w:marRight w:val="0"/>
          <w:marTop w:val="0"/>
          <w:marBottom w:val="0"/>
          <w:divBdr>
            <w:top w:val="none" w:sz="0" w:space="0" w:color="auto"/>
            <w:left w:val="none" w:sz="0" w:space="0" w:color="auto"/>
            <w:bottom w:val="none" w:sz="0" w:space="0" w:color="auto"/>
            <w:right w:val="none" w:sz="0" w:space="0" w:color="auto"/>
          </w:divBdr>
        </w:div>
        <w:div w:id="984044192">
          <w:marLeft w:val="640"/>
          <w:marRight w:val="0"/>
          <w:marTop w:val="0"/>
          <w:marBottom w:val="0"/>
          <w:divBdr>
            <w:top w:val="none" w:sz="0" w:space="0" w:color="auto"/>
            <w:left w:val="none" w:sz="0" w:space="0" w:color="auto"/>
            <w:bottom w:val="none" w:sz="0" w:space="0" w:color="auto"/>
            <w:right w:val="none" w:sz="0" w:space="0" w:color="auto"/>
          </w:divBdr>
        </w:div>
        <w:div w:id="1972125305">
          <w:marLeft w:val="640"/>
          <w:marRight w:val="0"/>
          <w:marTop w:val="0"/>
          <w:marBottom w:val="0"/>
          <w:divBdr>
            <w:top w:val="none" w:sz="0" w:space="0" w:color="auto"/>
            <w:left w:val="none" w:sz="0" w:space="0" w:color="auto"/>
            <w:bottom w:val="none" w:sz="0" w:space="0" w:color="auto"/>
            <w:right w:val="none" w:sz="0" w:space="0" w:color="auto"/>
          </w:divBdr>
        </w:div>
        <w:div w:id="1241788442">
          <w:marLeft w:val="640"/>
          <w:marRight w:val="0"/>
          <w:marTop w:val="0"/>
          <w:marBottom w:val="0"/>
          <w:divBdr>
            <w:top w:val="none" w:sz="0" w:space="0" w:color="auto"/>
            <w:left w:val="none" w:sz="0" w:space="0" w:color="auto"/>
            <w:bottom w:val="none" w:sz="0" w:space="0" w:color="auto"/>
            <w:right w:val="none" w:sz="0" w:space="0" w:color="auto"/>
          </w:divBdr>
        </w:div>
        <w:div w:id="1742941724">
          <w:marLeft w:val="640"/>
          <w:marRight w:val="0"/>
          <w:marTop w:val="0"/>
          <w:marBottom w:val="0"/>
          <w:divBdr>
            <w:top w:val="none" w:sz="0" w:space="0" w:color="auto"/>
            <w:left w:val="none" w:sz="0" w:space="0" w:color="auto"/>
            <w:bottom w:val="none" w:sz="0" w:space="0" w:color="auto"/>
            <w:right w:val="none" w:sz="0" w:space="0" w:color="auto"/>
          </w:divBdr>
        </w:div>
        <w:div w:id="1947419665">
          <w:marLeft w:val="640"/>
          <w:marRight w:val="0"/>
          <w:marTop w:val="0"/>
          <w:marBottom w:val="0"/>
          <w:divBdr>
            <w:top w:val="none" w:sz="0" w:space="0" w:color="auto"/>
            <w:left w:val="none" w:sz="0" w:space="0" w:color="auto"/>
            <w:bottom w:val="none" w:sz="0" w:space="0" w:color="auto"/>
            <w:right w:val="none" w:sz="0" w:space="0" w:color="auto"/>
          </w:divBdr>
        </w:div>
        <w:div w:id="1715811066">
          <w:marLeft w:val="640"/>
          <w:marRight w:val="0"/>
          <w:marTop w:val="0"/>
          <w:marBottom w:val="0"/>
          <w:divBdr>
            <w:top w:val="none" w:sz="0" w:space="0" w:color="auto"/>
            <w:left w:val="none" w:sz="0" w:space="0" w:color="auto"/>
            <w:bottom w:val="none" w:sz="0" w:space="0" w:color="auto"/>
            <w:right w:val="none" w:sz="0" w:space="0" w:color="auto"/>
          </w:divBdr>
        </w:div>
        <w:div w:id="963194449">
          <w:marLeft w:val="640"/>
          <w:marRight w:val="0"/>
          <w:marTop w:val="0"/>
          <w:marBottom w:val="0"/>
          <w:divBdr>
            <w:top w:val="none" w:sz="0" w:space="0" w:color="auto"/>
            <w:left w:val="none" w:sz="0" w:space="0" w:color="auto"/>
            <w:bottom w:val="none" w:sz="0" w:space="0" w:color="auto"/>
            <w:right w:val="none" w:sz="0" w:space="0" w:color="auto"/>
          </w:divBdr>
        </w:div>
        <w:div w:id="2085906032">
          <w:marLeft w:val="640"/>
          <w:marRight w:val="0"/>
          <w:marTop w:val="0"/>
          <w:marBottom w:val="0"/>
          <w:divBdr>
            <w:top w:val="none" w:sz="0" w:space="0" w:color="auto"/>
            <w:left w:val="none" w:sz="0" w:space="0" w:color="auto"/>
            <w:bottom w:val="none" w:sz="0" w:space="0" w:color="auto"/>
            <w:right w:val="none" w:sz="0" w:space="0" w:color="auto"/>
          </w:divBdr>
        </w:div>
        <w:div w:id="1923221921">
          <w:marLeft w:val="640"/>
          <w:marRight w:val="0"/>
          <w:marTop w:val="0"/>
          <w:marBottom w:val="0"/>
          <w:divBdr>
            <w:top w:val="none" w:sz="0" w:space="0" w:color="auto"/>
            <w:left w:val="none" w:sz="0" w:space="0" w:color="auto"/>
            <w:bottom w:val="none" w:sz="0" w:space="0" w:color="auto"/>
            <w:right w:val="none" w:sz="0" w:space="0" w:color="auto"/>
          </w:divBdr>
        </w:div>
        <w:div w:id="1887989954">
          <w:marLeft w:val="640"/>
          <w:marRight w:val="0"/>
          <w:marTop w:val="0"/>
          <w:marBottom w:val="0"/>
          <w:divBdr>
            <w:top w:val="none" w:sz="0" w:space="0" w:color="auto"/>
            <w:left w:val="none" w:sz="0" w:space="0" w:color="auto"/>
            <w:bottom w:val="none" w:sz="0" w:space="0" w:color="auto"/>
            <w:right w:val="none" w:sz="0" w:space="0" w:color="auto"/>
          </w:divBdr>
        </w:div>
        <w:div w:id="1677688608">
          <w:marLeft w:val="640"/>
          <w:marRight w:val="0"/>
          <w:marTop w:val="0"/>
          <w:marBottom w:val="0"/>
          <w:divBdr>
            <w:top w:val="none" w:sz="0" w:space="0" w:color="auto"/>
            <w:left w:val="none" w:sz="0" w:space="0" w:color="auto"/>
            <w:bottom w:val="none" w:sz="0" w:space="0" w:color="auto"/>
            <w:right w:val="none" w:sz="0" w:space="0" w:color="auto"/>
          </w:divBdr>
        </w:div>
        <w:div w:id="751587813">
          <w:marLeft w:val="640"/>
          <w:marRight w:val="0"/>
          <w:marTop w:val="0"/>
          <w:marBottom w:val="0"/>
          <w:divBdr>
            <w:top w:val="none" w:sz="0" w:space="0" w:color="auto"/>
            <w:left w:val="none" w:sz="0" w:space="0" w:color="auto"/>
            <w:bottom w:val="none" w:sz="0" w:space="0" w:color="auto"/>
            <w:right w:val="none" w:sz="0" w:space="0" w:color="auto"/>
          </w:divBdr>
        </w:div>
        <w:div w:id="1807310217">
          <w:marLeft w:val="640"/>
          <w:marRight w:val="0"/>
          <w:marTop w:val="0"/>
          <w:marBottom w:val="0"/>
          <w:divBdr>
            <w:top w:val="none" w:sz="0" w:space="0" w:color="auto"/>
            <w:left w:val="none" w:sz="0" w:space="0" w:color="auto"/>
            <w:bottom w:val="none" w:sz="0" w:space="0" w:color="auto"/>
            <w:right w:val="none" w:sz="0" w:space="0" w:color="auto"/>
          </w:divBdr>
        </w:div>
        <w:div w:id="80956426">
          <w:marLeft w:val="640"/>
          <w:marRight w:val="0"/>
          <w:marTop w:val="0"/>
          <w:marBottom w:val="0"/>
          <w:divBdr>
            <w:top w:val="none" w:sz="0" w:space="0" w:color="auto"/>
            <w:left w:val="none" w:sz="0" w:space="0" w:color="auto"/>
            <w:bottom w:val="none" w:sz="0" w:space="0" w:color="auto"/>
            <w:right w:val="none" w:sz="0" w:space="0" w:color="auto"/>
          </w:divBdr>
        </w:div>
        <w:div w:id="1176111592">
          <w:marLeft w:val="640"/>
          <w:marRight w:val="0"/>
          <w:marTop w:val="0"/>
          <w:marBottom w:val="0"/>
          <w:divBdr>
            <w:top w:val="none" w:sz="0" w:space="0" w:color="auto"/>
            <w:left w:val="none" w:sz="0" w:space="0" w:color="auto"/>
            <w:bottom w:val="none" w:sz="0" w:space="0" w:color="auto"/>
            <w:right w:val="none" w:sz="0" w:space="0" w:color="auto"/>
          </w:divBdr>
        </w:div>
        <w:div w:id="529807269">
          <w:marLeft w:val="640"/>
          <w:marRight w:val="0"/>
          <w:marTop w:val="0"/>
          <w:marBottom w:val="0"/>
          <w:divBdr>
            <w:top w:val="none" w:sz="0" w:space="0" w:color="auto"/>
            <w:left w:val="none" w:sz="0" w:space="0" w:color="auto"/>
            <w:bottom w:val="none" w:sz="0" w:space="0" w:color="auto"/>
            <w:right w:val="none" w:sz="0" w:space="0" w:color="auto"/>
          </w:divBdr>
        </w:div>
        <w:div w:id="1295216651">
          <w:marLeft w:val="640"/>
          <w:marRight w:val="0"/>
          <w:marTop w:val="0"/>
          <w:marBottom w:val="0"/>
          <w:divBdr>
            <w:top w:val="none" w:sz="0" w:space="0" w:color="auto"/>
            <w:left w:val="none" w:sz="0" w:space="0" w:color="auto"/>
            <w:bottom w:val="none" w:sz="0" w:space="0" w:color="auto"/>
            <w:right w:val="none" w:sz="0" w:space="0" w:color="auto"/>
          </w:divBdr>
        </w:div>
        <w:div w:id="202249359">
          <w:marLeft w:val="640"/>
          <w:marRight w:val="0"/>
          <w:marTop w:val="0"/>
          <w:marBottom w:val="0"/>
          <w:divBdr>
            <w:top w:val="none" w:sz="0" w:space="0" w:color="auto"/>
            <w:left w:val="none" w:sz="0" w:space="0" w:color="auto"/>
            <w:bottom w:val="none" w:sz="0" w:space="0" w:color="auto"/>
            <w:right w:val="none" w:sz="0" w:space="0" w:color="auto"/>
          </w:divBdr>
        </w:div>
        <w:div w:id="1377123541">
          <w:marLeft w:val="640"/>
          <w:marRight w:val="0"/>
          <w:marTop w:val="0"/>
          <w:marBottom w:val="0"/>
          <w:divBdr>
            <w:top w:val="none" w:sz="0" w:space="0" w:color="auto"/>
            <w:left w:val="none" w:sz="0" w:space="0" w:color="auto"/>
            <w:bottom w:val="none" w:sz="0" w:space="0" w:color="auto"/>
            <w:right w:val="none" w:sz="0" w:space="0" w:color="auto"/>
          </w:divBdr>
        </w:div>
        <w:div w:id="1519008811">
          <w:marLeft w:val="640"/>
          <w:marRight w:val="0"/>
          <w:marTop w:val="0"/>
          <w:marBottom w:val="0"/>
          <w:divBdr>
            <w:top w:val="none" w:sz="0" w:space="0" w:color="auto"/>
            <w:left w:val="none" w:sz="0" w:space="0" w:color="auto"/>
            <w:bottom w:val="none" w:sz="0" w:space="0" w:color="auto"/>
            <w:right w:val="none" w:sz="0" w:space="0" w:color="auto"/>
          </w:divBdr>
        </w:div>
        <w:div w:id="1261061242">
          <w:marLeft w:val="640"/>
          <w:marRight w:val="0"/>
          <w:marTop w:val="0"/>
          <w:marBottom w:val="0"/>
          <w:divBdr>
            <w:top w:val="none" w:sz="0" w:space="0" w:color="auto"/>
            <w:left w:val="none" w:sz="0" w:space="0" w:color="auto"/>
            <w:bottom w:val="none" w:sz="0" w:space="0" w:color="auto"/>
            <w:right w:val="none" w:sz="0" w:space="0" w:color="auto"/>
          </w:divBdr>
        </w:div>
        <w:div w:id="120152817">
          <w:marLeft w:val="640"/>
          <w:marRight w:val="0"/>
          <w:marTop w:val="0"/>
          <w:marBottom w:val="0"/>
          <w:divBdr>
            <w:top w:val="none" w:sz="0" w:space="0" w:color="auto"/>
            <w:left w:val="none" w:sz="0" w:space="0" w:color="auto"/>
            <w:bottom w:val="none" w:sz="0" w:space="0" w:color="auto"/>
            <w:right w:val="none" w:sz="0" w:space="0" w:color="auto"/>
          </w:divBdr>
        </w:div>
        <w:div w:id="1410737368">
          <w:marLeft w:val="640"/>
          <w:marRight w:val="0"/>
          <w:marTop w:val="0"/>
          <w:marBottom w:val="0"/>
          <w:divBdr>
            <w:top w:val="none" w:sz="0" w:space="0" w:color="auto"/>
            <w:left w:val="none" w:sz="0" w:space="0" w:color="auto"/>
            <w:bottom w:val="none" w:sz="0" w:space="0" w:color="auto"/>
            <w:right w:val="none" w:sz="0" w:space="0" w:color="auto"/>
          </w:divBdr>
        </w:div>
        <w:div w:id="2058355450">
          <w:marLeft w:val="640"/>
          <w:marRight w:val="0"/>
          <w:marTop w:val="0"/>
          <w:marBottom w:val="0"/>
          <w:divBdr>
            <w:top w:val="none" w:sz="0" w:space="0" w:color="auto"/>
            <w:left w:val="none" w:sz="0" w:space="0" w:color="auto"/>
            <w:bottom w:val="none" w:sz="0" w:space="0" w:color="auto"/>
            <w:right w:val="none" w:sz="0" w:space="0" w:color="auto"/>
          </w:divBdr>
        </w:div>
        <w:div w:id="843206835">
          <w:marLeft w:val="640"/>
          <w:marRight w:val="0"/>
          <w:marTop w:val="0"/>
          <w:marBottom w:val="0"/>
          <w:divBdr>
            <w:top w:val="none" w:sz="0" w:space="0" w:color="auto"/>
            <w:left w:val="none" w:sz="0" w:space="0" w:color="auto"/>
            <w:bottom w:val="none" w:sz="0" w:space="0" w:color="auto"/>
            <w:right w:val="none" w:sz="0" w:space="0" w:color="auto"/>
          </w:divBdr>
        </w:div>
      </w:divsChild>
    </w:div>
    <w:div w:id="2071154053">
      <w:bodyDiv w:val="1"/>
      <w:marLeft w:val="0"/>
      <w:marRight w:val="0"/>
      <w:marTop w:val="0"/>
      <w:marBottom w:val="0"/>
      <w:divBdr>
        <w:top w:val="none" w:sz="0" w:space="0" w:color="auto"/>
        <w:left w:val="none" w:sz="0" w:space="0" w:color="auto"/>
        <w:bottom w:val="none" w:sz="0" w:space="0" w:color="auto"/>
        <w:right w:val="none" w:sz="0" w:space="0" w:color="auto"/>
      </w:divBdr>
      <w:divsChild>
        <w:div w:id="2050959427">
          <w:marLeft w:val="640"/>
          <w:marRight w:val="0"/>
          <w:marTop w:val="0"/>
          <w:marBottom w:val="0"/>
          <w:divBdr>
            <w:top w:val="none" w:sz="0" w:space="0" w:color="auto"/>
            <w:left w:val="none" w:sz="0" w:space="0" w:color="auto"/>
            <w:bottom w:val="none" w:sz="0" w:space="0" w:color="auto"/>
            <w:right w:val="none" w:sz="0" w:space="0" w:color="auto"/>
          </w:divBdr>
        </w:div>
        <w:div w:id="833833643">
          <w:marLeft w:val="640"/>
          <w:marRight w:val="0"/>
          <w:marTop w:val="0"/>
          <w:marBottom w:val="0"/>
          <w:divBdr>
            <w:top w:val="none" w:sz="0" w:space="0" w:color="auto"/>
            <w:left w:val="none" w:sz="0" w:space="0" w:color="auto"/>
            <w:bottom w:val="none" w:sz="0" w:space="0" w:color="auto"/>
            <w:right w:val="none" w:sz="0" w:space="0" w:color="auto"/>
          </w:divBdr>
        </w:div>
        <w:div w:id="578635164">
          <w:marLeft w:val="640"/>
          <w:marRight w:val="0"/>
          <w:marTop w:val="0"/>
          <w:marBottom w:val="0"/>
          <w:divBdr>
            <w:top w:val="none" w:sz="0" w:space="0" w:color="auto"/>
            <w:left w:val="none" w:sz="0" w:space="0" w:color="auto"/>
            <w:bottom w:val="none" w:sz="0" w:space="0" w:color="auto"/>
            <w:right w:val="none" w:sz="0" w:space="0" w:color="auto"/>
          </w:divBdr>
        </w:div>
        <w:div w:id="426927897">
          <w:marLeft w:val="640"/>
          <w:marRight w:val="0"/>
          <w:marTop w:val="0"/>
          <w:marBottom w:val="0"/>
          <w:divBdr>
            <w:top w:val="none" w:sz="0" w:space="0" w:color="auto"/>
            <w:left w:val="none" w:sz="0" w:space="0" w:color="auto"/>
            <w:bottom w:val="none" w:sz="0" w:space="0" w:color="auto"/>
            <w:right w:val="none" w:sz="0" w:space="0" w:color="auto"/>
          </w:divBdr>
        </w:div>
        <w:div w:id="1181043913">
          <w:marLeft w:val="640"/>
          <w:marRight w:val="0"/>
          <w:marTop w:val="0"/>
          <w:marBottom w:val="0"/>
          <w:divBdr>
            <w:top w:val="none" w:sz="0" w:space="0" w:color="auto"/>
            <w:left w:val="none" w:sz="0" w:space="0" w:color="auto"/>
            <w:bottom w:val="none" w:sz="0" w:space="0" w:color="auto"/>
            <w:right w:val="none" w:sz="0" w:space="0" w:color="auto"/>
          </w:divBdr>
        </w:div>
        <w:div w:id="1366565830">
          <w:marLeft w:val="640"/>
          <w:marRight w:val="0"/>
          <w:marTop w:val="0"/>
          <w:marBottom w:val="0"/>
          <w:divBdr>
            <w:top w:val="none" w:sz="0" w:space="0" w:color="auto"/>
            <w:left w:val="none" w:sz="0" w:space="0" w:color="auto"/>
            <w:bottom w:val="none" w:sz="0" w:space="0" w:color="auto"/>
            <w:right w:val="none" w:sz="0" w:space="0" w:color="auto"/>
          </w:divBdr>
        </w:div>
        <w:div w:id="61828828">
          <w:marLeft w:val="640"/>
          <w:marRight w:val="0"/>
          <w:marTop w:val="0"/>
          <w:marBottom w:val="0"/>
          <w:divBdr>
            <w:top w:val="none" w:sz="0" w:space="0" w:color="auto"/>
            <w:left w:val="none" w:sz="0" w:space="0" w:color="auto"/>
            <w:bottom w:val="none" w:sz="0" w:space="0" w:color="auto"/>
            <w:right w:val="none" w:sz="0" w:space="0" w:color="auto"/>
          </w:divBdr>
        </w:div>
        <w:div w:id="320544129">
          <w:marLeft w:val="640"/>
          <w:marRight w:val="0"/>
          <w:marTop w:val="0"/>
          <w:marBottom w:val="0"/>
          <w:divBdr>
            <w:top w:val="none" w:sz="0" w:space="0" w:color="auto"/>
            <w:left w:val="none" w:sz="0" w:space="0" w:color="auto"/>
            <w:bottom w:val="none" w:sz="0" w:space="0" w:color="auto"/>
            <w:right w:val="none" w:sz="0" w:space="0" w:color="auto"/>
          </w:divBdr>
        </w:div>
        <w:div w:id="2142727058">
          <w:marLeft w:val="640"/>
          <w:marRight w:val="0"/>
          <w:marTop w:val="0"/>
          <w:marBottom w:val="0"/>
          <w:divBdr>
            <w:top w:val="none" w:sz="0" w:space="0" w:color="auto"/>
            <w:left w:val="none" w:sz="0" w:space="0" w:color="auto"/>
            <w:bottom w:val="none" w:sz="0" w:space="0" w:color="auto"/>
            <w:right w:val="none" w:sz="0" w:space="0" w:color="auto"/>
          </w:divBdr>
        </w:div>
        <w:div w:id="1755929124">
          <w:marLeft w:val="640"/>
          <w:marRight w:val="0"/>
          <w:marTop w:val="0"/>
          <w:marBottom w:val="0"/>
          <w:divBdr>
            <w:top w:val="none" w:sz="0" w:space="0" w:color="auto"/>
            <w:left w:val="none" w:sz="0" w:space="0" w:color="auto"/>
            <w:bottom w:val="none" w:sz="0" w:space="0" w:color="auto"/>
            <w:right w:val="none" w:sz="0" w:space="0" w:color="auto"/>
          </w:divBdr>
        </w:div>
        <w:div w:id="937177802">
          <w:marLeft w:val="640"/>
          <w:marRight w:val="0"/>
          <w:marTop w:val="0"/>
          <w:marBottom w:val="0"/>
          <w:divBdr>
            <w:top w:val="none" w:sz="0" w:space="0" w:color="auto"/>
            <w:left w:val="none" w:sz="0" w:space="0" w:color="auto"/>
            <w:bottom w:val="none" w:sz="0" w:space="0" w:color="auto"/>
            <w:right w:val="none" w:sz="0" w:space="0" w:color="auto"/>
          </w:divBdr>
        </w:div>
        <w:div w:id="365721648">
          <w:marLeft w:val="640"/>
          <w:marRight w:val="0"/>
          <w:marTop w:val="0"/>
          <w:marBottom w:val="0"/>
          <w:divBdr>
            <w:top w:val="none" w:sz="0" w:space="0" w:color="auto"/>
            <w:left w:val="none" w:sz="0" w:space="0" w:color="auto"/>
            <w:bottom w:val="none" w:sz="0" w:space="0" w:color="auto"/>
            <w:right w:val="none" w:sz="0" w:space="0" w:color="auto"/>
          </w:divBdr>
        </w:div>
        <w:div w:id="134758580">
          <w:marLeft w:val="640"/>
          <w:marRight w:val="0"/>
          <w:marTop w:val="0"/>
          <w:marBottom w:val="0"/>
          <w:divBdr>
            <w:top w:val="none" w:sz="0" w:space="0" w:color="auto"/>
            <w:left w:val="none" w:sz="0" w:space="0" w:color="auto"/>
            <w:bottom w:val="none" w:sz="0" w:space="0" w:color="auto"/>
            <w:right w:val="none" w:sz="0" w:space="0" w:color="auto"/>
          </w:divBdr>
        </w:div>
        <w:div w:id="1527983411">
          <w:marLeft w:val="640"/>
          <w:marRight w:val="0"/>
          <w:marTop w:val="0"/>
          <w:marBottom w:val="0"/>
          <w:divBdr>
            <w:top w:val="none" w:sz="0" w:space="0" w:color="auto"/>
            <w:left w:val="none" w:sz="0" w:space="0" w:color="auto"/>
            <w:bottom w:val="none" w:sz="0" w:space="0" w:color="auto"/>
            <w:right w:val="none" w:sz="0" w:space="0" w:color="auto"/>
          </w:divBdr>
        </w:div>
        <w:div w:id="153107389">
          <w:marLeft w:val="640"/>
          <w:marRight w:val="0"/>
          <w:marTop w:val="0"/>
          <w:marBottom w:val="0"/>
          <w:divBdr>
            <w:top w:val="none" w:sz="0" w:space="0" w:color="auto"/>
            <w:left w:val="none" w:sz="0" w:space="0" w:color="auto"/>
            <w:bottom w:val="none" w:sz="0" w:space="0" w:color="auto"/>
            <w:right w:val="none" w:sz="0" w:space="0" w:color="auto"/>
          </w:divBdr>
        </w:div>
        <w:div w:id="1750153284">
          <w:marLeft w:val="640"/>
          <w:marRight w:val="0"/>
          <w:marTop w:val="0"/>
          <w:marBottom w:val="0"/>
          <w:divBdr>
            <w:top w:val="none" w:sz="0" w:space="0" w:color="auto"/>
            <w:left w:val="none" w:sz="0" w:space="0" w:color="auto"/>
            <w:bottom w:val="none" w:sz="0" w:space="0" w:color="auto"/>
            <w:right w:val="none" w:sz="0" w:space="0" w:color="auto"/>
          </w:divBdr>
        </w:div>
        <w:div w:id="320357388">
          <w:marLeft w:val="640"/>
          <w:marRight w:val="0"/>
          <w:marTop w:val="0"/>
          <w:marBottom w:val="0"/>
          <w:divBdr>
            <w:top w:val="none" w:sz="0" w:space="0" w:color="auto"/>
            <w:left w:val="none" w:sz="0" w:space="0" w:color="auto"/>
            <w:bottom w:val="none" w:sz="0" w:space="0" w:color="auto"/>
            <w:right w:val="none" w:sz="0" w:space="0" w:color="auto"/>
          </w:divBdr>
        </w:div>
        <w:div w:id="460347860">
          <w:marLeft w:val="640"/>
          <w:marRight w:val="0"/>
          <w:marTop w:val="0"/>
          <w:marBottom w:val="0"/>
          <w:divBdr>
            <w:top w:val="none" w:sz="0" w:space="0" w:color="auto"/>
            <w:left w:val="none" w:sz="0" w:space="0" w:color="auto"/>
            <w:bottom w:val="none" w:sz="0" w:space="0" w:color="auto"/>
            <w:right w:val="none" w:sz="0" w:space="0" w:color="auto"/>
          </w:divBdr>
        </w:div>
        <w:div w:id="1145926057">
          <w:marLeft w:val="640"/>
          <w:marRight w:val="0"/>
          <w:marTop w:val="0"/>
          <w:marBottom w:val="0"/>
          <w:divBdr>
            <w:top w:val="none" w:sz="0" w:space="0" w:color="auto"/>
            <w:left w:val="none" w:sz="0" w:space="0" w:color="auto"/>
            <w:bottom w:val="none" w:sz="0" w:space="0" w:color="auto"/>
            <w:right w:val="none" w:sz="0" w:space="0" w:color="auto"/>
          </w:divBdr>
        </w:div>
        <w:div w:id="243877945">
          <w:marLeft w:val="640"/>
          <w:marRight w:val="0"/>
          <w:marTop w:val="0"/>
          <w:marBottom w:val="0"/>
          <w:divBdr>
            <w:top w:val="none" w:sz="0" w:space="0" w:color="auto"/>
            <w:left w:val="none" w:sz="0" w:space="0" w:color="auto"/>
            <w:bottom w:val="none" w:sz="0" w:space="0" w:color="auto"/>
            <w:right w:val="none" w:sz="0" w:space="0" w:color="auto"/>
          </w:divBdr>
        </w:div>
        <w:div w:id="1372993952">
          <w:marLeft w:val="640"/>
          <w:marRight w:val="0"/>
          <w:marTop w:val="0"/>
          <w:marBottom w:val="0"/>
          <w:divBdr>
            <w:top w:val="none" w:sz="0" w:space="0" w:color="auto"/>
            <w:left w:val="none" w:sz="0" w:space="0" w:color="auto"/>
            <w:bottom w:val="none" w:sz="0" w:space="0" w:color="auto"/>
            <w:right w:val="none" w:sz="0" w:space="0" w:color="auto"/>
          </w:divBdr>
        </w:div>
        <w:div w:id="1158577418">
          <w:marLeft w:val="640"/>
          <w:marRight w:val="0"/>
          <w:marTop w:val="0"/>
          <w:marBottom w:val="0"/>
          <w:divBdr>
            <w:top w:val="none" w:sz="0" w:space="0" w:color="auto"/>
            <w:left w:val="none" w:sz="0" w:space="0" w:color="auto"/>
            <w:bottom w:val="none" w:sz="0" w:space="0" w:color="auto"/>
            <w:right w:val="none" w:sz="0" w:space="0" w:color="auto"/>
          </w:divBdr>
        </w:div>
        <w:div w:id="224343376">
          <w:marLeft w:val="640"/>
          <w:marRight w:val="0"/>
          <w:marTop w:val="0"/>
          <w:marBottom w:val="0"/>
          <w:divBdr>
            <w:top w:val="none" w:sz="0" w:space="0" w:color="auto"/>
            <w:left w:val="none" w:sz="0" w:space="0" w:color="auto"/>
            <w:bottom w:val="none" w:sz="0" w:space="0" w:color="auto"/>
            <w:right w:val="none" w:sz="0" w:space="0" w:color="auto"/>
          </w:divBdr>
        </w:div>
        <w:div w:id="1248345455">
          <w:marLeft w:val="640"/>
          <w:marRight w:val="0"/>
          <w:marTop w:val="0"/>
          <w:marBottom w:val="0"/>
          <w:divBdr>
            <w:top w:val="none" w:sz="0" w:space="0" w:color="auto"/>
            <w:left w:val="none" w:sz="0" w:space="0" w:color="auto"/>
            <w:bottom w:val="none" w:sz="0" w:space="0" w:color="auto"/>
            <w:right w:val="none" w:sz="0" w:space="0" w:color="auto"/>
          </w:divBdr>
        </w:div>
        <w:div w:id="1520314362">
          <w:marLeft w:val="640"/>
          <w:marRight w:val="0"/>
          <w:marTop w:val="0"/>
          <w:marBottom w:val="0"/>
          <w:divBdr>
            <w:top w:val="none" w:sz="0" w:space="0" w:color="auto"/>
            <w:left w:val="none" w:sz="0" w:space="0" w:color="auto"/>
            <w:bottom w:val="none" w:sz="0" w:space="0" w:color="auto"/>
            <w:right w:val="none" w:sz="0" w:space="0" w:color="auto"/>
          </w:divBdr>
        </w:div>
        <w:div w:id="1140539846">
          <w:marLeft w:val="640"/>
          <w:marRight w:val="0"/>
          <w:marTop w:val="0"/>
          <w:marBottom w:val="0"/>
          <w:divBdr>
            <w:top w:val="none" w:sz="0" w:space="0" w:color="auto"/>
            <w:left w:val="none" w:sz="0" w:space="0" w:color="auto"/>
            <w:bottom w:val="none" w:sz="0" w:space="0" w:color="auto"/>
            <w:right w:val="none" w:sz="0" w:space="0" w:color="auto"/>
          </w:divBdr>
        </w:div>
        <w:div w:id="1775519031">
          <w:marLeft w:val="640"/>
          <w:marRight w:val="0"/>
          <w:marTop w:val="0"/>
          <w:marBottom w:val="0"/>
          <w:divBdr>
            <w:top w:val="none" w:sz="0" w:space="0" w:color="auto"/>
            <w:left w:val="none" w:sz="0" w:space="0" w:color="auto"/>
            <w:bottom w:val="none" w:sz="0" w:space="0" w:color="auto"/>
            <w:right w:val="none" w:sz="0" w:space="0" w:color="auto"/>
          </w:divBdr>
        </w:div>
        <w:div w:id="1641618830">
          <w:marLeft w:val="640"/>
          <w:marRight w:val="0"/>
          <w:marTop w:val="0"/>
          <w:marBottom w:val="0"/>
          <w:divBdr>
            <w:top w:val="none" w:sz="0" w:space="0" w:color="auto"/>
            <w:left w:val="none" w:sz="0" w:space="0" w:color="auto"/>
            <w:bottom w:val="none" w:sz="0" w:space="0" w:color="auto"/>
            <w:right w:val="none" w:sz="0" w:space="0" w:color="auto"/>
          </w:divBdr>
        </w:div>
        <w:div w:id="1347902334">
          <w:marLeft w:val="640"/>
          <w:marRight w:val="0"/>
          <w:marTop w:val="0"/>
          <w:marBottom w:val="0"/>
          <w:divBdr>
            <w:top w:val="none" w:sz="0" w:space="0" w:color="auto"/>
            <w:left w:val="none" w:sz="0" w:space="0" w:color="auto"/>
            <w:bottom w:val="none" w:sz="0" w:space="0" w:color="auto"/>
            <w:right w:val="none" w:sz="0" w:space="0" w:color="auto"/>
          </w:divBdr>
        </w:div>
        <w:div w:id="517500752">
          <w:marLeft w:val="640"/>
          <w:marRight w:val="0"/>
          <w:marTop w:val="0"/>
          <w:marBottom w:val="0"/>
          <w:divBdr>
            <w:top w:val="none" w:sz="0" w:space="0" w:color="auto"/>
            <w:left w:val="none" w:sz="0" w:space="0" w:color="auto"/>
            <w:bottom w:val="none" w:sz="0" w:space="0" w:color="auto"/>
            <w:right w:val="none" w:sz="0" w:space="0" w:color="auto"/>
          </w:divBdr>
        </w:div>
        <w:div w:id="1897471136">
          <w:marLeft w:val="640"/>
          <w:marRight w:val="0"/>
          <w:marTop w:val="0"/>
          <w:marBottom w:val="0"/>
          <w:divBdr>
            <w:top w:val="none" w:sz="0" w:space="0" w:color="auto"/>
            <w:left w:val="none" w:sz="0" w:space="0" w:color="auto"/>
            <w:bottom w:val="none" w:sz="0" w:space="0" w:color="auto"/>
            <w:right w:val="none" w:sz="0" w:space="0" w:color="auto"/>
          </w:divBdr>
        </w:div>
        <w:div w:id="1001008457">
          <w:marLeft w:val="640"/>
          <w:marRight w:val="0"/>
          <w:marTop w:val="0"/>
          <w:marBottom w:val="0"/>
          <w:divBdr>
            <w:top w:val="none" w:sz="0" w:space="0" w:color="auto"/>
            <w:left w:val="none" w:sz="0" w:space="0" w:color="auto"/>
            <w:bottom w:val="none" w:sz="0" w:space="0" w:color="auto"/>
            <w:right w:val="none" w:sz="0" w:space="0" w:color="auto"/>
          </w:divBdr>
        </w:div>
        <w:div w:id="1446727122">
          <w:marLeft w:val="640"/>
          <w:marRight w:val="0"/>
          <w:marTop w:val="0"/>
          <w:marBottom w:val="0"/>
          <w:divBdr>
            <w:top w:val="none" w:sz="0" w:space="0" w:color="auto"/>
            <w:left w:val="none" w:sz="0" w:space="0" w:color="auto"/>
            <w:bottom w:val="none" w:sz="0" w:space="0" w:color="auto"/>
            <w:right w:val="none" w:sz="0" w:space="0" w:color="auto"/>
          </w:divBdr>
        </w:div>
        <w:div w:id="2143232926">
          <w:marLeft w:val="640"/>
          <w:marRight w:val="0"/>
          <w:marTop w:val="0"/>
          <w:marBottom w:val="0"/>
          <w:divBdr>
            <w:top w:val="none" w:sz="0" w:space="0" w:color="auto"/>
            <w:left w:val="none" w:sz="0" w:space="0" w:color="auto"/>
            <w:bottom w:val="none" w:sz="0" w:space="0" w:color="auto"/>
            <w:right w:val="none" w:sz="0" w:space="0" w:color="auto"/>
          </w:divBdr>
        </w:div>
        <w:div w:id="32123755">
          <w:marLeft w:val="640"/>
          <w:marRight w:val="0"/>
          <w:marTop w:val="0"/>
          <w:marBottom w:val="0"/>
          <w:divBdr>
            <w:top w:val="none" w:sz="0" w:space="0" w:color="auto"/>
            <w:left w:val="none" w:sz="0" w:space="0" w:color="auto"/>
            <w:bottom w:val="none" w:sz="0" w:space="0" w:color="auto"/>
            <w:right w:val="none" w:sz="0" w:space="0" w:color="auto"/>
          </w:divBdr>
        </w:div>
        <w:div w:id="777795961">
          <w:marLeft w:val="640"/>
          <w:marRight w:val="0"/>
          <w:marTop w:val="0"/>
          <w:marBottom w:val="0"/>
          <w:divBdr>
            <w:top w:val="none" w:sz="0" w:space="0" w:color="auto"/>
            <w:left w:val="none" w:sz="0" w:space="0" w:color="auto"/>
            <w:bottom w:val="none" w:sz="0" w:space="0" w:color="auto"/>
            <w:right w:val="none" w:sz="0" w:space="0" w:color="auto"/>
          </w:divBdr>
        </w:div>
        <w:div w:id="2039695438">
          <w:marLeft w:val="640"/>
          <w:marRight w:val="0"/>
          <w:marTop w:val="0"/>
          <w:marBottom w:val="0"/>
          <w:divBdr>
            <w:top w:val="none" w:sz="0" w:space="0" w:color="auto"/>
            <w:left w:val="none" w:sz="0" w:space="0" w:color="auto"/>
            <w:bottom w:val="none" w:sz="0" w:space="0" w:color="auto"/>
            <w:right w:val="none" w:sz="0" w:space="0" w:color="auto"/>
          </w:divBdr>
        </w:div>
        <w:div w:id="2120559822">
          <w:marLeft w:val="640"/>
          <w:marRight w:val="0"/>
          <w:marTop w:val="0"/>
          <w:marBottom w:val="0"/>
          <w:divBdr>
            <w:top w:val="none" w:sz="0" w:space="0" w:color="auto"/>
            <w:left w:val="none" w:sz="0" w:space="0" w:color="auto"/>
            <w:bottom w:val="none" w:sz="0" w:space="0" w:color="auto"/>
            <w:right w:val="none" w:sz="0" w:space="0" w:color="auto"/>
          </w:divBdr>
        </w:div>
        <w:div w:id="1759398563">
          <w:marLeft w:val="640"/>
          <w:marRight w:val="0"/>
          <w:marTop w:val="0"/>
          <w:marBottom w:val="0"/>
          <w:divBdr>
            <w:top w:val="none" w:sz="0" w:space="0" w:color="auto"/>
            <w:left w:val="none" w:sz="0" w:space="0" w:color="auto"/>
            <w:bottom w:val="none" w:sz="0" w:space="0" w:color="auto"/>
            <w:right w:val="none" w:sz="0" w:space="0" w:color="auto"/>
          </w:divBdr>
        </w:div>
        <w:div w:id="1965185208">
          <w:marLeft w:val="640"/>
          <w:marRight w:val="0"/>
          <w:marTop w:val="0"/>
          <w:marBottom w:val="0"/>
          <w:divBdr>
            <w:top w:val="none" w:sz="0" w:space="0" w:color="auto"/>
            <w:left w:val="none" w:sz="0" w:space="0" w:color="auto"/>
            <w:bottom w:val="none" w:sz="0" w:space="0" w:color="auto"/>
            <w:right w:val="none" w:sz="0" w:space="0" w:color="auto"/>
          </w:divBdr>
        </w:div>
        <w:div w:id="963926446">
          <w:marLeft w:val="640"/>
          <w:marRight w:val="0"/>
          <w:marTop w:val="0"/>
          <w:marBottom w:val="0"/>
          <w:divBdr>
            <w:top w:val="none" w:sz="0" w:space="0" w:color="auto"/>
            <w:left w:val="none" w:sz="0" w:space="0" w:color="auto"/>
            <w:bottom w:val="none" w:sz="0" w:space="0" w:color="auto"/>
            <w:right w:val="none" w:sz="0" w:space="0" w:color="auto"/>
          </w:divBdr>
        </w:div>
        <w:div w:id="2059087325">
          <w:marLeft w:val="640"/>
          <w:marRight w:val="0"/>
          <w:marTop w:val="0"/>
          <w:marBottom w:val="0"/>
          <w:divBdr>
            <w:top w:val="none" w:sz="0" w:space="0" w:color="auto"/>
            <w:left w:val="none" w:sz="0" w:space="0" w:color="auto"/>
            <w:bottom w:val="none" w:sz="0" w:space="0" w:color="auto"/>
            <w:right w:val="none" w:sz="0" w:space="0" w:color="auto"/>
          </w:divBdr>
        </w:div>
        <w:div w:id="492720087">
          <w:marLeft w:val="640"/>
          <w:marRight w:val="0"/>
          <w:marTop w:val="0"/>
          <w:marBottom w:val="0"/>
          <w:divBdr>
            <w:top w:val="none" w:sz="0" w:space="0" w:color="auto"/>
            <w:left w:val="none" w:sz="0" w:space="0" w:color="auto"/>
            <w:bottom w:val="none" w:sz="0" w:space="0" w:color="auto"/>
            <w:right w:val="none" w:sz="0" w:space="0" w:color="auto"/>
          </w:divBdr>
        </w:div>
        <w:div w:id="57216691">
          <w:marLeft w:val="640"/>
          <w:marRight w:val="0"/>
          <w:marTop w:val="0"/>
          <w:marBottom w:val="0"/>
          <w:divBdr>
            <w:top w:val="none" w:sz="0" w:space="0" w:color="auto"/>
            <w:left w:val="none" w:sz="0" w:space="0" w:color="auto"/>
            <w:bottom w:val="none" w:sz="0" w:space="0" w:color="auto"/>
            <w:right w:val="none" w:sz="0" w:space="0" w:color="auto"/>
          </w:divBdr>
        </w:div>
      </w:divsChild>
    </w:div>
    <w:div w:id="2076195376">
      <w:bodyDiv w:val="1"/>
      <w:marLeft w:val="0"/>
      <w:marRight w:val="0"/>
      <w:marTop w:val="0"/>
      <w:marBottom w:val="0"/>
      <w:divBdr>
        <w:top w:val="none" w:sz="0" w:space="0" w:color="auto"/>
        <w:left w:val="none" w:sz="0" w:space="0" w:color="auto"/>
        <w:bottom w:val="none" w:sz="0" w:space="0" w:color="auto"/>
        <w:right w:val="none" w:sz="0" w:space="0" w:color="auto"/>
      </w:divBdr>
    </w:div>
    <w:div w:id="2076509823">
      <w:bodyDiv w:val="1"/>
      <w:marLeft w:val="0"/>
      <w:marRight w:val="0"/>
      <w:marTop w:val="0"/>
      <w:marBottom w:val="0"/>
      <w:divBdr>
        <w:top w:val="none" w:sz="0" w:space="0" w:color="auto"/>
        <w:left w:val="none" w:sz="0" w:space="0" w:color="auto"/>
        <w:bottom w:val="none" w:sz="0" w:space="0" w:color="auto"/>
        <w:right w:val="none" w:sz="0" w:space="0" w:color="auto"/>
      </w:divBdr>
    </w:div>
    <w:div w:id="2076706209">
      <w:bodyDiv w:val="1"/>
      <w:marLeft w:val="0"/>
      <w:marRight w:val="0"/>
      <w:marTop w:val="0"/>
      <w:marBottom w:val="0"/>
      <w:divBdr>
        <w:top w:val="none" w:sz="0" w:space="0" w:color="auto"/>
        <w:left w:val="none" w:sz="0" w:space="0" w:color="auto"/>
        <w:bottom w:val="none" w:sz="0" w:space="0" w:color="auto"/>
        <w:right w:val="none" w:sz="0" w:space="0" w:color="auto"/>
      </w:divBdr>
      <w:divsChild>
        <w:div w:id="168104691">
          <w:marLeft w:val="640"/>
          <w:marRight w:val="0"/>
          <w:marTop w:val="0"/>
          <w:marBottom w:val="0"/>
          <w:divBdr>
            <w:top w:val="none" w:sz="0" w:space="0" w:color="auto"/>
            <w:left w:val="none" w:sz="0" w:space="0" w:color="auto"/>
            <w:bottom w:val="none" w:sz="0" w:space="0" w:color="auto"/>
            <w:right w:val="none" w:sz="0" w:space="0" w:color="auto"/>
          </w:divBdr>
        </w:div>
        <w:div w:id="125853253">
          <w:marLeft w:val="640"/>
          <w:marRight w:val="0"/>
          <w:marTop w:val="0"/>
          <w:marBottom w:val="0"/>
          <w:divBdr>
            <w:top w:val="none" w:sz="0" w:space="0" w:color="auto"/>
            <w:left w:val="none" w:sz="0" w:space="0" w:color="auto"/>
            <w:bottom w:val="none" w:sz="0" w:space="0" w:color="auto"/>
            <w:right w:val="none" w:sz="0" w:space="0" w:color="auto"/>
          </w:divBdr>
        </w:div>
        <w:div w:id="540290471">
          <w:marLeft w:val="640"/>
          <w:marRight w:val="0"/>
          <w:marTop w:val="0"/>
          <w:marBottom w:val="0"/>
          <w:divBdr>
            <w:top w:val="none" w:sz="0" w:space="0" w:color="auto"/>
            <w:left w:val="none" w:sz="0" w:space="0" w:color="auto"/>
            <w:bottom w:val="none" w:sz="0" w:space="0" w:color="auto"/>
            <w:right w:val="none" w:sz="0" w:space="0" w:color="auto"/>
          </w:divBdr>
        </w:div>
        <w:div w:id="1707020385">
          <w:marLeft w:val="640"/>
          <w:marRight w:val="0"/>
          <w:marTop w:val="0"/>
          <w:marBottom w:val="0"/>
          <w:divBdr>
            <w:top w:val="none" w:sz="0" w:space="0" w:color="auto"/>
            <w:left w:val="none" w:sz="0" w:space="0" w:color="auto"/>
            <w:bottom w:val="none" w:sz="0" w:space="0" w:color="auto"/>
            <w:right w:val="none" w:sz="0" w:space="0" w:color="auto"/>
          </w:divBdr>
        </w:div>
        <w:div w:id="1834880944">
          <w:marLeft w:val="640"/>
          <w:marRight w:val="0"/>
          <w:marTop w:val="0"/>
          <w:marBottom w:val="0"/>
          <w:divBdr>
            <w:top w:val="none" w:sz="0" w:space="0" w:color="auto"/>
            <w:left w:val="none" w:sz="0" w:space="0" w:color="auto"/>
            <w:bottom w:val="none" w:sz="0" w:space="0" w:color="auto"/>
            <w:right w:val="none" w:sz="0" w:space="0" w:color="auto"/>
          </w:divBdr>
        </w:div>
        <w:div w:id="1652362796">
          <w:marLeft w:val="640"/>
          <w:marRight w:val="0"/>
          <w:marTop w:val="0"/>
          <w:marBottom w:val="0"/>
          <w:divBdr>
            <w:top w:val="none" w:sz="0" w:space="0" w:color="auto"/>
            <w:left w:val="none" w:sz="0" w:space="0" w:color="auto"/>
            <w:bottom w:val="none" w:sz="0" w:space="0" w:color="auto"/>
            <w:right w:val="none" w:sz="0" w:space="0" w:color="auto"/>
          </w:divBdr>
        </w:div>
        <w:div w:id="1293747432">
          <w:marLeft w:val="640"/>
          <w:marRight w:val="0"/>
          <w:marTop w:val="0"/>
          <w:marBottom w:val="0"/>
          <w:divBdr>
            <w:top w:val="none" w:sz="0" w:space="0" w:color="auto"/>
            <w:left w:val="none" w:sz="0" w:space="0" w:color="auto"/>
            <w:bottom w:val="none" w:sz="0" w:space="0" w:color="auto"/>
            <w:right w:val="none" w:sz="0" w:space="0" w:color="auto"/>
          </w:divBdr>
        </w:div>
        <w:div w:id="1288388352">
          <w:marLeft w:val="640"/>
          <w:marRight w:val="0"/>
          <w:marTop w:val="0"/>
          <w:marBottom w:val="0"/>
          <w:divBdr>
            <w:top w:val="none" w:sz="0" w:space="0" w:color="auto"/>
            <w:left w:val="none" w:sz="0" w:space="0" w:color="auto"/>
            <w:bottom w:val="none" w:sz="0" w:space="0" w:color="auto"/>
            <w:right w:val="none" w:sz="0" w:space="0" w:color="auto"/>
          </w:divBdr>
        </w:div>
        <w:div w:id="1896040142">
          <w:marLeft w:val="640"/>
          <w:marRight w:val="0"/>
          <w:marTop w:val="0"/>
          <w:marBottom w:val="0"/>
          <w:divBdr>
            <w:top w:val="none" w:sz="0" w:space="0" w:color="auto"/>
            <w:left w:val="none" w:sz="0" w:space="0" w:color="auto"/>
            <w:bottom w:val="none" w:sz="0" w:space="0" w:color="auto"/>
            <w:right w:val="none" w:sz="0" w:space="0" w:color="auto"/>
          </w:divBdr>
        </w:div>
        <w:div w:id="1595358910">
          <w:marLeft w:val="640"/>
          <w:marRight w:val="0"/>
          <w:marTop w:val="0"/>
          <w:marBottom w:val="0"/>
          <w:divBdr>
            <w:top w:val="none" w:sz="0" w:space="0" w:color="auto"/>
            <w:left w:val="none" w:sz="0" w:space="0" w:color="auto"/>
            <w:bottom w:val="none" w:sz="0" w:space="0" w:color="auto"/>
            <w:right w:val="none" w:sz="0" w:space="0" w:color="auto"/>
          </w:divBdr>
        </w:div>
        <w:div w:id="417873662">
          <w:marLeft w:val="640"/>
          <w:marRight w:val="0"/>
          <w:marTop w:val="0"/>
          <w:marBottom w:val="0"/>
          <w:divBdr>
            <w:top w:val="none" w:sz="0" w:space="0" w:color="auto"/>
            <w:left w:val="none" w:sz="0" w:space="0" w:color="auto"/>
            <w:bottom w:val="none" w:sz="0" w:space="0" w:color="auto"/>
            <w:right w:val="none" w:sz="0" w:space="0" w:color="auto"/>
          </w:divBdr>
        </w:div>
        <w:div w:id="924730075">
          <w:marLeft w:val="640"/>
          <w:marRight w:val="0"/>
          <w:marTop w:val="0"/>
          <w:marBottom w:val="0"/>
          <w:divBdr>
            <w:top w:val="none" w:sz="0" w:space="0" w:color="auto"/>
            <w:left w:val="none" w:sz="0" w:space="0" w:color="auto"/>
            <w:bottom w:val="none" w:sz="0" w:space="0" w:color="auto"/>
            <w:right w:val="none" w:sz="0" w:space="0" w:color="auto"/>
          </w:divBdr>
        </w:div>
        <w:div w:id="1654797875">
          <w:marLeft w:val="640"/>
          <w:marRight w:val="0"/>
          <w:marTop w:val="0"/>
          <w:marBottom w:val="0"/>
          <w:divBdr>
            <w:top w:val="none" w:sz="0" w:space="0" w:color="auto"/>
            <w:left w:val="none" w:sz="0" w:space="0" w:color="auto"/>
            <w:bottom w:val="none" w:sz="0" w:space="0" w:color="auto"/>
            <w:right w:val="none" w:sz="0" w:space="0" w:color="auto"/>
          </w:divBdr>
        </w:div>
        <w:div w:id="1443308019">
          <w:marLeft w:val="640"/>
          <w:marRight w:val="0"/>
          <w:marTop w:val="0"/>
          <w:marBottom w:val="0"/>
          <w:divBdr>
            <w:top w:val="none" w:sz="0" w:space="0" w:color="auto"/>
            <w:left w:val="none" w:sz="0" w:space="0" w:color="auto"/>
            <w:bottom w:val="none" w:sz="0" w:space="0" w:color="auto"/>
            <w:right w:val="none" w:sz="0" w:space="0" w:color="auto"/>
          </w:divBdr>
        </w:div>
        <w:div w:id="2023243818">
          <w:marLeft w:val="640"/>
          <w:marRight w:val="0"/>
          <w:marTop w:val="0"/>
          <w:marBottom w:val="0"/>
          <w:divBdr>
            <w:top w:val="none" w:sz="0" w:space="0" w:color="auto"/>
            <w:left w:val="none" w:sz="0" w:space="0" w:color="auto"/>
            <w:bottom w:val="none" w:sz="0" w:space="0" w:color="auto"/>
            <w:right w:val="none" w:sz="0" w:space="0" w:color="auto"/>
          </w:divBdr>
        </w:div>
        <w:div w:id="577441374">
          <w:marLeft w:val="640"/>
          <w:marRight w:val="0"/>
          <w:marTop w:val="0"/>
          <w:marBottom w:val="0"/>
          <w:divBdr>
            <w:top w:val="none" w:sz="0" w:space="0" w:color="auto"/>
            <w:left w:val="none" w:sz="0" w:space="0" w:color="auto"/>
            <w:bottom w:val="none" w:sz="0" w:space="0" w:color="auto"/>
            <w:right w:val="none" w:sz="0" w:space="0" w:color="auto"/>
          </w:divBdr>
        </w:div>
        <w:div w:id="1171526151">
          <w:marLeft w:val="640"/>
          <w:marRight w:val="0"/>
          <w:marTop w:val="0"/>
          <w:marBottom w:val="0"/>
          <w:divBdr>
            <w:top w:val="none" w:sz="0" w:space="0" w:color="auto"/>
            <w:left w:val="none" w:sz="0" w:space="0" w:color="auto"/>
            <w:bottom w:val="none" w:sz="0" w:space="0" w:color="auto"/>
            <w:right w:val="none" w:sz="0" w:space="0" w:color="auto"/>
          </w:divBdr>
        </w:div>
        <w:div w:id="641733988">
          <w:marLeft w:val="640"/>
          <w:marRight w:val="0"/>
          <w:marTop w:val="0"/>
          <w:marBottom w:val="0"/>
          <w:divBdr>
            <w:top w:val="none" w:sz="0" w:space="0" w:color="auto"/>
            <w:left w:val="none" w:sz="0" w:space="0" w:color="auto"/>
            <w:bottom w:val="none" w:sz="0" w:space="0" w:color="auto"/>
            <w:right w:val="none" w:sz="0" w:space="0" w:color="auto"/>
          </w:divBdr>
        </w:div>
        <w:div w:id="594752862">
          <w:marLeft w:val="640"/>
          <w:marRight w:val="0"/>
          <w:marTop w:val="0"/>
          <w:marBottom w:val="0"/>
          <w:divBdr>
            <w:top w:val="none" w:sz="0" w:space="0" w:color="auto"/>
            <w:left w:val="none" w:sz="0" w:space="0" w:color="auto"/>
            <w:bottom w:val="none" w:sz="0" w:space="0" w:color="auto"/>
            <w:right w:val="none" w:sz="0" w:space="0" w:color="auto"/>
          </w:divBdr>
        </w:div>
        <w:div w:id="1894610507">
          <w:marLeft w:val="640"/>
          <w:marRight w:val="0"/>
          <w:marTop w:val="0"/>
          <w:marBottom w:val="0"/>
          <w:divBdr>
            <w:top w:val="none" w:sz="0" w:space="0" w:color="auto"/>
            <w:left w:val="none" w:sz="0" w:space="0" w:color="auto"/>
            <w:bottom w:val="none" w:sz="0" w:space="0" w:color="auto"/>
            <w:right w:val="none" w:sz="0" w:space="0" w:color="auto"/>
          </w:divBdr>
        </w:div>
        <w:div w:id="1249538245">
          <w:marLeft w:val="640"/>
          <w:marRight w:val="0"/>
          <w:marTop w:val="0"/>
          <w:marBottom w:val="0"/>
          <w:divBdr>
            <w:top w:val="none" w:sz="0" w:space="0" w:color="auto"/>
            <w:left w:val="none" w:sz="0" w:space="0" w:color="auto"/>
            <w:bottom w:val="none" w:sz="0" w:space="0" w:color="auto"/>
            <w:right w:val="none" w:sz="0" w:space="0" w:color="auto"/>
          </w:divBdr>
        </w:div>
        <w:div w:id="1782844693">
          <w:marLeft w:val="640"/>
          <w:marRight w:val="0"/>
          <w:marTop w:val="0"/>
          <w:marBottom w:val="0"/>
          <w:divBdr>
            <w:top w:val="none" w:sz="0" w:space="0" w:color="auto"/>
            <w:left w:val="none" w:sz="0" w:space="0" w:color="auto"/>
            <w:bottom w:val="none" w:sz="0" w:space="0" w:color="auto"/>
            <w:right w:val="none" w:sz="0" w:space="0" w:color="auto"/>
          </w:divBdr>
        </w:div>
        <w:div w:id="1722243884">
          <w:marLeft w:val="640"/>
          <w:marRight w:val="0"/>
          <w:marTop w:val="0"/>
          <w:marBottom w:val="0"/>
          <w:divBdr>
            <w:top w:val="none" w:sz="0" w:space="0" w:color="auto"/>
            <w:left w:val="none" w:sz="0" w:space="0" w:color="auto"/>
            <w:bottom w:val="none" w:sz="0" w:space="0" w:color="auto"/>
            <w:right w:val="none" w:sz="0" w:space="0" w:color="auto"/>
          </w:divBdr>
        </w:div>
        <w:div w:id="1176111528">
          <w:marLeft w:val="640"/>
          <w:marRight w:val="0"/>
          <w:marTop w:val="0"/>
          <w:marBottom w:val="0"/>
          <w:divBdr>
            <w:top w:val="none" w:sz="0" w:space="0" w:color="auto"/>
            <w:left w:val="none" w:sz="0" w:space="0" w:color="auto"/>
            <w:bottom w:val="none" w:sz="0" w:space="0" w:color="auto"/>
            <w:right w:val="none" w:sz="0" w:space="0" w:color="auto"/>
          </w:divBdr>
        </w:div>
        <w:div w:id="2048217320">
          <w:marLeft w:val="640"/>
          <w:marRight w:val="0"/>
          <w:marTop w:val="0"/>
          <w:marBottom w:val="0"/>
          <w:divBdr>
            <w:top w:val="none" w:sz="0" w:space="0" w:color="auto"/>
            <w:left w:val="none" w:sz="0" w:space="0" w:color="auto"/>
            <w:bottom w:val="none" w:sz="0" w:space="0" w:color="auto"/>
            <w:right w:val="none" w:sz="0" w:space="0" w:color="auto"/>
          </w:divBdr>
        </w:div>
        <w:div w:id="1661536878">
          <w:marLeft w:val="640"/>
          <w:marRight w:val="0"/>
          <w:marTop w:val="0"/>
          <w:marBottom w:val="0"/>
          <w:divBdr>
            <w:top w:val="none" w:sz="0" w:space="0" w:color="auto"/>
            <w:left w:val="none" w:sz="0" w:space="0" w:color="auto"/>
            <w:bottom w:val="none" w:sz="0" w:space="0" w:color="auto"/>
            <w:right w:val="none" w:sz="0" w:space="0" w:color="auto"/>
          </w:divBdr>
        </w:div>
        <w:div w:id="889879526">
          <w:marLeft w:val="640"/>
          <w:marRight w:val="0"/>
          <w:marTop w:val="0"/>
          <w:marBottom w:val="0"/>
          <w:divBdr>
            <w:top w:val="none" w:sz="0" w:space="0" w:color="auto"/>
            <w:left w:val="none" w:sz="0" w:space="0" w:color="auto"/>
            <w:bottom w:val="none" w:sz="0" w:space="0" w:color="auto"/>
            <w:right w:val="none" w:sz="0" w:space="0" w:color="auto"/>
          </w:divBdr>
        </w:div>
        <w:div w:id="1422872084">
          <w:marLeft w:val="640"/>
          <w:marRight w:val="0"/>
          <w:marTop w:val="0"/>
          <w:marBottom w:val="0"/>
          <w:divBdr>
            <w:top w:val="none" w:sz="0" w:space="0" w:color="auto"/>
            <w:left w:val="none" w:sz="0" w:space="0" w:color="auto"/>
            <w:bottom w:val="none" w:sz="0" w:space="0" w:color="auto"/>
            <w:right w:val="none" w:sz="0" w:space="0" w:color="auto"/>
          </w:divBdr>
        </w:div>
        <w:div w:id="51118286">
          <w:marLeft w:val="640"/>
          <w:marRight w:val="0"/>
          <w:marTop w:val="0"/>
          <w:marBottom w:val="0"/>
          <w:divBdr>
            <w:top w:val="none" w:sz="0" w:space="0" w:color="auto"/>
            <w:left w:val="none" w:sz="0" w:space="0" w:color="auto"/>
            <w:bottom w:val="none" w:sz="0" w:space="0" w:color="auto"/>
            <w:right w:val="none" w:sz="0" w:space="0" w:color="auto"/>
          </w:divBdr>
        </w:div>
        <w:div w:id="1551066479">
          <w:marLeft w:val="640"/>
          <w:marRight w:val="0"/>
          <w:marTop w:val="0"/>
          <w:marBottom w:val="0"/>
          <w:divBdr>
            <w:top w:val="none" w:sz="0" w:space="0" w:color="auto"/>
            <w:left w:val="none" w:sz="0" w:space="0" w:color="auto"/>
            <w:bottom w:val="none" w:sz="0" w:space="0" w:color="auto"/>
            <w:right w:val="none" w:sz="0" w:space="0" w:color="auto"/>
          </w:divBdr>
        </w:div>
        <w:div w:id="1769038982">
          <w:marLeft w:val="640"/>
          <w:marRight w:val="0"/>
          <w:marTop w:val="0"/>
          <w:marBottom w:val="0"/>
          <w:divBdr>
            <w:top w:val="none" w:sz="0" w:space="0" w:color="auto"/>
            <w:left w:val="none" w:sz="0" w:space="0" w:color="auto"/>
            <w:bottom w:val="none" w:sz="0" w:space="0" w:color="auto"/>
            <w:right w:val="none" w:sz="0" w:space="0" w:color="auto"/>
          </w:divBdr>
        </w:div>
        <w:div w:id="394934204">
          <w:marLeft w:val="640"/>
          <w:marRight w:val="0"/>
          <w:marTop w:val="0"/>
          <w:marBottom w:val="0"/>
          <w:divBdr>
            <w:top w:val="none" w:sz="0" w:space="0" w:color="auto"/>
            <w:left w:val="none" w:sz="0" w:space="0" w:color="auto"/>
            <w:bottom w:val="none" w:sz="0" w:space="0" w:color="auto"/>
            <w:right w:val="none" w:sz="0" w:space="0" w:color="auto"/>
          </w:divBdr>
        </w:div>
        <w:div w:id="1329358284">
          <w:marLeft w:val="640"/>
          <w:marRight w:val="0"/>
          <w:marTop w:val="0"/>
          <w:marBottom w:val="0"/>
          <w:divBdr>
            <w:top w:val="none" w:sz="0" w:space="0" w:color="auto"/>
            <w:left w:val="none" w:sz="0" w:space="0" w:color="auto"/>
            <w:bottom w:val="none" w:sz="0" w:space="0" w:color="auto"/>
            <w:right w:val="none" w:sz="0" w:space="0" w:color="auto"/>
          </w:divBdr>
        </w:div>
        <w:div w:id="1748188235">
          <w:marLeft w:val="640"/>
          <w:marRight w:val="0"/>
          <w:marTop w:val="0"/>
          <w:marBottom w:val="0"/>
          <w:divBdr>
            <w:top w:val="none" w:sz="0" w:space="0" w:color="auto"/>
            <w:left w:val="none" w:sz="0" w:space="0" w:color="auto"/>
            <w:bottom w:val="none" w:sz="0" w:space="0" w:color="auto"/>
            <w:right w:val="none" w:sz="0" w:space="0" w:color="auto"/>
          </w:divBdr>
        </w:div>
        <w:div w:id="646400193">
          <w:marLeft w:val="640"/>
          <w:marRight w:val="0"/>
          <w:marTop w:val="0"/>
          <w:marBottom w:val="0"/>
          <w:divBdr>
            <w:top w:val="none" w:sz="0" w:space="0" w:color="auto"/>
            <w:left w:val="none" w:sz="0" w:space="0" w:color="auto"/>
            <w:bottom w:val="none" w:sz="0" w:space="0" w:color="auto"/>
            <w:right w:val="none" w:sz="0" w:space="0" w:color="auto"/>
          </w:divBdr>
        </w:div>
        <w:div w:id="659430595">
          <w:marLeft w:val="640"/>
          <w:marRight w:val="0"/>
          <w:marTop w:val="0"/>
          <w:marBottom w:val="0"/>
          <w:divBdr>
            <w:top w:val="none" w:sz="0" w:space="0" w:color="auto"/>
            <w:left w:val="none" w:sz="0" w:space="0" w:color="auto"/>
            <w:bottom w:val="none" w:sz="0" w:space="0" w:color="auto"/>
            <w:right w:val="none" w:sz="0" w:space="0" w:color="auto"/>
          </w:divBdr>
        </w:div>
        <w:div w:id="1961524549">
          <w:marLeft w:val="640"/>
          <w:marRight w:val="0"/>
          <w:marTop w:val="0"/>
          <w:marBottom w:val="0"/>
          <w:divBdr>
            <w:top w:val="none" w:sz="0" w:space="0" w:color="auto"/>
            <w:left w:val="none" w:sz="0" w:space="0" w:color="auto"/>
            <w:bottom w:val="none" w:sz="0" w:space="0" w:color="auto"/>
            <w:right w:val="none" w:sz="0" w:space="0" w:color="auto"/>
          </w:divBdr>
        </w:div>
        <w:div w:id="1850826211">
          <w:marLeft w:val="640"/>
          <w:marRight w:val="0"/>
          <w:marTop w:val="0"/>
          <w:marBottom w:val="0"/>
          <w:divBdr>
            <w:top w:val="none" w:sz="0" w:space="0" w:color="auto"/>
            <w:left w:val="none" w:sz="0" w:space="0" w:color="auto"/>
            <w:bottom w:val="none" w:sz="0" w:space="0" w:color="auto"/>
            <w:right w:val="none" w:sz="0" w:space="0" w:color="auto"/>
          </w:divBdr>
        </w:div>
        <w:div w:id="1742559421">
          <w:marLeft w:val="640"/>
          <w:marRight w:val="0"/>
          <w:marTop w:val="0"/>
          <w:marBottom w:val="0"/>
          <w:divBdr>
            <w:top w:val="none" w:sz="0" w:space="0" w:color="auto"/>
            <w:left w:val="none" w:sz="0" w:space="0" w:color="auto"/>
            <w:bottom w:val="none" w:sz="0" w:space="0" w:color="auto"/>
            <w:right w:val="none" w:sz="0" w:space="0" w:color="auto"/>
          </w:divBdr>
        </w:div>
        <w:div w:id="1704093511">
          <w:marLeft w:val="640"/>
          <w:marRight w:val="0"/>
          <w:marTop w:val="0"/>
          <w:marBottom w:val="0"/>
          <w:divBdr>
            <w:top w:val="none" w:sz="0" w:space="0" w:color="auto"/>
            <w:left w:val="none" w:sz="0" w:space="0" w:color="auto"/>
            <w:bottom w:val="none" w:sz="0" w:space="0" w:color="auto"/>
            <w:right w:val="none" w:sz="0" w:space="0" w:color="auto"/>
          </w:divBdr>
        </w:div>
        <w:div w:id="947011160">
          <w:marLeft w:val="640"/>
          <w:marRight w:val="0"/>
          <w:marTop w:val="0"/>
          <w:marBottom w:val="0"/>
          <w:divBdr>
            <w:top w:val="none" w:sz="0" w:space="0" w:color="auto"/>
            <w:left w:val="none" w:sz="0" w:space="0" w:color="auto"/>
            <w:bottom w:val="none" w:sz="0" w:space="0" w:color="auto"/>
            <w:right w:val="none" w:sz="0" w:space="0" w:color="auto"/>
          </w:divBdr>
        </w:div>
        <w:div w:id="1628462836">
          <w:marLeft w:val="640"/>
          <w:marRight w:val="0"/>
          <w:marTop w:val="0"/>
          <w:marBottom w:val="0"/>
          <w:divBdr>
            <w:top w:val="none" w:sz="0" w:space="0" w:color="auto"/>
            <w:left w:val="none" w:sz="0" w:space="0" w:color="auto"/>
            <w:bottom w:val="none" w:sz="0" w:space="0" w:color="auto"/>
            <w:right w:val="none" w:sz="0" w:space="0" w:color="auto"/>
          </w:divBdr>
        </w:div>
        <w:div w:id="1506549161">
          <w:marLeft w:val="640"/>
          <w:marRight w:val="0"/>
          <w:marTop w:val="0"/>
          <w:marBottom w:val="0"/>
          <w:divBdr>
            <w:top w:val="none" w:sz="0" w:space="0" w:color="auto"/>
            <w:left w:val="none" w:sz="0" w:space="0" w:color="auto"/>
            <w:bottom w:val="none" w:sz="0" w:space="0" w:color="auto"/>
            <w:right w:val="none" w:sz="0" w:space="0" w:color="auto"/>
          </w:divBdr>
        </w:div>
        <w:div w:id="1640501793">
          <w:marLeft w:val="640"/>
          <w:marRight w:val="0"/>
          <w:marTop w:val="0"/>
          <w:marBottom w:val="0"/>
          <w:divBdr>
            <w:top w:val="none" w:sz="0" w:space="0" w:color="auto"/>
            <w:left w:val="none" w:sz="0" w:space="0" w:color="auto"/>
            <w:bottom w:val="none" w:sz="0" w:space="0" w:color="auto"/>
            <w:right w:val="none" w:sz="0" w:space="0" w:color="auto"/>
          </w:divBdr>
        </w:div>
      </w:divsChild>
    </w:div>
    <w:div w:id="2078087148">
      <w:bodyDiv w:val="1"/>
      <w:marLeft w:val="0"/>
      <w:marRight w:val="0"/>
      <w:marTop w:val="0"/>
      <w:marBottom w:val="0"/>
      <w:divBdr>
        <w:top w:val="none" w:sz="0" w:space="0" w:color="auto"/>
        <w:left w:val="none" w:sz="0" w:space="0" w:color="auto"/>
        <w:bottom w:val="none" w:sz="0" w:space="0" w:color="auto"/>
        <w:right w:val="none" w:sz="0" w:space="0" w:color="auto"/>
      </w:divBdr>
    </w:div>
    <w:div w:id="2078279987">
      <w:bodyDiv w:val="1"/>
      <w:marLeft w:val="0"/>
      <w:marRight w:val="0"/>
      <w:marTop w:val="0"/>
      <w:marBottom w:val="0"/>
      <w:divBdr>
        <w:top w:val="none" w:sz="0" w:space="0" w:color="auto"/>
        <w:left w:val="none" w:sz="0" w:space="0" w:color="auto"/>
        <w:bottom w:val="none" w:sz="0" w:space="0" w:color="auto"/>
        <w:right w:val="none" w:sz="0" w:space="0" w:color="auto"/>
      </w:divBdr>
    </w:div>
    <w:div w:id="2078622680">
      <w:bodyDiv w:val="1"/>
      <w:marLeft w:val="0"/>
      <w:marRight w:val="0"/>
      <w:marTop w:val="0"/>
      <w:marBottom w:val="0"/>
      <w:divBdr>
        <w:top w:val="none" w:sz="0" w:space="0" w:color="auto"/>
        <w:left w:val="none" w:sz="0" w:space="0" w:color="auto"/>
        <w:bottom w:val="none" w:sz="0" w:space="0" w:color="auto"/>
        <w:right w:val="none" w:sz="0" w:space="0" w:color="auto"/>
      </w:divBdr>
    </w:div>
    <w:div w:id="2078744955">
      <w:bodyDiv w:val="1"/>
      <w:marLeft w:val="0"/>
      <w:marRight w:val="0"/>
      <w:marTop w:val="0"/>
      <w:marBottom w:val="0"/>
      <w:divBdr>
        <w:top w:val="none" w:sz="0" w:space="0" w:color="auto"/>
        <w:left w:val="none" w:sz="0" w:space="0" w:color="auto"/>
        <w:bottom w:val="none" w:sz="0" w:space="0" w:color="auto"/>
        <w:right w:val="none" w:sz="0" w:space="0" w:color="auto"/>
      </w:divBdr>
    </w:div>
    <w:div w:id="2079472561">
      <w:bodyDiv w:val="1"/>
      <w:marLeft w:val="0"/>
      <w:marRight w:val="0"/>
      <w:marTop w:val="0"/>
      <w:marBottom w:val="0"/>
      <w:divBdr>
        <w:top w:val="none" w:sz="0" w:space="0" w:color="auto"/>
        <w:left w:val="none" w:sz="0" w:space="0" w:color="auto"/>
        <w:bottom w:val="none" w:sz="0" w:space="0" w:color="auto"/>
        <w:right w:val="none" w:sz="0" w:space="0" w:color="auto"/>
      </w:divBdr>
    </w:div>
    <w:div w:id="2081753351">
      <w:bodyDiv w:val="1"/>
      <w:marLeft w:val="0"/>
      <w:marRight w:val="0"/>
      <w:marTop w:val="0"/>
      <w:marBottom w:val="0"/>
      <w:divBdr>
        <w:top w:val="none" w:sz="0" w:space="0" w:color="auto"/>
        <w:left w:val="none" w:sz="0" w:space="0" w:color="auto"/>
        <w:bottom w:val="none" w:sz="0" w:space="0" w:color="auto"/>
        <w:right w:val="none" w:sz="0" w:space="0" w:color="auto"/>
      </w:divBdr>
    </w:div>
    <w:div w:id="2082942517">
      <w:bodyDiv w:val="1"/>
      <w:marLeft w:val="0"/>
      <w:marRight w:val="0"/>
      <w:marTop w:val="0"/>
      <w:marBottom w:val="0"/>
      <w:divBdr>
        <w:top w:val="none" w:sz="0" w:space="0" w:color="auto"/>
        <w:left w:val="none" w:sz="0" w:space="0" w:color="auto"/>
        <w:bottom w:val="none" w:sz="0" w:space="0" w:color="auto"/>
        <w:right w:val="none" w:sz="0" w:space="0" w:color="auto"/>
      </w:divBdr>
    </w:div>
    <w:div w:id="2083482166">
      <w:bodyDiv w:val="1"/>
      <w:marLeft w:val="0"/>
      <w:marRight w:val="0"/>
      <w:marTop w:val="0"/>
      <w:marBottom w:val="0"/>
      <w:divBdr>
        <w:top w:val="none" w:sz="0" w:space="0" w:color="auto"/>
        <w:left w:val="none" w:sz="0" w:space="0" w:color="auto"/>
        <w:bottom w:val="none" w:sz="0" w:space="0" w:color="auto"/>
        <w:right w:val="none" w:sz="0" w:space="0" w:color="auto"/>
      </w:divBdr>
    </w:div>
    <w:div w:id="2091660066">
      <w:bodyDiv w:val="1"/>
      <w:marLeft w:val="0"/>
      <w:marRight w:val="0"/>
      <w:marTop w:val="0"/>
      <w:marBottom w:val="0"/>
      <w:divBdr>
        <w:top w:val="none" w:sz="0" w:space="0" w:color="auto"/>
        <w:left w:val="none" w:sz="0" w:space="0" w:color="auto"/>
        <w:bottom w:val="none" w:sz="0" w:space="0" w:color="auto"/>
        <w:right w:val="none" w:sz="0" w:space="0" w:color="auto"/>
      </w:divBdr>
    </w:div>
    <w:div w:id="2092775834">
      <w:bodyDiv w:val="1"/>
      <w:marLeft w:val="0"/>
      <w:marRight w:val="0"/>
      <w:marTop w:val="0"/>
      <w:marBottom w:val="0"/>
      <w:divBdr>
        <w:top w:val="none" w:sz="0" w:space="0" w:color="auto"/>
        <w:left w:val="none" w:sz="0" w:space="0" w:color="auto"/>
        <w:bottom w:val="none" w:sz="0" w:space="0" w:color="auto"/>
        <w:right w:val="none" w:sz="0" w:space="0" w:color="auto"/>
      </w:divBdr>
    </w:div>
    <w:div w:id="2095085229">
      <w:bodyDiv w:val="1"/>
      <w:marLeft w:val="0"/>
      <w:marRight w:val="0"/>
      <w:marTop w:val="0"/>
      <w:marBottom w:val="0"/>
      <w:divBdr>
        <w:top w:val="none" w:sz="0" w:space="0" w:color="auto"/>
        <w:left w:val="none" w:sz="0" w:space="0" w:color="auto"/>
        <w:bottom w:val="none" w:sz="0" w:space="0" w:color="auto"/>
        <w:right w:val="none" w:sz="0" w:space="0" w:color="auto"/>
      </w:divBdr>
      <w:divsChild>
        <w:div w:id="212427983">
          <w:marLeft w:val="640"/>
          <w:marRight w:val="0"/>
          <w:marTop w:val="0"/>
          <w:marBottom w:val="0"/>
          <w:divBdr>
            <w:top w:val="none" w:sz="0" w:space="0" w:color="auto"/>
            <w:left w:val="none" w:sz="0" w:space="0" w:color="auto"/>
            <w:bottom w:val="none" w:sz="0" w:space="0" w:color="auto"/>
            <w:right w:val="none" w:sz="0" w:space="0" w:color="auto"/>
          </w:divBdr>
        </w:div>
        <w:div w:id="292828660">
          <w:marLeft w:val="640"/>
          <w:marRight w:val="0"/>
          <w:marTop w:val="0"/>
          <w:marBottom w:val="0"/>
          <w:divBdr>
            <w:top w:val="none" w:sz="0" w:space="0" w:color="auto"/>
            <w:left w:val="none" w:sz="0" w:space="0" w:color="auto"/>
            <w:bottom w:val="none" w:sz="0" w:space="0" w:color="auto"/>
            <w:right w:val="none" w:sz="0" w:space="0" w:color="auto"/>
          </w:divBdr>
        </w:div>
        <w:div w:id="1770541741">
          <w:marLeft w:val="640"/>
          <w:marRight w:val="0"/>
          <w:marTop w:val="0"/>
          <w:marBottom w:val="0"/>
          <w:divBdr>
            <w:top w:val="none" w:sz="0" w:space="0" w:color="auto"/>
            <w:left w:val="none" w:sz="0" w:space="0" w:color="auto"/>
            <w:bottom w:val="none" w:sz="0" w:space="0" w:color="auto"/>
            <w:right w:val="none" w:sz="0" w:space="0" w:color="auto"/>
          </w:divBdr>
        </w:div>
        <w:div w:id="1279802779">
          <w:marLeft w:val="640"/>
          <w:marRight w:val="0"/>
          <w:marTop w:val="0"/>
          <w:marBottom w:val="0"/>
          <w:divBdr>
            <w:top w:val="none" w:sz="0" w:space="0" w:color="auto"/>
            <w:left w:val="none" w:sz="0" w:space="0" w:color="auto"/>
            <w:bottom w:val="none" w:sz="0" w:space="0" w:color="auto"/>
            <w:right w:val="none" w:sz="0" w:space="0" w:color="auto"/>
          </w:divBdr>
        </w:div>
        <w:div w:id="1960143798">
          <w:marLeft w:val="640"/>
          <w:marRight w:val="0"/>
          <w:marTop w:val="0"/>
          <w:marBottom w:val="0"/>
          <w:divBdr>
            <w:top w:val="none" w:sz="0" w:space="0" w:color="auto"/>
            <w:left w:val="none" w:sz="0" w:space="0" w:color="auto"/>
            <w:bottom w:val="none" w:sz="0" w:space="0" w:color="auto"/>
            <w:right w:val="none" w:sz="0" w:space="0" w:color="auto"/>
          </w:divBdr>
        </w:div>
        <w:div w:id="1078743743">
          <w:marLeft w:val="640"/>
          <w:marRight w:val="0"/>
          <w:marTop w:val="0"/>
          <w:marBottom w:val="0"/>
          <w:divBdr>
            <w:top w:val="none" w:sz="0" w:space="0" w:color="auto"/>
            <w:left w:val="none" w:sz="0" w:space="0" w:color="auto"/>
            <w:bottom w:val="none" w:sz="0" w:space="0" w:color="auto"/>
            <w:right w:val="none" w:sz="0" w:space="0" w:color="auto"/>
          </w:divBdr>
        </w:div>
        <w:div w:id="75516098">
          <w:marLeft w:val="640"/>
          <w:marRight w:val="0"/>
          <w:marTop w:val="0"/>
          <w:marBottom w:val="0"/>
          <w:divBdr>
            <w:top w:val="none" w:sz="0" w:space="0" w:color="auto"/>
            <w:left w:val="none" w:sz="0" w:space="0" w:color="auto"/>
            <w:bottom w:val="none" w:sz="0" w:space="0" w:color="auto"/>
            <w:right w:val="none" w:sz="0" w:space="0" w:color="auto"/>
          </w:divBdr>
        </w:div>
        <w:div w:id="1349721820">
          <w:marLeft w:val="640"/>
          <w:marRight w:val="0"/>
          <w:marTop w:val="0"/>
          <w:marBottom w:val="0"/>
          <w:divBdr>
            <w:top w:val="none" w:sz="0" w:space="0" w:color="auto"/>
            <w:left w:val="none" w:sz="0" w:space="0" w:color="auto"/>
            <w:bottom w:val="none" w:sz="0" w:space="0" w:color="auto"/>
            <w:right w:val="none" w:sz="0" w:space="0" w:color="auto"/>
          </w:divBdr>
        </w:div>
        <w:div w:id="2036536012">
          <w:marLeft w:val="640"/>
          <w:marRight w:val="0"/>
          <w:marTop w:val="0"/>
          <w:marBottom w:val="0"/>
          <w:divBdr>
            <w:top w:val="none" w:sz="0" w:space="0" w:color="auto"/>
            <w:left w:val="none" w:sz="0" w:space="0" w:color="auto"/>
            <w:bottom w:val="none" w:sz="0" w:space="0" w:color="auto"/>
            <w:right w:val="none" w:sz="0" w:space="0" w:color="auto"/>
          </w:divBdr>
        </w:div>
        <w:div w:id="615019636">
          <w:marLeft w:val="640"/>
          <w:marRight w:val="0"/>
          <w:marTop w:val="0"/>
          <w:marBottom w:val="0"/>
          <w:divBdr>
            <w:top w:val="none" w:sz="0" w:space="0" w:color="auto"/>
            <w:left w:val="none" w:sz="0" w:space="0" w:color="auto"/>
            <w:bottom w:val="none" w:sz="0" w:space="0" w:color="auto"/>
            <w:right w:val="none" w:sz="0" w:space="0" w:color="auto"/>
          </w:divBdr>
        </w:div>
        <w:div w:id="592981599">
          <w:marLeft w:val="640"/>
          <w:marRight w:val="0"/>
          <w:marTop w:val="0"/>
          <w:marBottom w:val="0"/>
          <w:divBdr>
            <w:top w:val="none" w:sz="0" w:space="0" w:color="auto"/>
            <w:left w:val="none" w:sz="0" w:space="0" w:color="auto"/>
            <w:bottom w:val="none" w:sz="0" w:space="0" w:color="auto"/>
            <w:right w:val="none" w:sz="0" w:space="0" w:color="auto"/>
          </w:divBdr>
        </w:div>
        <w:div w:id="127361285">
          <w:marLeft w:val="640"/>
          <w:marRight w:val="0"/>
          <w:marTop w:val="0"/>
          <w:marBottom w:val="0"/>
          <w:divBdr>
            <w:top w:val="none" w:sz="0" w:space="0" w:color="auto"/>
            <w:left w:val="none" w:sz="0" w:space="0" w:color="auto"/>
            <w:bottom w:val="none" w:sz="0" w:space="0" w:color="auto"/>
            <w:right w:val="none" w:sz="0" w:space="0" w:color="auto"/>
          </w:divBdr>
        </w:div>
        <w:div w:id="310184382">
          <w:marLeft w:val="640"/>
          <w:marRight w:val="0"/>
          <w:marTop w:val="0"/>
          <w:marBottom w:val="0"/>
          <w:divBdr>
            <w:top w:val="none" w:sz="0" w:space="0" w:color="auto"/>
            <w:left w:val="none" w:sz="0" w:space="0" w:color="auto"/>
            <w:bottom w:val="none" w:sz="0" w:space="0" w:color="auto"/>
            <w:right w:val="none" w:sz="0" w:space="0" w:color="auto"/>
          </w:divBdr>
        </w:div>
        <w:div w:id="1221599119">
          <w:marLeft w:val="640"/>
          <w:marRight w:val="0"/>
          <w:marTop w:val="0"/>
          <w:marBottom w:val="0"/>
          <w:divBdr>
            <w:top w:val="none" w:sz="0" w:space="0" w:color="auto"/>
            <w:left w:val="none" w:sz="0" w:space="0" w:color="auto"/>
            <w:bottom w:val="none" w:sz="0" w:space="0" w:color="auto"/>
            <w:right w:val="none" w:sz="0" w:space="0" w:color="auto"/>
          </w:divBdr>
        </w:div>
        <w:div w:id="1020425568">
          <w:marLeft w:val="640"/>
          <w:marRight w:val="0"/>
          <w:marTop w:val="0"/>
          <w:marBottom w:val="0"/>
          <w:divBdr>
            <w:top w:val="none" w:sz="0" w:space="0" w:color="auto"/>
            <w:left w:val="none" w:sz="0" w:space="0" w:color="auto"/>
            <w:bottom w:val="none" w:sz="0" w:space="0" w:color="auto"/>
            <w:right w:val="none" w:sz="0" w:space="0" w:color="auto"/>
          </w:divBdr>
        </w:div>
        <w:div w:id="280764382">
          <w:marLeft w:val="640"/>
          <w:marRight w:val="0"/>
          <w:marTop w:val="0"/>
          <w:marBottom w:val="0"/>
          <w:divBdr>
            <w:top w:val="none" w:sz="0" w:space="0" w:color="auto"/>
            <w:left w:val="none" w:sz="0" w:space="0" w:color="auto"/>
            <w:bottom w:val="none" w:sz="0" w:space="0" w:color="auto"/>
            <w:right w:val="none" w:sz="0" w:space="0" w:color="auto"/>
          </w:divBdr>
        </w:div>
        <w:div w:id="448209617">
          <w:marLeft w:val="640"/>
          <w:marRight w:val="0"/>
          <w:marTop w:val="0"/>
          <w:marBottom w:val="0"/>
          <w:divBdr>
            <w:top w:val="none" w:sz="0" w:space="0" w:color="auto"/>
            <w:left w:val="none" w:sz="0" w:space="0" w:color="auto"/>
            <w:bottom w:val="none" w:sz="0" w:space="0" w:color="auto"/>
            <w:right w:val="none" w:sz="0" w:space="0" w:color="auto"/>
          </w:divBdr>
        </w:div>
        <w:div w:id="1071584439">
          <w:marLeft w:val="640"/>
          <w:marRight w:val="0"/>
          <w:marTop w:val="0"/>
          <w:marBottom w:val="0"/>
          <w:divBdr>
            <w:top w:val="none" w:sz="0" w:space="0" w:color="auto"/>
            <w:left w:val="none" w:sz="0" w:space="0" w:color="auto"/>
            <w:bottom w:val="none" w:sz="0" w:space="0" w:color="auto"/>
            <w:right w:val="none" w:sz="0" w:space="0" w:color="auto"/>
          </w:divBdr>
        </w:div>
        <w:div w:id="1337540091">
          <w:marLeft w:val="640"/>
          <w:marRight w:val="0"/>
          <w:marTop w:val="0"/>
          <w:marBottom w:val="0"/>
          <w:divBdr>
            <w:top w:val="none" w:sz="0" w:space="0" w:color="auto"/>
            <w:left w:val="none" w:sz="0" w:space="0" w:color="auto"/>
            <w:bottom w:val="none" w:sz="0" w:space="0" w:color="auto"/>
            <w:right w:val="none" w:sz="0" w:space="0" w:color="auto"/>
          </w:divBdr>
        </w:div>
        <w:div w:id="1491558824">
          <w:marLeft w:val="640"/>
          <w:marRight w:val="0"/>
          <w:marTop w:val="0"/>
          <w:marBottom w:val="0"/>
          <w:divBdr>
            <w:top w:val="none" w:sz="0" w:space="0" w:color="auto"/>
            <w:left w:val="none" w:sz="0" w:space="0" w:color="auto"/>
            <w:bottom w:val="none" w:sz="0" w:space="0" w:color="auto"/>
            <w:right w:val="none" w:sz="0" w:space="0" w:color="auto"/>
          </w:divBdr>
        </w:div>
        <w:div w:id="307517145">
          <w:marLeft w:val="640"/>
          <w:marRight w:val="0"/>
          <w:marTop w:val="0"/>
          <w:marBottom w:val="0"/>
          <w:divBdr>
            <w:top w:val="none" w:sz="0" w:space="0" w:color="auto"/>
            <w:left w:val="none" w:sz="0" w:space="0" w:color="auto"/>
            <w:bottom w:val="none" w:sz="0" w:space="0" w:color="auto"/>
            <w:right w:val="none" w:sz="0" w:space="0" w:color="auto"/>
          </w:divBdr>
        </w:div>
        <w:div w:id="1999993840">
          <w:marLeft w:val="640"/>
          <w:marRight w:val="0"/>
          <w:marTop w:val="0"/>
          <w:marBottom w:val="0"/>
          <w:divBdr>
            <w:top w:val="none" w:sz="0" w:space="0" w:color="auto"/>
            <w:left w:val="none" w:sz="0" w:space="0" w:color="auto"/>
            <w:bottom w:val="none" w:sz="0" w:space="0" w:color="auto"/>
            <w:right w:val="none" w:sz="0" w:space="0" w:color="auto"/>
          </w:divBdr>
        </w:div>
        <w:div w:id="1411266793">
          <w:marLeft w:val="640"/>
          <w:marRight w:val="0"/>
          <w:marTop w:val="0"/>
          <w:marBottom w:val="0"/>
          <w:divBdr>
            <w:top w:val="none" w:sz="0" w:space="0" w:color="auto"/>
            <w:left w:val="none" w:sz="0" w:space="0" w:color="auto"/>
            <w:bottom w:val="none" w:sz="0" w:space="0" w:color="auto"/>
            <w:right w:val="none" w:sz="0" w:space="0" w:color="auto"/>
          </w:divBdr>
        </w:div>
        <w:div w:id="1677925382">
          <w:marLeft w:val="640"/>
          <w:marRight w:val="0"/>
          <w:marTop w:val="0"/>
          <w:marBottom w:val="0"/>
          <w:divBdr>
            <w:top w:val="none" w:sz="0" w:space="0" w:color="auto"/>
            <w:left w:val="none" w:sz="0" w:space="0" w:color="auto"/>
            <w:bottom w:val="none" w:sz="0" w:space="0" w:color="auto"/>
            <w:right w:val="none" w:sz="0" w:space="0" w:color="auto"/>
          </w:divBdr>
        </w:div>
        <w:div w:id="565266409">
          <w:marLeft w:val="640"/>
          <w:marRight w:val="0"/>
          <w:marTop w:val="0"/>
          <w:marBottom w:val="0"/>
          <w:divBdr>
            <w:top w:val="none" w:sz="0" w:space="0" w:color="auto"/>
            <w:left w:val="none" w:sz="0" w:space="0" w:color="auto"/>
            <w:bottom w:val="none" w:sz="0" w:space="0" w:color="auto"/>
            <w:right w:val="none" w:sz="0" w:space="0" w:color="auto"/>
          </w:divBdr>
        </w:div>
        <w:div w:id="1166089669">
          <w:marLeft w:val="640"/>
          <w:marRight w:val="0"/>
          <w:marTop w:val="0"/>
          <w:marBottom w:val="0"/>
          <w:divBdr>
            <w:top w:val="none" w:sz="0" w:space="0" w:color="auto"/>
            <w:left w:val="none" w:sz="0" w:space="0" w:color="auto"/>
            <w:bottom w:val="none" w:sz="0" w:space="0" w:color="auto"/>
            <w:right w:val="none" w:sz="0" w:space="0" w:color="auto"/>
          </w:divBdr>
        </w:div>
        <w:div w:id="322515182">
          <w:marLeft w:val="640"/>
          <w:marRight w:val="0"/>
          <w:marTop w:val="0"/>
          <w:marBottom w:val="0"/>
          <w:divBdr>
            <w:top w:val="none" w:sz="0" w:space="0" w:color="auto"/>
            <w:left w:val="none" w:sz="0" w:space="0" w:color="auto"/>
            <w:bottom w:val="none" w:sz="0" w:space="0" w:color="auto"/>
            <w:right w:val="none" w:sz="0" w:space="0" w:color="auto"/>
          </w:divBdr>
        </w:div>
        <w:div w:id="892350573">
          <w:marLeft w:val="640"/>
          <w:marRight w:val="0"/>
          <w:marTop w:val="0"/>
          <w:marBottom w:val="0"/>
          <w:divBdr>
            <w:top w:val="none" w:sz="0" w:space="0" w:color="auto"/>
            <w:left w:val="none" w:sz="0" w:space="0" w:color="auto"/>
            <w:bottom w:val="none" w:sz="0" w:space="0" w:color="auto"/>
            <w:right w:val="none" w:sz="0" w:space="0" w:color="auto"/>
          </w:divBdr>
        </w:div>
        <w:div w:id="1572306504">
          <w:marLeft w:val="640"/>
          <w:marRight w:val="0"/>
          <w:marTop w:val="0"/>
          <w:marBottom w:val="0"/>
          <w:divBdr>
            <w:top w:val="none" w:sz="0" w:space="0" w:color="auto"/>
            <w:left w:val="none" w:sz="0" w:space="0" w:color="auto"/>
            <w:bottom w:val="none" w:sz="0" w:space="0" w:color="auto"/>
            <w:right w:val="none" w:sz="0" w:space="0" w:color="auto"/>
          </w:divBdr>
        </w:div>
        <w:div w:id="822699886">
          <w:marLeft w:val="640"/>
          <w:marRight w:val="0"/>
          <w:marTop w:val="0"/>
          <w:marBottom w:val="0"/>
          <w:divBdr>
            <w:top w:val="none" w:sz="0" w:space="0" w:color="auto"/>
            <w:left w:val="none" w:sz="0" w:space="0" w:color="auto"/>
            <w:bottom w:val="none" w:sz="0" w:space="0" w:color="auto"/>
            <w:right w:val="none" w:sz="0" w:space="0" w:color="auto"/>
          </w:divBdr>
        </w:div>
        <w:div w:id="2077505670">
          <w:marLeft w:val="640"/>
          <w:marRight w:val="0"/>
          <w:marTop w:val="0"/>
          <w:marBottom w:val="0"/>
          <w:divBdr>
            <w:top w:val="none" w:sz="0" w:space="0" w:color="auto"/>
            <w:left w:val="none" w:sz="0" w:space="0" w:color="auto"/>
            <w:bottom w:val="none" w:sz="0" w:space="0" w:color="auto"/>
            <w:right w:val="none" w:sz="0" w:space="0" w:color="auto"/>
          </w:divBdr>
        </w:div>
        <w:div w:id="2034719530">
          <w:marLeft w:val="640"/>
          <w:marRight w:val="0"/>
          <w:marTop w:val="0"/>
          <w:marBottom w:val="0"/>
          <w:divBdr>
            <w:top w:val="none" w:sz="0" w:space="0" w:color="auto"/>
            <w:left w:val="none" w:sz="0" w:space="0" w:color="auto"/>
            <w:bottom w:val="none" w:sz="0" w:space="0" w:color="auto"/>
            <w:right w:val="none" w:sz="0" w:space="0" w:color="auto"/>
          </w:divBdr>
        </w:div>
        <w:div w:id="2145997952">
          <w:marLeft w:val="640"/>
          <w:marRight w:val="0"/>
          <w:marTop w:val="0"/>
          <w:marBottom w:val="0"/>
          <w:divBdr>
            <w:top w:val="none" w:sz="0" w:space="0" w:color="auto"/>
            <w:left w:val="none" w:sz="0" w:space="0" w:color="auto"/>
            <w:bottom w:val="none" w:sz="0" w:space="0" w:color="auto"/>
            <w:right w:val="none" w:sz="0" w:space="0" w:color="auto"/>
          </w:divBdr>
        </w:div>
        <w:div w:id="1488133313">
          <w:marLeft w:val="640"/>
          <w:marRight w:val="0"/>
          <w:marTop w:val="0"/>
          <w:marBottom w:val="0"/>
          <w:divBdr>
            <w:top w:val="none" w:sz="0" w:space="0" w:color="auto"/>
            <w:left w:val="none" w:sz="0" w:space="0" w:color="auto"/>
            <w:bottom w:val="none" w:sz="0" w:space="0" w:color="auto"/>
            <w:right w:val="none" w:sz="0" w:space="0" w:color="auto"/>
          </w:divBdr>
        </w:div>
        <w:div w:id="641078864">
          <w:marLeft w:val="640"/>
          <w:marRight w:val="0"/>
          <w:marTop w:val="0"/>
          <w:marBottom w:val="0"/>
          <w:divBdr>
            <w:top w:val="none" w:sz="0" w:space="0" w:color="auto"/>
            <w:left w:val="none" w:sz="0" w:space="0" w:color="auto"/>
            <w:bottom w:val="none" w:sz="0" w:space="0" w:color="auto"/>
            <w:right w:val="none" w:sz="0" w:space="0" w:color="auto"/>
          </w:divBdr>
        </w:div>
        <w:div w:id="2061240918">
          <w:marLeft w:val="640"/>
          <w:marRight w:val="0"/>
          <w:marTop w:val="0"/>
          <w:marBottom w:val="0"/>
          <w:divBdr>
            <w:top w:val="none" w:sz="0" w:space="0" w:color="auto"/>
            <w:left w:val="none" w:sz="0" w:space="0" w:color="auto"/>
            <w:bottom w:val="none" w:sz="0" w:space="0" w:color="auto"/>
            <w:right w:val="none" w:sz="0" w:space="0" w:color="auto"/>
          </w:divBdr>
        </w:div>
        <w:div w:id="27726033">
          <w:marLeft w:val="640"/>
          <w:marRight w:val="0"/>
          <w:marTop w:val="0"/>
          <w:marBottom w:val="0"/>
          <w:divBdr>
            <w:top w:val="none" w:sz="0" w:space="0" w:color="auto"/>
            <w:left w:val="none" w:sz="0" w:space="0" w:color="auto"/>
            <w:bottom w:val="none" w:sz="0" w:space="0" w:color="auto"/>
            <w:right w:val="none" w:sz="0" w:space="0" w:color="auto"/>
          </w:divBdr>
        </w:div>
        <w:div w:id="1026758217">
          <w:marLeft w:val="640"/>
          <w:marRight w:val="0"/>
          <w:marTop w:val="0"/>
          <w:marBottom w:val="0"/>
          <w:divBdr>
            <w:top w:val="none" w:sz="0" w:space="0" w:color="auto"/>
            <w:left w:val="none" w:sz="0" w:space="0" w:color="auto"/>
            <w:bottom w:val="none" w:sz="0" w:space="0" w:color="auto"/>
            <w:right w:val="none" w:sz="0" w:space="0" w:color="auto"/>
          </w:divBdr>
        </w:div>
        <w:div w:id="1966697857">
          <w:marLeft w:val="640"/>
          <w:marRight w:val="0"/>
          <w:marTop w:val="0"/>
          <w:marBottom w:val="0"/>
          <w:divBdr>
            <w:top w:val="none" w:sz="0" w:space="0" w:color="auto"/>
            <w:left w:val="none" w:sz="0" w:space="0" w:color="auto"/>
            <w:bottom w:val="none" w:sz="0" w:space="0" w:color="auto"/>
            <w:right w:val="none" w:sz="0" w:space="0" w:color="auto"/>
          </w:divBdr>
        </w:div>
        <w:div w:id="641540615">
          <w:marLeft w:val="640"/>
          <w:marRight w:val="0"/>
          <w:marTop w:val="0"/>
          <w:marBottom w:val="0"/>
          <w:divBdr>
            <w:top w:val="none" w:sz="0" w:space="0" w:color="auto"/>
            <w:left w:val="none" w:sz="0" w:space="0" w:color="auto"/>
            <w:bottom w:val="none" w:sz="0" w:space="0" w:color="auto"/>
            <w:right w:val="none" w:sz="0" w:space="0" w:color="auto"/>
          </w:divBdr>
        </w:div>
        <w:div w:id="2096783532">
          <w:marLeft w:val="640"/>
          <w:marRight w:val="0"/>
          <w:marTop w:val="0"/>
          <w:marBottom w:val="0"/>
          <w:divBdr>
            <w:top w:val="none" w:sz="0" w:space="0" w:color="auto"/>
            <w:left w:val="none" w:sz="0" w:space="0" w:color="auto"/>
            <w:bottom w:val="none" w:sz="0" w:space="0" w:color="auto"/>
            <w:right w:val="none" w:sz="0" w:space="0" w:color="auto"/>
          </w:divBdr>
        </w:div>
        <w:div w:id="1169558587">
          <w:marLeft w:val="640"/>
          <w:marRight w:val="0"/>
          <w:marTop w:val="0"/>
          <w:marBottom w:val="0"/>
          <w:divBdr>
            <w:top w:val="none" w:sz="0" w:space="0" w:color="auto"/>
            <w:left w:val="none" w:sz="0" w:space="0" w:color="auto"/>
            <w:bottom w:val="none" w:sz="0" w:space="0" w:color="auto"/>
            <w:right w:val="none" w:sz="0" w:space="0" w:color="auto"/>
          </w:divBdr>
        </w:div>
        <w:div w:id="899285969">
          <w:marLeft w:val="640"/>
          <w:marRight w:val="0"/>
          <w:marTop w:val="0"/>
          <w:marBottom w:val="0"/>
          <w:divBdr>
            <w:top w:val="none" w:sz="0" w:space="0" w:color="auto"/>
            <w:left w:val="none" w:sz="0" w:space="0" w:color="auto"/>
            <w:bottom w:val="none" w:sz="0" w:space="0" w:color="auto"/>
            <w:right w:val="none" w:sz="0" w:space="0" w:color="auto"/>
          </w:divBdr>
        </w:div>
        <w:div w:id="1610115829">
          <w:marLeft w:val="640"/>
          <w:marRight w:val="0"/>
          <w:marTop w:val="0"/>
          <w:marBottom w:val="0"/>
          <w:divBdr>
            <w:top w:val="none" w:sz="0" w:space="0" w:color="auto"/>
            <w:left w:val="none" w:sz="0" w:space="0" w:color="auto"/>
            <w:bottom w:val="none" w:sz="0" w:space="0" w:color="auto"/>
            <w:right w:val="none" w:sz="0" w:space="0" w:color="auto"/>
          </w:divBdr>
        </w:div>
        <w:div w:id="1906601701">
          <w:marLeft w:val="640"/>
          <w:marRight w:val="0"/>
          <w:marTop w:val="0"/>
          <w:marBottom w:val="0"/>
          <w:divBdr>
            <w:top w:val="none" w:sz="0" w:space="0" w:color="auto"/>
            <w:left w:val="none" w:sz="0" w:space="0" w:color="auto"/>
            <w:bottom w:val="none" w:sz="0" w:space="0" w:color="auto"/>
            <w:right w:val="none" w:sz="0" w:space="0" w:color="auto"/>
          </w:divBdr>
        </w:div>
        <w:div w:id="1563297593">
          <w:marLeft w:val="640"/>
          <w:marRight w:val="0"/>
          <w:marTop w:val="0"/>
          <w:marBottom w:val="0"/>
          <w:divBdr>
            <w:top w:val="none" w:sz="0" w:space="0" w:color="auto"/>
            <w:left w:val="none" w:sz="0" w:space="0" w:color="auto"/>
            <w:bottom w:val="none" w:sz="0" w:space="0" w:color="auto"/>
            <w:right w:val="none" w:sz="0" w:space="0" w:color="auto"/>
          </w:divBdr>
        </w:div>
        <w:div w:id="781265478">
          <w:marLeft w:val="640"/>
          <w:marRight w:val="0"/>
          <w:marTop w:val="0"/>
          <w:marBottom w:val="0"/>
          <w:divBdr>
            <w:top w:val="none" w:sz="0" w:space="0" w:color="auto"/>
            <w:left w:val="none" w:sz="0" w:space="0" w:color="auto"/>
            <w:bottom w:val="none" w:sz="0" w:space="0" w:color="auto"/>
            <w:right w:val="none" w:sz="0" w:space="0" w:color="auto"/>
          </w:divBdr>
        </w:div>
        <w:div w:id="1451627617">
          <w:marLeft w:val="640"/>
          <w:marRight w:val="0"/>
          <w:marTop w:val="0"/>
          <w:marBottom w:val="0"/>
          <w:divBdr>
            <w:top w:val="none" w:sz="0" w:space="0" w:color="auto"/>
            <w:left w:val="none" w:sz="0" w:space="0" w:color="auto"/>
            <w:bottom w:val="none" w:sz="0" w:space="0" w:color="auto"/>
            <w:right w:val="none" w:sz="0" w:space="0" w:color="auto"/>
          </w:divBdr>
        </w:div>
        <w:div w:id="1384326926">
          <w:marLeft w:val="640"/>
          <w:marRight w:val="0"/>
          <w:marTop w:val="0"/>
          <w:marBottom w:val="0"/>
          <w:divBdr>
            <w:top w:val="none" w:sz="0" w:space="0" w:color="auto"/>
            <w:left w:val="none" w:sz="0" w:space="0" w:color="auto"/>
            <w:bottom w:val="none" w:sz="0" w:space="0" w:color="auto"/>
            <w:right w:val="none" w:sz="0" w:space="0" w:color="auto"/>
          </w:divBdr>
        </w:div>
        <w:div w:id="1244339842">
          <w:marLeft w:val="640"/>
          <w:marRight w:val="0"/>
          <w:marTop w:val="0"/>
          <w:marBottom w:val="0"/>
          <w:divBdr>
            <w:top w:val="none" w:sz="0" w:space="0" w:color="auto"/>
            <w:left w:val="none" w:sz="0" w:space="0" w:color="auto"/>
            <w:bottom w:val="none" w:sz="0" w:space="0" w:color="auto"/>
            <w:right w:val="none" w:sz="0" w:space="0" w:color="auto"/>
          </w:divBdr>
        </w:div>
        <w:div w:id="84615817">
          <w:marLeft w:val="640"/>
          <w:marRight w:val="0"/>
          <w:marTop w:val="0"/>
          <w:marBottom w:val="0"/>
          <w:divBdr>
            <w:top w:val="none" w:sz="0" w:space="0" w:color="auto"/>
            <w:left w:val="none" w:sz="0" w:space="0" w:color="auto"/>
            <w:bottom w:val="none" w:sz="0" w:space="0" w:color="auto"/>
            <w:right w:val="none" w:sz="0" w:space="0" w:color="auto"/>
          </w:divBdr>
        </w:div>
        <w:div w:id="19089832">
          <w:marLeft w:val="640"/>
          <w:marRight w:val="0"/>
          <w:marTop w:val="0"/>
          <w:marBottom w:val="0"/>
          <w:divBdr>
            <w:top w:val="none" w:sz="0" w:space="0" w:color="auto"/>
            <w:left w:val="none" w:sz="0" w:space="0" w:color="auto"/>
            <w:bottom w:val="none" w:sz="0" w:space="0" w:color="auto"/>
            <w:right w:val="none" w:sz="0" w:space="0" w:color="auto"/>
          </w:divBdr>
        </w:div>
        <w:div w:id="1076434000">
          <w:marLeft w:val="640"/>
          <w:marRight w:val="0"/>
          <w:marTop w:val="0"/>
          <w:marBottom w:val="0"/>
          <w:divBdr>
            <w:top w:val="none" w:sz="0" w:space="0" w:color="auto"/>
            <w:left w:val="none" w:sz="0" w:space="0" w:color="auto"/>
            <w:bottom w:val="none" w:sz="0" w:space="0" w:color="auto"/>
            <w:right w:val="none" w:sz="0" w:space="0" w:color="auto"/>
          </w:divBdr>
        </w:div>
        <w:div w:id="1036269301">
          <w:marLeft w:val="640"/>
          <w:marRight w:val="0"/>
          <w:marTop w:val="0"/>
          <w:marBottom w:val="0"/>
          <w:divBdr>
            <w:top w:val="none" w:sz="0" w:space="0" w:color="auto"/>
            <w:left w:val="none" w:sz="0" w:space="0" w:color="auto"/>
            <w:bottom w:val="none" w:sz="0" w:space="0" w:color="auto"/>
            <w:right w:val="none" w:sz="0" w:space="0" w:color="auto"/>
          </w:divBdr>
        </w:div>
        <w:div w:id="1869638230">
          <w:marLeft w:val="640"/>
          <w:marRight w:val="0"/>
          <w:marTop w:val="0"/>
          <w:marBottom w:val="0"/>
          <w:divBdr>
            <w:top w:val="none" w:sz="0" w:space="0" w:color="auto"/>
            <w:left w:val="none" w:sz="0" w:space="0" w:color="auto"/>
            <w:bottom w:val="none" w:sz="0" w:space="0" w:color="auto"/>
            <w:right w:val="none" w:sz="0" w:space="0" w:color="auto"/>
          </w:divBdr>
        </w:div>
        <w:div w:id="486676493">
          <w:marLeft w:val="640"/>
          <w:marRight w:val="0"/>
          <w:marTop w:val="0"/>
          <w:marBottom w:val="0"/>
          <w:divBdr>
            <w:top w:val="none" w:sz="0" w:space="0" w:color="auto"/>
            <w:left w:val="none" w:sz="0" w:space="0" w:color="auto"/>
            <w:bottom w:val="none" w:sz="0" w:space="0" w:color="auto"/>
            <w:right w:val="none" w:sz="0" w:space="0" w:color="auto"/>
          </w:divBdr>
        </w:div>
        <w:div w:id="883761072">
          <w:marLeft w:val="640"/>
          <w:marRight w:val="0"/>
          <w:marTop w:val="0"/>
          <w:marBottom w:val="0"/>
          <w:divBdr>
            <w:top w:val="none" w:sz="0" w:space="0" w:color="auto"/>
            <w:left w:val="none" w:sz="0" w:space="0" w:color="auto"/>
            <w:bottom w:val="none" w:sz="0" w:space="0" w:color="auto"/>
            <w:right w:val="none" w:sz="0" w:space="0" w:color="auto"/>
          </w:divBdr>
        </w:div>
        <w:div w:id="1177885635">
          <w:marLeft w:val="640"/>
          <w:marRight w:val="0"/>
          <w:marTop w:val="0"/>
          <w:marBottom w:val="0"/>
          <w:divBdr>
            <w:top w:val="none" w:sz="0" w:space="0" w:color="auto"/>
            <w:left w:val="none" w:sz="0" w:space="0" w:color="auto"/>
            <w:bottom w:val="none" w:sz="0" w:space="0" w:color="auto"/>
            <w:right w:val="none" w:sz="0" w:space="0" w:color="auto"/>
          </w:divBdr>
        </w:div>
        <w:div w:id="336617940">
          <w:marLeft w:val="640"/>
          <w:marRight w:val="0"/>
          <w:marTop w:val="0"/>
          <w:marBottom w:val="0"/>
          <w:divBdr>
            <w:top w:val="none" w:sz="0" w:space="0" w:color="auto"/>
            <w:left w:val="none" w:sz="0" w:space="0" w:color="auto"/>
            <w:bottom w:val="none" w:sz="0" w:space="0" w:color="auto"/>
            <w:right w:val="none" w:sz="0" w:space="0" w:color="auto"/>
          </w:divBdr>
        </w:div>
        <w:div w:id="447702742">
          <w:marLeft w:val="640"/>
          <w:marRight w:val="0"/>
          <w:marTop w:val="0"/>
          <w:marBottom w:val="0"/>
          <w:divBdr>
            <w:top w:val="none" w:sz="0" w:space="0" w:color="auto"/>
            <w:left w:val="none" w:sz="0" w:space="0" w:color="auto"/>
            <w:bottom w:val="none" w:sz="0" w:space="0" w:color="auto"/>
            <w:right w:val="none" w:sz="0" w:space="0" w:color="auto"/>
          </w:divBdr>
        </w:div>
        <w:div w:id="1321468269">
          <w:marLeft w:val="640"/>
          <w:marRight w:val="0"/>
          <w:marTop w:val="0"/>
          <w:marBottom w:val="0"/>
          <w:divBdr>
            <w:top w:val="none" w:sz="0" w:space="0" w:color="auto"/>
            <w:left w:val="none" w:sz="0" w:space="0" w:color="auto"/>
            <w:bottom w:val="none" w:sz="0" w:space="0" w:color="auto"/>
            <w:right w:val="none" w:sz="0" w:space="0" w:color="auto"/>
          </w:divBdr>
        </w:div>
        <w:div w:id="1068771527">
          <w:marLeft w:val="640"/>
          <w:marRight w:val="0"/>
          <w:marTop w:val="0"/>
          <w:marBottom w:val="0"/>
          <w:divBdr>
            <w:top w:val="none" w:sz="0" w:space="0" w:color="auto"/>
            <w:left w:val="none" w:sz="0" w:space="0" w:color="auto"/>
            <w:bottom w:val="none" w:sz="0" w:space="0" w:color="auto"/>
            <w:right w:val="none" w:sz="0" w:space="0" w:color="auto"/>
          </w:divBdr>
        </w:div>
      </w:divsChild>
    </w:div>
    <w:div w:id="2095852156">
      <w:bodyDiv w:val="1"/>
      <w:marLeft w:val="0"/>
      <w:marRight w:val="0"/>
      <w:marTop w:val="0"/>
      <w:marBottom w:val="0"/>
      <w:divBdr>
        <w:top w:val="none" w:sz="0" w:space="0" w:color="auto"/>
        <w:left w:val="none" w:sz="0" w:space="0" w:color="auto"/>
        <w:bottom w:val="none" w:sz="0" w:space="0" w:color="auto"/>
        <w:right w:val="none" w:sz="0" w:space="0" w:color="auto"/>
      </w:divBdr>
    </w:div>
    <w:div w:id="2105298471">
      <w:bodyDiv w:val="1"/>
      <w:marLeft w:val="0"/>
      <w:marRight w:val="0"/>
      <w:marTop w:val="0"/>
      <w:marBottom w:val="0"/>
      <w:divBdr>
        <w:top w:val="none" w:sz="0" w:space="0" w:color="auto"/>
        <w:left w:val="none" w:sz="0" w:space="0" w:color="auto"/>
        <w:bottom w:val="none" w:sz="0" w:space="0" w:color="auto"/>
        <w:right w:val="none" w:sz="0" w:space="0" w:color="auto"/>
      </w:divBdr>
    </w:div>
    <w:div w:id="2105999888">
      <w:bodyDiv w:val="1"/>
      <w:marLeft w:val="0"/>
      <w:marRight w:val="0"/>
      <w:marTop w:val="0"/>
      <w:marBottom w:val="0"/>
      <w:divBdr>
        <w:top w:val="none" w:sz="0" w:space="0" w:color="auto"/>
        <w:left w:val="none" w:sz="0" w:space="0" w:color="auto"/>
        <w:bottom w:val="none" w:sz="0" w:space="0" w:color="auto"/>
        <w:right w:val="none" w:sz="0" w:space="0" w:color="auto"/>
      </w:divBdr>
    </w:div>
    <w:div w:id="2107379499">
      <w:bodyDiv w:val="1"/>
      <w:marLeft w:val="0"/>
      <w:marRight w:val="0"/>
      <w:marTop w:val="0"/>
      <w:marBottom w:val="0"/>
      <w:divBdr>
        <w:top w:val="none" w:sz="0" w:space="0" w:color="auto"/>
        <w:left w:val="none" w:sz="0" w:space="0" w:color="auto"/>
        <w:bottom w:val="none" w:sz="0" w:space="0" w:color="auto"/>
        <w:right w:val="none" w:sz="0" w:space="0" w:color="auto"/>
      </w:divBdr>
    </w:div>
    <w:div w:id="2107769639">
      <w:bodyDiv w:val="1"/>
      <w:marLeft w:val="0"/>
      <w:marRight w:val="0"/>
      <w:marTop w:val="0"/>
      <w:marBottom w:val="0"/>
      <w:divBdr>
        <w:top w:val="none" w:sz="0" w:space="0" w:color="auto"/>
        <w:left w:val="none" w:sz="0" w:space="0" w:color="auto"/>
        <w:bottom w:val="none" w:sz="0" w:space="0" w:color="auto"/>
        <w:right w:val="none" w:sz="0" w:space="0" w:color="auto"/>
      </w:divBdr>
    </w:div>
    <w:div w:id="2110269591">
      <w:bodyDiv w:val="1"/>
      <w:marLeft w:val="0"/>
      <w:marRight w:val="0"/>
      <w:marTop w:val="0"/>
      <w:marBottom w:val="0"/>
      <w:divBdr>
        <w:top w:val="none" w:sz="0" w:space="0" w:color="auto"/>
        <w:left w:val="none" w:sz="0" w:space="0" w:color="auto"/>
        <w:bottom w:val="none" w:sz="0" w:space="0" w:color="auto"/>
        <w:right w:val="none" w:sz="0" w:space="0" w:color="auto"/>
      </w:divBdr>
    </w:div>
    <w:div w:id="2110542798">
      <w:bodyDiv w:val="1"/>
      <w:marLeft w:val="0"/>
      <w:marRight w:val="0"/>
      <w:marTop w:val="0"/>
      <w:marBottom w:val="0"/>
      <w:divBdr>
        <w:top w:val="none" w:sz="0" w:space="0" w:color="auto"/>
        <w:left w:val="none" w:sz="0" w:space="0" w:color="auto"/>
        <w:bottom w:val="none" w:sz="0" w:space="0" w:color="auto"/>
        <w:right w:val="none" w:sz="0" w:space="0" w:color="auto"/>
      </w:divBdr>
    </w:div>
    <w:div w:id="2111773264">
      <w:bodyDiv w:val="1"/>
      <w:marLeft w:val="0"/>
      <w:marRight w:val="0"/>
      <w:marTop w:val="0"/>
      <w:marBottom w:val="0"/>
      <w:divBdr>
        <w:top w:val="none" w:sz="0" w:space="0" w:color="auto"/>
        <w:left w:val="none" w:sz="0" w:space="0" w:color="auto"/>
        <w:bottom w:val="none" w:sz="0" w:space="0" w:color="auto"/>
        <w:right w:val="none" w:sz="0" w:space="0" w:color="auto"/>
      </w:divBdr>
    </w:div>
    <w:div w:id="2112580177">
      <w:bodyDiv w:val="1"/>
      <w:marLeft w:val="0"/>
      <w:marRight w:val="0"/>
      <w:marTop w:val="0"/>
      <w:marBottom w:val="0"/>
      <w:divBdr>
        <w:top w:val="none" w:sz="0" w:space="0" w:color="auto"/>
        <w:left w:val="none" w:sz="0" w:space="0" w:color="auto"/>
        <w:bottom w:val="none" w:sz="0" w:space="0" w:color="auto"/>
        <w:right w:val="none" w:sz="0" w:space="0" w:color="auto"/>
      </w:divBdr>
    </w:div>
    <w:div w:id="2113015612">
      <w:bodyDiv w:val="1"/>
      <w:marLeft w:val="0"/>
      <w:marRight w:val="0"/>
      <w:marTop w:val="0"/>
      <w:marBottom w:val="0"/>
      <w:divBdr>
        <w:top w:val="none" w:sz="0" w:space="0" w:color="auto"/>
        <w:left w:val="none" w:sz="0" w:space="0" w:color="auto"/>
        <w:bottom w:val="none" w:sz="0" w:space="0" w:color="auto"/>
        <w:right w:val="none" w:sz="0" w:space="0" w:color="auto"/>
      </w:divBdr>
    </w:div>
    <w:div w:id="2115514946">
      <w:bodyDiv w:val="1"/>
      <w:marLeft w:val="0"/>
      <w:marRight w:val="0"/>
      <w:marTop w:val="0"/>
      <w:marBottom w:val="0"/>
      <w:divBdr>
        <w:top w:val="none" w:sz="0" w:space="0" w:color="auto"/>
        <w:left w:val="none" w:sz="0" w:space="0" w:color="auto"/>
        <w:bottom w:val="none" w:sz="0" w:space="0" w:color="auto"/>
        <w:right w:val="none" w:sz="0" w:space="0" w:color="auto"/>
      </w:divBdr>
    </w:div>
    <w:div w:id="2115664573">
      <w:bodyDiv w:val="1"/>
      <w:marLeft w:val="0"/>
      <w:marRight w:val="0"/>
      <w:marTop w:val="0"/>
      <w:marBottom w:val="0"/>
      <w:divBdr>
        <w:top w:val="none" w:sz="0" w:space="0" w:color="auto"/>
        <w:left w:val="none" w:sz="0" w:space="0" w:color="auto"/>
        <w:bottom w:val="none" w:sz="0" w:space="0" w:color="auto"/>
        <w:right w:val="none" w:sz="0" w:space="0" w:color="auto"/>
      </w:divBdr>
      <w:divsChild>
        <w:div w:id="2112821377">
          <w:marLeft w:val="0"/>
          <w:marRight w:val="0"/>
          <w:marTop w:val="0"/>
          <w:marBottom w:val="0"/>
          <w:divBdr>
            <w:top w:val="none" w:sz="0" w:space="0" w:color="auto"/>
            <w:left w:val="none" w:sz="0" w:space="0" w:color="auto"/>
            <w:bottom w:val="none" w:sz="0" w:space="0" w:color="auto"/>
            <w:right w:val="none" w:sz="0" w:space="0" w:color="auto"/>
          </w:divBdr>
        </w:div>
        <w:div w:id="752823440">
          <w:marLeft w:val="0"/>
          <w:marRight w:val="0"/>
          <w:marTop w:val="0"/>
          <w:marBottom w:val="0"/>
          <w:divBdr>
            <w:top w:val="none" w:sz="0" w:space="0" w:color="auto"/>
            <w:left w:val="none" w:sz="0" w:space="0" w:color="auto"/>
            <w:bottom w:val="none" w:sz="0" w:space="0" w:color="auto"/>
            <w:right w:val="none" w:sz="0" w:space="0" w:color="auto"/>
          </w:divBdr>
        </w:div>
        <w:div w:id="349569279">
          <w:marLeft w:val="0"/>
          <w:marRight w:val="0"/>
          <w:marTop w:val="0"/>
          <w:marBottom w:val="0"/>
          <w:divBdr>
            <w:top w:val="none" w:sz="0" w:space="0" w:color="auto"/>
            <w:left w:val="none" w:sz="0" w:space="0" w:color="auto"/>
            <w:bottom w:val="none" w:sz="0" w:space="0" w:color="auto"/>
            <w:right w:val="none" w:sz="0" w:space="0" w:color="auto"/>
          </w:divBdr>
        </w:div>
        <w:div w:id="1015838077">
          <w:marLeft w:val="0"/>
          <w:marRight w:val="0"/>
          <w:marTop w:val="0"/>
          <w:marBottom w:val="0"/>
          <w:divBdr>
            <w:top w:val="none" w:sz="0" w:space="0" w:color="auto"/>
            <w:left w:val="none" w:sz="0" w:space="0" w:color="auto"/>
            <w:bottom w:val="none" w:sz="0" w:space="0" w:color="auto"/>
            <w:right w:val="none" w:sz="0" w:space="0" w:color="auto"/>
          </w:divBdr>
        </w:div>
        <w:div w:id="1672372352">
          <w:marLeft w:val="0"/>
          <w:marRight w:val="0"/>
          <w:marTop w:val="0"/>
          <w:marBottom w:val="0"/>
          <w:divBdr>
            <w:top w:val="none" w:sz="0" w:space="0" w:color="auto"/>
            <w:left w:val="none" w:sz="0" w:space="0" w:color="auto"/>
            <w:bottom w:val="none" w:sz="0" w:space="0" w:color="auto"/>
            <w:right w:val="none" w:sz="0" w:space="0" w:color="auto"/>
          </w:divBdr>
        </w:div>
        <w:div w:id="800030548">
          <w:marLeft w:val="0"/>
          <w:marRight w:val="0"/>
          <w:marTop w:val="0"/>
          <w:marBottom w:val="0"/>
          <w:divBdr>
            <w:top w:val="none" w:sz="0" w:space="0" w:color="auto"/>
            <w:left w:val="none" w:sz="0" w:space="0" w:color="auto"/>
            <w:bottom w:val="none" w:sz="0" w:space="0" w:color="auto"/>
            <w:right w:val="none" w:sz="0" w:space="0" w:color="auto"/>
          </w:divBdr>
        </w:div>
        <w:div w:id="1649629969">
          <w:marLeft w:val="0"/>
          <w:marRight w:val="0"/>
          <w:marTop w:val="0"/>
          <w:marBottom w:val="0"/>
          <w:divBdr>
            <w:top w:val="none" w:sz="0" w:space="0" w:color="auto"/>
            <w:left w:val="none" w:sz="0" w:space="0" w:color="auto"/>
            <w:bottom w:val="none" w:sz="0" w:space="0" w:color="auto"/>
            <w:right w:val="none" w:sz="0" w:space="0" w:color="auto"/>
          </w:divBdr>
        </w:div>
        <w:div w:id="1301617288">
          <w:marLeft w:val="0"/>
          <w:marRight w:val="0"/>
          <w:marTop w:val="0"/>
          <w:marBottom w:val="0"/>
          <w:divBdr>
            <w:top w:val="none" w:sz="0" w:space="0" w:color="auto"/>
            <w:left w:val="none" w:sz="0" w:space="0" w:color="auto"/>
            <w:bottom w:val="none" w:sz="0" w:space="0" w:color="auto"/>
            <w:right w:val="none" w:sz="0" w:space="0" w:color="auto"/>
          </w:divBdr>
        </w:div>
        <w:div w:id="1689986000">
          <w:marLeft w:val="0"/>
          <w:marRight w:val="0"/>
          <w:marTop w:val="0"/>
          <w:marBottom w:val="0"/>
          <w:divBdr>
            <w:top w:val="none" w:sz="0" w:space="0" w:color="auto"/>
            <w:left w:val="none" w:sz="0" w:space="0" w:color="auto"/>
            <w:bottom w:val="none" w:sz="0" w:space="0" w:color="auto"/>
            <w:right w:val="none" w:sz="0" w:space="0" w:color="auto"/>
          </w:divBdr>
        </w:div>
        <w:div w:id="30344353">
          <w:marLeft w:val="0"/>
          <w:marRight w:val="0"/>
          <w:marTop w:val="0"/>
          <w:marBottom w:val="0"/>
          <w:divBdr>
            <w:top w:val="none" w:sz="0" w:space="0" w:color="auto"/>
            <w:left w:val="none" w:sz="0" w:space="0" w:color="auto"/>
            <w:bottom w:val="none" w:sz="0" w:space="0" w:color="auto"/>
            <w:right w:val="none" w:sz="0" w:space="0" w:color="auto"/>
          </w:divBdr>
        </w:div>
        <w:div w:id="274363798">
          <w:marLeft w:val="0"/>
          <w:marRight w:val="0"/>
          <w:marTop w:val="0"/>
          <w:marBottom w:val="0"/>
          <w:divBdr>
            <w:top w:val="none" w:sz="0" w:space="0" w:color="auto"/>
            <w:left w:val="none" w:sz="0" w:space="0" w:color="auto"/>
            <w:bottom w:val="none" w:sz="0" w:space="0" w:color="auto"/>
            <w:right w:val="none" w:sz="0" w:space="0" w:color="auto"/>
          </w:divBdr>
        </w:div>
        <w:div w:id="894046562">
          <w:marLeft w:val="0"/>
          <w:marRight w:val="0"/>
          <w:marTop w:val="0"/>
          <w:marBottom w:val="0"/>
          <w:divBdr>
            <w:top w:val="none" w:sz="0" w:space="0" w:color="auto"/>
            <w:left w:val="none" w:sz="0" w:space="0" w:color="auto"/>
            <w:bottom w:val="none" w:sz="0" w:space="0" w:color="auto"/>
            <w:right w:val="none" w:sz="0" w:space="0" w:color="auto"/>
          </w:divBdr>
        </w:div>
        <w:div w:id="2085493576">
          <w:marLeft w:val="0"/>
          <w:marRight w:val="0"/>
          <w:marTop w:val="0"/>
          <w:marBottom w:val="0"/>
          <w:divBdr>
            <w:top w:val="none" w:sz="0" w:space="0" w:color="auto"/>
            <w:left w:val="none" w:sz="0" w:space="0" w:color="auto"/>
            <w:bottom w:val="none" w:sz="0" w:space="0" w:color="auto"/>
            <w:right w:val="none" w:sz="0" w:space="0" w:color="auto"/>
          </w:divBdr>
        </w:div>
        <w:div w:id="890506537">
          <w:marLeft w:val="0"/>
          <w:marRight w:val="0"/>
          <w:marTop w:val="0"/>
          <w:marBottom w:val="0"/>
          <w:divBdr>
            <w:top w:val="none" w:sz="0" w:space="0" w:color="auto"/>
            <w:left w:val="none" w:sz="0" w:space="0" w:color="auto"/>
            <w:bottom w:val="none" w:sz="0" w:space="0" w:color="auto"/>
            <w:right w:val="none" w:sz="0" w:space="0" w:color="auto"/>
          </w:divBdr>
        </w:div>
        <w:div w:id="1529299114">
          <w:marLeft w:val="0"/>
          <w:marRight w:val="0"/>
          <w:marTop w:val="0"/>
          <w:marBottom w:val="0"/>
          <w:divBdr>
            <w:top w:val="none" w:sz="0" w:space="0" w:color="auto"/>
            <w:left w:val="none" w:sz="0" w:space="0" w:color="auto"/>
            <w:bottom w:val="none" w:sz="0" w:space="0" w:color="auto"/>
            <w:right w:val="none" w:sz="0" w:space="0" w:color="auto"/>
          </w:divBdr>
        </w:div>
        <w:div w:id="1725058580">
          <w:marLeft w:val="0"/>
          <w:marRight w:val="0"/>
          <w:marTop w:val="0"/>
          <w:marBottom w:val="0"/>
          <w:divBdr>
            <w:top w:val="none" w:sz="0" w:space="0" w:color="auto"/>
            <w:left w:val="none" w:sz="0" w:space="0" w:color="auto"/>
            <w:bottom w:val="none" w:sz="0" w:space="0" w:color="auto"/>
            <w:right w:val="none" w:sz="0" w:space="0" w:color="auto"/>
          </w:divBdr>
        </w:div>
        <w:div w:id="2068139526">
          <w:marLeft w:val="0"/>
          <w:marRight w:val="0"/>
          <w:marTop w:val="0"/>
          <w:marBottom w:val="0"/>
          <w:divBdr>
            <w:top w:val="none" w:sz="0" w:space="0" w:color="auto"/>
            <w:left w:val="none" w:sz="0" w:space="0" w:color="auto"/>
            <w:bottom w:val="none" w:sz="0" w:space="0" w:color="auto"/>
            <w:right w:val="none" w:sz="0" w:space="0" w:color="auto"/>
          </w:divBdr>
        </w:div>
        <w:div w:id="1400133785">
          <w:marLeft w:val="0"/>
          <w:marRight w:val="0"/>
          <w:marTop w:val="0"/>
          <w:marBottom w:val="0"/>
          <w:divBdr>
            <w:top w:val="none" w:sz="0" w:space="0" w:color="auto"/>
            <w:left w:val="none" w:sz="0" w:space="0" w:color="auto"/>
            <w:bottom w:val="none" w:sz="0" w:space="0" w:color="auto"/>
            <w:right w:val="none" w:sz="0" w:space="0" w:color="auto"/>
          </w:divBdr>
        </w:div>
        <w:div w:id="2024547680">
          <w:marLeft w:val="0"/>
          <w:marRight w:val="0"/>
          <w:marTop w:val="0"/>
          <w:marBottom w:val="0"/>
          <w:divBdr>
            <w:top w:val="none" w:sz="0" w:space="0" w:color="auto"/>
            <w:left w:val="none" w:sz="0" w:space="0" w:color="auto"/>
            <w:bottom w:val="none" w:sz="0" w:space="0" w:color="auto"/>
            <w:right w:val="none" w:sz="0" w:space="0" w:color="auto"/>
          </w:divBdr>
        </w:div>
        <w:div w:id="1519200788">
          <w:marLeft w:val="0"/>
          <w:marRight w:val="0"/>
          <w:marTop w:val="0"/>
          <w:marBottom w:val="0"/>
          <w:divBdr>
            <w:top w:val="none" w:sz="0" w:space="0" w:color="auto"/>
            <w:left w:val="none" w:sz="0" w:space="0" w:color="auto"/>
            <w:bottom w:val="none" w:sz="0" w:space="0" w:color="auto"/>
            <w:right w:val="none" w:sz="0" w:space="0" w:color="auto"/>
          </w:divBdr>
        </w:div>
        <w:div w:id="1364592593">
          <w:marLeft w:val="0"/>
          <w:marRight w:val="0"/>
          <w:marTop w:val="0"/>
          <w:marBottom w:val="0"/>
          <w:divBdr>
            <w:top w:val="none" w:sz="0" w:space="0" w:color="auto"/>
            <w:left w:val="none" w:sz="0" w:space="0" w:color="auto"/>
            <w:bottom w:val="none" w:sz="0" w:space="0" w:color="auto"/>
            <w:right w:val="none" w:sz="0" w:space="0" w:color="auto"/>
          </w:divBdr>
        </w:div>
        <w:div w:id="1917856109">
          <w:marLeft w:val="0"/>
          <w:marRight w:val="0"/>
          <w:marTop w:val="0"/>
          <w:marBottom w:val="0"/>
          <w:divBdr>
            <w:top w:val="none" w:sz="0" w:space="0" w:color="auto"/>
            <w:left w:val="none" w:sz="0" w:space="0" w:color="auto"/>
            <w:bottom w:val="none" w:sz="0" w:space="0" w:color="auto"/>
            <w:right w:val="none" w:sz="0" w:space="0" w:color="auto"/>
          </w:divBdr>
        </w:div>
        <w:div w:id="1460954506">
          <w:marLeft w:val="0"/>
          <w:marRight w:val="0"/>
          <w:marTop w:val="0"/>
          <w:marBottom w:val="0"/>
          <w:divBdr>
            <w:top w:val="none" w:sz="0" w:space="0" w:color="auto"/>
            <w:left w:val="none" w:sz="0" w:space="0" w:color="auto"/>
            <w:bottom w:val="none" w:sz="0" w:space="0" w:color="auto"/>
            <w:right w:val="none" w:sz="0" w:space="0" w:color="auto"/>
          </w:divBdr>
        </w:div>
        <w:div w:id="371538501">
          <w:marLeft w:val="0"/>
          <w:marRight w:val="0"/>
          <w:marTop w:val="0"/>
          <w:marBottom w:val="0"/>
          <w:divBdr>
            <w:top w:val="none" w:sz="0" w:space="0" w:color="auto"/>
            <w:left w:val="none" w:sz="0" w:space="0" w:color="auto"/>
            <w:bottom w:val="none" w:sz="0" w:space="0" w:color="auto"/>
            <w:right w:val="none" w:sz="0" w:space="0" w:color="auto"/>
          </w:divBdr>
        </w:div>
        <w:div w:id="2029015850">
          <w:marLeft w:val="0"/>
          <w:marRight w:val="0"/>
          <w:marTop w:val="0"/>
          <w:marBottom w:val="0"/>
          <w:divBdr>
            <w:top w:val="none" w:sz="0" w:space="0" w:color="auto"/>
            <w:left w:val="none" w:sz="0" w:space="0" w:color="auto"/>
            <w:bottom w:val="none" w:sz="0" w:space="0" w:color="auto"/>
            <w:right w:val="none" w:sz="0" w:space="0" w:color="auto"/>
          </w:divBdr>
        </w:div>
        <w:div w:id="268466439">
          <w:marLeft w:val="0"/>
          <w:marRight w:val="0"/>
          <w:marTop w:val="0"/>
          <w:marBottom w:val="0"/>
          <w:divBdr>
            <w:top w:val="none" w:sz="0" w:space="0" w:color="auto"/>
            <w:left w:val="none" w:sz="0" w:space="0" w:color="auto"/>
            <w:bottom w:val="none" w:sz="0" w:space="0" w:color="auto"/>
            <w:right w:val="none" w:sz="0" w:space="0" w:color="auto"/>
          </w:divBdr>
        </w:div>
        <w:div w:id="977303007">
          <w:marLeft w:val="0"/>
          <w:marRight w:val="0"/>
          <w:marTop w:val="0"/>
          <w:marBottom w:val="0"/>
          <w:divBdr>
            <w:top w:val="none" w:sz="0" w:space="0" w:color="auto"/>
            <w:left w:val="none" w:sz="0" w:space="0" w:color="auto"/>
            <w:bottom w:val="none" w:sz="0" w:space="0" w:color="auto"/>
            <w:right w:val="none" w:sz="0" w:space="0" w:color="auto"/>
          </w:divBdr>
        </w:div>
        <w:div w:id="360783276">
          <w:marLeft w:val="0"/>
          <w:marRight w:val="0"/>
          <w:marTop w:val="0"/>
          <w:marBottom w:val="0"/>
          <w:divBdr>
            <w:top w:val="none" w:sz="0" w:space="0" w:color="auto"/>
            <w:left w:val="none" w:sz="0" w:space="0" w:color="auto"/>
            <w:bottom w:val="none" w:sz="0" w:space="0" w:color="auto"/>
            <w:right w:val="none" w:sz="0" w:space="0" w:color="auto"/>
          </w:divBdr>
        </w:div>
        <w:div w:id="1728844399">
          <w:marLeft w:val="0"/>
          <w:marRight w:val="0"/>
          <w:marTop w:val="0"/>
          <w:marBottom w:val="0"/>
          <w:divBdr>
            <w:top w:val="none" w:sz="0" w:space="0" w:color="auto"/>
            <w:left w:val="none" w:sz="0" w:space="0" w:color="auto"/>
            <w:bottom w:val="none" w:sz="0" w:space="0" w:color="auto"/>
            <w:right w:val="none" w:sz="0" w:space="0" w:color="auto"/>
          </w:divBdr>
        </w:div>
        <w:div w:id="985859879">
          <w:marLeft w:val="0"/>
          <w:marRight w:val="0"/>
          <w:marTop w:val="0"/>
          <w:marBottom w:val="0"/>
          <w:divBdr>
            <w:top w:val="none" w:sz="0" w:space="0" w:color="auto"/>
            <w:left w:val="none" w:sz="0" w:space="0" w:color="auto"/>
            <w:bottom w:val="none" w:sz="0" w:space="0" w:color="auto"/>
            <w:right w:val="none" w:sz="0" w:space="0" w:color="auto"/>
          </w:divBdr>
        </w:div>
        <w:div w:id="1943955711">
          <w:marLeft w:val="0"/>
          <w:marRight w:val="0"/>
          <w:marTop w:val="0"/>
          <w:marBottom w:val="0"/>
          <w:divBdr>
            <w:top w:val="none" w:sz="0" w:space="0" w:color="auto"/>
            <w:left w:val="none" w:sz="0" w:space="0" w:color="auto"/>
            <w:bottom w:val="none" w:sz="0" w:space="0" w:color="auto"/>
            <w:right w:val="none" w:sz="0" w:space="0" w:color="auto"/>
          </w:divBdr>
        </w:div>
        <w:div w:id="844518618">
          <w:marLeft w:val="0"/>
          <w:marRight w:val="0"/>
          <w:marTop w:val="0"/>
          <w:marBottom w:val="0"/>
          <w:divBdr>
            <w:top w:val="none" w:sz="0" w:space="0" w:color="auto"/>
            <w:left w:val="none" w:sz="0" w:space="0" w:color="auto"/>
            <w:bottom w:val="none" w:sz="0" w:space="0" w:color="auto"/>
            <w:right w:val="none" w:sz="0" w:space="0" w:color="auto"/>
          </w:divBdr>
        </w:div>
        <w:div w:id="1456483005">
          <w:marLeft w:val="0"/>
          <w:marRight w:val="0"/>
          <w:marTop w:val="0"/>
          <w:marBottom w:val="0"/>
          <w:divBdr>
            <w:top w:val="none" w:sz="0" w:space="0" w:color="auto"/>
            <w:left w:val="none" w:sz="0" w:space="0" w:color="auto"/>
            <w:bottom w:val="none" w:sz="0" w:space="0" w:color="auto"/>
            <w:right w:val="none" w:sz="0" w:space="0" w:color="auto"/>
          </w:divBdr>
        </w:div>
        <w:div w:id="717171781">
          <w:marLeft w:val="0"/>
          <w:marRight w:val="0"/>
          <w:marTop w:val="0"/>
          <w:marBottom w:val="0"/>
          <w:divBdr>
            <w:top w:val="none" w:sz="0" w:space="0" w:color="auto"/>
            <w:left w:val="none" w:sz="0" w:space="0" w:color="auto"/>
            <w:bottom w:val="none" w:sz="0" w:space="0" w:color="auto"/>
            <w:right w:val="none" w:sz="0" w:space="0" w:color="auto"/>
          </w:divBdr>
        </w:div>
        <w:div w:id="1494032647">
          <w:marLeft w:val="0"/>
          <w:marRight w:val="0"/>
          <w:marTop w:val="0"/>
          <w:marBottom w:val="0"/>
          <w:divBdr>
            <w:top w:val="none" w:sz="0" w:space="0" w:color="auto"/>
            <w:left w:val="none" w:sz="0" w:space="0" w:color="auto"/>
            <w:bottom w:val="none" w:sz="0" w:space="0" w:color="auto"/>
            <w:right w:val="none" w:sz="0" w:space="0" w:color="auto"/>
          </w:divBdr>
        </w:div>
        <w:div w:id="681321751">
          <w:marLeft w:val="0"/>
          <w:marRight w:val="0"/>
          <w:marTop w:val="0"/>
          <w:marBottom w:val="0"/>
          <w:divBdr>
            <w:top w:val="none" w:sz="0" w:space="0" w:color="auto"/>
            <w:left w:val="none" w:sz="0" w:space="0" w:color="auto"/>
            <w:bottom w:val="none" w:sz="0" w:space="0" w:color="auto"/>
            <w:right w:val="none" w:sz="0" w:space="0" w:color="auto"/>
          </w:divBdr>
        </w:div>
        <w:div w:id="1823694129">
          <w:marLeft w:val="0"/>
          <w:marRight w:val="0"/>
          <w:marTop w:val="0"/>
          <w:marBottom w:val="0"/>
          <w:divBdr>
            <w:top w:val="none" w:sz="0" w:space="0" w:color="auto"/>
            <w:left w:val="none" w:sz="0" w:space="0" w:color="auto"/>
            <w:bottom w:val="none" w:sz="0" w:space="0" w:color="auto"/>
            <w:right w:val="none" w:sz="0" w:space="0" w:color="auto"/>
          </w:divBdr>
        </w:div>
        <w:div w:id="843277154">
          <w:marLeft w:val="0"/>
          <w:marRight w:val="0"/>
          <w:marTop w:val="0"/>
          <w:marBottom w:val="0"/>
          <w:divBdr>
            <w:top w:val="none" w:sz="0" w:space="0" w:color="auto"/>
            <w:left w:val="none" w:sz="0" w:space="0" w:color="auto"/>
            <w:bottom w:val="none" w:sz="0" w:space="0" w:color="auto"/>
            <w:right w:val="none" w:sz="0" w:space="0" w:color="auto"/>
          </w:divBdr>
        </w:div>
        <w:div w:id="1121991448">
          <w:marLeft w:val="0"/>
          <w:marRight w:val="0"/>
          <w:marTop w:val="0"/>
          <w:marBottom w:val="0"/>
          <w:divBdr>
            <w:top w:val="none" w:sz="0" w:space="0" w:color="auto"/>
            <w:left w:val="none" w:sz="0" w:space="0" w:color="auto"/>
            <w:bottom w:val="none" w:sz="0" w:space="0" w:color="auto"/>
            <w:right w:val="none" w:sz="0" w:space="0" w:color="auto"/>
          </w:divBdr>
        </w:div>
        <w:div w:id="709762310">
          <w:marLeft w:val="0"/>
          <w:marRight w:val="0"/>
          <w:marTop w:val="0"/>
          <w:marBottom w:val="0"/>
          <w:divBdr>
            <w:top w:val="none" w:sz="0" w:space="0" w:color="auto"/>
            <w:left w:val="none" w:sz="0" w:space="0" w:color="auto"/>
            <w:bottom w:val="none" w:sz="0" w:space="0" w:color="auto"/>
            <w:right w:val="none" w:sz="0" w:space="0" w:color="auto"/>
          </w:divBdr>
        </w:div>
        <w:div w:id="148716004">
          <w:marLeft w:val="0"/>
          <w:marRight w:val="0"/>
          <w:marTop w:val="0"/>
          <w:marBottom w:val="0"/>
          <w:divBdr>
            <w:top w:val="none" w:sz="0" w:space="0" w:color="auto"/>
            <w:left w:val="none" w:sz="0" w:space="0" w:color="auto"/>
            <w:bottom w:val="none" w:sz="0" w:space="0" w:color="auto"/>
            <w:right w:val="none" w:sz="0" w:space="0" w:color="auto"/>
          </w:divBdr>
        </w:div>
        <w:div w:id="1969161184">
          <w:marLeft w:val="0"/>
          <w:marRight w:val="0"/>
          <w:marTop w:val="0"/>
          <w:marBottom w:val="0"/>
          <w:divBdr>
            <w:top w:val="none" w:sz="0" w:space="0" w:color="auto"/>
            <w:left w:val="none" w:sz="0" w:space="0" w:color="auto"/>
            <w:bottom w:val="none" w:sz="0" w:space="0" w:color="auto"/>
            <w:right w:val="none" w:sz="0" w:space="0" w:color="auto"/>
          </w:divBdr>
        </w:div>
        <w:div w:id="692071821">
          <w:marLeft w:val="0"/>
          <w:marRight w:val="0"/>
          <w:marTop w:val="0"/>
          <w:marBottom w:val="0"/>
          <w:divBdr>
            <w:top w:val="none" w:sz="0" w:space="0" w:color="auto"/>
            <w:left w:val="none" w:sz="0" w:space="0" w:color="auto"/>
            <w:bottom w:val="none" w:sz="0" w:space="0" w:color="auto"/>
            <w:right w:val="none" w:sz="0" w:space="0" w:color="auto"/>
          </w:divBdr>
        </w:div>
        <w:div w:id="361053162">
          <w:marLeft w:val="0"/>
          <w:marRight w:val="0"/>
          <w:marTop w:val="0"/>
          <w:marBottom w:val="0"/>
          <w:divBdr>
            <w:top w:val="none" w:sz="0" w:space="0" w:color="auto"/>
            <w:left w:val="none" w:sz="0" w:space="0" w:color="auto"/>
            <w:bottom w:val="none" w:sz="0" w:space="0" w:color="auto"/>
            <w:right w:val="none" w:sz="0" w:space="0" w:color="auto"/>
          </w:divBdr>
        </w:div>
        <w:div w:id="669987628">
          <w:marLeft w:val="0"/>
          <w:marRight w:val="0"/>
          <w:marTop w:val="0"/>
          <w:marBottom w:val="0"/>
          <w:divBdr>
            <w:top w:val="none" w:sz="0" w:space="0" w:color="auto"/>
            <w:left w:val="none" w:sz="0" w:space="0" w:color="auto"/>
            <w:bottom w:val="none" w:sz="0" w:space="0" w:color="auto"/>
            <w:right w:val="none" w:sz="0" w:space="0" w:color="auto"/>
          </w:divBdr>
        </w:div>
        <w:div w:id="625626019">
          <w:marLeft w:val="0"/>
          <w:marRight w:val="0"/>
          <w:marTop w:val="0"/>
          <w:marBottom w:val="0"/>
          <w:divBdr>
            <w:top w:val="none" w:sz="0" w:space="0" w:color="auto"/>
            <w:left w:val="none" w:sz="0" w:space="0" w:color="auto"/>
            <w:bottom w:val="none" w:sz="0" w:space="0" w:color="auto"/>
            <w:right w:val="none" w:sz="0" w:space="0" w:color="auto"/>
          </w:divBdr>
        </w:div>
        <w:div w:id="1383947848">
          <w:marLeft w:val="0"/>
          <w:marRight w:val="0"/>
          <w:marTop w:val="0"/>
          <w:marBottom w:val="0"/>
          <w:divBdr>
            <w:top w:val="none" w:sz="0" w:space="0" w:color="auto"/>
            <w:left w:val="none" w:sz="0" w:space="0" w:color="auto"/>
            <w:bottom w:val="none" w:sz="0" w:space="0" w:color="auto"/>
            <w:right w:val="none" w:sz="0" w:space="0" w:color="auto"/>
          </w:divBdr>
        </w:div>
        <w:div w:id="539980763">
          <w:marLeft w:val="0"/>
          <w:marRight w:val="0"/>
          <w:marTop w:val="0"/>
          <w:marBottom w:val="0"/>
          <w:divBdr>
            <w:top w:val="none" w:sz="0" w:space="0" w:color="auto"/>
            <w:left w:val="none" w:sz="0" w:space="0" w:color="auto"/>
            <w:bottom w:val="none" w:sz="0" w:space="0" w:color="auto"/>
            <w:right w:val="none" w:sz="0" w:space="0" w:color="auto"/>
          </w:divBdr>
        </w:div>
        <w:div w:id="1001350668">
          <w:marLeft w:val="0"/>
          <w:marRight w:val="0"/>
          <w:marTop w:val="0"/>
          <w:marBottom w:val="0"/>
          <w:divBdr>
            <w:top w:val="none" w:sz="0" w:space="0" w:color="auto"/>
            <w:left w:val="none" w:sz="0" w:space="0" w:color="auto"/>
            <w:bottom w:val="none" w:sz="0" w:space="0" w:color="auto"/>
            <w:right w:val="none" w:sz="0" w:space="0" w:color="auto"/>
          </w:divBdr>
        </w:div>
        <w:div w:id="100422140">
          <w:marLeft w:val="0"/>
          <w:marRight w:val="0"/>
          <w:marTop w:val="0"/>
          <w:marBottom w:val="0"/>
          <w:divBdr>
            <w:top w:val="none" w:sz="0" w:space="0" w:color="auto"/>
            <w:left w:val="none" w:sz="0" w:space="0" w:color="auto"/>
            <w:bottom w:val="none" w:sz="0" w:space="0" w:color="auto"/>
            <w:right w:val="none" w:sz="0" w:space="0" w:color="auto"/>
          </w:divBdr>
        </w:div>
        <w:div w:id="1134835426">
          <w:marLeft w:val="0"/>
          <w:marRight w:val="0"/>
          <w:marTop w:val="0"/>
          <w:marBottom w:val="0"/>
          <w:divBdr>
            <w:top w:val="none" w:sz="0" w:space="0" w:color="auto"/>
            <w:left w:val="none" w:sz="0" w:space="0" w:color="auto"/>
            <w:bottom w:val="none" w:sz="0" w:space="0" w:color="auto"/>
            <w:right w:val="none" w:sz="0" w:space="0" w:color="auto"/>
          </w:divBdr>
        </w:div>
        <w:div w:id="468472880">
          <w:marLeft w:val="0"/>
          <w:marRight w:val="0"/>
          <w:marTop w:val="0"/>
          <w:marBottom w:val="0"/>
          <w:divBdr>
            <w:top w:val="none" w:sz="0" w:space="0" w:color="auto"/>
            <w:left w:val="none" w:sz="0" w:space="0" w:color="auto"/>
            <w:bottom w:val="none" w:sz="0" w:space="0" w:color="auto"/>
            <w:right w:val="none" w:sz="0" w:space="0" w:color="auto"/>
          </w:divBdr>
        </w:div>
        <w:div w:id="1504542712">
          <w:marLeft w:val="0"/>
          <w:marRight w:val="0"/>
          <w:marTop w:val="0"/>
          <w:marBottom w:val="0"/>
          <w:divBdr>
            <w:top w:val="none" w:sz="0" w:space="0" w:color="auto"/>
            <w:left w:val="none" w:sz="0" w:space="0" w:color="auto"/>
            <w:bottom w:val="none" w:sz="0" w:space="0" w:color="auto"/>
            <w:right w:val="none" w:sz="0" w:space="0" w:color="auto"/>
          </w:divBdr>
        </w:div>
        <w:div w:id="159006831">
          <w:marLeft w:val="0"/>
          <w:marRight w:val="0"/>
          <w:marTop w:val="0"/>
          <w:marBottom w:val="0"/>
          <w:divBdr>
            <w:top w:val="none" w:sz="0" w:space="0" w:color="auto"/>
            <w:left w:val="none" w:sz="0" w:space="0" w:color="auto"/>
            <w:bottom w:val="none" w:sz="0" w:space="0" w:color="auto"/>
            <w:right w:val="none" w:sz="0" w:space="0" w:color="auto"/>
          </w:divBdr>
        </w:div>
        <w:div w:id="1934698832">
          <w:marLeft w:val="0"/>
          <w:marRight w:val="0"/>
          <w:marTop w:val="0"/>
          <w:marBottom w:val="0"/>
          <w:divBdr>
            <w:top w:val="none" w:sz="0" w:space="0" w:color="auto"/>
            <w:left w:val="none" w:sz="0" w:space="0" w:color="auto"/>
            <w:bottom w:val="none" w:sz="0" w:space="0" w:color="auto"/>
            <w:right w:val="none" w:sz="0" w:space="0" w:color="auto"/>
          </w:divBdr>
        </w:div>
        <w:div w:id="2139840056">
          <w:marLeft w:val="0"/>
          <w:marRight w:val="0"/>
          <w:marTop w:val="0"/>
          <w:marBottom w:val="0"/>
          <w:divBdr>
            <w:top w:val="none" w:sz="0" w:space="0" w:color="auto"/>
            <w:left w:val="none" w:sz="0" w:space="0" w:color="auto"/>
            <w:bottom w:val="none" w:sz="0" w:space="0" w:color="auto"/>
            <w:right w:val="none" w:sz="0" w:space="0" w:color="auto"/>
          </w:divBdr>
        </w:div>
        <w:div w:id="556088898">
          <w:marLeft w:val="0"/>
          <w:marRight w:val="0"/>
          <w:marTop w:val="0"/>
          <w:marBottom w:val="0"/>
          <w:divBdr>
            <w:top w:val="none" w:sz="0" w:space="0" w:color="auto"/>
            <w:left w:val="none" w:sz="0" w:space="0" w:color="auto"/>
            <w:bottom w:val="none" w:sz="0" w:space="0" w:color="auto"/>
            <w:right w:val="none" w:sz="0" w:space="0" w:color="auto"/>
          </w:divBdr>
        </w:div>
        <w:div w:id="271977193">
          <w:marLeft w:val="0"/>
          <w:marRight w:val="0"/>
          <w:marTop w:val="0"/>
          <w:marBottom w:val="0"/>
          <w:divBdr>
            <w:top w:val="none" w:sz="0" w:space="0" w:color="auto"/>
            <w:left w:val="none" w:sz="0" w:space="0" w:color="auto"/>
            <w:bottom w:val="none" w:sz="0" w:space="0" w:color="auto"/>
            <w:right w:val="none" w:sz="0" w:space="0" w:color="auto"/>
          </w:divBdr>
        </w:div>
        <w:div w:id="323246923">
          <w:marLeft w:val="0"/>
          <w:marRight w:val="0"/>
          <w:marTop w:val="0"/>
          <w:marBottom w:val="0"/>
          <w:divBdr>
            <w:top w:val="none" w:sz="0" w:space="0" w:color="auto"/>
            <w:left w:val="none" w:sz="0" w:space="0" w:color="auto"/>
            <w:bottom w:val="none" w:sz="0" w:space="0" w:color="auto"/>
            <w:right w:val="none" w:sz="0" w:space="0" w:color="auto"/>
          </w:divBdr>
        </w:div>
        <w:div w:id="1890334071">
          <w:marLeft w:val="0"/>
          <w:marRight w:val="0"/>
          <w:marTop w:val="0"/>
          <w:marBottom w:val="0"/>
          <w:divBdr>
            <w:top w:val="none" w:sz="0" w:space="0" w:color="auto"/>
            <w:left w:val="none" w:sz="0" w:space="0" w:color="auto"/>
            <w:bottom w:val="none" w:sz="0" w:space="0" w:color="auto"/>
            <w:right w:val="none" w:sz="0" w:space="0" w:color="auto"/>
          </w:divBdr>
        </w:div>
        <w:div w:id="735130481">
          <w:marLeft w:val="0"/>
          <w:marRight w:val="0"/>
          <w:marTop w:val="0"/>
          <w:marBottom w:val="0"/>
          <w:divBdr>
            <w:top w:val="none" w:sz="0" w:space="0" w:color="auto"/>
            <w:left w:val="none" w:sz="0" w:space="0" w:color="auto"/>
            <w:bottom w:val="none" w:sz="0" w:space="0" w:color="auto"/>
            <w:right w:val="none" w:sz="0" w:space="0" w:color="auto"/>
          </w:divBdr>
        </w:div>
      </w:divsChild>
    </w:div>
    <w:div w:id="2116055743">
      <w:bodyDiv w:val="1"/>
      <w:marLeft w:val="0"/>
      <w:marRight w:val="0"/>
      <w:marTop w:val="0"/>
      <w:marBottom w:val="0"/>
      <w:divBdr>
        <w:top w:val="none" w:sz="0" w:space="0" w:color="auto"/>
        <w:left w:val="none" w:sz="0" w:space="0" w:color="auto"/>
        <w:bottom w:val="none" w:sz="0" w:space="0" w:color="auto"/>
        <w:right w:val="none" w:sz="0" w:space="0" w:color="auto"/>
      </w:divBdr>
    </w:div>
    <w:div w:id="2117170329">
      <w:bodyDiv w:val="1"/>
      <w:marLeft w:val="0"/>
      <w:marRight w:val="0"/>
      <w:marTop w:val="0"/>
      <w:marBottom w:val="0"/>
      <w:divBdr>
        <w:top w:val="none" w:sz="0" w:space="0" w:color="auto"/>
        <w:left w:val="none" w:sz="0" w:space="0" w:color="auto"/>
        <w:bottom w:val="none" w:sz="0" w:space="0" w:color="auto"/>
        <w:right w:val="none" w:sz="0" w:space="0" w:color="auto"/>
      </w:divBdr>
    </w:div>
    <w:div w:id="2117557275">
      <w:bodyDiv w:val="1"/>
      <w:marLeft w:val="0"/>
      <w:marRight w:val="0"/>
      <w:marTop w:val="0"/>
      <w:marBottom w:val="0"/>
      <w:divBdr>
        <w:top w:val="none" w:sz="0" w:space="0" w:color="auto"/>
        <w:left w:val="none" w:sz="0" w:space="0" w:color="auto"/>
        <w:bottom w:val="none" w:sz="0" w:space="0" w:color="auto"/>
        <w:right w:val="none" w:sz="0" w:space="0" w:color="auto"/>
      </w:divBdr>
    </w:div>
    <w:div w:id="2119449939">
      <w:bodyDiv w:val="1"/>
      <w:marLeft w:val="0"/>
      <w:marRight w:val="0"/>
      <w:marTop w:val="0"/>
      <w:marBottom w:val="0"/>
      <w:divBdr>
        <w:top w:val="none" w:sz="0" w:space="0" w:color="auto"/>
        <w:left w:val="none" w:sz="0" w:space="0" w:color="auto"/>
        <w:bottom w:val="none" w:sz="0" w:space="0" w:color="auto"/>
        <w:right w:val="none" w:sz="0" w:space="0" w:color="auto"/>
      </w:divBdr>
    </w:div>
    <w:div w:id="2119518743">
      <w:bodyDiv w:val="1"/>
      <w:marLeft w:val="0"/>
      <w:marRight w:val="0"/>
      <w:marTop w:val="0"/>
      <w:marBottom w:val="0"/>
      <w:divBdr>
        <w:top w:val="none" w:sz="0" w:space="0" w:color="auto"/>
        <w:left w:val="none" w:sz="0" w:space="0" w:color="auto"/>
        <w:bottom w:val="none" w:sz="0" w:space="0" w:color="auto"/>
        <w:right w:val="none" w:sz="0" w:space="0" w:color="auto"/>
      </w:divBdr>
    </w:div>
    <w:div w:id="2120367601">
      <w:bodyDiv w:val="1"/>
      <w:marLeft w:val="0"/>
      <w:marRight w:val="0"/>
      <w:marTop w:val="0"/>
      <w:marBottom w:val="0"/>
      <w:divBdr>
        <w:top w:val="none" w:sz="0" w:space="0" w:color="auto"/>
        <w:left w:val="none" w:sz="0" w:space="0" w:color="auto"/>
        <w:bottom w:val="none" w:sz="0" w:space="0" w:color="auto"/>
        <w:right w:val="none" w:sz="0" w:space="0" w:color="auto"/>
      </w:divBdr>
      <w:divsChild>
        <w:div w:id="2120565780">
          <w:marLeft w:val="640"/>
          <w:marRight w:val="0"/>
          <w:marTop w:val="0"/>
          <w:marBottom w:val="0"/>
          <w:divBdr>
            <w:top w:val="none" w:sz="0" w:space="0" w:color="auto"/>
            <w:left w:val="none" w:sz="0" w:space="0" w:color="auto"/>
            <w:bottom w:val="none" w:sz="0" w:space="0" w:color="auto"/>
            <w:right w:val="none" w:sz="0" w:space="0" w:color="auto"/>
          </w:divBdr>
        </w:div>
        <w:div w:id="1638993228">
          <w:marLeft w:val="640"/>
          <w:marRight w:val="0"/>
          <w:marTop w:val="0"/>
          <w:marBottom w:val="0"/>
          <w:divBdr>
            <w:top w:val="none" w:sz="0" w:space="0" w:color="auto"/>
            <w:left w:val="none" w:sz="0" w:space="0" w:color="auto"/>
            <w:bottom w:val="none" w:sz="0" w:space="0" w:color="auto"/>
            <w:right w:val="none" w:sz="0" w:space="0" w:color="auto"/>
          </w:divBdr>
        </w:div>
        <w:div w:id="974986549">
          <w:marLeft w:val="640"/>
          <w:marRight w:val="0"/>
          <w:marTop w:val="0"/>
          <w:marBottom w:val="0"/>
          <w:divBdr>
            <w:top w:val="none" w:sz="0" w:space="0" w:color="auto"/>
            <w:left w:val="none" w:sz="0" w:space="0" w:color="auto"/>
            <w:bottom w:val="none" w:sz="0" w:space="0" w:color="auto"/>
            <w:right w:val="none" w:sz="0" w:space="0" w:color="auto"/>
          </w:divBdr>
        </w:div>
        <w:div w:id="277029897">
          <w:marLeft w:val="640"/>
          <w:marRight w:val="0"/>
          <w:marTop w:val="0"/>
          <w:marBottom w:val="0"/>
          <w:divBdr>
            <w:top w:val="none" w:sz="0" w:space="0" w:color="auto"/>
            <w:left w:val="none" w:sz="0" w:space="0" w:color="auto"/>
            <w:bottom w:val="none" w:sz="0" w:space="0" w:color="auto"/>
            <w:right w:val="none" w:sz="0" w:space="0" w:color="auto"/>
          </w:divBdr>
        </w:div>
        <w:div w:id="1872957319">
          <w:marLeft w:val="640"/>
          <w:marRight w:val="0"/>
          <w:marTop w:val="0"/>
          <w:marBottom w:val="0"/>
          <w:divBdr>
            <w:top w:val="none" w:sz="0" w:space="0" w:color="auto"/>
            <w:left w:val="none" w:sz="0" w:space="0" w:color="auto"/>
            <w:bottom w:val="none" w:sz="0" w:space="0" w:color="auto"/>
            <w:right w:val="none" w:sz="0" w:space="0" w:color="auto"/>
          </w:divBdr>
        </w:div>
        <w:div w:id="953438251">
          <w:marLeft w:val="640"/>
          <w:marRight w:val="0"/>
          <w:marTop w:val="0"/>
          <w:marBottom w:val="0"/>
          <w:divBdr>
            <w:top w:val="none" w:sz="0" w:space="0" w:color="auto"/>
            <w:left w:val="none" w:sz="0" w:space="0" w:color="auto"/>
            <w:bottom w:val="none" w:sz="0" w:space="0" w:color="auto"/>
            <w:right w:val="none" w:sz="0" w:space="0" w:color="auto"/>
          </w:divBdr>
        </w:div>
        <w:div w:id="527960186">
          <w:marLeft w:val="640"/>
          <w:marRight w:val="0"/>
          <w:marTop w:val="0"/>
          <w:marBottom w:val="0"/>
          <w:divBdr>
            <w:top w:val="none" w:sz="0" w:space="0" w:color="auto"/>
            <w:left w:val="none" w:sz="0" w:space="0" w:color="auto"/>
            <w:bottom w:val="none" w:sz="0" w:space="0" w:color="auto"/>
            <w:right w:val="none" w:sz="0" w:space="0" w:color="auto"/>
          </w:divBdr>
        </w:div>
        <w:div w:id="1227952114">
          <w:marLeft w:val="640"/>
          <w:marRight w:val="0"/>
          <w:marTop w:val="0"/>
          <w:marBottom w:val="0"/>
          <w:divBdr>
            <w:top w:val="none" w:sz="0" w:space="0" w:color="auto"/>
            <w:left w:val="none" w:sz="0" w:space="0" w:color="auto"/>
            <w:bottom w:val="none" w:sz="0" w:space="0" w:color="auto"/>
            <w:right w:val="none" w:sz="0" w:space="0" w:color="auto"/>
          </w:divBdr>
        </w:div>
        <w:div w:id="1139762828">
          <w:marLeft w:val="640"/>
          <w:marRight w:val="0"/>
          <w:marTop w:val="0"/>
          <w:marBottom w:val="0"/>
          <w:divBdr>
            <w:top w:val="none" w:sz="0" w:space="0" w:color="auto"/>
            <w:left w:val="none" w:sz="0" w:space="0" w:color="auto"/>
            <w:bottom w:val="none" w:sz="0" w:space="0" w:color="auto"/>
            <w:right w:val="none" w:sz="0" w:space="0" w:color="auto"/>
          </w:divBdr>
        </w:div>
        <w:div w:id="945506089">
          <w:marLeft w:val="640"/>
          <w:marRight w:val="0"/>
          <w:marTop w:val="0"/>
          <w:marBottom w:val="0"/>
          <w:divBdr>
            <w:top w:val="none" w:sz="0" w:space="0" w:color="auto"/>
            <w:left w:val="none" w:sz="0" w:space="0" w:color="auto"/>
            <w:bottom w:val="none" w:sz="0" w:space="0" w:color="auto"/>
            <w:right w:val="none" w:sz="0" w:space="0" w:color="auto"/>
          </w:divBdr>
        </w:div>
        <w:div w:id="213584336">
          <w:marLeft w:val="640"/>
          <w:marRight w:val="0"/>
          <w:marTop w:val="0"/>
          <w:marBottom w:val="0"/>
          <w:divBdr>
            <w:top w:val="none" w:sz="0" w:space="0" w:color="auto"/>
            <w:left w:val="none" w:sz="0" w:space="0" w:color="auto"/>
            <w:bottom w:val="none" w:sz="0" w:space="0" w:color="auto"/>
            <w:right w:val="none" w:sz="0" w:space="0" w:color="auto"/>
          </w:divBdr>
        </w:div>
        <w:div w:id="2024279307">
          <w:marLeft w:val="640"/>
          <w:marRight w:val="0"/>
          <w:marTop w:val="0"/>
          <w:marBottom w:val="0"/>
          <w:divBdr>
            <w:top w:val="none" w:sz="0" w:space="0" w:color="auto"/>
            <w:left w:val="none" w:sz="0" w:space="0" w:color="auto"/>
            <w:bottom w:val="none" w:sz="0" w:space="0" w:color="auto"/>
            <w:right w:val="none" w:sz="0" w:space="0" w:color="auto"/>
          </w:divBdr>
        </w:div>
        <w:div w:id="1948001042">
          <w:marLeft w:val="640"/>
          <w:marRight w:val="0"/>
          <w:marTop w:val="0"/>
          <w:marBottom w:val="0"/>
          <w:divBdr>
            <w:top w:val="none" w:sz="0" w:space="0" w:color="auto"/>
            <w:left w:val="none" w:sz="0" w:space="0" w:color="auto"/>
            <w:bottom w:val="none" w:sz="0" w:space="0" w:color="auto"/>
            <w:right w:val="none" w:sz="0" w:space="0" w:color="auto"/>
          </w:divBdr>
        </w:div>
        <w:div w:id="1827432859">
          <w:marLeft w:val="640"/>
          <w:marRight w:val="0"/>
          <w:marTop w:val="0"/>
          <w:marBottom w:val="0"/>
          <w:divBdr>
            <w:top w:val="none" w:sz="0" w:space="0" w:color="auto"/>
            <w:left w:val="none" w:sz="0" w:space="0" w:color="auto"/>
            <w:bottom w:val="none" w:sz="0" w:space="0" w:color="auto"/>
            <w:right w:val="none" w:sz="0" w:space="0" w:color="auto"/>
          </w:divBdr>
        </w:div>
        <w:div w:id="2079859808">
          <w:marLeft w:val="640"/>
          <w:marRight w:val="0"/>
          <w:marTop w:val="0"/>
          <w:marBottom w:val="0"/>
          <w:divBdr>
            <w:top w:val="none" w:sz="0" w:space="0" w:color="auto"/>
            <w:left w:val="none" w:sz="0" w:space="0" w:color="auto"/>
            <w:bottom w:val="none" w:sz="0" w:space="0" w:color="auto"/>
            <w:right w:val="none" w:sz="0" w:space="0" w:color="auto"/>
          </w:divBdr>
        </w:div>
        <w:div w:id="193226814">
          <w:marLeft w:val="640"/>
          <w:marRight w:val="0"/>
          <w:marTop w:val="0"/>
          <w:marBottom w:val="0"/>
          <w:divBdr>
            <w:top w:val="none" w:sz="0" w:space="0" w:color="auto"/>
            <w:left w:val="none" w:sz="0" w:space="0" w:color="auto"/>
            <w:bottom w:val="none" w:sz="0" w:space="0" w:color="auto"/>
            <w:right w:val="none" w:sz="0" w:space="0" w:color="auto"/>
          </w:divBdr>
        </w:div>
        <w:div w:id="1208949436">
          <w:marLeft w:val="640"/>
          <w:marRight w:val="0"/>
          <w:marTop w:val="0"/>
          <w:marBottom w:val="0"/>
          <w:divBdr>
            <w:top w:val="none" w:sz="0" w:space="0" w:color="auto"/>
            <w:left w:val="none" w:sz="0" w:space="0" w:color="auto"/>
            <w:bottom w:val="none" w:sz="0" w:space="0" w:color="auto"/>
            <w:right w:val="none" w:sz="0" w:space="0" w:color="auto"/>
          </w:divBdr>
        </w:div>
        <w:div w:id="977760833">
          <w:marLeft w:val="640"/>
          <w:marRight w:val="0"/>
          <w:marTop w:val="0"/>
          <w:marBottom w:val="0"/>
          <w:divBdr>
            <w:top w:val="none" w:sz="0" w:space="0" w:color="auto"/>
            <w:left w:val="none" w:sz="0" w:space="0" w:color="auto"/>
            <w:bottom w:val="none" w:sz="0" w:space="0" w:color="auto"/>
            <w:right w:val="none" w:sz="0" w:space="0" w:color="auto"/>
          </w:divBdr>
        </w:div>
        <w:div w:id="1647927684">
          <w:marLeft w:val="640"/>
          <w:marRight w:val="0"/>
          <w:marTop w:val="0"/>
          <w:marBottom w:val="0"/>
          <w:divBdr>
            <w:top w:val="none" w:sz="0" w:space="0" w:color="auto"/>
            <w:left w:val="none" w:sz="0" w:space="0" w:color="auto"/>
            <w:bottom w:val="none" w:sz="0" w:space="0" w:color="auto"/>
            <w:right w:val="none" w:sz="0" w:space="0" w:color="auto"/>
          </w:divBdr>
        </w:div>
        <w:div w:id="555118110">
          <w:marLeft w:val="640"/>
          <w:marRight w:val="0"/>
          <w:marTop w:val="0"/>
          <w:marBottom w:val="0"/>
          <w:divBdr>
            <w:top w:val="none" w:sz="0" w:space="0" w:color="auto"/>
            <w:left w:val="none" w:sz="0" w:space="0" w:color="auto"/>
            <w:bottom w:val="none" w:sz="0" w:space="0" w:color="auto"/>
            <w:right w:val="none" w:sz="0" w:space="0" w:color="auto"/>
          </w:divBdr>
        </w:div>
        <w:div w:id="546767647">
          <w:marLeft w:val="640"/>
          <w:marRight w:val="0"/>
          <w:marTop w:val="0"/>
          <w:marBottom w:val="0"/>
          <w:divBdr>
            <w:top w:val="none" w:sz="0" w:space="0" w:color="auto"/>
            <w:left w:val="none" w:sz="0" w:space="0" w:color="auto"/>
            <w:bottom w:val="none" w:sz="0" w:space="0" w:color="auto"/>
            <w:right w:val="none" w:sz="0" w:space="0" w:color="auto"/>
          </w:divBdr>
        </w:div>
        <w:div w:id="971979388">
          <w:marLeft w:val="640"/>
          <w:marRight w:val="0"/>
          <w:marTop w:val="0"/>
          <w:marBottom w:val="0"/>
          <w:divBdr>
            <w:top w:val="none" w:sz="0" w:space="0" w:color="auto"/>
            <w:left w:val="none" w:sz="0" w:space="0" w:color="auto"/>
            <w:bottom w:val="none" w:sz="0" w:space="0" w:color="auto"/>
            <w:right w:val="none" w:sz="0" w:space="0" w:color="auto"/>
          </w:divBdr>
        </w:div>
        <w:div w:id="1299651523">
          <w:marLeft w:val="640"/>
          <w:marRight w:val="0"/>
          <w:marTop w:val="0"/>
          <w:marBottom w:val="0"/>
          <w:divBdr>
            <w:top w:val="none" w:sz="0" w:space="0" w:color="auto"/>
            <w:left w:val="none" w:sz="0" w:space="0" w:color="auto"/>
            <w:bottom w:val="none" w:sz="0" w:space="0" w:color="auto"/>
            <w:right w:val="none" w:sz="0" w:space="0" w:color="auto"/>
          </w:divBdr>
        </w:div>
        <w:div w:id="389307596">
          <w:marLeft w:val="640"/>
          <w:marRight w:val="0"/>
          <w:marTop w:val="0"/>
          <w:marBottom w:val="0"/>
          <w:divBdr>
            <w:top w:val="none" w:sz="0" w:space="0" w:color="auto"/>
            <w:left w:val="none" w:sz="0" w:space="0" w:color="auto"/>
            <w:bottom w:val="none" w:sz="0" w:space="0" w:color="auto"/>
            <w:right w:val="none" w:sz="0" w:space="0" w:color="auto"/>
          </w:divBdr>
        </w:div>
        <w:div w:id="607196909">
          <w:marLeft w:val="640"/>
          <w:marRight w:val="0"/>
          <w:marTop w:val="0"/>
          <w:marBottom w:val="0"/>
          <w:divBdr>
            <w:top w:val="none" w:sz="0" w:space="0" w:color="auto"/>
            <w:left w:val="none" w:sz="0" w:space="0" w:color="auto"/>
            <w:bottom w:val="none" w:sz="0" w:space="0" w:color="auto"/>
            <w:right w:val="none" w:sz="0" w:space="0" w:color="auto"/>
          </w:divBdr>
        </w:div>
        <w:div w:id="2108040439">
          <w:marLeft w:val="640"/>
          <w:marRight w:val="0"/>
          <w:marTop w:val="0"/>
          <w:marBottom w:val="0"/>
          <w:divBdr>
            <w:top w:val="none" w:sz="0" w:space="0" w:color="auto"/>
            <w:left w:val="none" w:sz="0" w:space="0" w:color="auto"/>
            <w:bottom w:val="none" w:sz="0" w:space="0" w:color="auto"/>
            <w:right w:val="none" w:sz="0" w:space="0" w:color="auto"/>
          </w:divBdr>
        </w:div>
        <w:div w:id="454446266">
          <w:marLeft w:val="640"/>
          <w:marRight w:val="0"/>
          <w:marTop w:val="0"/>
          <w:marBottom w:val="0"/>
          <w:divBdr>
            <w:top w:val="none" w:sz="0" w:space="0" w:color="auto"/>
            <w:left w:val="none" w:sz="0" w:space="0" w:color="auto"/>
            <w:bottom w:val="none" w:sz="0" w:space="0" w:color="auto"/>
            <w:right w:val="none" w:sz="0" w:space="0" w:color="auto"/>
          </w:divBdr>
        </w:div>
        <w:div w:id="688333282">
          <w:marLeft w:val="640"/>
          <w:marRight w:val="0"/>
          <w:marTop w:val="0"/>
          <w:marBottom w:val="0"/>
          <w:divBdr>
            <w:top w:val="none" w:sz="0" w:space="0" w:color="auto"/>
            <w:left w:val="none" w:sz="0" w:space="0" w:color="auto"/>
            <w:bottom w:val="none" w:sz="0" w:space="0" w:color="auto"/>
            <w:right w:val="none" w:sz="0" w:space="0" w:color="auto"/>
          </w:divBdr>
        </w:div>
        <w:div w:id="1670209381">
          <w:marLeft w:val="640"/>
          <w:marRight w:val="0"/>
          <w:marTop w:val="0"/>
          <w:marBottom w:val="0"/>
          <w:divBdr>
            <w:top w:val="none" w:sz="0" w:space="0" w:color="auto"/>
            <w:left w:val="none" w:sz="0" w:space="0" w:color="auto"/>
            <w:bottom w:val="none" w:sz="0" w:space="0" w:color="auto"/>
            <w:right w:val="none" w:sz="0" w:space="0" w:color="auto"/>
          </w:divBdr>
        </w:div>
        <w:div w:id="1290475412">
          <w:marLeft w:val="640"/>
          <w:marRight w:val="0"/>
          <w:marTop w:val="0"/>
          <w:marBottom w:val="0"/>
          <w:divBdr>
            <w:top w:val="none" w:sz="0" w:space="0" w:color="auto"/>
            <w:left w:val="none" w:sz="0" w:space="0" w:color="auto"/>
            <w:bottom w:val="none" w:sz="0" w:space="0" w:color="auto"/>
            <w:right w:val="none" w:sz="0" w:space="0" w:color="auto"/>
          </w:divBdr>
        </w:div>
        <w:div w:id="654770893">
          <w:marLeft w:val="640"/>
          <w:marRight w:val="0"/>
          <w:marTop w:val="0"/>
          <w:marBottom w:val="0"/>
          <w:divBdr>
            <w:top w:val="none" w:sz="0" w:space="0" w:color="auto"/>
            <w:left w:val="none" w:sz="0" w:space="0" w:color="auto"/>
            <w:bottom w:val="none" w:sz="0" w:space="0" w:color="auto"/>
            <w:right w:val="none" w:sz="0" w:space="0" w:color="auto"/>
          </w:divBdr>
        </w:div>
        <w:div w:id="18314622">
          <w:marLeft w:val="640"/>
          <w:marRight w:val="0"/>
          <w:marTop w:val="0"/>
          <w:marBottom w:val="0"/>
          <w:divBdr>
            <w:top w:val="none" w:sz="0" w:space="0" w:color="auto"/>
            <w:left w:val="none" w:sz="0" w:space="0" w:color="auto"/>
            <w:bottom w:val="none" w:sz="0" w:space="0" w:color="auto"/>
            <w:right w:val="none" w:sz="0" w:space="0" w:color="auto"/>
          </w:divBdr>
        </w:div>
        <w:div w:id="418598871">
          <w:marLeft w:val="640"/>
          <w:marRight w:val="0"/>
          <w:marTop w:val="0"/>
          <w:marBottom w:val="0"/>
          <w:divBdr>
            <w:top w:val="none" w:sz="0" w:space="0" w:color="auto"/>
            <w:left w:val="none" w:sz="0" w:space="0" w:color="auto"/>
            <w:bottom w:val="none" w:sz="0" w:space="0" w:color="auto"/>
            <w:right w:val="none" w:sz="0" w:space="0" w:color="auto"/>
          </w:divBdr>
        </w:div>
        <w:div w:id="340933478">
          <w:marLeft w:val="640"/>
          <w:marRight w:val="0"/>
          <w:marTop w:val="0"/>
          <w:marBottom w:val="0"/>
          <w:divBdr>
            <w:top w:val="none" w:sz="0" w:space="0" w:color="auto"/>
            <w:left w:val="none" w:sz="0" w:space="0" w:color="auto"/>
            <w:bottom w:val="none" w:sz="0" w:space="0" w:color="auto"/>
            <w:right w:val="none" w:sz="0" w:space="0" w:color="auto"/>
          </w:divBdr>
        </w:div>
        <w:div w:id="1358120323">
          <w:marLeft w:val="640"/>
          <w:marRight w:val="0"/>
          <w:marTop w:val="0"/>
          <w:marBottom w:val="0"/>
          <w:divBdr>
            <w:top w:val="none" w:sz="0" w:space="0" w:color="auto"/>
            <w:left w:val="none" w:sz="0" w:space="0" w:color="auto"/>
            <w:bottom w:val="none" w:sz="0" w:space="0" w:color="auto"/>
            <w:right w:val="none" w:sz="0" w:space="0" w:color="auto"/>
          </w:divBdr>
        </w:div>
        <w:div w:id="1025518251">
          <w:marLeft w:val="640"/>
          <w:marRight w:val="0"/>
          <w:marTop w:val="0"/>
          <w:marBottom w:val="0"/>
          <w:divBdr>
            <w:top w:val="none" w:sz="0" w:space="0" w:color="auto"/>
            <w:left w:val="none" w:sz="0" w:space="0" w:color="auto"/>
            <w:bottom w:val="none" w:sz="0" w:space="0" w:color="auto"/>
            <w:right w:val="none" w:sz="0" w:space="0" w:color="auto"/>
          </w:divBdr>
        </w:div>
      </w:divsChild>
    </w:div>
    <w:div w:id="2121292943">
      <w:bodyDiv w:val="1"/>
      <w:marLeft w:val="0"/>
      <w:marRight w:val="0"/>
      <w:marTop w:val="0"/>
      <w:marBottom w:val="0"/>
      <w:divBdr>
        <w:top w:val="none" w:sz="0" w:space="0" w:color="auto"/>
        <w:left w:val="none" w:sz="0" w:space="0" w:color="auto"/>
        <w:bottom w:val="none" w:sz="0" w:space="0" w:color="auto"/>
        <w:right w:val="none" w:sz="0" w:space="0" w:color="auto"/>
      </w:divBdr>
      <w:divsChild>
        <w:div w:id="975334334">
          <w:marLeft w:val="640"/>
          <w:marRight w:val="0"/>
          <w:marTop w:val="0"/>
          <w:marBottom w:val="0"/>
          <w:divBdr>
            <w:top w:val="none" w:sz="0" w:space="0" w:color="auto"/>
            <w:left w:val="none" w:sz="0" w:space="0" w:color="auto"/>
            <w:bottom w:val="none" w:sz="0" w:space="0" w:color="auto"/>
            <w:right w:val="none" w:sz="0" w:space="0" w:color="auto"/>
          </w:divBdr>
        </w:div>
        <w:div w:id="2015838715">
          <w:marLeft w:val="640"/>
          <w:marRight w:val="0"/>
          <w:marTop w:val="0"/>
          <w:marBottom w:val="0"/>
          <w:divBdr>
            <w:top w:val="none" w:sz="0" w:space="0" w:color="auto"/>
            <w:left w:val="none" w:sz="0" w:space="0" w:color="auto"/>
            <w:bottom w:val="none" w:sz="0" w:space="0" w:color="auto"/>
            <w:right w:val="none" w:sz="0" w:space="0" w:color="auto"/>
          </w:divBdr>
        </w:div>
        <w:div w:id="1739355395">
          <w:marLeft w:val="640"/>
          <w:marRight w:val="0"/>
          <w:marTop w:val="0"/>
          <w:marBottom w:val="0"/>
          <w:divBdr>
            <w:top w:val="none" w:sz="0" w:space="0" w:color="auto"/>
            <w:left w:val="none" w:sz="0" w:space="0" w:color="auto"/>
            <w:bottom w:val="none" w:sz="0" w:space="0" w:color="auto"/>
            <w:right w:val="none" w:sz="0" w:space="0" w:color="auto"/>
          </w:divBdr>
        </w:div>
        <w:div w:id="636184537">
          <w:marLeft w:val="640"/>
          <w:marRight w:val="0"/>
          <w:marTop w:val="0"/>
          <w:marBottom w:val="0"/>
          <w:divBdr>
            <w:top w:val="none" w:sz="0" w:space="0" w:color="auto"/>
            <w:left w:val="none" w:sz="0" w:space="0" w:color="auto"/>
            <w:bottom w:val="none" w:sz="0" w:space="0" w:color="auto"/>
            <w:right w:val="none" w:sz="0" w:space="0" w:color="auto"/>
          </w:divBdr>
        </w:div>
        <w:div w:id="147597894">
          <w:marLeft w:val="640"/>
          <w:marRight w:val="0"/>
          <w:marTop w:val="0"/>
          <w:marBottom w:val="0"/>
          <w:divBdr>
            <w:top w:val="none" w:sz="0" w:space="0" w:color="auto"/>
            <w:left w:val="none" w:sz="0" w:space="0" w:color="auto"/>
            <w:bottom w:val="none" w:sz="0" w:space="0" w:color="auto"/>
            <w:right w:val="none" w:sz="0" w:space="0" w:color="auto"/>
          </w:divBdr>
        </w:div>
        <w:div w:id="1337423773">
          <w:marLeft w:val="640"/>
          <w:marRight w:val="0"/>
          <w:marTop w:val="0"/>
          <w:marBottom w:val="0"/>
          <w:divBdr>
            <w:top w:val="none" w:sz="0" w:space="0" w:color="auto"/>
            <w:left w:val="none" w:sz="0" w:space="0" w:color="auto"/>
            <w:bottom w:val="none" w:sz="0" w:space="0" w:color="auto"/>
            <w:right w:val="none" w:sz="0" w:space="0" w:color="auto"/>
          </w:divBdr>
        </w:div>
        <w:div w:id="2097625183">
          <w:marLeft w:val="640"/>
          <w:marRight w:val="0"/>
          <w:marTop w:val="0"/>
          <w:marBottom w:val="0"/>
          <w:divBdr>
            <w:top w:val="none" w:sz="0" w:space="0" w:color="auto"/>
            <w:left w:val="none" w:sz="0" w:space="0" w:color="auto"/>
            <w:bottom w:val="none" w:sz="0" w:space="0" w:color="auto"/>
            <w:right w:val="none" w:sz="0" w:space="0" w:color="auto"/>
          </w:divBdr>
        </w:div>
        <w:div w:id="948858949">
          <w:marLeft w:val="640"/>
          <w:marRight w:val="0"/>
          <w:marTop w:val="0"/>
          <w:marBottom w:val="0"/>
          <w:divBdr>
            <w:top w:val="none" w:sz="0" w:space="0" w:color="auto"/>
            <w:left w:val="none" w:sz="0" w:space="0" w:color="auto"/>
            <w:bottom w:val="none" w:sz="0" w:space="0" w:color="auto"/>
            <w:right w:val="none" w:sz="0" w:space="0" w:color="auto"/>
          </w:divBdr>
        </w:div>
        <w:div w:id="867527000">
          <w:marLeft w:val="640"/>
          <w:marRight w:val="0"/>
          <w:marTop w:val="0"/>
          <w:marBottom w:val="0"/>
          <w:divBdr>
            <w:top w:val="none" w:sz="0" w:space="0" w:color="auto"/>
            <w:left w:val="none" w:sz="0" w:space="0" w:color="auto"/>
            <w:bottom w:val="none" w:sz="0" w:space="0" w:color="auto"/>
            <w:right w:val="none" w:sz="0" w:space="0" w:color="auto"/>
          </w:divBdr>
        </w:div>
        <w:div w:id="1832595572">
          <w:marLeft w:val="640"/>
          <w:marRight w:val="0"/>
          <w:marTop w:val="0"/>
          <w:marBottom w:val="0"/>
          <w:divBdr>
            <w:top w:val="none" w:sz="0" w:space="0" w:color="auto"/>
            <w:left w:val="none" w:sz="0" w:space="0" w:color="auto"/>
            <w:bottom w:val="none" w:sz="0" w:space="0" w:color="auto"/>
            <w:right w:val="none" w:sz="0" w:space="0" w:color="auto"/>
          </w:divBdr>
        </w:div>
        <w:div w:id="1629386507">
          <w:marLeft w:val="640"/>
          <w:marRight w:val="0"/>
          <w:marTop w:val="0"/>
          <w:marBottom w:val="0"/>
          <w:divBdr>
            <w:top w:val="none" w:sz="0" w:space="0" w:color="auto"/>
            <w:left w:val="none" w:sz="0" w:space="0" w:color="auto"/>
            <w:bottom w:val="none" w:sz="0" w:space="0" w:color="auto"/>
            <w:right w:val="none" w:sz="0" w:space="0" w:color="auto"/>
          </w:divBdr>
        </w:div>
        <w:div w:id="75589370">
          <w:marLeft w:val="640"/>
          <w:marRight w:val="0"/>
          <w:marTop w:val="0"/>
          <w:marBottom w:val="0"/>
          <w:divBdr>
            <w:top w:val="none" w:sz="0" w:space="0" w:color="auto"/>
            <w:left w:val="none" w:sz="0" w:space="0" w:color="auto"/>
            <w:bottom w:val="none" w:sz="0" w:space="0" w:color="auto"/>
            <w:right w:val="none" w:sz="0" w:space="0" w:color="auto"/>
          </w:divBdr>
        </w:div>
        <w:div w:id="821388571">
          <w:marLeft w:val="640"/>
          <w:marRight w:val="0"/>
          <w:marTop w:val="0"/>
          <w:marBottom w:val="0"/>
          <w:divBdr>
            <w:top w:val="none" w:sz="0" w:space="0" w:color="auto"/>
            <w:left w:val="none" w:sz="0" w:space="0" w:color="auto"/>
            <w:bottom w:val="none" w:sz="0" w:space="0" w:color="auto"/>
            <w:right w:val="none" w:sz="0" w:space="0" w:color="auto"/>
          </w:divBdr>
        </w:div>
        <w:div w:id="1736126552">
          <w:marLeft w:val="640"/>
          <w:marRight w:val="0"/>
          <w:marTop w:val="0"/>
          <w:marBottom w:val="0"/>
          <w:divBdr>
            <w:top w:val="none" w:sz="0" w:space="0" w:color="auto"/>
            <w:left w:val="none" w:sz="0" w:space="0" w:color="auto"/>
            <w:bottom w:val="none" w:sz="0" w:space="0" w:color="auto"/>
            <w:right w:val="none" w:sz="0" w:space="0" w:color="auto"/>
          </w:divBdr>
        </w:div>
        <w:div w:id="1183667865">
          <w:marLeft w:val="640"/>
          <w:marRight w:val="0"/>
          <w:marTop w:val="0"/>
          <w:marBottom w:val="0"/>
          <w:divBdr>
            <w:top w:val="none" w:sz="0" w:space="0" w:color="auto"/>
            <w:left w:val="none" w:sz="0" w:space="0" w:color="auto"/>
            <w:bottom w:val="none" w:sz="0" w:space="0" w:color="auto"/>
            <w:right w:val="none" w:sz="0" w:space="0" w:color="auto"/>
          </w:divBdr>
        </w:div>
        <w:div w:id="1091976533">
          <w:marLeft w:val="640"/>
          <w:marRight w:val="0"/>
          <w:marTop w:val="0"/>
          <w:marBottom w:val="0"/>
          <w:divBdr>
            <w:top w:val="none" w:sz="0" w:space="0" w:color="auto"/>
            <w:left w:val="none" w:sz="0" w:space="0" w:color="auto"/>
            <w:bottom w:val="none" w:sz="0" w:space="0" w:color="auto"/>
            <w:right w:val="none" w:sz="0" w:space="0" w:color="auto"/>
          </w:divBdr>
        </w:div>
        <w:div w:id="63066006">
          <w:marLeft w:val="640"/>
          <w:marRight w:val="0"/>
          <w:marTop w:val="0"/>
          <w:marBottom w:val="0"/>
          <w:divBdr>
            <w:top w:val="none" w:sz="0" w:space="0" w:color="auto"/>
            <w:left w:val="none" w:sz="0" w:space="0" w:color="auto"/>
            <w:bottom w:val="none" w:sz="0" w:space="0" w:color="auto"/>
            <w:right w:val="none" w:sz="0" w:space="0" w:color="auto"/>
          </w:divBdr>
        </w:div>
        <w:div w:id="1454976109">
          <w:marLeft w:val="640"/>
          <w:marRight w:val="0"/>
          <w:marTop w:val="0"/>
          <w:marBottom w:val="0"/>
          <w:divBdr>
            <w:top w:val="none" w:sz="0" w:space="0" w:color="auto"/>
            <w:left w:val="none" w:sz="0" w:space="0" w:color="auto"/>
            <w:bottom w:val="none" w:sz="0" w:space="0" w:color="auto"/>
            <w:right w:val="none" w:sz="0" w:space="0" w:color="auto"/>
          </w:divBdr>
        </w:div>
        <w:div w:id="1628124512">
          <w:marLeft w:val="640"/>
          <w:marRight w:val="0"/>
          <w:marTop w:val="0"/>
          <w:marBottom w:val="0"/>
          <w:divBdr>
            <w:top w:val="none" w:sz="0" w:space="0" w:color="auto"/>
            <w:left w:val="none" w:sz="0" w:space="0" w:color="auto"/>
            <w:bottom w:val="none" w:sz="0" w:space="0" w:color="auto"/>
            <w:right w:val="none" w:sz="0" w:space="0" w:color="auto"/>
          </w:divBdr>
        </w:div>
        <w:div w:id="689337894">
          <w:marLeft w:val="640"/>
          <w:marRight w:val="0"/>
          <w:marTop w:val="0"/>
          <w:marBottom w:val="0"/>
          <w:divBdr>
            <w:top w:val="none" w:sz="0" w:space="0" w:color="auto"/>
            <w:left w:val="none" w:sz="0" w:space="0" w:color="auto"/>
            <w:bottom w:val="none" w:sz="0" w:space="0" w:color="auto"/>
            <w:right w:val="none" w:sz="0" w:space="0" w:color="auto"/>
          </w:divBdr>
        </w:div>
        <w:div w:id="1287390050">
          <w:marLeft w:val="640"/>
          <w:marRight w:val="0"/>
          <w:marTop w:val="0"/>
          <w:marBottom w:val="0"/>
          <w:divBdr>
            <w:top w:val="none" w:sz="0" w:space="0" w:color="auto"/>
            <w:left w:val="none" w:sz="0" w:space="0" w:color="auto"/>
            <w:bottom w:val="none" w:sz="0" w:space="0" w:color="auto"/>
            <w:right w:val="none" w:sz="0" w:space="0" w:color="auto"/>
          </w:divBdr>
        </w:div>
        <w:div w:id="1309558727">
          <w:marLeft w:val="640"/>
          <w:marRight w:val="0"/>
          <w:marTop w:val="0"/>
          <w:marBottom w:val="0"/>
          <w:divBdr>
            <w:top w:val="none" w:sz="0" w:space="0" w:color="auto"/>
            <w:left w:val="none" w:sz="0" w:space="0" w:color="auto"/>
            <w:bottom w:val="none" w:sz="0" w:space="0" w:color="auto"/>
            <w:right w:val="none" w:sz="0" w:space="0" w:color="auto"/>
          </w:divBdr>
        </w:div>
        <w:div w:id="805701019">
          <w:marLeft w:val="640"/>
          <w:marRight w:val="0"/>
          <w:marTop w:val="0"/>
          <w:marBottom w:val="0"/>
          <w:divBdr>
            <w:top w:val="none" w:sz="0" w:space="0" w:color="auto"/>
            <w:left w:val="none" w:sz="0" w:space="0" w:color="auto"/>
            <w:bottom w:val="none" w:sz="0" w:space="0" w:color="auto"/>
            <w:right w:val="none" w:sz="0" w:space="0" w:color="auto"/>
          </w:divBdr>
        </w:div>
        <w:div w:id="283998746">
          <w:marLeft w:val="640"/>
          <w:marRight w:val="0"/>
          <w:marTop w:val="0"/>
          <w:marBottom w:val="0"/>
          <w:divBdr>
            <w:top w:val="none" w:sz="0" w:space="0" w:color="auto"/>
            <w:left w:val="none" w:sz="0" w:space="0" w:color="auto"/>
            <w:bottom w:val="none" w:sz="0" w:space="0" w:color="auto"/>
            <w:right w:val="none" w:sz="0" w:space="0" w:color="auto"/>
          </w:divBdr>
        </w:div>
        <w:div w:id="1886797792">
          <w:marLeft w:val="640"/>
          <w:marRight w:val="0"/>
          <w:marTop w:val="0"/>
          <w:marBottom w:val="0"/>
          <w:divBdr>
            <w:top w:val="none" w:sz="0" w:space="0" w:color="auto"/>
            <w:left w:val="none" w:sz="0" w:space="0" w:color="auto"/>
            <w:bottom w:val="none" w:sz="0" w:space="0" w:color="auto"/>
            <w:right w:val="none" w:sz="0" w:space="0" w:color="auto"/>
          </w:divBdr>
        </w:div>
        <w:div w:id="407071593">
          <w:marLeft w:val="640"/>
          <w:marRight w:val="0"/>
          <w:marTop w:val="0"/>
          <w:marBottom w:val="0"/>
          <w:divBdr>
            <w:top w:val="none" w:sz="0" w:space="0" w:color="auto"/>
            <w:left w:val="none" w:sz="0" w:space="0" w:color="auto"/>
            <w:bottom w:val="none" w:sz="0" w:space="0" w:color="auto"/>
            <w:right w:val="none" w:sz="0" w:space="0" w:color="auto"/>
          </w:divBdr>
        </w:div>
        <w:div w:id="1089884568">
          <w:marLeft w:val="640"/>
          <w:marRight w:val="0"/>
          <w:marTop w:val="0"/>
          <w:marBottom w:val="0"/>
          <w:divBdr>
            <w:top w:val="none" w:sz="0" w:space="0" w:color="auto"/>
            <w:left w:val="none" w:sz="0" w:space="0" w:color="auto"/>
            <w:bottom w:val="none" w:sz="0" w:space="0" w:color="auto"/>
            <w:right w:val="none" w:sz="0" w:space="0" w:color="auto"/>
          </w:divBdr>
        </w:div>
        <w:div w:id="1257405229">
          <w:marLeft w:val="640"/>
          <w:marRight w:val="0"/>
          <w:marTop w:val="0"/>
          <w:marBottom w:val="0"/>
          <w:divBdr>
            <w:top w:val="none" w:sz="0" w:space="0" w:color="auto"/>
            <w:left w:val="none" w:sz="0" w:space="0" w:color="auto"/>
            <w:bottom w:val="none" w:sz="0" w:space="0" w:color="auto"/>
            <w:right w:val="none" w:sz="0" w:space="0" w:color="auto"/>
          </w:divBdr>
        </w:div>
        <w:div w:id="170335969">
          <w:marLeft w:val="640"/>
          <w:marRight w:val="0"/>
          <w:marTop w:val="0"/>
          <w:marBottom w:val="0"/>
          <w:divBdr>
            <w:top w:val="none" w:sz="0" w:space="0" w:color="auto"/>
            <w:left w:val="none" w:sz="0" w:space="0" w:color="auto"/>
            <w:bottom w:val="none" w:sz="0" w:space="0" w:color="auto"/>
            <w:right w:val="none" w:sz="0" w:space="0" w:color="auto"/>
          </w:divBdr>
        </w:div>
        <w:div w:id="522860508">
          <w:marLeft w:val="640"/>
          <w:marRight w:val="0"/>
          <w:marTop w:val="0"/>
          <w:marBottom w:val="0"/>
          <w:divBdr>
            <w:top w:val="none" w:sz="0" w:space="0" w:color="auto"/>
            <w:left w:val="none" w:sz="0" w:space="0" w:color="auto"/>
            <w:bottom w:val="none" w:sz="0" w:space="0" w:color="auto"/>
            <w:right w:val="none" w:sz="0" w:space="0" w:color="auto"/>
          </w:divBdr>
        </w:div>
        <w:div w:id="306787750">
          <w:marLeft w:val="640"/>
          <w:marRight w:val="0"/>
          <w:marTop w:val="0"/>
          <w:marBottom w:val="0"/>
          <w:divBdr>
            <w:top w:val="none" w:sz="0" w:space="0" w:color="auto"/>
            <w:left w:val="none" w:sz="0" w:space="0" w:color="auto"/>
            <w:bottom w:val="none" w:sz="0" w:space="0" w:color="auto"/>
            <w:right w:val="none" w:sz="0" w:space="0" w:color="auto"/>
          </w:divBdr>
        </w:div>
        <w:div w:id="1042055099">
          <w:marLeft w:val="640"/>
          <w:marRight w:val="0"/>
          <w:marTop w:val="0"/>
          <w:marBottom w:val="0"/>
          <w:divBdr>
            <w:top w:val="none" w:sz="0" w:space="0" w:color="auto"/>
            <w:left w:val="none" w:sz="0" w:space="0" w:color="auto"/>
            <w:bottom w:val="none" w:sz="0" w:space="0" w:color="auto"/>
            <w:right w:val="none" w:sz="0" w:space="0" w:color="auto"/>
          </w:divBdr>
        </w:div>
        <w:div w:id="1631863909">
          <w:marLeft w:val="640"/>
          <w:marRight w:val="0"/>
          <w:marTop w:val="0"/>
          <w:marBottom w:val="0"/>
          <w:divBdr>
            <w:top w:val="none" w:sz="0" w:space="0" w:color="auto"/>
            <w:left w:val="none" w:sz="0" w:space="0" w:color="auto"/>
            <w:bottom w:val="none" w:sz="0" w:space="0" w:color="auto"/>
            <w:right w:val="none" w:sz="0" w:space="0" w:color="auto"/>
          </w:divBdr>
        </w:div>
        <w:div w:id="1743259169">
          <w:marLeft w:val="640"/>
          <w:marRight w:val="0"/>
          <w:marTop w:val="0"/>
          <w:marBottom w:val="0"/>
          <w:divBdr>
            <w:top w:val="none" w:sz="0" w:space="0" w:color="auto"/>
            <w:left w:val="none" w:sz="0" w:space="0" w:color="auto"/>
            <w:bottom w:val="none" w:sz="0" w:space="0" w:color="auto"/>
            <w:right w:val="none" w:sz="0" w:space="0" w:color="auto"/>
          </w:divBdr>
        </w:div>
        <w:div w:id="735511996">
          <w:marLeft w:val="640"/>
          <w:marRight w:val="0"/>
          <w:marTop w:val="0"/>
          <w:marBottom w:val="0"/>
          <w:divBdr>
            <w:top w:val="none" w:sz="0" w:space="0" w:color="auto"/>
            <w:left w:val="none" w:sz="0" w:space="0" w:color="auto"/>
            <w:bottom w:val="none" w:sz="0" w:space="0" w:color="auto"/>
            <w:right w:val="none" w:sz="0" w:space="0" w:color="auto"/>
          </w:divBdr>
        </w:div>
        <w:div w:id="379401051">
          <w:marLeft w:val="640"/>
          <w:marRight w:val="0"/>
          <w:marTop w:val="0"/>
          <w:marBottom w:val="0"/>
          <w:divBdr>
            <w:top w:val="none" w:sz="0" w:space="0" w:color="auto"/>
            <w:left w:val="none" w:sz="0" w:space="0" w:color="auto"/>
            <w:bottom w:val="none" w:sz="0" w:space="0" w:color="auto"/>
            <w:right w:val="none" w:sz="0" w:space="0" w:color="auto"/>
          </w:divBdr>
        </w:div>
        <w:div w:id="1296373669">
          <w:marLeft w:val="640"/>
          <w:marRight w:val="0"/>
          <w:marTop w:val="0"/>
          <w:marBottom w:val="0"/>
          <w:divBdr>
            <w:top w:val="none" w:sz="0" w:space="0" w:color="auto"/>
            <w:left w:val="none" w:sz="0" w:space="0" w:color="auto"/>
            <w:bottom w:val="none" w:sz="0" w:space="0" w:color="auto"/>
            <w:right w:val="none" w:sz="0" w:space="0" w:color="auto"/>
          </w:divBdr>
        </w:div>
        <w:div w:id="728117528">
          <w:marLeft w:val="640"/>
          <w:marRight w:val="0"/>
          <w:marTop w:val="0"/>
          <w:marBottom w:val="0"/>
          <w:divBdr>
            <w:top w:val="none" w:sz="0" w:space="0" w:color="auto"/>
            <w:left w:val="none" w:sz="0" w:space="0" w:color="auto"/>
            <w:bottom w:val="none" w:sz="0" w:space="0" w:color="auto"/>
            <w:right w:val="none" w:sz="0" w:space="0" w:color="auto"/>
          </w:divBdr>
        </w:div>
      </w:divsChild>
    </w:div>
    <w:div w:id="2123067459">
      <w:bodyDiv w:val="1"/>
      <w:marLeft w:val="0"/>
      <w:marRight w:val="0"/>
      <w:marTop w:val="0"/>
      <w:marBottom w:val="0"/>
      <w:divBdr>
        <w:top w:val="none" w:sz="0" w:space="0" w:color="auto"/>
        <w:left w:val="none" w:sz="0" w:space="0" w:color="auto"/>
        <w:bottom w:val="none" w:sz="0" w:space="0" w:color="auto"/>
        <w:right w:val="none" w:sz="0" w:space="0" w:color="auto"/>
      </w:divBdr>
    </w:div>
    <w:div w:id="2123108472">
      <w:bodyDiv w:val="1"/>
      <w:marLeft w:val="0"/>
      <w:marRight w:val="0"/>
      <w:marTop w:val="0"/>
      <w:marBottom w:val="0"/>
      <w:divBdr>
        <w:top w:val="none" w:sz="0" w:space="0" w:color="auto"/>
        <w:left w:val="none" w:sz="0" w:space="0" w:color="auto"/>
        <w:bottom w:val="none" w:sz="0" w:space="0" w:color="auto"/>
        <w:right w:val="none" w:sz="0" w:space="0" w:color="auto"/>
      </w:divBdr>
    </w:div>
    <w:div w:id="2123838024">
      <w:bodyDiv w:val="1"/>
      <w:marLeft w:val="0"/>
      <w:marRight w:val="0"/>
      <w:marTop w:val="0"/>
      <w:marBottom w:val="0"/>
      <w:divBdr>
        <w:top w:val="none" w:sz="0" w:space="0" w:color="auto"/>
        <w:left w:val="none" w:sz="0" w:space="0" w:color="auto"/>
        <w:bottom w:val="none" w:sz="0" w:space="0" w:color="auto"/>
        <w:right w:val="none" w:sz="0" w:space="0" w:color="auto"/>
      </w:divBdr>
    </w:div>
    <w:div w:id="2124617450">
      <w:bodyDiv w:val="1"/>
      <w:marLeft w:val="0"/>
      <w:marRight w:val="0"/>
      <w:marTop w:val="0"/>
      <w:marBottom w:val="0"/>
      <w:divBdr>
        <w:top w:val="none" w:sz="0" w:space="0" w:color="auto"/>
        <w:left w:val="none" w:sz="0" w:space="0" w:color="auto"/>
        <w:bottom w:val="none" w:sz="0" w:space="0" w:color="auto"/>
        <w:right w:val="none" w:sz="0" w:space="0" w:color="auto"/>
      </w:divBdr>
    </w:div>
    <w:div w:id="2125297008">
      <w:bodyDiv w:val="1"/>
      <w:marLeft w:val="0"/>
      <w:marRight w:val="0"/>
      <w:marTop w:val="0"/>
      <w:marBottom w:val="0"/>
      <w:divBdr>
        <w:top w:val="none" w:sz="0" w:space="0" w:color="auto"/>
        <w:left w:val="none" w:sz="0" w:space="0" w:color="auto"/>
        <w:bottom w:val="none" w:sz="0" w:space="0" w:color="auto"/>
        <w:right w:val="none" w:sz="0" w:space="0" w:color="auto"/>
      </w:divBdr>
    </w:div>
    <w:div w:id="2128154172">
      <w:bodyDiv w:val="1"/>
      <w:marLeft w:val="0"/>
      <w:marRight w:val="0"/>
      <w:marTop w:val="0"/>
      <w:marBottom w:val="0"/>
      <w:divBdr>
        <w:top w:val="none" w:sz="0" w:space="0" w:color="auto"/>
        <w:left w:val="none" w:sz="0" w:space="0" w:color="auto"/>
        <w:bottom w:val="none" w:sz="0" w:space="0" w:color="auto"/>
        <w:right w:val="none" w:sz="0" w:space="0" w:color="auto"/>
      </w:divBdr>
    </w:div>
    <w:div w:id="2128379680">
      <w:bodyDiv w:val="1"/>
      <w:marLeft w:val="0"/>
      <w:marRight w:val="0"/>
      <w:marTop w:val="0"/>
      <w:marBottom w:val="0"/>
      <w:divBdr>
        <w:top w:val="none" w:sz="0" w:space="0" w:color="auto"/>
        <w:left w:val="none" w:sz="0" w:space="0" w:color="auto"/>
        <w:bottom w:val="none" w:sz="0" w:space="0" w:color="auto"/>
        <w:right w:val="none" w:sz="0" w:space="0" w:color="auto"/>
      </w:divBdr>
    </w:div>
    <w:div w:id="2128769547">
      <w:bodyDiv w:val="1"/>
      <w:marLeft w:val="0"/>
      <w:marRight w:val="0"/>
      <w:marTop w:val="0"/>
      <w:marBottom w:val="0"/>
      <w:divBdr>
        <w:top w:val="none" w:sz="0" w:space="0" w:color="auto"/>
        <w:left w:val="none" w:sz="0" w:space="0" w:color="auto"/>
        <w:bottom w:val="none" w:sz="0" w:space="0" w:color="auto"/>
        <w:right w:val="none" w:sz="0" w:space="0" w:color="auto"/>
      </w:divBdr>
      <w:divsChild>
        <w:div w:id="1196849221">
          <w:marLeft w:val="0"/>
          <w:marRight w:val="0"/>
          <w:marTop w:val="0"/>
          <w:marBottom w:val="0"/>
          <w:divBdr>
            <w:top w:val="none" w:sz="0" w:space="0" w:color="auto"/>
            <w:left w:val="none" w:sz="0" w:space="0" w:color="auto"/>
            <w:bottom w:val="none" w:sz="0" w:space="0" w:color="auto"/>
            <w:right w:val="none" w:sz="0" w:space="0" w:color="auto"/>
          </w:divBdr>
        </w:div>
        <w:div w:id="695272096">
          <w:marLeft w:val="0"/>
          <w:marRight w:val="0"/>
          <w:marTop w:val="0"/>
          <w:marBottom w:val="0"/>
          <w:divBdr>
            <w:top w:val="none" w:sz="0" w:space="0" w:color="auto"/>
            <w:left w:val="none" w:sz="0" w:space="0" w:color="auto"/>
            <w:bottom w:val="none" w:sz="0" w:space="0" w:color="auto"/>
            <w:right w:val="none" w:sz="0" w:space="0" w:color="auto"/>
          </w:divBdr>
        </w:div>
        <w:div w:id="831724630">
          <w:marLeft w:val="0"/>
          <w:marRight w:val="0"/>
          <w:marTop w:val="0"/>
          <w:marBottom w:val="0"/>
          <w:divBdr>
            <w:top w:val="none" w:sz="0" w:space="0" w:color="auto"/>
            <w:left w:val="none" w:sz="0" w:space="0" w:color="auto"/>
            <w:bottom w:val="none" w:sz="0" w:space="0" w:color="auto"/>
            <w:right w:val="none" w:sz="0" w:space="0" w:color="auto"/>
          </w:divBdr>
        </w:div>
        <w:div w:id="427115281">
          <w:marLeft w:val="0"/>
          <w:marRight w:val="0"/>
          <w:marTop w:val="0"/>
          <w:marBottom w:val="0"/>
          <w:divBdr>
            <w:top w:val="none" w:sz="0" w:space="0" w:color="auto"/>
            <w:left w:val="none" w:sz="0" w:space="0" w:color="auto"/>
            <w:bottom w:val="none" w:sz="0" w:space="0" w:color="auto"/>
            <w:right w:val="none" w:sz="0" w:space="0" w:color="auto"/>
          </w:divBdr>
        </w:div>
        <w:div w:id="2072460528">
          <w:marLeft w:val="0"/>
          <w:marRight w:val="0"/>
          <w:marTop w:val="0"/>
          <w:marBottom w:val="0"/>
          <w:divBdr>
            <w:top w:val="none" w:sz="0" w:space="0" w:color="auto"/>
            <w:left w:val="none" w:sz="0" w:space="0" w:color="auto"/>
            <w:bottom w:val="none" w:sz="0" w:space="0" w:color="auto"/>
            <w:right w:val="none" w:sz="0" w:space="0" w:color="auto"/>
          </w:divBdr>
        </w:div>
        <w:div w:id="1750348133">
          <w:marLeft w:val="0"/>
          <w:marRight w:val="0"/>
          <w:marTop w:val="0"/>
          <w:marBottom w:val="0"/>
          <w:divBdr>
            <w:top w:val="none" w:sz="0" w:space="0" w:color="auto"/>
            <w:left w:val="none" w:sz="0" w:space="0" w:color="auto"/>
            <w:bottom w:val="none" w:sz="0" w:space="0" w:color="auto"/>
            <w:right w:val="none" w:sz="0" w:space="0" w:color="auto"/>
          </w:divBdr>
        </w:div>
        <w:div w:id="87044883">
          <w:marLeft w:val="0"/>
          <w:marRight w:val="0"/>
          <w:marTop w:val="0"/>
          <w:marBottom w:val="0"/>
          <w:divBdr>
            <w:top w:val="none" w:sz="0" w:space="0" w:color="auto"/>
            <w:left w:val="none" w:sz="0" w:space="0" w:color="auto"/>
            <w:bottom w:val="none" w:sz="0" w:space="0" w:color="auto"/>
            <w:right w:val="none" w:sz="0" w:space="0" w:color="auto"/>
          </w:divBdr>
        </w:div>
        <w:div w:id="1906377798">
          <w:marLeft w:val="0"/>
          <w:marRight w:val="0"/>
          <w:marTop w:val="0"/>
          <w:marBottom w:val="0"/>
          <w:divBdr>
            <w:top w:val="none" w:sz="0" w:space="0" w:color="auto"/>
            <w:left w:val="none" w:sz="0" w:space="0" w:color="auto"/>
            <w:bottom w:val="none" w:sz="0" w:space="0" w:color="auto"/>
            <w:right w:val="none" w:sz="0" w:space="0" w:color="auto"/>
          </w:divBdr>
        </w:div>
        <w:div w:id="1955332760">
          <w:marLeft w:val="0"/>
          <w:marRight w:val="0"/>
          <w:marTop w:val="0"/>
          <w:marBottom w:val="0"/>
          <w:divBdr>
            <w:top w:val="none" w:sz="0" w:space="0" w:color="auto"/>
            <w:left w:val="none" w:sz="0" w:space="0" w:color="auto"/>
            <w:bottom w:val="none" w:sz="0" w:space="0" w:color="auto"/>
            <w:right w:val="none" w:sz="0" w:space="0" w:color="auto"/>
          </w:divBdr>
        </w:div>
        <w:div w:id="162861612">
          <w:marLeft w:val="0"/>
          <w:marRight w:val="0"/>
          <w:marTop w:val="0"/>
          <w:marBottom w:val="0"/>
          <w:divBdr>
            <w:top w:val="none" w:sz="0" w:space="0" w:color="auto"/>
            <w:left w:val="none" w:sz="0" w:space="0" w:color="auto"/>
            <w:bottom w:val="none" w:sz="0" w:space="0" w:color="auto"/>
            <w:right w:val="none" w:sz="0" w:space="0" w:color="auto"/>
          </w:divBdr>
        </w:div>
        <w:div w:id="519661213">
          <w:marLeft w:val="0"/>
          <w:marRight w:val="0"/>
          <w:marTop w:val="0"/>
          <w:marBottom w:val="0"/>
          <w:divBdr>
            <w:top w:val="none" w:sz="0" w:space="0" w:color="auto"/>
            <w:left w:val="none" w:sz="0" w:space="0" w:color="auto"/>
            <w:bottom w:val="none" w:sz="0" w:space="0" w:color="auto"/>
            <w:right w:val="none" w:sz="0" w:space="0" w:color="auto"/>
          </w:divBdr>
        </w:div>
        <w:div w:id="1089159680">
          <w:marLeft w:val="0"/>
          <w:marRight w:val="0"/>
          <w:marTop w:val="0"/>
          <w:marBottom w:val="0"/>
          <w:divBdr>
            <w:top w:val="none" w:sz="0" w:space="0" w:color="auto"/>
            <w:left w:val="none" w:sz="0" w:space="0" w:color="auto"/>
            <w:bottom w:val="none" w:sz="0" w:space="0" w:color="auto"/>
            <w:right w:val="none" w:sz="0" w:space="0" w:color="auto"/>
          </w:divBdr>
        </w:div>
        <w:div w:id="334575898">
          <w:marLeft w:val="0"/>
          <w:marRight w:val="0"/>
          <w:marTop w:val="0"/>
          <w:marBottom w:val="0"/>
          <w:divBdr>
            <w:top w:val="none" w:sz="0" w:space="0" w:color="auto"/>
            <w:left w:val="none" w:sz="0" w:space="0" w:color="auto"/>
            <w:bottom w:val="none" w:sz="0" w:space="0" w:color="auto"/>
            <w:right w:val="none" w:sz="0" w:space="0" w:color="auto"/>
          </w:divBdr>
        </w:div>
        <w:div w:id="1153792793">
          <w:marLeft w:val="0"/>
          <w:marRight w:val="0"/>
          <w:marTop w:val="0"/>
          <w:marBottom w:val="0"/>
          <w:divBdr>
            <w:top w:val="none" w:sz="0" w:space="0" w:color="auto"/>
            <w:left w:val="none" w:sz="0" w:space="0" w:color="auto"/>
            <w:bottom w:val="none" w:sz="0" w:space="0" w:color="auto"/>
            <w:right w:val="none" w:sz="0" w:space="0" w:color="auto"/>
          </w:divBdr>
        </w:div>
        <w:div w:id="629360581">
          <w:marLeft w:val="0"/>
          <w:marRight w:val="0"/>
          <w:marTop w:val="0"/>
          <w:marBottom w:val="0"/>
          <w:divBdr>
            <w:top w:val="none" w:sz="0" w:space="0" w:color="auto"/>
            <w:left w:val="none" w:sz="0" w:space="0" w:color="auto"/>
            <w:bottom w:val="none" w:sz="0" w:space="0" w:color="auto"/>
            <w:right w:val="none" w:sz="0" w:space="0" w:color="auto"/>
          </w:divBdr>
        </w:div>
        <w:div w:id="2018848157">
          <w:marLeft w:val="0"/>
          <w:marRight w:val="0"/>
          <w:marTop w:val="0"/>
          <w:marBottom w:val="0"/>
          <w:divBdr>
            <w:top w:val="none" w:sz="0" w:space="0" w:color="auto"/>
            <w:left w:val="none" w:sz="0" w:space="0" w:color="auto"/>
            <w:bottom w:val="none" w:sz="0" w:space="0" w:color="auto"/>
            <w:right w:val="none" w:sz="0" w:space="0" w:color="auto"/>
          </w:divBdr>
        </w:div>
        <w:div w:id="2127967747">
          <w:marLeft w:val="0"/>
          <w:marRight w:val="0"/>
          <w:marTop w:val="0"/>
          <w:marBottom w:val="0"/>
          <w:divBdr>
            <w:top w:val="none" w:sz="0" w:space="0" w:color="auto"/>
            <w:left w:val="none" w:sz="0" w:space="0" w:color="auto"/>
            <w:bottom w:val="none" w:sz="0" w:space="0" w:color="auto"/>
            <w:right w:val="none" w:sz="0" w:space="0" w:color="auto"/>
          </w:divBdr>
        </w:div>
        <w:div w:id="504443250">
          <w:marLeft w:val="0"/>
          <w:marRight w:val="0"/>
          <w:marTop w:val="0"/>
          <w:marBottom w:val="0"/>
          <w:divBdr>
            <w:top w:val="none" w:sz="0" w:space="0" w:color="auto"/>
            <w:left w:val="none" w:sz="0" w:space="0" w:color="auto"/>
            <w:bottom w:val="none" w:sz="0" w:space="0" w:color="auto"/>
            <w:right w:val="none" w:sz="0" w:space="0" w:color="auto"/>
          </w:divBdr>
        </w:div>
        <w:div w:id="114762547">
          <w:marLeft w:val="0"/>
          <w:marRight w:val="0"/>
          <w:marTop w:val="0"/>
          <w:marBottom w:val="0"/>
          <w:divBdr>
            <w:top w:val="none" w:sz="0" w:space="0" w:color="auto"/>
            <w:left w:val="none" w:sz="0" w:space="0" w:color="auto"/>
            <w:bottom w:val="none" w:sz="0" w:space="0" w:color="auto"/>
            <w:right w:val="none" w:sz="0" w:space="0" w:color="auto"/>
          </w:divBdr>
        </w:div>
        <w:div w:id="1952321587">
          <w:marLeft w:val="0"/>
          <w:marRight w:val="0"/>
          <w:marTop w:val="0"/>
          <w:marBottom w:val="0"/>
          <w:divBdr>
            <w:top w:val="none" w:sz="0" w:space="0" w:color="auto"/>
            <w:left w:val="none" w:sz="0" w:space="0" w:color="auto"/>
            <w:bottom w:val="none" w:sz="0" w:space="0" w:color="auto"/>
            <w:right w:val="none" w:sz="0" w:space="0" w:color="auto"/>
          </w:divBdr>
        </w:div>
        <w:div w:id="178786678">
          <w:marLeft w:val="0"/>
          <w:marRight w:val="0"/>
          <w:marTop w:val="0"/>
          <w:marBottom w:val="0"/>
          <w:divBdr>
            <w:top w:val="none" w:sz="0" w:space="0" w:color="auto"/>
            <w:left w:val="none" w:sz="0" w:space="0" w:color="auto"/>
            <w:bottom w:val="none" w:sz="0" w:space="0" w:color="auto"/>
            <w:right w:val="none" w:sz="0" w:space="0" w:color="auto"/>
          </w:divBdr>
        </w:div>
        <w:div w:id="2056351063">
          <w:marLeft w:val="0"/>
          <w:marRight w:val="0"/>
          <w:marTop w:val="0"/>
          <w:marBottom w:val="0"/>
          <w:divBdr>
            <w:top w:val="none" w:sz="0" w:space="0" w:color="auto"/>
            <w:left w:val="none" w:sz="0" w:space="0" w:color="auto"/>
            <w:bottom w:val="none" w:sz="0" w:space="0" w:color="auto"/>
            <w:right w:val="none" w:sz="0" w:space="0" w:color="auto"/>
          </w:divBdr>
        </w:div>
        <w:div w:id="1453479338">
          <w:marLeft w:val="0"/>
          <w:marRight w:val="0"/>
          <w:marTop w:val="0"/>
          <w:marBottom w:val="0"/>
          <w:divBdr>
            <w:top w:val="none" w:sz="0" w:space="0" w:color="auto"/>
            <w:left w:val="none" w:sz="0" w:space="0" w:color="auto"/>
            <w:bottom w:val="none" w:sz="0" w:space="0" w:color="auto"/>
            <w:right w:val="none" w:sz="0" w:space="0" w:color="auto"/>
          </w:divBdr>
        </w:div>
        <w:div w:id="2092434398">
          <w:marLeft w:val="0"/>
          <w:marRight w:val="0"/>
          <w:marTop w:val="0"/>
          <w:marBottom w:val="0"/>
          <w:divBdr>
            <w:top w:val="none" w:sz="0" w:space="0" w:color="auto"/>
            <w:left w:val="none" w:sz="0" w:space="0" w:color="auto"/>
            <w:bottom w:val="none" w:sz="0" w:space="0" w:color="auto"/>
            <w:right w:val="none" w:sz="0" w:space="0" w:color="auto"/>
          </w:divBdr>
        </w:div>
        <w:div w:id="1427728697">
          <w:marLeft w:val="0"/>
          <w:marRight w:val="0"/>
          <w:marTop w:val="0"/>
          <w:marBottom w:val="0"/>
          <w:divBdr>
            <w:top w:val="none" w:sz="0" w:space="0" w:color="auto"/>
            <w:left w:val="none" w:sz="0" w:space="0" w:color="auto"/>
            <w:bottom w:val="none" w:sz="0" w:space="0" w:color="auto"/>
            <w:right w:val="none" w:sz="0" w:space="0" w:color="auto"/>
          </w:divBdr>
        </w:div>
        <w:div w:id="1447851079">
          <w:marLeft w:val="0"/>
          <w:marRight w:val="0"/>
          <w:marTop w:val="0"/>
          <w:marBottom w:val="0"/>
          <w:divBdr>
            <w:top w:val="none" w:sz="0" w:space="0" w:color="auto"/>
            <w:left w:val="none" w:sz="0" w:space="0" w:color="auto"/>
            <w:bottom w:val="none" w:sz="0" w:space="0" w:color="auto"/>
            <w:right w:val="none" w:sz="0" w:space="0" w:color="auto"/>
          </w:divBdr>
        </w:div>
        <w:div w:id="1671442898">
          <w:marLeft w:val="0"/>
          <w:marRight w:val="0"/>
          <w:marTop w:val="0"/>
          <w:marBottom w:val="0"/>
          <w:divBdr>
            <w:top w:val="none" w:sz="0" w:space="0" w:color="auto"/>
            <w:left w:val="none" w:sz="0" w:space="0" w:color="auto"/>
            <w:bottom w:val="none" w:sz="0" w:space="0" w:color="auto"/>
            <w:right w:val="none" w:sz="0" w:space="0" w:color="auto"/>
          </w:divBdr>
        </w:div>
        <w:div w:id="1597247281">
          <w:marLeft w:val="0"/>
          <w:marRight w:val="0"/>
          <w:marTop w:val="0"/>
          <w:marBottom w:val="0"/>
          <w:divBdr>
            <w:top w:val="none" w:sz="0" w:space="0" w:color="auto"/>
            <w:left w:val="none" w:sz="0" w:space="0" w:color="auto"/>
            <w:bottom w:val="none" w:sz="0" w:space="0" w:color="auto"/>
            <w:right w:val="none" w:sz="0" w:space="0" w:color="auto"/>
          </w:divBdr>
        </w:div>
        <w:div w:id="1407337871">
          <w:marLeft w:val="0"/>
          <w:marRight w:val="0"/>
          <w:marTop w:val="0"/>
          <w:marBottom w:val="0"/>
          <w:divBdr>
            <w:top w:val="none" w:sz="0" w:space="0" w:color="auto"/>
            <w:left w:val="none" w:sz="0" w:space="0" w:color="auto"/>
            <w:bottom w:val="none" w:sz="0" w:space="0" w:color="auto"/>
            <w:right w:val="none" w:sz="0" w:space="0" w:color="auto"/>
          </w:divBdr>
        </w:div>
        <w:div w:id="200286008">
          <w:marLeft w:val="0"/>
          <w:marRight w:val="0"/>
          <w:marTop w:val="0"/>
          <w:marBottom w:val="0"/>
          <w:divBdr>
            <w:top w:val="none" w:sz="0" w:space="0" w:color="auto"/>
            <w:left w:val="none" w:sz="0" w:space="0" w:color="auto"/>
            <w:bottom w:val="none" w:sz="0" w:space="0" w:color="auto"/>
            <w:right w:val="none" w:sz="0" w:space="0" w:color="auto"/>
          </w:divBdr>
        </w:div>
        <w:div w:id="754790522">
          <w:marLeft w:val="0"/>
          <w:marRight w:val="0"/>
          <w:marTop w:val="0"/>
          <w:marBottom w:val="0"/>
          <w:divBdr>
            <w:top w:val="none" w:sz="0" w:space="0" w:color="auto"/>
            <w:left w:val="none" w:sz="0" w:space="0" w:color="auto"/>
            <w:bottom w:val="none" w:sz="0" w:space="0" w:color="auto"/>
            <w:right w:val="none" w:sz="0" w:space="0" w:color="auto"/>
          </w:divBdr>
        </w:div>
        <w:div w:id="1111974910">
          <w:marLeft w:val="0"/>
          <w:marRight w:val="0"/>
          <w:marTop w:val="0"/>
          <w:marBottom w:val="0"/>
          <w:divBdr>
            <w:top w:val="none" w:sz="0" w:space="0" w:color="auto"/>
            <w:left w:val="none" w:sz="0" w:space="0" w:color="auto"/>
            <w:bottom w:val="none" w:sz="0" w:space="0" w:color="auto"/>
            <w:right w:val="none" w:sz="0" w:space="0" w:color="auto"/>
          </w:divBdr>
        </w:div>
        <w:div w:id="577176017">
          <w:marLeft w:val="0"/>
          <w:marRight w:val="0"/>
          <w:marTop w:val="0"/>
          <w:marBottom w:val="0"/>
          <w:divBdr>
            <w:top w:val="none" w:sz="0" w:space="0" w:color="auto"/>
            <w:left w:val="none" w:sz="0" w:space="0" w:color="auto"/>
            <w:bottom w:val="none" w:sz="0" w:space="0" w:color="auto"/>
            <w:right w:val="none" w:sz="0" w:space="0" w:color="auto"/>
          </w:divBdr>
        </w:div>
        <w:div w:id="1175219670">
          <w:marLeft w:val="0"/>
          <w:marRight w:val="0"/>
          <w:marTop w:val="0"/>
          <w:marBottom w:val="0"/>
          <w:divBdr>
            <w:top w:val="none" w:sz="0" w:space="0" w:color="auto"/>
            <w:left w:val="none" w:sz="0" w:space="0" w:color="auto"/>
            <w:bottom w:val="none" w:sz="0" w:space="0" w:color="auto"/>
            <w:right w:val="none" w:sz="0" w:space="0" w:color="auto"/>
          </w:divBdr>
        </w:div>
        <w:div w:id="1647271403">
          <w:marLeft w:val="0"/>
          <w:marRight w:val="0"/>
          <w:marTop w:val="0"/>
          <w:marBottom w:val="0"/>
          <w:divBdr>
            <w:top w:val="none" w:sz="0" w:space="0" w:color="auto"/>
            <w:left w:val="none" w:sz="0" w:space="0" w:color="auto"/>
            <w:bottom w:val="none" w:sz="0" w:space="0" w:color="auto"/>
            <w:right w:val="none" w:sz="0" w:space="0" w:color="auto"/>
          </w:divBdr>
        </w:div>
        <w:div w:id="452863388">
          <w:marLeft w:val="0"/>
          <w:marRight w:val="0"/>
          <w:marTop w:val="0"/>
          <w:marBottom w:val="0"/>
          <w:divBdr>
            <w:top w:val="none" w:sz="0" w:space="0" w:color="auto"/>
            <w:left w:val="none" w:sz="0" w:space="0" w:color="auto"/>
            <w:bottom w:val="none" w:sz="0" w:space="0" w:color="auto"/>
            <w:right w:val="none" w:sz="0" w:space="0" w:color="auto"/>
          </w:divBdr>
        </w:div>
        <w:div w:id="1485929248">
          <w:marLeft w:val="0"/>
          <w:marRight w:val="0"/>
          <w:marTop w:val="0"/>
          <w:marBottom w:val="0"/>
          <w:divBdr>
            <w:top w:val="none" w:sz="0" w:space="0" w:color="auto"/>
            <w:left w:val="none" w:sz="0" w:space="0" w:color="auto"/>
            <w:bottom w:val="none" w:sz="0" w:space="0" w:color="auto"/>
            <w:right w:val="none" w:sz="0" w:space="0" w:color="auto"/>
          </w:divBdr>
        </w:div>
        <w:div w:id="898516629">
          <w:marLeft w:val="0"/>
          <w:marRight w:val="0"/>
          <w:marTop w:val="0"/>
          <w:marBottom w:val="0"/>
          <w:divBdr>
            <w:top w:val="none" w:sz="0" w:space="0" w:color="auto"/>
            <w:left w:val="none" w:sz="0" w:space="0" w:color="auto"/>
            <w:bottom w:val="none" w:sz="0" w:space="0" w:color="auto"/>
            <w:right w:val="none" w:sz="0" w:space="0" w:color="auto"/>
          </w:divBdr>
        </w:div>
        <w:div w:id="1606890281">
          <w:marLeft w:val="0"/>
          <w:marRight w:val="0"/>
          <w:marTop w:val="0"/>
          <w:marBottom w:val="0"/>
          <w:divBdr>
            <w:top w:val="none" w:sz="0" w:space="0" w:color="auto"/>
            <w:left w:val="none" w:sz="0" w:space="0" w:color="auto"/>
            <w:bottom w:val="none" w:sz="0" w:space="0" w:color="auto"/>
            <w:right w:val="none" w:sz="0" w:space="0" w:color="auto"/>
          </w:divBdr>
        </w:div>
        <w:div w:id="832992583">
          <w:marLeft w:val="0"/>
          <w:marRight w:val="0"/>
          <w:marTop w:val="0"/>
          <w:marBottom w:val="0"/>
          <w:divBdr>
            <w:top w:val="none" w:sz="0" w:space="0" w:color="auto"/>
            <w:left w:val="none" w:sz="0" w:space="0" w:color="auto"/>
            <w:bottom w:val="none" w:sz="0" w:space="0" w:color="auto"/>
            <w:right w:val="none" w:sz="0" w:space="0" w:color="auto"/>
          </w:divBdr>
        </w:div>
        <w:div w:id="1131094402">
          <w:marLeft w:val="0"/>
          <w:marRight w:val="0"/>
          <w:marTop w:val="0"/>
          <w:marBottom w:val="0"/>
          <w:divBdr>
            <w:top w:val="none" w:sz="0" w:space="0" w:color="auto"/>
            <w:left w:val="none" w:sz="0" w:space="0" w:color="auto"/>
            <w:bottom w:val="none" w:sz="0" w:space="0" w:color="auto"/>
            <w:right w:val="none" w:sz="0" w:space="0" w:color="auto"/>
          </w:divBdr>
        </w:div>
        <w:div w:id="141122257">
          <w:marLeft w:val="0"/>
          <w:marRight w:val="0"/>
          <w:marTop w:val="0"/>
          <w:marBottom w:val="0"/>
          <w:divBdr>
            <w:top w:val="none" w:sz="0" w:space="0" w:color="auto"/>
            <w:left w:val="none" w:sz="0" w:space="0" w:color="auto"/>
            <w:bottom w:val="none" w:sz="0" w:space="0" w:color="auto"/>
            <w:right w:val="none" w:sz="0" w:space="0" w:color="auto"/>
          </w:divBdr>
        </w:div>
        <w:div w:id="335765327">
          <w:marLeft w:val="0"/>
          <w:marRight w:val="0"/>
          <w:marTop w:val="0"/>
          <w:marBottom w:val="0"/>
          <w:divBdr>
            <w:top w:val="none" w:sz="0" w:space="0" w:color="auto"/>
            <w:left w:val="none" w:sz="0" w:space="0" w:color="auto"/>
            <w:bottom w:val="none" w:sz="0" w:space="0" w:color="auto"/>
            <w:right w:val="none" w:sz="0" w:space="0" w:color="auto"/>
          </w:divBdr>
        </w:div>
      </w:divsChild>
    </w:div>
    <w:div w:id="2131362111">
      <w:bodyDiv w:val="1"/>
      <w:marLeft w:val="0"/>
      <w:marRight w:val="0"/>
      <w:marTop w:val="0"/>
      <w:marBottom w:val="0"/>
      <w:divBdr>
        <w:top w:val="none" w:sz="0" w:space="0" w:color="auto"/>
        <w:left w:val="none" w:sz="0" w:space="0" w:color="auto"/>
        <w:bottom w:val="none" w:sz="0" w:space="0" w:color="auto"/>
        <w:right w:val="none" w:sz="0" w:space="0" w:color="auto"/>
      </w:divBdr>
    </w:div>
    <w:div w:id="2131967783">
      <w:bodyDiv w:val="1"/>
      <w:marLeft w:val="0"/>
      <w:marRight w:val="0"/>
      <w:marTop w:val="0"/>
      <w:marBottom w:val="0"/>
      <w:divBdr>
        <w:top w:val="none" w:sz="0" w:space="0" w:color="auto"/>
        <w:left w:val="none" w:sz="0" w:space="0" w:color="auto"/>
        <w:bottom w:val="none" w:sz="0" w:space="0" w:color="auto"/>
        <w:right w:val="none" w:sz="0" w:space="0" w:color="auto"/>
      </w:divBdr>
    </w:div>
    <w:div w:id="2132698220">
      <w:bodyDiv w:val="1"/>
      <w:marLeft w:val="0"/>
      <w:marRight w:val="0"/>
      <w:marTop w:val="0"/>
      <w:marBottom w:val="0"/>
      <w:divBdr>
        <w:top w:val="none" w:sz="0" w:space="0" w:color="auto"/>
        <w:left w:val="none" w:sz="0" w:space="0" w:color="auto"/>
        <w:bottom w:val="none" w:sz="0" w:space="0" w:color="auto"/>
        <w:right w:val="none" w:sz="0" w:space="0" w:color="auto"/>
      </w:divBdr>
    </w:div>
    <w:div w:id="2134593911">
      <w:bodyDiv w:val="1"/>
      <w:marLeft w:val="0"/>
      <w:marRight w:val="0"/>
      <w:marTop w:val="0"/>
      <w:marBottom w:val="0"/>
      <w:divBdr>
        <w:top w:val="none" w:sz="0" w:space="0" w:color="auto"/>
        <w:left w:val="none" w:sz="0" w:space="0" w:color="auto"/>
        <w:bottom w:val="none" w:sz="0" w:space="0" w:color="auto"/>
        <w:right w:val="none" w:sz="0" w:space="0" w:color="auto"/>
      </w:divBdr>
      <w:divsChild>
        <w:div w:id="1894926516">
          <w:marLeft w:val="640"/>
          <w:marRight w:val="0"/>
          <w:marTop w:val="0"/>
          <w:marBottom w:val="0"/>
          <w:divBdr>
            <w:top w:val="none" w:sz="0" w:space="0" w:color="auto"/>
            <w:left w:val="none" w:sz="0" w:space="0" w:color="auto"/>
            <w:bottom w:val="none" w:sz="0" w:space="0" w:color="auto"/>
            <w:right w:val="none" w:sz="0" w:space="0" w:color="auto"/>
          </w:divBdr>
        </w:div>
        <w:div w:id="923760828">
          <w:marLeft w:val="640"/>
          <w:marRight w:val="0"/>
          <w:marTop w:val="0"/>
          <w:marBottom w:val="0"/>
          <w:divBdr>
            <w:top w:val="none" w:sz="0" w:space="0" w:color="auto"/>
            <w:left w:val="none" w:sz="0" w:space="0" w:color="auto"/>
            <w:bottom w:val="none" w:sz="0" w:space="0" w:color="auto"/>
            <w:right w:val="none" w:sz="0" w:space="0" w:color="auto"/>
          </w:divBdr>
        </w:div>
        <w:div w:id="1566915187">
          <w:marLeft w:val="640"/>
          <w:marRight w:val="0"/>
          <w:marTop w:val="0"/>
          <w:marBottom w:val="0"/>
          <w:divBdr>
            <w:top w:val="none" w:sz="0" w:space="0" w:color="auto"/>
            <w:left w:val="none" w:sz="0" w:space="0" w:color="auto"/>
            <w:bottom w:val="none" w:sz="0" w:space="0" w:color="auto"/>
            <w:right w:val="none" w:sz="0" w:space="0" w:color="auto"/>
          </w:divBdr>
        </w:div>
        <w:div w:id="1459105762">
          <w:marLeft w:val="640"/>
          <w:marRight w:val="0"/>
          <w:marTop w:val="0"/>
          <w:marBottom w:val="0"/>
          <w:divBdr>
            <w:top w:val="none" w:sz="0" w:space="0" w:color="auto"/>
            <w:left w:val="none" w:sz="0" w:space="0" w:color="auto"/>
            <w:bottom w:val="none" w:sz="0" w:space="0" w:color="auto"/>
            <w:right w:val="none" w:sz="0" w:space="0" w:color="auto"/>
          </w:divBdr>
        </w:div>
        <w:div w:id="349069409">
          <w:marLeft w:val="640"/>
          <w:marRight w:val="0"/>
          <w:marTop w:val="0"/>
          <w:marBottom w:val="0"/>
          <w:divBdr>
            <w:top w:val="none" w:sz="0" w:space="0" w:color="auto"/>
            <w:left w:val="none" w:sz="0" w:space="0" w:color="auto"/>
            <w:bottom w:val="none" w:sz="0" w:space="0" w:color="auto"/>
            <w:right w:val="none" w:sz="0" w:space="0" w:color="auto"/>
          </w:divBdr>
        </w:div>
        <w:div w:id="140461301">
          <w:marLeft w:val="640"/>
          <w:marRight w:val="0"/>
          <w:marTop w:val="0"/>
          <w:marBottom w:val="0"/>
          <w:divBdr>
            <w:top w:val="none" w:sz="0" w:space="0" w:color="auto"/>
            <w:left w:val="none" w:sz="0" w:space="0" w:color="auto"/>
            <w:bottom w:val="none" w:sz="0" w:space="0" w:color="auto"/>
            <w:right w:val="none" w:sz="0" w:space="0" w:color="auto"/>
          </w:divBdr>
        </w:div>
        <w:div w:id="1978760262">
          <w:marLeft w:val="640"/>
          <w:marRight w:val="0"/>
          <w:marTop w:val="0"/>
          <w:marBottom w:val="0"/>
          <w:divBdr>
            <w:top w:val="none" w:sz="0" w:space="0" w:color="auto"/>
            <w:left w:val="none" w:sz="0" w:space="0" w:color="auto"/>
            <w:bottom w:val="none" w:sz="0" w:space="0" w:color="auto"/>
            <w:right w:val="none" w:sz="0" w:space="0" w:color="auto"/>
          </w:divBdr>
        </w:div>
        <w:div w:id="1235511668">
          <w:marLeft w:val="640"/>
          <w:marRight w:val="0"/>
          <w:marTop w:val="0"/>
          <w:marBottom w:val="0"/>
          <w:divBdr>
            <w:top w:val="none" w:sz="0" w:space="0" w:color="auto"/>
            <w:left w:val="none" w:sz="0" w:space="0" w:color="auto"/>
            <w:bottom w:val="none" w:sz="0" w:space="0" w:color="auto"/>
            <w:right w:val="none" w:sz="0" w:space="0" w:color="auto"/>
          </w:divBdr>
        </w:div>
        <w:div w:id="604579492">
          <w:marLeft w:val="640"/>
          <w:marRight w:val="0"/>
          <w:marTop w:val="0"/>
          <w:marBottom w:val="0"/>
          <w:divBdr>
            <w:top w:val="none" w:sz="0" w:space="0" w:color="auto"/>
            <w:left w:val="none" w:sz="0" w:space="0" w:color="auto"/>
            <w:bottom w:val="none" w:sz="0" w:space="0" w:color="auto"/>
            <w:right w:val="none" w:sz="0" w:space="0" w:color="auto"/>
          </w:divBdr>
        </w:div>
        <w:div w:id="2061241338">
          <w:marLeft w:val="640"/>
          <w:marRight w:val="0"/>
          <w:marTop w:val="0"/>
          <w:marBottom w:val="0"/>
          <w:divBdr>
            <w:top w:val="none" w:sz="0" w:space="0" w:color="auto"/>
            <w:left w:val="none" w:sz="0" w:space="0" w:color="auto"/>
            <w:bottom w:val="none" w:sz="0" w:space="0" w:color="auto"/>
            <w:right w:val="none" w:sz="0" w:space="0" w:color="auto"/>
          </w:divBdr>
        </w:div>
        <w:div w:id="192236181">
          <w:marLeft w:val="640"/>
          <w:marRight w:val="0"/>
          <w:marTop w:val="0"/>
          <w:marBottom w:val="0"/>
          <w:divBdr>
            <w:top w:val="none" w:sz="0" w:space="0" w:color="auto"/>
            <w:left w:val="none" w:sz="0" w:space="0" w:color="auto"/>
            <w:bottom w:val="none" w:sz="0" w:space="0" w:color="auto"/>
            <w:right w:val="none" w:sz="0" w:space="0" w:color="auto"/>
          </w:divBdr>
        </w:div>
        <w:div w:id="1227763187">
          <w:marLeft w:val="640"/>
          <w:marRight w:val="0"/>
          <w:marTop w:val="0"/>
          <w:marBottom w:val="0"/>
          <w:divBdr>
            <w:top w:val="none" w:sz="0" w:space="0" w:color="auto"/>
            <w:left w:val="none" w:sz="0" w:space="0" w:color="auto"/>
            <w:bottom w:val="none" w:sz="0" w:space="0" w:color="auto"/>
            <w:right w:val="none" w:sz="0" w:space="0" w:color="auto"/>
          </w:divBdr>
        </w:div>
        <w:div w:id="1645701022">
          <w:marLeft w:val="640"/>
          <w:marRight w:val="0"/>
          <w:marTop w:val="0"/>
          <w:marBottom w:val="0"/>
          <w:divBdr>
            <w:top w:val="none" w:sz="0" w:space="0" w:color="auto"/>
            <w:left w:val="none" w:sz="0" w:space="0" w:color="auto"/>
            <w:bottom w:val="none" w:sz="0" w:space="0" w:color="auto"/>
            <w:right w:val="none" w:sz="0" w:space="0" w:color="auto"/>
          </w:divBdr>
        </w:div>
        <w:div w:id="760490818">
          <w:marLeft w:val="640"/>
          <w:marRight w:val="0"/>
          <w:marTop w:val="0"/>
          <w:marBottom w:val="0"/>
          <w:divBdr>
            <w:top w:val="none" w:sz="0" w:space="0" w:color="auto"/>
            <w:left w:val="none" w:sz="0" w:space="0" w:color="auto"/>
            <w:bottom w:val="none" w:sz="0" w:space="0" w:color="auto"/>
            <w:right w:val="none" w:sz="0" w:space="0" w:color="auto"/>
          </w:divBdr>
        </w:div>
        <w:div w:id="360056934">
          <w:marLeft w:val="640"/>
          <w:marRight w:val="0"/>
          <w:marTop w:val="0"/>
          <w:marBottom w:val="0"/>
          <w:divBdr>
            <w:top w:val="none" w:sz="0" w:space="0" w:color="auto"/>
            <w:left w:val="none" w:sz="0" w:space="0" w:color="auto"/>
            <w:bottom w:val="none" w:sz="0" w:space="0" w:color="auto"/>
            <w:right w:val="none" w:sz="0" w:space="0" w:color="auto"/>
          </w:divBdr>
        </w:div>
        <w:div w:id="726143669">
          <w:marLeft w:val="640"/>
          <w:marRight w:val="0"/>
          <w:marTop w:val="0"/>
          <w:marBottom w:val="0"/>
          <w:divBdr>
            <w:top w:val="none" w:sz="0" w:space="0" w:color="auto"/>
            <w:left w:val="none" w:sz="0" w:space="0" w:color="auto"/>
            <w:bottom w:val="none" w:sz="0" w:space="0" w:color="auto"/>
            <w:right w:val="none" w:sz="0" w:space="0" w:color="auto"/>
          </w:divBdr>
        </w:div>
        <w:div w:id="1153791238">
          <w:marLeft w:val="640"/>
          <w:marRight w:val="0"/>
          <w:marTop w:val="0"/>
          <w:marBottom w:val="0"/>
          <w:divBdr>
            <w:top w:val="none" w:sz="0" w:space="0" w:color="auto"/>
            <w:left w:val="none" w:sz="0" w:space="0" w:color="auto"/>
            <w:bottom w:val="none" w:sz="0" w:space="0" w:color="auto"/>
            <w:right w:val="none" w:sz="0" w:space="0" w:color="auto"/>
          </w:divBdr>
        </w:div>
        <w:div w:id="2145466470">
          <w:marLeft w:val="640"/>
          <w:marRight w:val="0"/>
          <w:marTop w:val="0"/>
          <w:marBottom w:val="0"/>
          <w:divBdr>
            <w:top w:val="none" w:sz="0" w:space="0" w:color="auto"/>
            <w:left w:val="none" w:sz="0" w:space="0" w:color="auto"/>
            <w:bottom w:val="none" w:sz="0" w:space="0" w:color="auto"/>
            <w:right w:val="none" w:sz="0" w:space="0" w:color="auto"/>
          </w:divBdr>
        </w:div>
        <w:div w:id="793137803">
          <w:marLeft w:val="640"/>
          <w:marRight w:val="0"/>
          <w:marTop w:val="0"/>
          <w:marBottom w:val="0"/>
          <w:divBdr>
            <w:top w:val="none" w:sz="0" w:space="0" w:color="auto"/>
            <w:left w:val="none" w:sz="0" w:space="0" w:color="auto"/>
            <w:bottom w:val="none" w:sz="0" w:space="0" w:color="auto"/>
            <w:right w:val="none" w:sz="0" w:space="0" w:color="auto"/>
          </w:divBdr>
        </w:div>
        <w:div w:id="804585607">
          <w:marLeft w:val="640"/>
          <w:marRight w:val="0"/>
          <w:marTop w:val="0"/>
          <w:marBottom w:val="0"/>
          <w:divBdr>
            <w:top w:val="none" w:sz="0" w:space="0" w:color="auto"/>
            <w:left w:val="none" w:sz="0" w:space="0" w:color="auto"/>
            <w:bottom w:val="none" w:sz="0" w:space="0" w:color="auto"/>
            <w:right w:val="none" w:sz="0" w:space="0" w:color="auto"/>
          </w:divBdr>
        </w:div>
        <w:div w:id="1087460379">
          <w:marLeft w:val="640"/>
          <w:marRight w:val="0"/>
          <w:marTop w:val="0"/>
          <w:marBottom w:val="0"/>
          <w:divBdr>
            <w:top w:val="none" w:sz="0" w:space="0" w:color="auto"/>
            <w:left w:val="none" w:sz="0" w:space="0" w:color="auto"/>
            <w:bottom w:val="none" w:sz="0" w:space="0" w:color="auto"/>
            <w:right w:val="none" w:sz="0" w:space="0" w:color="auto"/>
          </w:divBdr>
        </w:div>
        <w:div w:id="621809298">
          <w:marLeft w:val="640"/>
          <w:marRight w:val="0"/>
          <w:marTop w:val="0"/>
          <w:marBottom w:val="0"/>
          <w:divBdr>
            <w:top w:val="none" w:sz="0" w:space="0" w:color="auto"/>
            <w:left w:val="none" w:sz="0" w:space="0" w:color="auto"/>
            <w:bottom w:val="none" w:sz="0" w:space="0" w:color="auto"/>
            <w:right w:val="none" w:sz="0" w:space="0" w:color="auto"/>
          </w:divBdr>
        </w:div>
        <w:div w:id="189806306">
          <w:marLeft w:val="640"/>
          <w:marRight w:val="0"/>
          <w:marTop w:val="0"/>
          <w:marBottom w:val="0"/>
          <w:divBdr>
            <w:top w:val="none" w:sz="0" w:space="0" w:color="auto"/>
            <w:left w:val="none" w:sz="0" w:space="0" w:color="auto"/>
            <w:bottom w:val="none" w:sz="0" w:space="0" w:color="auto"/>
            <w:right w:val="none" w:sz="0" w:space="0" w:color="auto"/>
          </w:divBdr>
        </w:div>
        <w:div w:id="169878201">
          <w:marLeft w:val="640"/>
          <w:marRight w:val="0"/>
          <w:marTop w:val="0"/>
          <w:marBottom w:val="0"/>
          <w:divBdr>
            <w:top w:val="none" w:sz="0" w:space="0" w:color="auto"/>
            <w:left w:val="none" w:sz="0" w:space="0" w:color="auto"/>
            <w:bottom w:val="none" w:sz="0" w:space="0" w:color="auto"/>
            <w:right w:val="none" w:sz="0" w:space="0" w:color="auto"/>
          </w:divBdr>
        </w:div>
        <w:div w:id="943612683">
          <w:marLeft w:val="640"/>
          <w:marRight w:val="0"/>
          <w:marTop w:val="0"/>
          <w:marBottom w:val="0"/>
          <w:divBdr>
            <w:top w:val="none" w:sz="0" w:space="0" w:color="auto"/>
            <w:left w:val="none" w:sz="0" w:space="0" w:color="auto"/>
            <w:bottom w:val="none" w:sz="0" w:space="0" w:color="auto"/>
            <w:right w:val="none" w:sz="0" w:space="0" w:color="auto"/>
          </w:divBdr>
        </w:div>
        <w:div w:id="1363748803">
          <w:marLeft w:val="640"/>
          <w:marRight w:val="0"/>
          <w:marTop w:val="0"/>
          <w:marBottom w:val="0"/>
          <w:divBdr>
            <w:top w:val="none" w:sz="0" w:space="0" w:color="auto"/>
            <w:left w:val="none" w:sz="0" w:space="0" w:color="auto"/>
            <w:bottom w:val="none" w:sz="0" w:space="0" w:color="auto"/>
            <w:right w:val="none" w:sz="0" w:space="0" w:color="auto"/>
          </w:divBdr>
        </w:div>
        <w:div w:id="2102406796">
          <w:marLeft w:val="640"/>
          <w:marRight w:val="0"/>
          <w:marTop w:val="0"/>
          <w:marBottom w:val="0"/>
          <w:divBdr>
            <w:top w:val="none" w:sz="0" w:space="0" w:color="auto"/>
            <w:left w:val="none" w:sz="0" w:space="0" w:color="auto"/>
            <w:bottom w:val="none" w:sz="0" w:space="0" w:color="auto"/>
            <w:right w:val="none" w:sz="0" w:space="0" w:color="auto"/>
          </w:divBdr>
        </w:div>
        <w:div w:id="1110007888">
          <w:marLeft w:val="640"/>
          <w:marRight w:val="0"/>
          <w:marTop w:val="0"/>
          <w:marBottom w:val="0"/>
          <w:divBdr>
            <w:top w:val="none" w:sz="0" w:space="0" w:color="auto"/>
            <w:left w:val="none" w:sz="0" w:space="0" w:color="auto"/>
            <w:bottom w:val="none" w:sz="0" w:space="0" w:color="auto"/>
            <w:right w:val="none" w:sz="0" w:space="0" w:color="auto"/>
          </w:divBdr>
        </w:div>
        <w:div w:id="170797414">
          <w:marLeft w:val="640"/>
          <w:marRight w:val="0"/>
          <w:marTop w:val="0"/>
          <w:marBottom w:val="0"/>
          <w:divBdr>
            <w:top w:val="none" w:sz="0" w:space="0" w:color="auto"/>
            <w:left w:val="none" w:sz="0" w:space="0" w:color="auto"/>
            <w:bottom w:val="none" w:sz="0" w:space="0" w:color="auto"/>
            <w:right w:val="none" w:sz="0" w:space="0" w:color="auto"/>
          </w:divBdr>
        </w:div>
        <w:div w:id="1091967050">
          <w:marLeft w:val="640"/>
          <w:marRight w:val="0"/>
          <w:marTop w:val="0"/>
          <w:marBottom w:val="0"/>
          <w:divBdr>
            <w:top w:val="none" w:sz="0" w:space="0" w:color="auto"/>
            <w:left w:val="none" w:sz="0" w:space="0" w:color="auto"/>
            <w:bottom w:val="none" w:sz="0" w:space="0" w:color="auto"/>
            <w:right w:val="none" w:sz="0" w:space="0" w:color="auto"/>
          </w:divBdr>
        </w:div>
        <w:div w:id="1886866142">
          <w:marLeft w:val="640"/>
          <w:marRight w:val="0"/>
          <w:marTop w:val="0"/>
          <w:marBottom w:val="0"/>
          <w:divBdr>
            <w:top w:val="none" w:sz="0" w:space="0" w:color="auto"/>
            <w:left w:val="none" w:sz="0" w:space="0" w:color="auto"/>
            <w:bottom w:val="none" w:sz="0" w:space="0" w:color="auto"/>
            <w:right w:val="none" w:sz="0" w:space="0" w:color="auto"/>
          </w:divBdr>
        </w:div>
        <w:div w:id="1477184699">
          <w:marLeft w:val="640"/>
          <w:marRight w:val="0"/>
          <w:marTop w:val="0"/>
          <w:marBottom w:val="0"/>
          <w:divBdr>
            <w:top w:val="none" w:sz="0" w:space="0" w:color="auto"/>
            <w:left w:val="none" w:sz="0" w:space="0" w:color="auto"/>
            <w:bottom w:val="none" w:sz="0" w:space="0" w:color="auto"/>
            <w:right w:val="none" w:sz="0" w:space="0" w:color="auto"/>
          </w:divBdr>
        </w:div>
        <w:div w:id="1874611611">
          <w:marLeft w:val="640"/>
          <w:marRight w:val="0"/>
          <w:marTop w:val="0"/>
          <w:marBottom w:val="0"/>
          <w:divBdr>
            <w:top w:val="none" w:sz="0" w:space="0" w:color="auto"/>
            <w:left w:val="none" w:sz="0" w:space="0" w:color="auto"/>
            <w:bottom w:val="none" w:sz="0" w:space="0" w:color="auto"/>
            <w:right w:val="none" w:sz="0" w:space="0" w:color="auto"/>
          </w:divBdr>
        </w:div>
        <w:div w:id="1400127716">
          <w:marLeft w:val="640"/>
          <w:marRight w:val="0"/>
          <w:marTop w:val="0"/>
          <w:marBottom w:val="0"/>
          <w:divBdr>
            <w:top w:val="none" w:sz="0" w:space="0" w:color="auto"/>
            <w:left w:val="none" w:sz="0" w:space="0" w:color="auto"/>
            <w:bottom w:val="none" w:sz="0" w:space="0" w:color="auto"/>
            <w:right w:val="none" w:sz="0" w:space="0" w:color="auto"/>
          </w:divBdr>
        </w:div>
        <w:div w:id="2003964368">
          <w:marLeft w:val="640"/>
          <w:marRight w:val="0"/>
          <w:marTop w:val="0"/>
          <w:marBottom w:val="0"/>
          <w:divBdr>
            <w:top w:val="none" w:sz="0" w:space="0" w:color="auto"/>
            <w:left w:val="none" w:sz="0" w:space="0" w:color="auto"/>
            <w:bottom w:val="none" w:sz="0" w:space="0" w:color="auto"/>
            <w:right w:val="none" w:sz="0" w:space="0" w:color="auto"/>
          </w:divBdr>
        </w:div>
        <w:div w:id="1418555835">
          <w:marLeft w:val="640"/>
          <w:marRight w:val="0"/>
          <w:marTop w:val="0"/>
          <w:marBottom w:val="0"/>
          <w:divBdr>
            <w:top w:val="none" w:sz="0" w:space="0" w:color="auto"/>
            <w:left w:val="none" w:sz="0" w:space="0" w:color="auto"/>
            <w:bottom w:val="none" w:sz="0" w:space="0" w:color="auto"/>
            <w:right w:val="none" w:sz="0" w:space="0" w:color="auto"/>
          </w:divBdr>
        </w:div>
        <w:div w:id="773092122">
          <w:marLeft w:val="640"/>
          <w:marRight w:val="0"/>
          <w:marTop w:val="0"/>
          <w:marBottom w:val="0"/>
          <w:divBdr>
            <w:top w:val="none" w:sz="0" w:space="0" w:color="auto"/>
            <w:left w:val="none" w:sz="0" w:space="0" w:color="auto"/>
            <w:bottom w:val="none" w:sz="0" w:space="0" w:color="auto"/>
            <w:right w:val="none" w:sz="0" w:space="0" w:color="auto"/>
          </w:divBdr>
        </w:div>
        <w:div w:id="1762094543">
          <w:marLeft w:val="640"/>
          <w:marRight w:val="0"/>
          <w:marTop w:val="0"/>
          <w:marBottom w:val="0"/>
          <w:divBdr>
            <w:top w:val="none" w:sz="0" w:space="0" w:color="auto"/>
            <w:left w:val="none" w:sz="0" w:space="0" w:color="auto"/>
            <w:bottom w:val="none" w:sz="0" w:space="0" w:color="auto"/>
            <w:right w:val="none" w:sz="0" w:space="0" w:color="auto"/>
          </w:divBdr>
        </w:div>
        <w:div w:id="1314215243">
          <w:marLeft w:val="640"/>
          <w:marRight w:val="0"/>
          <w:marTop w:val="0"/>
          <w:marBottom w:val="0"/>
          <w:divBdr>
            <w:top w:val="none" w:sz="0" w:space="0" w:color="auto"/>
            <w:left w:val="none" w:sz="0" w:space="0" w:color="auto"/>
            <w:bottom w:val="none" w:sz="0" w:space="0" w:color="auto"/>
            <w:right w:val="none" w:sz="0" w:space="0" w:color="auto"/>
          </w:divBdr>
        </w:div>
        <w:div w:id="813721039">
          <w:marLeft w:val="640"/>
          <w:marRight w:val="0"/>
          <w:marTop w:val="0"/>
          <w:marBottom w:val="0"/>
          <w:divBdr>
            <w:top w:val="none" w:sz="0" w:space="0" w:color="auto"/>
            <w:left w:val="none" w:sz="0" w:space="0" w:color="auto"/>
            <w:bottom w:val="none" w:sz="0" w:space="0" w:color="auto"/>
            <w:right w:val="none" w:sz="0" w:space="0" w:color="auto"/>
          </w:divBdr>
        </w:div>
        <w:div w:id="1484159973">
          <w:marLeft w:val="640"/>
          <w:marRight w:val="0"/>
          <w:marTop w:val="0"/>
          <w:marBottom w:val="0"/>
          <w:divBdr>
            <w:top w:val="none" w:sz="0" w:space="0" w:color="auto"/>
            <w:left w:val="none" w:sz="0" w:space="0" w:color="auto"/>
            <w:bottom w:val="none" w:sz="0" w:space="0" w:color="auto"/>
            <w:right w:val="none" w:sz="0" w:space="0" w:color="auto"/>
          </w:divBdr>
        </w:div>
        <w:div w:id="580676393">
          <w:marLeft w:val="640"/>
          <w:marRight w:val="0"/>
          <w:marTop w:val="0"/>
          <w:marBottom w:val="0"/>
          <w:divBdr>
            <w:top w:val="none" w:sz="0" w:space="0" w:color="auto"/>
            <w:left w:val="none" w:sz="0" w:space="0" w:color="auto"/>
            <w:bottom w:val="none" w:sz="0" w:space="0" w:color="auto"/>
            <w:right w:val="none" w:sz="0" w:space="0" w:color="auto"/>
          </w:divBdr>
        </w:div>
        <w:div w:id="871065864">
          <w:marLeft w:val="640"/>
          <w:marRight w:val="0"/>
          <w:marTop w:val="0"/>
          <w:marBottom w:val="0"/>
          <w:divBdr>
            <w:top w:val="none" w:sz="0" w:space="0" w:color="auto"/>
            <w:left w:val="none" w:sz="0" w:space="0" w:color="auto"/>
            <w:bottom w:val="none" w:sz="0" w:space="0" w:color="auto"/>
            <w:right w:val="none" w:sz="0" w:space="0" w:color="auto"/>
          </w:divBdr>
        </w:div>
        <w:div w:id="210582064">
          <w:marLeft w:val="640"/>
          <w:marRight w:val="0"/>
          <w:marTop w:val="0"/>
          <w:marBottom w:val="0"/>
          <w:divBdr>
            <w:top w:val="none" w:sz="0" w:space="0" w:color="auto"/>
            <w:left w:val="none" w:sz="0" w:space="0" w:color="auto"/>
            <w:bottom w:val="none" w:sz="0" w:space="0" w:color="auto"/>
            <w:right w:val="none" w:sz="0" w:space="0" w:color="auto"/>
          </w:divBdr>
        </w:div>
        <w:div w:id="1257514660">
          <w:marLeft w:val="640"/>
          <w:marRight w:val="0"/>
          <w:marTop w:val="0"/>
          <w:marBottom w:val="0"/>
          <w:divBdr>
            <w:top w:val="none" w:sz="0" w:space="0" w:color="auto"/>
            <w:left w:val="none" w:sz="0" w:space="0" w:color="auto"/>
            <w:bottom w:val="none" w:sz="0" w:space="0" w:color="auto"/>
            <w:right w:val="none" w:sz="0" w:space="0" w:color="auto"/>
          </w:divBdr>
        </w:div>
      </w:divsChild>
    </w:div>
    <w:div w:id="2134713591">
      <w:bodyDiv w:val="1"/>
      <w:marLeft w:val="0"/>
      <w:marRight w:val="0"/>
      <w:marTop w:val="0"/>
      <w:marBottom w:val="0"/>
      <w:divBdr>
        <w:top w:val="none" w:sz="0" w:space="0" w:color="auto"/>
        <w:left w:val="none" w:sz="0" w:space="0" w:color="auto"/>
        <w:bottom w:val="none" w:sz="0" w:space="0" w:color="auto"/>
        <w:right w:val="none" w:sz="0" w:space="0" w:color="auto"/>
      </w:divBdr>
    </w:div>
    <w:div w:id="2135560825">
      <w:bodyDiv w:val="1"/>
      <w:marLeft w:val="0"/>
      <w:marRight w:val="0"/>
      <w:marTop w:val="0"/>
      <w:marBottom w:val="0"/>
      <w:divBdr>
        <w:top w:val="none" w:sz="0" w:space="0" w:color="auto"/>
        <w:left w:val="none" w:sz="0" w:space="0" w:color="auto"/>
        <w:bottom w:val="none" w:sz="0" w:space="0" w:color="auto"/>
        <w:right w:val="none" w:sz="0" w:space="0" w:color="auto"/>
      </w:divBdr>
    </w:div>
    <w:div w:id="2135563456">
      <w:bodyDiv w:val="1"/>
      <w:marLeft w:val="0"/>
      <w:marRight w:val="0"/>
      <w:marTop w:val="0"/>
      <w:marBottom w:val="0"/>
      <w:divBdr>
        <w:top w:val="none" w:sz="0" w:space="0" w:color="auto"/>
        <w:left w:val="none" w:sz="0" w:space="0" w:color="auto"/>
        <w:bottom w:val="none" w:sz="0" w:space="0" w:color="auto"/>
        <w:right w:val="none" w:sz="0" w:space="0" w:color="auto"/>
      </w:divBdr>
    </w:div>
    <w:div w:id="2137602231">
      <w:bodyDiv w:val="1"/>
      <w:marLeft w:val="0"/>
      <w:marRight w:val="0"/>
      <w:marTop w:val="0"/>
      <w:marBottom w:val="0"/>
      <w:divBdr>
        <w:top w:val="none" w:sz="0" w:space="0" w:color="auto"/>
        <w:left w:val="none" w:sz="0" w:space="0" w:color="auto"/>
        <w:bottom w:val="none" w:sz="0" w:space="0" w:color="auto"/>
        <w:right w:val="none" w:sz="0" w:space="0" w:color="auto"/>
      </w:divBdr>
    </w:div>
    <w:div w:id="2138335288">
      <w:bodyDiv w:val="1"/>
      <w:marLeft w:val="0"/>
      <w:marRight w:val="0"/>
      <w:marTop w:val="0"/>
      <w:marBottom w:val="0"/>
      <w:divBdr>
        <w:top w:val="none" w:sz="0" w:space="0" w:color="auto"/>
        <w:left w:val="none" w:sz="0" w:space="0" w:color="auto"/>
        <w:bottom w:val="none" w:sz="0" w:space="0" w:color="auto"/>
        <w:right w:val="none" w:sz="0" w:space="0" w:color="auto"/>
      </w:divBdr>
    </w:div>
    <w:div w:id="2138865108">
      <w:bodyDiv w:val="1"/>
      <w:marLeft w:val="0"/>
      <w:marRight w:val="0"/>
      <w:marTop w:val="0"/>
      <w:marBottom w:val="0"/>
      <w:divBdr>
        <w:top w:val="none" w:sz="0" w:space="0" w:color="auto"/>
        <w:left w:val="none" w:sz="0" w:space="0" w:color="auto"/>
        <w:bottom w:val="none" w:sz="0" w:space="0" w:color="auto"/>
        <w:right w:val="none" w:sz="0" w:space="0" w:color="auto"/>
      </w:divBdr>
    </w:div>
    <w:div w:id="2139297714">
      <w:bodyDiv w:val="1"/>
      <w:marLeft w:val="0"/>
      <w:marRight w:val="0"/>
      <w:marTop w:val="0"/>
      <w:marBottom w:val="0"/>
      <w:divBdr>
        <w:top w:val="none" w:sz="0" w:space="0" w:color="auto"/>
        <w:left w:val="none" w:sz="0" w:space="0" w:color="auto"/>
        <w:bottom w:val="none" w:sz="0" w:space="0" w:color="auto"/>
        <w:right w:val="none" w:sz="0" w:space="0" w:color="auto"/>
      </w:divBdr>
    </w:div>
    <w:div w:id="2139377986">
      <w:bodyDiv w:val="1"/>
      <w:marLeft w:val="0"/>
      <w:marRight w:val="0"/>
      <w:marTop w:val="0"/>
      <w:marBottom w:val="0"/>
      <w:divBdr>
        <w:top w:val="none" w:sz="0" w:space="0" w:color="auto"/>
        <w:left w:val="none" w:sz="0" w:space="0" w:color="auto"/>
        <w:bottom w:val="none" w:sz="0" w:space="0" w:color="auto"/>
        <w:right w:val="none" w:sz="0" w:space="0" w:color="auto"/>
      </w:divBdr>
    </w:div>
    <w:div w:id="2139447725">
      <w:bodyDiv w:val="1"/>
      <w:marLeft w:val="0"/>
      <w:marRight w:val="0"/>
      <w:marTop w:val="0"/>
      <w:marBottom w:val="0"/>
      <w:divBdr>
        <w:top w:val="none" w:sz="0" w:space="0" w:color="auto"/>
        <w:left w:val="none" w:sz="0" w:space="0" w:color="auto"/>
        <w:bottom w:val="none" w:sz="0" w:space="0" w:color="auto"/>
        <w:right w:val="none" w:sz="0" w:space="0" w:color="auto"/>
      </w:divBdr>
    </w:div>
    <w:div w:id="2142578484">
      <w:bodyDiv w:val="1"/>
      <w:marLeft w:val="0"/>
      <w:marRight w:val="0"/>
      <w:marTop w:val="0"/>
      <w:marBottom w:val="0"/>
      <w:divBdr>
        <w:top w:val="none" w:sz="0" w:space="0" w:color="auto"/>
        <w:left w:val="none" w:sz="0" w:space="0" w:color="auto"/>
        <w:bottom w:val="none" w:sz="0" w:space="0" w:color="auto"/>
        <w:right w:val="none" w:sz="0" w:space="0" w:color="auto"/>
      </w:divBdr>
    </w:div>
    <w:div w:id="2144883825">
      <w:bodyDiv w:val="1"/>
      <w:marLeft w:val="0"/>
      <w:marRight w:val="0"/>
      <w:marTop w:val="0"/>
      <w:marBottom w:val="0"/>
      <w:divBdr>
        <w:top w:val="none" w:sz="0" w:space="0" w:color="auto"/>
        <w:left w:val="none" w:sz="0" w:space="0" w:color="auto"/>
        <w:bottom w:val="none" w:sz="0" w:space="0" w:color="auto"/>
        <w:right w:val="none" w:sz="0" w:space="0" w:color="auto"/>
      </w:divBdr>
    </w:div>
    <w:div w:id="2145082285">
      <w:bodyDiv w:val="1"/>
      <w:marLeft w:val="0"/>
      <w:marRight w:val="0"/>
      <w:marTop w:val="0"/>
      <w:marBottom w:val="0"/>
      <w:divBdr>
        <w:top w:val="none" w:sz="0" w:space="0" w:color="auto"/>
        <w:left w:val="none" w:sz="0" w:space="0" w:color="auto"/>
        <w:bottom w:val="none" w:sz="0" w:space="0" w:color="auto"/>
        <w:right w:val="none" w:sz="0" w:space="0" w:color="auto"/>
      </w:divBdr>
    </w:div>
    <w:div w:id="2146197322">
      <w:bodyDiv w:val="1"/>
      <w:marLeft w:val="0"/>
      <w:marRight w:val="0"/>
      <w:marTop w:val="0"/>
      <w:marBottom w:val="0"/>
      <w:divBdr>
        <w:top w:val="none" w:sz="0" w:space="0" w:color="auto"/>
        <w:left w:val="none" w:sz="0" w:space="0" w:color="auto"/>
        <w:bottom w:val="none" w:sz="0" w:space="0" w:color="auto"/>
        <w:right w:val="none" w:sz="0" w:space="0" w:color="auto"/>
      </w:divBdr>
    </w:div>
    <w:div w:id="2146700607">
      <w:bodyDiv w:val="1"/>
      <w:marLeft w:val="0"/>
      <w:marRight w:val="0"/>
      <w:marTop w:val="0"/>
      <w:marBottom w:val="0"/>
      <w:divBdr>
        <w:top w:val="none" w:sz="0" w:space="0" w:color="auto"/>
        <w:left w:val="none" w:sz="0" w:space="0" w:color="auto"/>
        <w:bottom w:val="none" w:sz="0" w:space="0" w:color="auto"/>
        <w:right w:val="none" w:sz="0" w:space="0" w:color="auto"/>
      </w:divBdr>
    </w:div>
    <w:div w:id="214677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gisaid.org/"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mailto:c.a.russell@amsterdamumc.nl" TargetMode="External"/><Relationship Id="rId17" Type="http://schemas.openxmlformats.org/officeDocument/2006/relationships/image" Target="media/image2.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x.han@amsterdamumc.nl"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github.com/AMC-LAEB/PATAT-sim" TargetMode="External"/><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AMC-LAEB/PATAT-sim" TargetMode="External"/><Relationship Id="rId22" Type="http://schemas.openxmlformats.org/officeDocument/2006/relationships/footer" Target="footer1.xml"/><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3D60039C8F7E40820D5EE2287B8908"/>
        <w:category>
          <w:name w:val="General"/>
          <w:gallery w:val="placeholder"/>
        </w:category>
        <w:types>
          <w:type w:val="bbPlcHdr"/>
        </w:types>
        <w:behaviors>
          <w:behavior w:val="content"/>
        </w:behaviors>
        <w:guid w:val="{374960C0-D929-DC49-81E8-E3117B457E18}"/>
      </w:docPartPr>
      <w:docPartBody>
        <w:p w:rsidR="00DB136A" w:rsidRDefault="00DB136A" w:rsidP="00DB136A">
          <w:pPr>
            <w:pStyle w:val="0A3D60039C8F7E40820D5EE2287B8908"/>
          </w:pPr>
          <w:r w:rsidRPr="00215EF1">
            <w:rPr>
              <w:rStyle w:val="PlaceholderText"/>
            </w:rPr>
            <w:t>Click or tap here to enter text.</w:t>
          </w:r>
        </w:p>
      </w:docPartBody>
    </w:docPart>
    <w:docPart>
      <w:docPartPr>
        <w:name w:val="3FF34C4656AE514E8E35B9212EB1D419"/>
        <w:category>
          <w:name w:val="General"/>
          <w:gallery w:val="placeholder"/>
        </w:category>
        <w:types>
          <w:type w:val="bbPlcHdr"/>
        </w:types>
        <w:behaviors>
          <w:behavior w:val="content"/>
        </w:behaviors>
        <w:guid w:val="{83E52918-7AFF-6F42-8920-D732E989FE44}"/>
      </w:docPartPr>
      <w:docPartBody>
        <w:p w:rsidR="00DB136A" w:rsidRDefault="00DB136A" w:rsidP="00DB136A">
          <w:pPr>
            <w:pStyle w:val="3FF34C4656AE514E8E35B9212EB1D419"/>
          </w:pPr>
          <w:r w:rsidRPr="00074A69">
            <w:rPr>
              <w:rStyle w:val="PlaceholderText"/>
            </w:rPr>
            <w:t>Click or tap here to enter text.</w:t>
          </w:r>
        </w:p>
      </w:docPartBody>
    </w:docPart>
    <w:docPart>
      <w:docPartPr>
        <w:name w:val="EE14396DE27D134DA6102072DF7D17F7"/>
        <w:category>
          <w:name w:val="General"/>
          <w:gallery w:val="placeholder"/>
        </w:category>
        <w:types>
          <w:type w:val="bbPlcHdr"/>
        </w:types>
        <w:behaviors>
          <w:behavior w:val="content"/>
        </w:behaviors>
        <w:guid w:val="{311D534E-B7B2-934D-9492-A236CAE15E16}"/>
      </w:docPartPr>
      <w:docPartBody>
        <w:p w:rsidR="00DB136A" w:rsidRDefault="00DB136A" w:rsidP="00DB136A">
          <w:pPr>
            <w:pStyle w:val="EE14396DE27D134DA6102072DF7D17F7"/>
          </w:pPr>
          <w:r w:rsidRPr="00215EF1">
            <w:rPr>
              <w:rStyle w:val="PlaceholderText"/>
            </w:rPr>
            <w:t>Click or tap here to enter text.</w:t>
          </w:r>
        </w:p>
      </w:docPartBody>
    </w:docPart>
    <w:docPart>
      <w:docPartPr>
        <w:name w:val="01708523CFCDD543B24352651BE59C25"/>
        <w:category>
          <w:name w:val="General"/>
          <w:gallery w:val="placeholder"/>
        </w:category>
        <w:types>
          <w:type w:val="bbPlcHdr"/>
        </w:types>
        <w:behaviors>
          <w:behavior w:val="content"/>
        </w:behaviors>
        <w:guid w:val="{4C365D93-883C-704B-9DE2-8AC43AD23584}"/>
      </w:docPartPr>
      <w:docPartBody>
        <w:p w:rsidR="00DB136A" w:rsidRDefault="00DB136A" w:rsidP="00DB136A">
          <w:pPr>
            <w:pStyle w:val="01708523CFCDD543B24352651BE59C25"/>
          </w:pPr>
          <w:r w:rsidRPr="00215EF1">
            <w:rPr>
              <w:rStyle w:val="PlaceholderText"/>
            </w:rPr>
            <w:t>Click or tap here to enter text.</w:t>
          </w:r>
        </w:p>
      </w:docPartBody>
    </w:docPart>
    <w:docPart>
      <w:docPartPr>
        <w:name w:val="CF1470C54FD2EC4C8F0D7AAA631CF7BA"/>
        <w:category>
          <w:name w:val="General"/>
          <w:gallery w:val="placeholder"/>
        </w:category>
        <w:types>
          <w:type w:val="bbPlcHdr"/>
        </w:types>
        <w:behaviors>
          <w:behavior w:val="content"/>
        </w:behaviors>
        <w:guid w:val="{2795A928-32FD-C54A-9AF4-878A04935C5E}"/>
      </w:docPartPr>
      <w:docPartBody>
        <w:p w:rsidR="00EA716E" w:rsidRDefault="004F6E48" w:rsidP="004F6E48">
          <w:pPr>
            <w:pStyle w:val="CF1470C54FD2EC4C8F0D7AAA631CF7BA"/>
          </w:pPr>
          <w:r w:rsidRPr="00BA20B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0D04886-653E-154B-B39A-2228052CF688}"/>
      </w:docPartPr>
      <w:docPartBody>
        <w:p w:rsidR="00510D0F" w:rsidRDefault="0040514F">
          <w:r w:rsidRPr="00F85683">
            <w:rPr>
              <w:rStyle w:val="PlaceholderText"/>
            </w:rPr>
            <w:t>Click or tap here to enter text.</w:t>
          </w:r>
        </w:p>
      </w:docPartBody>
    </w:docPart>
    <w:docPart>
      <w:docPartPr>
        <w:name w:val="1AA4AD741B307F44B6D74605491C5831"/>
        <w:category>
          <w:name w:val="General"/>
          <w:gallery w:val="placeholder"/>
        </w:category>
        <w:types>
          <w:type w:val="bbPlcHdr"/>
        </w:types>
        <w:behaviors>
          <w:behavior w:val="content"/>
        </w:behaviors>
        <w:guid w:val="{FAEB8F55-E3C4-3C4F-B646-74482D5EA8C3}"/>
      </w:docPartPr>
      <w:docPartBody>
        <w:p w:rsidR="008B662A" w:rsidRDefault="00925701" w:rsidP="00925701">
          <w:pPr>
            <w:pStyle w:val="1AA4AD741B307F44B6D74605491C5831"/>
          </w:pPr>
          <w:r w:rsidRPr="00910AB2">
            <w:rPr>
              <w:rStyle w:val="PlaceholderText"/>
            </w:rPr>
            <w:t>Click or tap here to enter text.</w:t>
          </w:r>
        </w:p>
      </w:docPartBody>
    </w:docPart>
    <w:docPart>
      <w:docPartPr>
        <w:name w:val="27A66467C0A13C42AE70756D5DB34B04"/>
        <w:category>
          <w:name w:val="General"/>
          <w:gallery w:val="placeholder"/>
        </w:category>
        <w:types>
          <w:type w:val="bbPlcHdr"/>
        </w:types>
        <w:behaviors>
          <w:behavior w:val="content"/>
        </w:behaviors>
        <w:guid w:val="{E6816796-9F6C-0549-905A-9CA0332210E4}"/>
      </w:docPartPr>
      <w:docPartBody>
        <w:p w:rsidR="008B662A" w:rsidRDefault="00925701" w:rsidP="00925701">
          <w:pPr>
            <w:pStyle w:val="27A66467C0A13C42AE70756D5DB34B04"/>
          </w:pPr>
          <w:r w:rsidRPr="00215EF1">
            <w:rPr>
              <w:rStyle w:val="PlaceholderText"/>
            </w:rPr>
            <w:t>Click or tap here to enter text.</w:t>
          </w:r>
        </w:p>
      </w:docPartBody>
    </w:docPart>
    <w:docPart>
      <w:docPartPr>
        <w:name w:val="1D4371664F05F948B2C80AB817B23346"/>
        <w:category>
          <w:name w:val="General"/>
          <w:gallery w:val="placeholder"/>
        </w:category>
        <w:types>
          <w:type w:val="bbPlcHdr"/>
        </w:types>
        <w:behaviors>
          <w:behavior w:val="content"/>
        </w:behaviors>
        <w:guid w:val="{DE7107A8-1D3C-4440-B51B-6FA4282C1177}"/>
      </w:docPartPr>
      <w:docPartBody>
        <w:p w:rsidR="008B662A" w:rsidRDefault="00925701" w:rsidP="00925701">
          <w:pPr>
            <w:pStyle w:val="1D4371664F05F948B2C80AB817B23346"/>
          </w:pPr>
          <w:r w:rsidRPr="00215EF1">
            <w:rPr>
              <w:rStyle w:val="PlaceholderText"/>
            </w:rPr>
            <w:t>Click or tap here to enter text.</w:t>
          </w:r>
        </w:p>
      </w:docPartBody>
    </w:docPart>
    <w:docPart>
      <w:docPartPr>
        <w:name w:val="F36118D8760A4D48B5AF8BA0E1363E6E"/>
        <w:category>
          <w:name w:val="General"/>
          <w:gallery w:val="placeholder"/>
        </w:category>
        <w:types>
          <w:type w:val="bbPlcHdr"/>
        </w:types>
        <w:behaviors>
          <w:behavior w:val="content"/>
        </w:behaviors>
        <w:guid w:val="{349AC89C-14CD-CC46-B132-A49B24954A3E}"/>
      </w:docPartPr>
      <w:docPartBody>
        <w:p w:rsidR="008B662A" w:rsidRDefault="00925701" w:rsidP="00925701">
          <w:pPr>
            <w:pStyle w:val="F36118D8760A4D48B5AF8BA0E1363E6E"/>
          </w:pPr>
          <w:r w:rsidRPr="00910AB2">
            <w:rPr>
              <w:rStyle w:val="PlaceholderText"/>
            </w:rPr>
            <w:t>Click or tap here to enter text.</w:t>
          </w:r>
        </w:p>
      </w:docPartBody>
    </w:docPart>
    <w:docPart>
      <w:docPartPr>
        <w:name w:val="62BB3D35EFF9664B8C6667BEC4E73A46"/>
        <w:category>
          <w:name w:val="General"/>
          <w:gallery w:val="placeholder"/>
        </w:category>
        <w:types>
          <w:type w:val="bbPlcHdr"/>
        </w:types>
        <w:behaviors>
          <w:behavior w:val="content"/>
        </w:behaviors>
        <w:guid w:val="{7C637026-4D27-8E45-B799-794A20A51BEB}"/>
      </w:docPartPr>
      <w:docPartBody>
        <w:p w:rsidR="008B662A" w:rsidRDefault="00925701" w:rsidP="00925701">
          <w:pPr>
            <w:pStyle w:val="62BB3D35EFF9664B8C6667BEC4E73A46"/>
          </w:pPr>
          <w:r w:rsidRPr="00215EF1">
            <w:rPr>
              <w:rStyle w:val="PlaceholderText"/>
            </w:rPr>
            <w:t>Click or tap here to enter text.</w:t>
          </w:r>
        </w:p>
      </w:docPartBody>
    </w:docPart>
    <w:docPart>
      <w:docPartPr>
        <w:name w:val="0902B49493064D4CBB5DC666AD732B3F"/>
        <w:category>
          <w:name w:val="General"/>
          <w:gallery w:val="placeholder"/>
        </w:category>
        <w:types>
          <w:type w:val="bbPlcHdr"/>
        </w:types>
        <w:behaviors>
          <w:behavior w:val="content"/>
        </w:behaviors>
        <w:guid w:val="{DD2F5D9D-480B-6940-A594-43620CA6A8F7}"/>
      </w:docPartPr>
      <w:docPartBody>
        <w:p w:rsidR="008B662A" w:rsidRDefault="00925701" w:rsidP="00925701">
          <w:pPr>
            <w:pStyle w:val="0902B49493064D4CBB5DC666AD732B3F"/>
          </w:pPr>
          <w:r w:rsidRPr="00215EF1">
            <w:rPr>
              <w:rStyle w:val="PlaceholderText"/>
            </w:rPr>
            <w:t>Click or tap here to enter text.</w:t>
          </w:r>
        </w:p>
      </w:docPartBody>
    </w:docPart>
    <w:docPart>
      <w:docPartPr>
        <w:name w:val="143E5C767039F444AEBD47EC02C306B1"/>
        <w:category>
          <w:name w:val="General"/>
          <w:gallery w:val="placeholder"/>
        </w:category>
        <w:types>
          <w:type w:val="bbPlcHdr"/>
        </w:types>
        <w:behaviors>
          <w:behavior w:val="content"/>
        </w:behaviors>
        <w:guid w:val="{2C6F837D-C825-9144-9AC9-BC22C6915BD1}"/>
      </w:docPartPr>
      <w:docPartBody>
        <w:p w:rsidR="008B662A" w:rsidRDefault="00925701" w:rsidP="00925701">
          <w:pPr>
            <w:pStyle w:val="143E5C767039F444AEBD47EC02C306B1"/>
          </w:pPr>
          <w:r w:rsidRPr="00215EF1">
            <w:rPr>
              <w:rStyle w:val="PlaceholderText"/>
            </w:rPr>
            <w:t>Click or tap here to enter text.</w:t>
          </w:r>
        </w:p>
      </w:docPartBody>
    </w:docPart>
    <w:docPart>
      <w:docPartPr>
        <w:name w:val="490C2129CC53584D9C333D7AF3A59805"/>
        <w:category>
          <w:name w:val="General"/>
          <w:gallery w:val="placeholder"/>
        </w:category>
        <w:types>
          <w:type w:val="bbPlcHdr"/>
        </w:types>
        <w:behaviors>
          <w:behavior w:val="content"/>
        </w:behaviors>
        <w:guid w:val="{B99BC5BE-67A8-6A40-9FA9-5D005774BFBD}"/>
      </w:docPartPr>
      <w:docPartBody>
        <w:p w:rsidR="009C13B5" w:rsidRDefault="009C13B5" w:rsidP="009C13B5">
          <w:pPr>
            <w:pStyle w:val="490C2129CC53584D9C333D7AF3A59805"/>
          </w:pPr>
          <w:r w:rsidRPr="00F85683">
            <w:rPr>
              <w:rStyle w:val="PlaceholderText"/>
            </w:rPr>
            <w:t>Click or tap here to enter text.</w:t>
          </w:r>
        </w:p>
      </w:docPartBody>
    </w:docPart>
    <w:docPart>
      <w:docPartPr>
        <w:name w:val="118E57D75663744A80799E8BF81B985C"/>
        <w:category>
          <w:name w:val="General"/>
          <w:gallery w:val="placeholder"/>
        </w:category>
        <w:types>
          <w:type w:val="bbPlcHdr"/>
        </w:types>
        <w:behaviors>
          <w:behavior w:val="content"/>
        </w:behaviors>
        <w:guid w:val="{EEA84A3A-0592-124B-99DB-CA217C34CFFB}"/>
      </w:docPartPr>
      <w:docPartBody>
        <w:p w:rsidR="009C13B5" w:rsidRDefault="009C13B5" w:rsidP="009C13B5">
          <w:pPr>
            <w:pStyle w:val="118E57D75663744A80799E8BF81B985C"/>
          </w:pPr>
          <w:r w:rsidRPr="00215EF1">
            <w:rPr>
              <w:rStyle w:val="PlaceholderText"/>
            </w:rPr>
            <w:t>Click or tap here to enter text.</w:t>
          </w:r>
        </w:p>
      </w:docPartBody>
    </w:docPart>
    <w:docPart>
      <w:docPartPr>
        <w:name w:val="1E88166243355949804FBC4ED87BF506"/>
        <w:category>
          <w:name w:val="General"/>
          <w:gallery w:val="placeholder"/>
        </w:category>
        <w:types>
          <w:type w:val="bbPlcHdr"/>
        </w:types>
        <w:behaviors>
          <w:behavior w:val="content"/>
        </w:behaviors>
        <w:guid w:val="{1835D914-EE14-EC40-BBB4-1D698887DD70}"/>
      </w:docPartPr>
      <w:docPartBody>
        <w:p w:rsidR="009C13B5" w:rsidRDefault="009C13B5" w:rsidP="009C13B5">
          <w:pPr>
            <w:pStyle w:val="1E88166243355949804FBC4ED87BF506"/>
          </w:pPr>
          <w:r w:rsidRPr="00F85683">
            <w:rPr>
              <w:rStyle w:val="PlaceholderText"/>
            </w:rPr>
            <w:t>Click or tap here to enter text.</w:t>
          </w:r>
        </w:p>
      </w:docPartBody>
    </w:docPart>
    <w:docPart>
      <w:docPartPr>
        <w:name w:val="14C7181E46098E4E969CDF4D84F05488"/>
        <w:category>
          <w:name w:val="General"/>
          <w:gallery w:val="placeholder"/>
        </w:category>
        <w:types>
          <w:type w:val="bbPlcHdr"/>
        </w:types>
        <w:behaviors>
          <w:behavior w:val="content"/>
        </w:behaviors>
        <w:guid w:val="{0BA7BDB8-8D4C-6045-85AA-6B11E8A24AC6}"/>
      </w:docPartPr>
      <w:docPartBody>
        <w:p w:rsidR="00DC6B69" w:rsidRDefault="00DC6B69" w:rsidP="00DC6B69">
          <w:pPr>
            <w:pStyle w:val="14C7181E46098E4E969CDF4D84F05488"/>
          </w:pPr>
          <w:r w:rsidRPr="00F85683">
            <w:rPr>
              <w:rStyle w:val="PlaceholderText"/>
            </w:rPr>
            <w:t>Click or tap here to enter text.</w:t>
          </w:r>
        </w:p>
      </w:docPartBody>
    </w:docPart>
    <w:docPart>
      <w:docPartPr>
        <w:name w:val="965C56FDC6F0E84FB997850CEA2101E8"/>
        <w:category>
          <w:name w:val="General"/>
          <w:gallery w:val="placeholder"/>
        </w:category>
        <w:types>
          <w:type w:val="bbPlcHdr"/>
        </w:types>
        <w:behaviors>
          <w:behavior w:val="content"/>
        </w:behaviors>
        <w:guid w:val="{68D26A87-0A2D-B94C-ACD3-173C4A4C7C28}"/>
      </w:docPartPr>
      <w:docPartBody>
        <w:p w:rsidR="00DC6B69" w:rsidRDefault="00DC6B69" w:rsidP="00DC6B69">
          <w:pPr>
            <w:pStyle w:val="965C56FDC6F0E84FB997850CEA2101E8"/>
          </w:pPr>
          <w:r w:rsidRPr="00F85683">
            <w:rPr>
              <w:rStyle w:val="PlaceholderText"/>
            </w:rPr>
            <w:t>Click or tap here to enter text.</w:t>
          </w:r>
        </w:p>
      </w:docPartBody>
    </w:docPart>
    <w:docPart>
      <w:docPartPr>
        <w:name w:val="F604DCF1276C4646882D3E9D551A3F20"/>
        <w:category>
          <w:name w:val="General"/>
          <w:gallery w:val="placeholder"/>
        </w:category>
        <w:types>
          <w:type w:val="bbPlcHdr"/>
        </w:types>
        <w:behaviors>
          <w:behavior w:val="content"/>
        </w:behaviors>
        <w:guid w:val="{01D8A689-533C-FA4C-A3B3-6A38A51726EA}"/>
      </w:docPartPr>
      <w:docPartBody>
        <w:p w:rsidR="00DC6B69" w:rsidRDefault="00DC6B69" w:rsidP="00DC6B69">
          <w:pPr>
            <w:pStyle w:val="F604DCF1276C4646882D3E9D551A3F20"/>
          </w:pPr>
          <w:r w:rsidRPr="00215EF1">
            <w:rPr>
              <w:rStyle w:val="PlaceholderText"/>
            </w:rPr>
            <w:t>Click or tap here to enter text.</w:t>
          </w:r>
        </w:p>
      </w:docPartBody>
    </w:docPart>
    <w:docPart>
      <w:docPartPr>
        <w:name w:val="32B49F5B0BF015448434DA7AD1B527C9"/>
        <w:category>
          <w:name w:val="General"/>
          <w:gallery w:val="placeholder"/>
        </w:category>
        <w:types>
          <w:type w:val="bbPlcHdr"/>
        </w:types>
        <w:behaviors>
          <w:behavior w:val="content"/>
        </w:behaviors>
        <w:guid w:val="{731AA6B1-8134-DD45-92FE-75594CFC2430}"/>
      </w:docPartPr>
      <w:docPartBody>
        <w:p w:rsidR="00DC6B69" w:rsidRDefault="00DC6B69" w:rsidP="00DC6B69">
          <w:pPr>
            <w:pStyle w:val="32B49F5B0BF015448434DA7AD1B527C9"/>
          </w:pPr>
          <w:r w:rsidRPr="00F85683">
            <w:rPr>
              <w:rStyle w:val="PlaceholderText"/>
            </w:rPr>
            <w:t>Click or tap here to enter text.</w:t>
          </w:r>
        </w:p>
      </w:docPartBody>
    </w:docPart>
    <w:docPart>
      <w:docPartPr>
        <w:name w:val="B3DD45B8EA930140BC4265708037DA30"/>
        <w:category>
          <w:name w:val="General"/>
          <w:gallery w:val="placeholder"/>
        </w:category>
        <w:types>
          <w:type w:val="bbPlcHdr"/>
        </w:types>
        <w:behaviors>
          <w:behavior w:val="content"/>
        </w:behaviors>
        <w:guid w:val="{1865EF93-F389-B14E-9602-7EB7DF7524B4}"/>
      </w:docPartPr>
      <w:docPartBody>
        <w:p w:rsidR="00000000" w:rsidRDefault="0040514F">
          <w:pPr>
            <w:pStyle w:val="B3DD45B8EA930140BC4265708037DA30"/>
          </w:pPr>
          <w:r w:rsidRPr="00F85683">
            <w:rPr>
              <w:rStyle w:val="PlaceholderText"/>
            </w:rPr>
            <w:t>Click or tap here to enter text.</w:t>
          </w:r>
        </w:p>
      </w:docPartBody>
    </w:docPart>
    <w:docPart>
      <w:docPartPr>
        <w:name w:val="656D6067CA1FD545B2DE4AD19258E9BB"/>
        <w:category>
          <w:name w:val="General"/>
          <w:gallery w:val="placeholder"/>
        </w:category>
        <w:types>
          <w:type w:val="bbPlcHdr"/>
        </w:types>
        <w:behaviors>
          <w:behavior w:val="content"/>
        </w:behaviors>
        <w:guid w:val="{DEDC690D-3AB6-6D40-A9C5-71D11E58BA5A}"/>
      </w:docPartPr>
      <w:docPartBody>
        <w:p w:rsidR="00000000" w:rsidRDefault="0040514F">
          <w:pPr>
            <w:pStyle w:val="656D6067CA1FD545B2DE4AD19258E9BB"/>
          </w:pPr>
          <w:r w:rsidRPr="00F85683">
            <w:rPr>
              <w:rStyle w:val="PlaceholderText"/>
            </w:rPr>
            <w:t>Click or tap here to enter text.</w:t>
          </w:r>
        </w:p>
      </w:docPartBody>
    </w:docPart>
    <w:docPart>
      <w:docPartPr>
        <w:name w:val="309109441B5A0642A8E627DE7A63E8DA"/>
        <w:category>
          <w:name w:val="General"/>
          <w:gallery w:val="placeholder"/>
        </w:category>
        <w:types>
          <w:type w:val="bbPlcHdr"/>
        </w:types>
        <w:behaviors>
          <w:behavior w:val="content"/>
        </w:behaviors>
        <w:guid w:val="{AF3BD4BA-8CA7-724D-91E2-110691A600DA}"/>
      </w:docPartPr>
      <w:docPartBody>
        <w:p w:rsidR="00000000" w:rsidRDefault="00925701">
          <w:pPr>
            <w:pStyle w:val="309109441B5A0642A8E627DE7A63E8DA"/>
          </w:pPr>
          <w:r w:rsidRPr="00215EF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Lucida Grande">
    <w:altName w:val="Segoe UI"/>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6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36A"/>
    <w:rsid w:val="00074C19"/>
    <w:rsid w:val="000E16E5"/>
    <w:rsid w:val="001072D4"/>
    <w:rsid w:val="00115648"/>
    <w:rsid w:val="00126937"/>
    <w:rsid w:val="001C0F82"/>
    <w:rsid w:val="001D627B"/>
    <w:rsid w:val="00205222"/>
    <w:rsid w:val="00227C53"/>
    <w:rsid w:val="0024129B"/>
    <w:rsid w:val="002C160D"/>
    <w:rsid w:val="003B31BD"/>
    <w:rsid w:val="0040514F"/>
    <w:rsid w:val="00464E61"/>
    <w:rsid w:val="0049189B"/>
    <w:rsid w:val="004F6E48"/>
    <w:rsid w:val="00510D0F"/>
    <w:rsid w:val="00592AC0"/>
    <w:rsid w:val="005D430D"/>
    <w:rsid w:val="006C69B7"/>
    <w:rsid w:val="007476BE"/>
    <w:rsid w:val="007E5349"/>
    <w:rsid w:val="008B662A"/>
    <w:rsid w:val="00925701"/>
    <w:rsid w:val="00936D2E"/>
    <w:rsid w:val="00955B3E"/>
    <w:rsid w:val="009C13B5"/>
    <w:rsid w:val="00AB1B25"/>
    <w:rsid w:val="00B06BCD"/>
    <w:rsid w:val="00B647C7"/>
    <w:rsid w:val="00C16BA1"/>
    <w:rsid w:val="00C74746"/>
    <w:rsid w:val="00C9049E"/>
    <w:rsid w:val="00CA33B2"/>
    <w:rsid w:val="00D55A39"/>
    <w:rsid w:val="00DB136A"/>
    <w:rsid w:val="00DC6B69"/>
    <w:rsid w:val="00EA716E"/>
    <w:rsid w:val="00F04BE5"/>
    <w:rsid w:val="00F33703"/>
    <w:rsid w:val="00F82D92"/>
    <w:rsid w:val="00FB54D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DC6B69"/>
    <w:rPr>
      <w:color w:val="808080"/>
    </w:rPr>
  </w:style>
  <w:style w:type="paragraph" w:customStyle="1" w:styleId="0A3D60039C8F7E40820D5EE2287B8908">
    <w:name w:val="0A3D60039C8F7E40820D5EE2287B8908"/>
    <w:rsid w:val="00DB136A"/>
  </w:style>
  <w:style w:type="paragraph" w:customStyle="1" w:styleId="3FF34C4656AE514E8E35B9212EB1D419">
    <w:name w:val="3FF34C4656AE514E8E35B9212EB1D419"/>
    <w:rsid w:val="00DB136A"/>
  </w:style>
  <w:style w:type="paragraph" w:customStyle="1" w:styleId="EE14396DE27D134DA6102072DF7D17F7">
    <w:name w:val="EE14396DE27D134DA6102072DF7D17F7"/>
    <w:rsid w:val="00DB136A"/>
  </w:style>
  <w:style w:type="paragraph" w:customStyle="1" w:styleId="01708523CFCDD543B24352651BE59C25">
    <w:name w:val="01708523CFCDD543B24352651BE59C25"/>
    <w:rsid w:val="00DB136A"/>
  </w:style>
  <w:style w:type="paragraph" w:customStyle="1" w:styleId="CF1470C54FD2EC4C8F0D7AAA631CF7BA">
    <w:name w:val="CF1470C54FD2EC4C8F0D7AAA631CF7BA"/>
    <w:rsid w:val="004F6E48"/>
  </w:style>
  <w:style w:type="paragraph" w:customStyle="1" w:styleId="FD1D3E6B1FDA964F84DFAD7332FBFE7A">
    <w:name w:val="FD1D3E6B1FDA964F84DFAD7332FBFE7A"/>
    <w:rsid w:val="00925701"/>
  </w:style>
  <w:style w:type="paragraph" w:customStyle="1" w:styleId="EDBD98AA466A584CA3E478F751168A72">
    <w:name w:val="EDBD98AA466A584CA3E478F751168A72"/>
    <w:rsid w:val="00925701"/>
  </w:style>
  <w:style w:type="paragraph" w:customStyle="1" w:styleId="1AA4AD741B307F44B6D74605491C5831">
    <w:name w:val="1AA4AD741B307F44B6D74605491C5831"/>
    <w:rsid w:val="00925701"/>
  </w:style>
  <w:style w:type="paragraph" w:customStyle="1" w:styleId="27A66467C0A13C42AE70756D5DB34B04">
    <w:name w:val="27A66467C0A13C42AE70756D5DB34B04"/>
    <w:rsid w:val="00925701"/>
  </w:style>
  <w:style w:type="paragraph" w:customStyle="1" w:styleId="1D4371664F05F948B2C80AB817B23346">
    <w:name w:val="1D4371664F05F948B2C80AB817B23346"/>
    <w:rsid w:val="00925701"/>
  </w:style>
  <w:style w:type="paragraph" w:customStyle="1" w:styleId="F36118D8760A4D48B5AF8BA0E1363E6E">
    <w:name w:val="F36118D8760A4D48B5AF8BA0E1363E6E"/>
    <w:rsid w:val="00925701"/>
  </w:style>
  <w:style w:type="paragraph" w:customStyle="1" w:styleId="62BB3D35EFF9664B8C6667BEC4E73A46">
    <w:name w:val="62BB3D35EFF9664B8C6667BEC4E73A46"/>
    <w:rsid w:val="00925701"/>
  </w:style>
  <w:style w:type="paragraph" w:customStyle="1" w:styleId="0902B49493064D4CBB5DC666AD732B3F">
    <w:name w:val="0902B49493064D4CBB5DC666AD732B3F"/>
    <w:rsid w:val="00925701"/>
  </w:style>
  <w:style w:type="paragraph" w:customStyle="1" w:styleId="143E5C767039F444AEBD47EC02C306B1">
    <w:name w:val="143E5C767039F444AEBD47EC02C306B1"/>
    <w:rsid w:val="00925701"/>
  </w:style>
  <w:style w:type="paragraph" w:customStyle="1" w:styleId="490C2129CC53584D9C333D7AF3A59805">
    <w:name w:val="490C2129CC53584D9C333D7AF3A59805"/>
    <w:rsid w:val="009C13B5"/>
    <w:rPr>
      <w:lang w:eastAsia="zh-CN"/>
    </w:rPr>
  </w:style>
  <w:style w:type="paragraph" w:customStyle="1" w:styleId="118E57D75663744A80799E8BF81B985C">
    <w:name w:val="118E57D75663744A80799E8BF81B985C"/>
    <w:rsid w:val="009C13B5"/>
    <w:rPr>
      <w:lang w:eastAsia="zh-CN"/>
    </w:rPr>
  </w:style>
  <w:style w:type="paragraph" w:customStyle="1" w:styleId="1E88166243355949804FBC4ED87BF506">
    <w:name w:val="1E88166243355949804FBC4ED87BF506"/>
    <w:rsid w:val="009C13B5"/>
    <w:rPr>
      <w:lang w:eastAsia="zh-CN"/>
    </w:rPr>
  </w:style>
  <w:style w:type="paragraph" w:customStyle="1" w:styleId="14C7181E46098E4E969CDF4D84F05488">
    <w:name w:val="14C7181E46098E4E969CDF4D84F05488"/>
    <w:rsid w:val="00DC6B69"/>
    <w:rPr>
      <w:lang w:eastAsia="zh-CN"/>
    </w:rPr>
  </w:style>
  <w:style w:type="paragraph" w:customStyle="1" w:styleId="965C56FDC6F0E84FB997850CEA2101E8">
    <w:name w:val="965C56FDC6F0E84FB997850CEA2101E8"/>
    <w:rsid w:val="00DC6B69"/>
    <w:rPr>
      <w:lang w:eastAsia="zh-CN"/>
    </w:rPr>
  </w:style>
  <w:style w:type="paragraph" w:customStyle="1" w:styleId="F604DCF1276C4646882D3E9D551A3F20">
    <w:name w:val="F604DCF1276C4646882D3E9D551A3F20"/>
    <w:rsid w:val="00DC6B69"/>
    <w:rPr>
      <w:lang w:eastAsia="zh-CN"/>
    </w:rPr>
  </w:style>
  <w:style w:type="paragraph" w:customStyle="1" w:styleId="972C80249442474095AFE4C578464102">
    <w:name w:val="972C80249442474095AFE4C578464102"/>
    <w:rsid w:val="00DC6B69"/>
    <w:rPr>
      <w:lang w:eastAsia="zh-CN"/>
    </w:rPr>
  </w:style>
  <w:style w:type="paragraph" w:customStyle="1" w:styleId="52BF1BC5625BCC4B9F04792F8F30CF6C">
    <w:name w:val="52BF1BC5625BCC4B9F04792F8F30CF6C"/>
    <w:rsid w:val="00DC6B69"/>
    <w:rPr>
      <w:lang w:eastAsia="zh-CN"/>
    </w:rPr>
  </w:style>
  <w:style w:type="paragraph" w:customStyle="1" w:styleId="32B49F5B0BF015448434DA7AD1B527C9">
    <w:name w:val="32B49F5B0BF015448434DA7AD1B527C9"/>
    <w:rsid w:val="00DC6B69"/>
    <w:rPr>
      <w:lang w:eastAsia="zh-CN"/>
    </w:rPr>
  </w:style>
  <w:style w:type="paragraph" w:customStyle="1" w:styleId="B3DD45B8EA930140BC4265708037DA30">
    <w:name w:val="B3DD45B8EA930140BC4265708037DA30"/>
    <w:rPr>
      <w:lang w:eastAsia="zh-CN"/>
    </w:rPr>
  </w:style>
  <w:style w:type="paragraph" w:customStyle="1" w:styleId="656D6067CA1FD545B2DE4AD19258E9BB">
    <w:name w:val="656D6067CA1FD545B2DE4AD19258E9BB"/>
    <w:rPr>
      <w:lang w:eastAsia="zh-CN"/>
    </w:rPr>
  </w:style>
  <w:style w:type="paragraph" w:customStyle="1" w:styleId="309109441B5A0642A8E627DE7A63E8DA">
    <w:name w:val="309109441B5A0642A8E627DE7A63E8DA"/>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28F914-9D3B-F54D-9436-D5BE051A5F82}">
  <we:reference id="wa104382081" version="1.35.0.0" store="en-GB" storeType="OMEX"/>
  <we:alternateReferences>
    <we:reference id="wa104382081" version="1.35.0.0" store="en-GB" storeType="OMEX"/>
  </we:alternateReferences>
  <we:properties>
    <we:property name="MENDELEY_CITATIONS" value="[{&quot;citationID&quot;:&quot;MENDELEY_CITATION_4fc4e5f4-6477-4314-aa87-98a140e93321&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&quot;,&quot;citationItems&quot;:[{&quot;id&quot;:&quot;e0e5d0fb-cf6d-315b-a672-fc71899786bc&quot;,&quot;itemData&quot;:{&quot;type&quot;:&quot;article-journal&quot;,&quot;id&quot;:&quot;e0e5d0fb-cf6d-315b-a672-fc71899786bc&quot;,&quot;title&quot;:&quot;Genomic surveillance to combat COVID-19: challenges and opportunities&quot;,&quot;author&quot;:[{&quot;family&quot;:&quot;Robishaw&quot;,&quot;given&quot;:&quot;Janet D&quot;,&quot;parse-names&quot;:false,&quot;dropping-particle&quot;:&quot;&quot;,&quot;non-dropping-particle&quot;:&quot;&quot;},{&quot;family&quot;:&quot;Alter&quot;,&quot;given&quot;:&quot;Scott M&quot;,&quot;parse-names&quot;:false,&quot;dropping-particle&quot;:&quot;&quot;,&quot;non-dropping-particle&quot;:&quot;&quot;},{&quot;family&quot;:&quot;Solano&quot;,&quot;given&quot;:&quot;Joshua J&quot;,&quot;parse-names&quot;:false,&quot;dropping-particle&quot;:&quot;&quot;,&quot;non-dropping-particle&quot;:&quot;&quot;},{&quot;family&quot;:&quot;Shih&quot;,&quot;given&quot;:&quot;Richard D&quot;,&quot;parse-names&quot;:false,&quot;dropping-particle&quot;:&quot;&quot;,&quot;non-dropping-particle&quot;:&quot;&quot;},{&quot;family&quot;:&quot;DeMets&quot;,&quot;given&quot;:&quot;David L&quot;,&quot;parse-names&quot;:false,&quot;dropping-particle&quot;:&quot;&quot;,&quot;non-dropping-particle&quot;:&quot;&quot;},{&quot;family&quot;:&quot;Maki&quot;,&quot;given&quot;:&quot;Dennis G&quot;,&quot;parse-names&quot;:false,&quot;dropping-particle&quot;:&quot;&quot;,&quot;non-dropping-particle&quot;:&quot;&quot;},{&quot;family&quot;:&quot;Hennekens&quot;,&quot;given&quot;:&quot;Charles H&quot;,&quot;parse-names&quot;:false,&quot;dropping-particle&quot;:&quot;&quot;,&quot;non-dropping-particle&quot;:&quot;&quot;}],&quot;container-title&quot;:&quot;The Lancet Microbe&quot;,&quot;accessed&quot;:{&quot;date-parts&quot;:[[2022,2,27]]},&quot;DOI&quot;:&quot;10.1016/S2666-5247(21)00121-X&quot;,&quot;ISSN&quot;:&quot;2666-5247&quot;,&quot;issued&quot;:{&quot;date-parts&quot;:[[2021,9,1]]},&quot;page&quot;:&quot;e481-e484&quot;,&quot;abstract&quot;:&quot;&lt;h2&gt;Summary&lt;/h2&gt;&lt;p&gt;Although the development and increasingly widespread availability of effective and safe vaccines provides the greatest hope for the future recovery from the increasingly devastating COVID-19 pandemic, there are other preventive efforts that offer an immediate route to decreasing morbidity and mortality. Genomic surveillance is emerging as a vital necessity to achieve effective mitigation and containment. Since SARS-CoV-2 variants have already been detected, it is crucial to obtain reliable evidence about whether they are more contagious, virulent, or more resistant to the available COVID-19 vaccines well before they spread throughout the world. Genomic surveillance leverages applications of next-generation sequencing, creates the availability of whole genome data, and advances phylogenetic methods. These methods offer novel means to detect variants that are phenotypically or antigenically different. Genomic surveillance will facilitate greater early anticipation as well as initiation of effective strategies to mitigate and contain outbreaks of SARS-CoV-2 variants and other novel viruses.&lt;/p&gt;&quot;,&quot;publisher&quot;:&quot;Elsevier&quot;,&quot;issue&quot;:&quot;9&quot;,&quot;volume&quot;:&quot;2&quot;,&quot;container-title-short&quot;:&quot;Lancet Microbe&quot;},&quot;isTemporary&quot;:false}]},{&quot;citationID&quot;:&quot;MENDELEY_CITATION_580f39f1-b529-40d1-b394-62fd4be3a4b5&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IsImNvbnRhaW5lci10aXRsZS1zaG9ydCI6IlNjaWVuY2UgKDE5NzkpIn0sImlzVGVtcG9yYXJ5IjpmYWxzZX1dfQ==&quot;,&quot;citationItems&quot;:[{&quot;id&quot;:&quot;67776fd4-21fb-34b7-bfe3-a8b53ddb501a&quot;,&quot;itemData&quot;:{&quot;type&quot;:&quot;article-journal&quot;,&quot;id&quot;:&quot;67776fd4-21fb-34b7-bfe3-a8b53ddb501a&quot;,&quot;title&quot;:&quot;Estimated transmissibility and impact of SARS-CoV-2 lineage B.1.1.7 in England&quot;,&quot;author&quot;:[{&quot;family&quot;:&quot;Davies&quot;,&quot;given&quot;:&quot;Nicholas G.&quot;,&quot;parse-names&quot;:false,&quot;dropping-particle&quot;:&quot;&quot;,&quot;non-dropping-particle&quot;:&quot;&quot;},{&quot;family&quot;:&quot;Abbott&quot;,&quot;given&quot;:&quot;Sam&quot;,&quot;parse-names&quot;:false,&quot;dropping-particle&quot;:&quot;&quot;,&quot;non-dropping-particle&quot;:&quot;&quot;},{&quot;family&quot;:&quot;Barnard&quot;,&quot;given&quot;:&quot;Rosanna C.&quot;,&quot;parse-names&quot;:false,&quot;dropping-particle&quot;:&quot;&quot;,&quot;non-dropping-particle&quot;:&quot;&quot;},{&quot;family&quot;:&quot;Jarvis&quot;,&quot;given&quot;:&quot;Christopher I.&quot;,&quot;parse-names&quot;:false,&quot;dropping-particle&quot;:&quot;&quot;,&quot;non-dropping-particle&quot;:&quot;&quot;},{&quot;family&quot;:&quot;Kucharski&quot;,&quot;given&quot;:&quot;Adam J.&quot;,&quot;parse-names&quot;:false,&quot;dropping-particle&quot;:&quot;&quot;,&quot;non-dropping-particle&quot;:&quot;&quot;},{&quot;family&quot;:&quot;Munday&quot;,&quot;given&quot;:&quot;James D.&quot;,&quot;parse-names&quot;:false,&quot;dropping-particle&quot;:&quot;&quot;,&quot;non-dropping-particle&quot;:&quot;&quot;},{&quot;family&quot;:&quot;Pearson&quot;,&quot;given&quot;:&quot;Carl A. B.&quot;,&quot;parse-names&quot;:false,&quot;dropping-particle&quot;:&quot;&quot;,&quot;non-dropping-particle&quot;:&quot;&quot;},{&quot;family&quot;:&quot;Russell&quot;,&quot;given&quot;:&quot;Timothy W.&quot;,&quot;parse-names&quot;:false,&quot;dropping-particle&quot;:&quot;&quot;,&quot;non-dropping-particle&quot;:&quot;&quot;},{&quot;family&quot;:&quot;Tully&quot;,&quot;given&quot;:&quot;Damien C.&quot;,&quot;parse-names&quot;:false,&quot;dropping-particle&quot;:&quot;&quot;,&quot;non-dropping-particle&quot;:&quot;&quot;},{&quot;family&quot;:&quot;Washburne&quot;,&quot;given&quot;:&quot;Alex D.&quot;,&quot;parse-names&quot;:false,&quot;dropping-particle&quot;:&quot;&quot;,&quot;non-dropping-particle&quot;:&quot;&quot;},{&quot;family&quot;:&quot;Wenseleers&quot;,&quot;given&quot;:&quot;Tom&quot;,&quot;parse-names&quot;:false,&quot;dropping-particle&quot;:&quot;&quot;,&quot;non-dropping-particle&quot;:&quot;&quot;},{&quot;family&quot;:&quot;Gimma&quot;,&quot;given&quot;:&quot;Amy&quot;,&quot;parse-names&quot;:false,&quot;dropping-particle&quot;:&quot;&quot;,&quot;non-dropping-particle&quot;:&quot;&quot;},{&quot;family&quot;:&quot;Waites&quot;,&quot;given&quot;:&quot;William&quot;,&quot;parse-names&quot;:false,&quot;dropping-particle&quot;:&quot;&quot;,&quot;non-dropping-particle&quot;:&quot;&quot;},{&quot;family&quot;:&quot;Wong&quot;,&quot;given&quot;:&quot;Kerry L. M.&quot;,&quot;parse-names&quot;:false,&quot;dropping-particle&quot;:&quot;&quot;,&quot;non-dropping-particle&quot;:&quot;&quot;},{&quot;family&quot;:&quot;Zandvoort&quot;,&quot;given&quot;:&quot;Kevin&quot;,&quot;parse-names&quot;:false,&quot;dropping-particle&quot;:&quot;&quot;,&quot;non-dropping-particle&quot;:&quot;van&quot;},{&quot;family&quot;:&quot;Silverman&quot;,&quot;given&quot;:&quot;Justin D.&quot;,&quot;parse-names&quot;:false,&quot;dropping-particle&quot;:&quot;&quot;,&quot;non-dropping-particle&quot;:&quot;&quot;},{&quot;family&quot;:&quot;Diaz-Ordaz&quot;,&quot;given&quot;:&quot;Karla&quot;,&quot;parse-names&quot;:false,&quot;dropping-particle&quot;:&quot;&quot;,&quot;non-dropping-particle&quot;:&quot;&quot;},{&quot;family&quot;:&quot;Keogh&quot;,&quot;given&quot;:&quot;Ruth&quot;,&quot;parse-names&quot;:false,&quot;dropping-particle&quot;:&quot;&quot;,&quot;non-dropping-particle&quot;:&quot;&quot;},{&quot;family&quot;:&quot;Eggo&quot;,&quot;given&quot;:&quot;Rosalind M.&quot;,&quot;parse-names&quot;:false,&quot;dropping-particle&quot;:&quot;&quot;,&quot;non-dropping-particle&quot;:&quot;&quot;},{&quot;family&quot;:&quot;Funk&quot;,&quot;given&quot;:&quot;Sebastian&quot;,&quot;parse-names&quot;:false,&quot;dropping-particle&quot;:&quot;&quot;,&quot;non-dropping-particle&quot;:&quot;&quot;},{&quot;family&quot;:&quot;Jit&quot;,&quot;given&quot;:&quot;Mark&quot;,&quot;parse-names&quot;:false,&quot;dropping-particle&quot;:&quot;&quot;,&quot;non-dropping-particle&quot;:&quot;&quot;},{&quot;family&quot;:&quot;Atkins&quot;,&quot;given&quot;:&quot;Katherine E.&quot;,&quot;parse-names&quot;:false,&quot;dropping-particle&quot;:&quot;&quot;,&quot;non-dropping-particle&quot;:&quot;&quot;},{&quot;family&quot;:&quot;Edmunds&quot;,&quot;given&quot;:&quot;W. John&quot;,&quot;parse-names&quot;:false,&quot;dropping-particle&quot;:&quot;&quot;,&quot;non-dropping-particle&quot;:&quot;&quot;}],&quot;container-title&quot;:&quot;Science&quot;,&quot;accessed&quot;:{&quot;date-parts&quot;:[[2021,6,5]]},&quot;DOI&quot;:&quot;10.1126/science.abg3055&quot;,&quot;ISSN&quot;:&quot;0036-8075&quot;,&quot;PMID&quot;:&quot;33658326&quot;,&quot;URL&quot;:&quot;https://doi.org/10.1126/science.abg3055&quot;,&quot;issued&quot;:{&quot;date-parts&quot;:[[2021,4,9]]},&quot;page&quot;:&quot;eabg3055&quot;,&quot;abstract&quot;:&quot;A severe acute respiratory syndrome coronavirus 2 (SARS-CoV-2) variant, VOC 202012/01 (lineage B.1.1.7), emerged in southeast England in September 2020 and is rapidly spreading toward fixation. Using a variety of statistical and dynamic modeling approaches, we estimate that this variant has a 43 to 90% (range of 95% credible intervals, 38 to 130%) higher reproduction number than preexisting variants. A fitted two-strain dynamic transmission model shows that VOC 202012/01 will lead to large resurgences of COVID-19 cases. Without stringent control measures, including limited closure of educational institutions and a greatly accelerated vaccine rollout, COVID-19 hospitalizations and deaths across England in the first 6 months of 2021 were projected to exceed those in 2020. VOC 202012/01 has spread globally and exhibits a similar transmission increase (59 to 74%) in Denmark, Switzerland, and the United States.&quot;,&quot;publisher&quot;:&quot;American Association for the Advancement of Science (AAAS)&quot;,&quot;issue&quot;:&quot;6538&quot;,&quot;volume&quot;:&quot;372&quot;,&quot;container-title-short&quot;:&quot;Science (1979)&quot;},&quot;isTemporary&quot;:false}]},{&quot;citationID&quot;:&quot;MENDELEY_CITATION_33fd09f7-5915-4c3d-8b36-69dd296e34b6&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&quot;,&quot;citationItems&quot;:[{&quot;id&quot;:&quot;ac574b58-ae34-35d0-a64c-118b6070f56a&quot;,&quot;itemData&quot;:{&quot;type&quot;:&quot;article-journal&quot;,&quot;id&quot;:&quot;ac574b58-ae34-35d0-a64c-118b6070f56a&quot;,&quot;title&quot;:&quot;SARS-CoV-2 Spike Mutations, L452R, T478K, E484Q and P681R, in the Second Wave of COVID-19 in Maharashtra, India&quot;,&quot;author&quot;:[{&quot;family&quot;:&quot;Cherian&quot;,&quot;given&quot;:&quot;Sarah&quot;,&quot;parse-names&quot;:false,&quot;dropping-particle&quot;:&quot;&quot;,&quot;non-dropping-particle&quot;:&quot;&quot;},{&quot;family&quot;:&quot;Potdar&quot;,&quot;given&quot;:&quot;Varsha&quot;,&quot;parse-names&quot;:false,&quot;dropping-particle&quot;:&quot;&quot;,&quot;non-dropping-particle&quot;:&quot;&quot;},{&quot;family&quot;:&quot;Jadhav&quot;,&quot;given&quot;:&quot;Santosh&quot;,&quot;parse-names&quot;:false,&quot;dropping-particle&quot;:&quot;&quot;,&quot;non-dropping-particle&quot;:&quot;&quot;},{&quot;family&quot;:&quot;Yadav&quot;,&quot;given&quot;:&quot;Pragya&quot;,&quot;parse-names&quot;:false,&quot;dropping-particle&quot;:&quot;&quot;,&quot;non-dropping-particle&quot;:&quot;&quot;},{&quot;family&quot;:&quot;Gupta&quot;,&quot;given&quot;:&quot;Nivedita&quot;,&quot;parse-names&quot;:false,&quot;dropping-particle&quot;:&quot;&quot;,&quot;non-dropping-particle&quot;:&quot;&quot;},{&quot;family&quot;:&quot;Das&quot;,&quot;given&quot;:&quot;Mousumi&quot;,&quot;parse-names&quot;:false,&quot;dropping-particle&quot;:&quot;&quot;,&quot;non-dropping-particle&quot;:&quot;&quot;},{&quot;family&quot;:&quot;Rakshit&quot;,&quot;given&quot;:&quot;Partha&quot;,&quot;parse-names&quot;:false,&quot;dropping-particle&quot;:&quot;&quot;,&quot;non-dropping-particle&quot;:&quot;&quot;},{&quot;family&quot;:&quot;Singh&quot;,&quot;given&quot;:&quot;Sujeet&quot;,&quot;parse-names&quot;:false,&quot;dropping-particle&quot;:&quot;&quot;,&quot;non-dropping-particle&quot;:&quot;&quot;},{&quot;family&quot;:&quot;Abraham&quot;,&quot;given&quot;:&quot;Priya&quot;,&quot;parse-names&quot;:false,&quot;dropping-particle&quot;:&quot;&quot;,&quot;non-dropping-particle&quot;:&quot;&quot;},{&quot;family&quot;:&quot;Obrenovich&quot;,&quot;given&quot;:&quot;E&quot;,&quot;parse-names&quot;:false,&quot;dropping-particle&quot;:&quot;&quot;,&quot;non-dropping-particle&quot;:&quot;&quot;},{&quot;family&quot;:&quot;Jagtap&quot;,&quot;given&quot;:&quot;Prachi&quot;,&quot;parse-names&quot;:false,&quot;dropping-particle&quot;:&quot;&quot;,&quot;non-dropping-particle&quot;:&quot;&quot;},{&quot;family&quot;:&quot;Kasabe&quot;,&quot;given&quot;:&quot;Bhagyashri&quot;,&quot;parse-names&quot;:false,&quot;dropping-particle&quot;:&quot;&quot;,&quot;non-dropping-particle&quot;:&quot;&quot;},{&quot;family&quot;:&quot;Shah&quot;,&quot;given&quot;:&quot;Ujjaini&quot;,&quot;parse-names&quot;:false,&quot;dropping-particle&quot;:&quot;&quot;,&quot;non-dropping-particle&quot;:&quot;&quot;},{&quot;family&quot;:&quot;Sanjeev&quot;,&quot;given&quot;:&quot;Tripti&quot;,&quot;parse-names&quot;:false,&quot;dropping-particle&quot;:&quot;&quot;,&quot;non-dropping-particle&quot;:&quot;&quot;},{&quot;family&quot;:&quot;Divekar&quot;,&quot;given&quot;:&quot;Gayatri&quot;,&quot;parse-names&quot;:false,&quot;dropping-particle&quot;:&quot;&quot;,&quot;non-dropping-particle&quot;:&quot;&quot;},{&quot;family&quot;:&quot;Korabu&quot;,&quot;given&quot;:&quot;Kalpita&quot;,&quot;parse-names&quot;:false,&quot;dropping-particle&quot;:&quot;&quot;,&quot;non-dropping-particle&quot;:&quot;&quot;},{&quot;family&quot;:&quot;Shelkande&quot;,&quot;given&quot;:&quot;Sunil&quot;,&quot;parse-names&quot;:false,&quot;dropping-particle&quot;:&quot;&quot;,&quot;non-dropping-particle&quot;:&quot;&quot;},{&quot;family&quot;:&quot;Shinde&quot;,&quot;given&quot;:&quot;Pooja&quot;,&quot;parse-names&quot;:false,&quot;dropping-particle&quot;:&quot;&quot;,&quot;non-dropping-particle&quot;:&quot;&quot;},{&quot;family&quot;:&quot;Zakiuddin&quot;,&quot;given&quot;:&quot;Sayed&quot;,&quot;parse-names&quot;:false,&quot;dropping-particle&quot;:&quot;&quot;,&quot;non-dropping-particle&quot;:&quot;&quot;},{&quot;family&quot;:&quot;Vipat&quot;,&quot;given&quot;:&quot;Veena&quot;,&quot;parse-names&quot;:false,&quot;dropping-particle&quot;:&quot;&quot;,&quot;non-dropping-particle&quot;:&quot;&quot;},{&quot;family&quot;:&quot;Jadhav&quot;,&quot;given&quot;:&quot;Sheetal&quot;,&quot;parse-names&quot;:false,&quot;dropping-particle&quot;:&quot;&quot;,&quot;non-dropping-particle&quot;:&quot;&quot;},{&quot;family&quot;:&quot;Iyengar&quot;,&quot;given&quot;:&quot;Krutika&quot;,&quot;parse-names&quot;:false,&quot;dropping-particle&quot;:&quot;&quot;,&quot;non-dropping-particle&quot;:&quot;&quot;},{&quot;family&quot;:&quot;Malik&quot;,&quot;given&quot;:&quot;Vinita&quot;,&quot;parse-names&quot;:false,&quot;dropping-particle&quot;:&quot;&quot;,&quot;non-dropping-particle&quot;:&quot;&quot;},{&quot;family&quot;:&quot;Bhorekar&quot;,&quot;given&quot;:&quot;Sonali&quot;,&quot;parse-names&quot;:false,&quot;dropping-particle&quot;:&quot;&quot;,&quot;non-dropping-particle&quot;:&quot;&quot;},{&quot;family&quot;:&quot;Kumar&quot;,&quot;given&quot;:&quot;Abhinendra&quot;,&quot;parse-names&quot;:false,&quot;dropping-particle&quot;:&quot;&quot;,&quot;non-dropping-particle&quot;:&quot;&quot;},{&quot;family&quot;:&quot;Sahay&quot;,&quot;given&quot;:&quot;Rima&quot;,&quot;parse-names&quot;:false,&quot;dropping-particle&quot;:&quot;&quot;,&quot;non-dropping-particle&quot;:&quot;&quot;},{&quot;family&quot;:&quot;Shete&quot;,&quot;given&quot;:&quot;Anita&quot;,&quot;parse-names&quot;:false,&quot;dropping-particle&quot;:&quot;&quot;,&quot;non-dropping-particle&quot;:&quot;&quot;}],&quot;container-title&quot;:&quot;Microorganisms 2021, Vol. 9, Page 1542&quot;,&quot;accessed&quot;:{&quot;date-parts&quot;:[[2022,2,22]]},&quot;DOI&quot;:&quot;10.3390/MICROORGANISMS9071542&quot;,&quot;ISSN&quot;:&quot;2076-2607&quot;,&quot;PMID&quot;:&quot;34361977&quot;,&quot;URL&quot;:&quot;https://www.mdpi.com/2076-2607/9/7/1542/htm&quot;,&quot;issued&quot;:{&quot;date-parts&quot;:[[2021,7,20]]},&quot;page&quot;:&quot;1542&quot;,&quot;abstract&quot;:&quot;As the global severe acute respiratory syndrome coronavirus 2 (SARS-CoV-2) pandemic expands, genomic epidemiology and whole genome sequencing are being used to investigate its transmission and evolution. Against the backdrop of the global emergence of “variants of concern” (VOCs) during December 2020 and an upsurge in a state in the western part of India since January 2021, whole genome sequencing and analysis of spike protein mutations using sequence and structural approaches were undertaken to identify possible new variants and gauge the fitness of the current circulating strains. Phylogenetic analysis revealed that newly identified lineages B.1.617.1 and B.1.617.2 were predominantly circulating. The signature mutations possessed by these strains were L452R, T478K, E484Q, D614G and P681R in the spike protein, including within the receptor-binding domain (RBD). Of these, the mutations at residue positions 452, 484 and 681 have been reported in other globally circulating lineages. The structural analysis of RBD mutations L452R, T478K and E484Q revealed that these may possibly result in increased ACE2 binding while P681R in the furin cleavage site could increase the rate of S1-S2 cleavage, resulting in better transmissibility. The two RBD mutations, L452R and E484Q, indicated decreased binding to select monoclonal antibodies (mAbs) and may affect their neutralization potential. Further in vitro/in vivo studies would help confirm the phenotypic changes of the mutant strains. Overall, the study revealed that the newly emerged variants were responsible for the second wave of COVID-19 in Maharashtra. Lineage B.1.617.2 has been designated as a VOC delta and B.1.617.1 as a variant of interest kappa, and they are being widely reported in the rest of the country as well as globally. Continuous monitoring of these and emerging variants in India is essential.&quot;,&quot;publisher&quot;:&quot;Multidisciplinary Digital Publishing Institute&quot;,&quot;issue&quot;:&quot;7&quot;,&quot;volume&quot;:&quot;9&quot;,&quot;container-title-short&quot;:&quot;&quot;},&quot;isTemporary&quot;:false}]},{&quot;citationID&quot;:&quot;MENDELEY_CITATION_65c7da1b-fc15-446f-b16d-3655c98e8fc2&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jVjN2RhMWItZmMxNS00NDZmLWIxNmQtMzY1NWM5OGU4ZmMy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container-title-short&quot;:&quot;&quot;},&quot;isTemporary&quot;:false}]},{&quot;citationID&quot;:&quot;MENDELEY_CITATION_4590d7b8-1916-4c5e-83e5-e394271af5b0&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DU5MGQ3YjgtMTkxNi00YzVlLTgzZTUtZTM5NDI3MWFmNWIw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citationID&quot;:&quot;MENDELEY_CITATION_0c979d41-c823-4e80-aa4f-b2c1655aad4e&quot;,&quot;properties&quot;:{&quot;noteIndex&quot;:0},&quot;isEdited&quot;:false,&quot;manualOverride&quot;:{&quot;isManuallyOverridden&quot;:false,&quot;citeprocText&quot;:&quot;&lt;sup&gt;5–8&lt;/sup&gt;&quot;,&quot;manualOverrideText&quot;:&quot;&quot;},&quot;citationTag&quot;:&quot;MENDELEY_CITATION_v3_eyJjaXRhdGlvbklEIjoiTUVOREVMRVlfQ0lUQVRJT05fMGM5NzlkNDEtYzgyMy00ZTgwLWFhNGYtYjJjMTY1NWFhZDRlIiwicHJvcGVydGllcyI6eyJub3RlSW5kZXgiOjB9LCJpc0VkaXRlZCI6ZmFsc2UsIm1hbnVhbE92ZXJyaWRlIjp7ImlzTWFudWFsbHlPdmVycmlkZGVuIjpmYWxzZSwiY2l0ZXByb2NUZXh0IjoiPHN1cD414oCTODwvc3VwPiIsIm1hbnVhbE92ZXJyaWRlVGV4dCI6IiJ9LCJjaXRhdGlvbkl0ZW1zIjpb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Tm90IGFwcGxpY2FibGU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RGF0YSB1c2VkIGluIHRoaXMgc3R1ZHkgY2FuIGJlIGZvdW5kIGluIHRoaXMgR2l0SHViIHJlcG9zaXRvcnk6IFtodHRwczovL2dpdGh1Yi5jb20vYW5kZXJzb25icml0by9wYXBlclxcXzIwMjFcXF9tZXRhc3VydmVpbGxhbmNlXVsxXVxuXG4gWzFdOiBodHRwczovL2dpdGh1Yi5jb20vYW5kZXJzb25icml0by9wYXBlcl8yMDIxX21ldGFzdXJ2ZWlsbGFuY2UiLCJwdWJsaXNoZXIiOiJDb2xkIFNwcmluZyBIYXJib3IgTGFib3JhdG9yeSBQcmVzcyIsImNvbnRhaW5lci10aXRsZS1zaG9ydCI6IiJ9LCJpc1RlbXBvcmFyeSI6ZmFsc2V9XX0=&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id&quot;:&quot;11f53cb8-edb5-3704-b12f-e5de04b39ab1&quot;,&quot;itemData&quot;:{&quot;type&quot;:&quot;webpage&quot;,&quot;id&quot;:&quot;11f53cb8-edb5-3704-b12f-e5de04b39ab1&quot;,&quot;title&quot;:&quot;Sequencing of SARS-CoV-2 - first update&quot;,&quot;author&quot;:[{&quot;family&quot;:&quot;European Centre for Disease Prevention and Control&quot;,&quot;given&quot;:&quot;&quot;,&quot;parse-names&quot;:false,&quot;dropping-particle&quot;:&quot;&quot;,&quot;non-dropping-particle&quot;:&quot;&quot;}],&quot;accessed&quot;:{&quot;date-parts&quot;:[[2022,4,27]]},&quot;URL&quot;:&quot;https://www.ecdc.europa.eu/en/publications-data/sequencing-sars-cov-2&quot;,&quot;issued&quot;:{&quot;date-parts&quot;:[[2022]]},&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uthor&quot;:[{&quot;family&quot;:&quot;World Health Organization&quot;,&quot;given&quot;:&quot;&quot;,&quot;parse-names&quot;:false,&quot;dropping-particle&quot;:&quot;&quot;,&quot;non-dropping-particle&quot;:&quot;&quot;}],&quot;accessed&quot;:{&quot;date-parts&quot;:[[2022,2,25]]},&quot;URL&quot;:&quot;https://apps.who.int/iris/handle/10665/343775&quot;,&quot;issued&quot;:{&quot;date-parts&quot;:[[2021]]},&quot;container-title-short&quot;:&quot;&quot;},&quot;isTemporary&quot;:false},{&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citationID&quot;:&quot;MENDELEY_CITATION_35efcc34-6502-422b-9888-f1565fd22f72&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MzVlZmNjMzQtNjUwMi00MjJiLTk4ODgtZjE1NjVmZDIyZjcy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quot;,&quot;citationItems&quot;:[{&quot;id&quot;:&quot;66e2370b-fa58-33e5-94a7-d5036d3fddcf&quot;,&quot;itemData&quot;:{&quot;type&quot;:&quot;webpage&quot;,&quot;id&quot;:&quot;66e2370b-fa58-33e5-94a7-d5036d3fddcf&quot;,&quot;title&quot;:&quot;Test tracker - FIND&quot;,&quot;author&quot;:[{&quot;family&quot;:&quot;FIND&quot;,&quot;given&quot;:&quot;&quot;,&quot;parse-names&quot;:false,&quot;dropping-particle&quot;:&quot;&quot;,&quot;non-dropping-particle&quot;:&quot;&quot;}],&quot;accessed&quot;:{&quot;date-parts&quot;:[[2022,4,28]]},&quot;URL&quot;:&quot;https://www.finddx.org/covid-19/test-tracker/&quot;,&quot;issued&quot;:{&quot;date-parts&quot;:[[2022]]},&quot;container-title-short&quot;:&quot;&quot;},&quot;isTemporary&quot;:false}]},{&quot;citationID&quot;:&quot;MENDELEY_CITATION_a193b58b-b3f5-44e3-ad88-8be02ae41c76&quot;,&quot;properties&quot;:{&quot;noteIndex&quot;:0},&quot;isEdited&quot;:false,&quot;manualOverride&quot;:{&quot;isManuallyOverridden&quot;:false,&quot;citeprocText&quot;:&quot;&lt;sup&gt;2,10&lt;/sup&gt;&quot;,&quot;manualOverrideText&quot;:&quot;&quot;},&quot;citationTag&quot;:&quot;MENDELEY_CITATION_v3_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IsImNvbnRhaW5lci10aXRsZS1zaG9ydCI6IlNjaWVuY2UgKDE5NzkpIn0sImlzVGVtcG9yYXJ5IjpmYWxzZX0s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XV0aG9yIjpbeyJmYW1pbHkiOiJJbXBlcmlhbCBDb2xsZWdlIExvbmRvbiIsImdpdmVuIjoiIiwicGFyc2UtbmFtZXMiOmZhbHNlLCJkcm9wcGluZy1wYXJ0aWNsZSI6IiIsIm5vbi1kcm9wcGluZy1wYXJ0aWNsZSI6IiJ9XSwiYWNjZXNzZWQiOnsiZGF0ZS1wYXJ0cyI6W1syMDIyLDIsMjVdXX0sIlVSTCI6Imh0dHBzOi8vd3d3LmltcGVyaWFsLmFjLnVrL21yYy1nbG9iYWwtaW5mZWN0aW91cy1kaXNlYXNlLWFuYWx5c2lzL2NvdmlkLTE5L3JlcG9ydC00OS1PbWljcm9uLyIsImlzc3VlZCI6eyJkYXRlLXBhcnRzIjpbWzIwMjEsMTIsMjBdXX0sImNvbnRhaW5lci10aXRsZS1zaG9ydCI6IiJ9LCJpc1RlbXBvcmFyeSI6ZmFsc2V9XX0=&quot;,&quot;citationItems&quot;:[{&quot;id&quot;:&quot;67776fd4-21fb-34b7-bfe3-a8b53ddb501a&quot;,&quot;itemData&quot;:{&quot;type&quot;:&quot;article-journal&quot;,&quot;id&quot;:&quot;67776fd4-21fb-34b7-bfe3-a8b53ddb501a&quot;,&quot;title&quot;:&quot;Estimated transmissibility and impact of SARS-CoV-2 lineage B.1.1.7 in England&quot;,&quot;author&quot;:[{&quot;family&quot;:&quot;Davies&quot;,&quot;given&quot;:&quot;Nicholas G.&quot;,&quot;parse-names&quot;:false,&quot;dropping-particle&quot;:&quot;&quot;,&quot;non-dropping-particle&quot;:&quot;&quot;},{&quot;family&quot;:&quot;Abbott&quot;,&quot;given&quot;:&quot;Sam&quot;,&quot;parse-names&quot;:false,&quot;dropping-particle&quot;:&quot;&quot;,&quot;non-dropping-particle&quot;:&quot;&quot;},{&quot;family&quot;:&quot;Barnard&quot;,&quot;given&quot;:&quot;Rosanna C.&quot;,&quot;parse-names&quot;:false,&quot;dropping-particle&quot;:&quot;&quot;,&quot;non-dropping-particle&quot;:&quot;&quot;},{&quot;family&quot;:&quot;Jarvis&quot;,&quot;given&quot;:&quot;Christopher I.&quot;,&quot;parse-names&quot;:false,&quot;dropping-particle&quot;:&quot;&quot;,&quot;non-dropping-particle&quot;:&quot;&quot;},{&quot;family&quot;:&quot;Kucharski&quot;,&quot;given&quot;:&quot;Adam J.&quot;,&quot;parse-names&quot;:false,&quot;dropping-particle&quot;:&quot;&quot;,&quot;non-dropping-particle&quot;:&quot;&quot;},{&quot;family&quot;:&quot;Munday&quot;,&quot;given&quot;:&quot;James D.&quot;,&quot;parse-names&quot;:false,&quot;dropping-particle&quot;:&quot;&quot;,&quot;non-dropping-particle&quot;:&quot;&quot;},{&quot;family&quot;:&quot;Pearson&quot;,&quot;given&quot;:&quot;Carl A. B.&quot;,&quot;parse-names&quot;:false,&quot;dropping-particle&quot;:&quot;&quot;,&quot;non-dropping-particle&quot;:&quot;&quot;},{&quot;family&quot;:&quot;Russell&quot;,&quot;given&quot;:&quot;Timothy W.&quot;,&quot;parse-names&quot;:false,&quot;dropping-particle&quot;:&quot;&quot;,&quot;non-dropping-particle&quot;:&quot;&quot;},{&quot;family&quot;:&quot;Tully&quot;,&quot;given&quot;:&quot;Damien C.&quot;,&quot;parse-names&quot;:false,&quot;dropping-particle&quot;:&quot;&quot;,&quot;non-dropping-particle&quot;:&quot;&quot;},{&quot;family&quot;:&quot;Washburne&quot;,&quot;given&quot;:&quot;Alex D.&quot;,&quot;parse-names&quot;:false,&quot;dropping-particle&quot;:&quot;&quot;,&quot;non-dropping-particle&quot;:&quot;&quot;},{&quot;family&quot;:&quot;Wenseleers&quot;,&quot;given&quot;:&quot;Tom&quot;,&quot;parse-names&quot;:false,&quot;dropping-particle&quot;:&quot;&quot;,&quot;non-dropping-particle&quot;:&quot;&quot;},{&quot;family&quot;:&quot;Gimma&quot;,&quot;given&quot;:&quot;Amy&quot;,&quot;parse-names&quot;:false,&quot;dropping-particle&quot;:&quot;&quot;,&quot;non-dropping-particle&quot;:&quot;&quot;},{&quot;family&quot;:&quot;Waites&quot;,&quot;given&quot;:&quot;William&quot;,&quot;parse-names&quot;:false,&quot;dropping-particle&quot;:&quot;&quot;,&quot;non-dropping-particle&quot;:&quot;&quot;},{&quot;family&quot;:&quot;Wong&quot;,&quot;given&quot;:&quot;Kerry L. M.&quot;,&quot;parse-names&quot;:false,&quot;dropping-particle&quot;:&quot;&quot;,&quot;non-dropping-particle&quot;:&quot;&quot;},{&quot;family&quot;:&quot;Zandvoort&quot;,&quot;given&quot;:&quot;Kevin&quot;,&quot;parse-names&quot;:false,&quot;dropping-particle&quot;:&quot;&quot;,&quot;non-dropping-particle&quot;:&quot;van&quot;},{&quot;family&quot;:&quot;Silverman&quot;,&quot;given&quot;:&quot;Justin D.&quot;,&quot;parse-names&quot;:false,&quot;dropping-particle&quot;:&quot;&quot;,&quot;non-dropping-particle&quot;:&quot;&quot;},{&quot;family&quot;:&quot;Diaz-Ordaz&quot;,&quot;given&quot;:&quot;Karla&quot;,&quot;parse-names&quot;:false,&quot;dropping-particle&quot;:&quot;&quot;,&quot;non-dropping-particle&quot;:&quot;&quot;},{&quot;family&quot;:&quot;Keogh&quot;,&quot;given&quot;:&quot;Ruth&quot;,&quot;parse-names&quot;:false,&quot;dropping-particle&quot;:&quot;&quot;,&quot;non-dropping-particle&quot;:&quot;&quot;},{&quot;family&quot;:&quot;Eggo&quot;,&quot;given&quot;:&quot;Rosalind M.&quot;,&quot;parse-names&quot;:false,&quot;dropping-particle&quot;:&quot;&quot;,&quot;non-dropping-particle&quot;:&quot;&quot;},{&quot;family&quot;:&quot;Funk&quot;,&quot;given&quot;:&quot;Sebastian&quot;,&quot;parse-names&quot;:false,&quot;dropping-particle&quot;:&quot;&quot;,&quot;non-dropping-particle&quot;:&quot;&quot;},{&quot;family&quot;:&quot;Jit&quot;,&quot;given&quot;:&quot;Mark&quot;,&quot;parse-names&quot;:false,&quot;dropping-particle&quot;:&quot;&quot;,&quot;non-dropping-particle&quot;:&quot;&quot;},{&quot;family&quot;:&quot;Atkins&quot;,&quot;given&quot;:&quot;Katherine E.&quot;,&quot;parse-names&quot;:false,&quot;dropping-particle&quot;:&quot;&quot;,&quot;non-dropping-particle&quot;:&quot;&quot;},{&quot;family&quot;:&quot;Edmunds&quot;,&quot;given&quot;:&quot;W. John&quot;,&quot;parse-names&quot;:false,&quot;dropping-particle&quot;:&quot;&quot;,&quot;non-dropping-particle&quot;:&quot;&quot;}],&quot;container-title&quot;:&quot;Science&quot;,&quot;accessed&quot;:{&quot;date-parts&quot;:[[2021,6,5]]},&quot;DOI&quot;:&quot;10.1126/science.abg3055&quot;,&quot;ISSN&quot;:&quot;0036-8075&quot;,&quot;PMID&quot;:&quot;33658326&quot;,&quot;URL&quot;:&quot;https://doi.org/10.1126/science.abg3055&quot;,&quot;issued&quot;:{&quot;date-parts&quot;:[[2021,4,9]]},&quot;page&quot;:&quot;eabg3055&quot;,&quot;abstract&quot;:&quot;A severe acute respiratory syndrome coronavirus 2 (SARS-CoV-2) variant, VOC 202012/01 (lineage B.1.1.7), emerged in southeast England in September 2020 and is rapidly spreading toward fixation. Using a variety of statistical and dynamic modeling approaches, we estimate that this variant has a 43 to 90% (range of 95% credible intervals, 38 to 130%) higher reproduction number than preexisting variants. A fitted two-strain dynamic transmission model shows that VOC 202012/01 will lead to large resurgences of COVID-19 cases. Without stringent control measures, including limited closure of educational institutions and a greatly accelerated vaccine rollout, COVID-19 hospitalizations and deaths across England in the first 6 months of 2021 were projected to exceed those in 2020. VOC 202012/01 has spread globally and exhibits a similar transmission increase (59 to 74%) in Denmark, Switzerland, and the United States.&quot;,&quot;publisher&quot;:&quot;American Association for the Advancement of Science (AAAS)&quot;,&quot;issue&quot;:&quot;6538&quot;,&quot;volume&quot;:&quot;372&quot;,&quot;container-title-short&quot;:&quot;Science (1979)&quot;},&quot;isTemporary&quot;:false},{&quot;id&quot;:&quot;f1a1f1b6-b94c-38d4-8214-edb2795478b4&quot;,&quot;itemData&quot;:{&quot;type&quot;:&quot;webpage&quot;,&quot;id&quot;:&quot;f1a1f1b6-b94c-38d4-8214-edb2795478b4&quot;,&quot;title&quot;:&quot;Report 49 - Growth, population distribution and immune escape of Omicron in England | Faculty of Medicine | Imperial College London&quot;,&quot;author&quot;:[{&quot;family&quot;:&quot;Imperial College London&quot;,&quot;given&quot;:&quot;&quot;,&quot;parse-names&quot;:false,&quot;dropping-particle&quot;:&quot;&quot;,&quot;non-dropping-particle&quot;:&quot;&quot;}],&quot;accessed&quot;:{&quot;date-parts&quot;:[[2022,2,25]]},&quot;URL&quot;:&quot;https://www.imperial.ac.uk/mrc-global-infectious-disease-analysis/covid-19/report-49-Omicron/&quot;,&quot;issued&quot;:{&quot;date-parts&quot;:[[2021,12,20]]},&quot;container-title-short&quot;:&quot;&quot;},&quot;isTemporary&quot;:false}]},{&quot;citationID&quot;:&quot;MENDELEY_CITATION_c3871d71-6205-4931-a0bd-ad58576a191e&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&quot;,&quot;citationItems&quot;:[{&quot;id&quot;:&quot;e01db7e4-0fe6-378a-8e02-2845f9534647&quot;,&quot;itemData&quot;:{&quot;type&quot;:&quot;webpage&quot;,&quot;id&quot;:&quot;e01db7e4-0fe6-378a-8e02-2845f9534647&quot;,&quot;title&quot;:&quot;Guidance for surveillance of SARS-CoV-2 variants: interim guidance, 9 August 2021&quot;,&quot;author&quot;:[{&quot;family&quot;:&quot;World Health Organization&quot;,&quot;given&quot;:&quot;&quot;,&quot;parse-names&quot;:false,&quot;dropping-particle&quot;:&quot;&quot;,&quot;non-dropping-particle&quot;:&quot;&quot;}],&quot;accessed&quot;:{&quot;date-parts&quot;:[[2022,2,25]]},&quot;URL&quot;:&quot;https://apps.who.int/iris/handle/10665/343775&quot;,&quot;issued&quot;:{&quot;date-parts&quot;:[[2021]]},&quot;container-title-short&quot;:&quot;&quot;},&quot;isTemporary&quot;:false},{&quot;id&quot;:&quot;11f53cb8-edb5-3704-b12f-e5de04b39ab1&quot;,&quot;itemData&quot;:{&quot;type&quot;:&quot;webpage&quot;,&quot;id&quot;:&quot;11f53cb8-edb5-3704-b12f-e5de04b39ab1&quot;,&quot;title&quot;:&quot;Sequencing of SARS-CoV-2 - first update&quot;,&quot;author&quot;:[{&quot;family&quot;:&quot;European Centre for Disease Prevention and Control&quot;,&quot;given&quot;:&quot;&quot;,&quot;parse-names&quot;:false,&quot;dropping-particle&quot;:&quot;&quot;,&quot;non-dropping-particle&quot;:&quot;&quot;}],&quot;accessed&quot;:{&quot;date-parts&quot;:[[2022,4,27]]},&quot;URL&quot;:&quot;https://www.ecdc.europa.eu/en/publications-data/sequencing-sars-cov-2&quot;,&quot;issued&quot;:{&quot;date-parts&quot;:[[2022]]},&quot;container-title-short&quot;:&quot;&quot;},&quot;isTemporary&quot;:false}]},{&quot;citationID&quot;:&quot;MENDELEY_CITATION_887e2e6b-2e45-47e2-8c4c-271bca54b378&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ODg3ZTJlNmItMmU0NS00N2UyLThjNGMtMjcxYmNhNTRiMzc4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citationID&quot;:&quot;MENDELEY_CITATION_98ba4fe7-59d9-4f90-8a10-d9f9c3f1b1c5&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OThiYTRmZTctNTlkOS00ZjkwLThhMTAtZDlmOWMzZjFiMWM1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citationID&quot;:&quot;MENDELEY_CITATION_b62cca32-5bf8-409a-9553-4769d92efbb6&quot;,&quot;properties&quot;:{&quot;noteIndex&quot;:0},&quot;isEdited&quot;:false,&quot;manualOverride&quot;:{&quot;isManuallyOverridden&quot;:false,&quot;citeprocText&quot;:&quot;&lt;sup&gt;5–8&lt;/sup&gt;&quot;,&quot;manualOverrideText&quot;:&quot;&quot;},&quot;citationTag&quot;:&quot;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Ob3QgYXBwbGljYWJsZ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EYXRhIHVzZWQgaW4gdGhpcyBzdHVkeSBjYW4gYmUgZm91bmQgaW4gdGhpcyBHaXRIdWIgcmVwb3NpdG9yeTogW2h0dHBzOi8vZ2l0aHViLmNvbS9hbmRlcnNvbmJyaXRvL3BhcGVyXFxfMjAyMVxcX21ldGFzdXJ2ZWlsbGFuY2VdWzFdXG5cbiBbMV06IGh0dHBzOi8vZ2l0aHViLmNvbS9hbmRlcnNvbmJyaXRvL3BhcGVyXzIwMjFfbWV0YXN1cnZlaWxsYW5jZSIsInB1Ymxpc2hlciI6IkNvbGQgU3ByaW5nIEhhcmJvciBMYWJvcmF0b3J5IFByZXNzIiwiY29udGFpbmVyLXRpdGxlLXNob3J0IjoiIn0sImlzVGVtcG9yYXJ5IjpmYWxzZX0s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id&quot;:&quot;11f53cb8-edb5-3704-b12f-e5de04b39ab1&quot;,&quot;itemData&quot;:{&quot;type&quot;:&quot;webpage&quot;,&quot;id&quot;:&quot;11f53cb8-edb5-3704-b12f-e5de04b39ab1&quot;,&quot;title&quot;:&quot;Sequencing of SARS-CoV-2 - first update&quot;,&quot;author&quot;:[{&quot;family&quot;:&quot;European Centre for Disease Prevention and Control&quot;,&quot;given&quot;:&quot;&quot;,&quot;parse-names&quot;:false,&quot;dropping-particle&quot;:&quot;&quot;,&quot;non-dropping-particle&quot;:&quot;&quot;}],&quot;accessed&quot;:{&quot;date-parts&quot;:[[2022,4,27]]},&quot;URL&quot;:&quot;https://www.ecdc.europa.eu/en/publications-data/sequencing-sars-cov-2&quot;,&quot;issued&quot;:{&quot;date-parts&quot;:[[2022]]},&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uthor&quot;:[{&quot;family&quot;:&quot;World Health Organization&quot;,&quot;given&quot;:&quot;&quot;,&quot;parse-names&quot;:false,&quot;dropping-particle&quot;:&quot;&quot;,&quot;non-dropping-particle&quot;:&quot;&quot;}],&quot;accessed&quot;:{&quot;date-parts&quot;:[[2022,2,25]]},&quot;URL&quot;:&quot;https://apps.who.int/iris/handle/10665/343775&quot;,&quot;issued&quot;:{&quot;date-parts&quot;:[[2021]]},&quot;container-title-short&quot;:&quot;&quot;},&quot;isTemporary&quot;:false}]},{&quot;citationID&quot;:&quot;MENDELEY_CITATION_de36a35d-2b7c-4814-b2f1-76665a4d19c3&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&quot;,&quot;citationItems&quot;:[{&quot;id&quot;:&quot;5ad8d547-df95-30a8-89a0-ff29e93d7067&quot;,&quot;itemData&quot;:{&quot;type&quot;:&quot;article-journal&quot;,&quot;id&quot;:&quot;5ad8d547-df95-30a8-89a0-ff29e93d7067&quot;,&quot;title&quot;:&quot;Genomic-informed pathogen surveillance in Africa: opportunities and challenges&quot;,&quot;author&quot;:[{&quot;family&quot;:&quot;Inzaule&quot;,&quot;given&quot;:&quot;Seth C.&quot;,&quot;parse-names&quot;:false,&quot;dropping-particle&quot;:&quot;&quot;,&quot;non-dropping-particle&quot;:&quot;&quot;},{&quot;family&quot;:&quot;Tessema&quot;,&quot;given&quot;:&quot;Sofonias K.&quot;,&quot;parse-names&quot;:false,&quot;dropping-particle&quot;:&quot;&quot;,&quot;non-dropping-particle&quot;:&quot;&quot;},{&quot;family&quot;:&quot;Kebede&quot;,&quot;given&quot;:&quot;Yenew&quot;,&quot;parse-names&quot;:false,&quot;dropping-particle&quot;:&quot;&quot;,&quot;non-dropping-particle&quot;:&quot;&quot;},{&quot;family&quot;:&quot;Ogwell Ouma&quot;,&quot;given&quot;:&quot;Ahmed E.&quot;,&quot;parse-names&quot;:false,&quot;dropping-particle&quot;:&quot;&quot;,&quot;non-dropping-particle&quot;:&quot;&quot;},{&quot;family&quot;:&quot;Nkengasong&quot;,&quot;given&quot;:&quot;John N.&quot;,&quot;parse-names&quot;:false,&quot;dropping-particle&quot;:&quot;&quot;,&quot;non-dropping-particle&quot;:&quot;&quot;}],&quot;container-title&quot;:&quot;The Lancet Infectious Diseases&quot;,&quot;container-title-short&quot;:&quot;Lancet Infect Dis&quot;,&quot;accessed&quot;:{&quot;date-parts&quot;:[[2022,8,30]]},&quot;DOI&quot;:&quot;10.1016/S1473-3099(20)30939-7&quot;,&quot;ISSN&quot;:&quot;14744457&quot;,&quot;PMID&quot;:&quot;33587898&quot;,&quot;URL&quot;:&quot;http://www.thelancet.com/article/S1473309920309397/fulltext&quot;,&quot;issued&quot;:{&quot;date-parts&quot;:[[2021,9,1]]},&quot;page&quot;:&quot;e281-e289&quot;,&quot;abstract&quot;:&quot;The ongoing COVID-19 pandemic has highlighted the need to incorporate pathogen genomics for enhanced disease surveillance and outbreak management in Africa. The genomics of SARS-CoV-2 has been instrumental to the timely development of diagnostics and vaccines and in elucidating transmission dynamics. Global disease control programmes, including those for tuberculosis, malaria, HIV, foodborne pathogens, and antimicrobial resistance, also recommend genomics-based surveillance as an integral strategy towards control and elimination of these diseases. Despite the potential benefits, capacity remains low for many public health programmes in Africa. The COVID-19 pandemic presents an opportunity to reassess and strengthen surveillance systems and potentially integrate emerging technologies for preparedness of future epidemics and control of endemic diseases. We discuss opportunities and challenges for integrating pathogen genomics into public health surveillance systems in Africa. Improving accessibility through the creation of functional continent-wide networks, building multipathogen sequencing cores, training a critical mass of local experts, development of standards and policies to facilitate best practices for data sharing, and establishing a community of practice of genomics experts are all needed to use genomics for improved disease surveillance in Africa. Coordination and leadership are also crucial, which the Africa Centres for Disease Control and Prevention seeks to provide through its institute for pathogen genomics.&quot;,&quot;publisher&quot;:&quot;Lancet Publishing Group&quot;,&quot;issue&quot;:&quot;9&quot;,&quot;volume&quot;:&quot;21&quot;},&quot;isTemporary&quot;:false}]},{&quot;citationID&quot;:&quot;MENDELEY_CITATION_340ae2d5-e106-4b9a-80d4-5ba80d0714cb&quot;,&quot;properties&quot;:{&quot;noteIndex&quot;:0},&quot;isEdited&quot;:false,&quot;manualOverride&quot;:{&quot;isManuallyOverridden&quot;:false,&quot;citeprocText&quot;:&quot;&lt;sup&gt;5,12,13&lt;/sup&gt;&quot;,&quot;manualOverrideText&quot;:&quot;&quot;},&quot;citationTag&quot;:&quot;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Tm90IGFwcGxpY2FibGU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RGF0YSB1c2VkIGluIHRoaXMgc3R1ZHkgY2FuIGJlIGZvdW5kIGluIHRoaXMgR2l0SHViIHJlcG9zaXRvcnk6IFtodHRwczovL2dpdGh1Yi5jb20vYW5kZXJzb25icml0by9wYXBlclxcXzIwMjFcXF9tZXRhc3VydmVpbGxhbmNlXVsxXVxuXG4gWzFdOiBodHRwczovL2dpdGh1Yi5jb20vYW5kZXJzb25icml0by9wYXBlcl8yMDIxX21ldGFzdXJ2ZWlsbGFuY2UiLCJwdWJsaXNoZXIiOiJDb2xkIFNwcmluZyBIYXJib3IgTGFib3JhdG9yeSBQcmVzcyIsImNvbnRhaW5lci10aXRsZS1zaG9ydCI6IiJ9LCJpc1RlbXBvcmFyeSI6ZmFsc2V9XX0=&quot;,&quot;citationItems&quot;:[{&quot;id&quot;:&quot;98097be8-3568-38d2-b99d-4fddb977a8d6&quot;,&quot;itemData&quot;:{&quot;type&quot;:&quot;article-journal&quot;,&quot;id&quot;:&quot;98097be8-3568-38d2-b99d-4fddb977a8d6&quot;,&quot;title&quot;:&quot;Omicron-variant border bans ignore the evidence, say scientists&quot;,&quot;author&quot;:[{&quot;family&quot;:&quot;Mallapaty&quot;,&quot;given&quot;:&quot;Smriti&quot;,&quot;parse-names&quot;:false,&quot;dropping-particle&quot;:&quot;&quot;,&quot;non-dropping-particle&quot;:&quot;&quot;}],&quot;container-title&quot;:&quot;Nature&quot;,&quot;container-title-short&quot;:&quot;Nature&quot;,&quot;accessed&quot;:{&quot;date-parts&quot;:[[2022,8,30]]},&quot;DOI&quot;:&quot;10.1038/D41586-021-03608-X&quot;,&quot;ISSN&quot;:&quot;14764687&quot;,&quot;PMID&quot;:&quot;34857946&quot;,&quot;issued&quot;:{&quot;date-parts&quot;:[[2021,12,1]]},&quot;page&quot;:&quot;199&quot;,&quot;publisher&quot;:&quot;NLM (Medline)&quot;,&quot;issue&quot;:&quot;7888&quot;,&quot;volume&quot;:&quot;600&quot;},&quot;isTemporary&quot;:false},{&quot;id&quot;:&quot;46979a0d-2dc0-3efb-bd47-e7002d9b4d89&quot;,&quot;itemData&quot;:{&quot;type&quot;:&quot;article-journal&quot;,&quot;id&quot;:&quot;46979a0d-2dc0-3efb-bd47-e7002d9b4d89&quot;,&quot;title&quot;:&quot;SARS-CoV-2 genomic epidemiology: data and sequencing infrastructure.&quot;,&quot;author&quot;:[{&quot;family&quot;:&quot;Merhi&quot;,&quot;given&quot;:&quot;Georgi&quot;,&quot;parse-names&quot;:false,&quot;dropping-particle&quot;:&quot;&quot;,&quot;non-dropping-particle&quot;:&quot;&quot;},{&quot;family&quot;:&quot;Koweyes&quot;,&quot;given&quot;:&quot;Jad&quot;,&quot;parse-names&quot;:false,&quot;dropping-particle&quot;:&quot;&quot;,&quot;non-dropping-particle&quot;:&quot;&quot;},{&quot;family&quot;:&quot;Salloum&quot;,&quot;given&quot;:&quot;Tamara&quot;,&quot;parse-names&quot;:false,&quot;dropping-particle&quot;:&quot;&quot;,&quot;non-dropping-particle&quot;:&quot;&quot;},{&quot;family&quot;:&quot;Khoury&quot;,&quot;given&quot;:&quot;Charbel&quot;,&quot;parse-names&quot;:false,&quot;dropping-particle&quot;:&quot;al&quot;,&quot;non-dropping-particle&quot;:&quot;&quot;},{&quot;family&quot;:&quot;Haidar&quot;,&quot;given&quot;:&quot;Siwar&quot;,&quot;parse-names&quot;:false,&quot;dropping-particle&quot;:&quot;&quot;,&quot;non-dropping-particle&quot;:&quot;&quot;},{&quot;family&quot;:&quot;Tokajian&quot;,&quot;given&quot;:&quot;Sima&quot;,&quot;parse-names&quot;:false,&quot;dropping-particle&quot;:&quot;&quot;,&quot;non-dropping-particle&quot;:&quot;&quot;}],&quot;container-title&quot;:&quot;Future microbiology&quot;,&quot;container-title-short&quot;:&quot;Future Microbiol&quot;,&quot;accessed&quot;:{&quot;date-parts&quot;:[[2022,8,30]]},&quot;DOI&quot;:&quot;10.2217/FMB-2021-0207/ASSET/IMAGES/LARGE/FIGURE3.JPEG&quot;,&quot;ISSN&quot;:&quot;1746-0921&quot;,&quot;PMID&quot;:&quot;35899481&quot;,&quot;URL&quot;:&quot;http://www.ncbi.nlm.nih.gov/pubmed/35899481&quot;,&quot;issued&quot;:{&quot;date-parts&quot;:[[2022,9,28]]},&quot;page&quot;:&quot;1001-1007&quot;,&quot;abstract&quot;:&quot;Background: Genomic surveillance of SARS-CoV-2 is critical in monitoring viral lineages. Available data reveal a significant gap between low- and middle-income countries and the rest of the world. Methods: The SARS-CoV-2 sequencing costs using the Oxford Nanopore MinION device and hardware prices for data computation in Lebanon were estimated and compared with those in developed countries. SARS-CoV-2 genomes deposited on the Global Initiative on Sharing All Influenza Data per 1000 COVID-19 cases were determined per country. Results: Sequencing costs in Lebanon were significantly higher compared with those in developed countries. Low- and middle-income countries showed limited sequencing capabilities linked to the lack of support, high prices, long delivery delays and limited availability of trained personnel. Conclusion: The authors recommend the mobilization of funds to develop whole-genome sequencing-based surveillance platforms and the implementation of genomic epidemiology to better identify and track outbreaks, leading to appropriate and mindful interventions. Lebanon and other low- and middle-income countries have limited sequencing capabilities. Sequencing costs using MinION in Lebanon were higher than the approximate sequencing costs in developed countries. The challenges faced by low- and middle-income countries include lack of support, few established sequencing facilities, high prices, long delivery delays and the limited availability of trained personnel. There is a need to focus on the development of whole-genome sequencing-based surveillance platforms and the implementation of genomic epidemiology to improve sequencing efforts in many resource-limited settings and to contain and prevent future pandemic-level outbreaks.&quot;,&quot;publisher&quot;:&quot; Future Medicine Ltd London, UK &quot;,&quot;volume&quot;:&quot;17&quot;},&quot;isTemporary&quot;:false},{&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citationID&quot;:&quot;MENDELEY_CITATION_56dbe7e2-23c2-4674-8682-3ca445ed176c&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NTZkYmU3ZTItMjNjMi00Njc0LTg2ODItM2NhNDQ1ZWQxNzZj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quot;,&quot;citationItems&quot;:[{&quot;id&quot;:&quot;66e2370b-fa58-33e5-94a7-d5036d3fddcf&quot;,&quot;itemData&quot;:{&quot;type&quot;:&quot;webpage&quot;,&quot;id&quot;:&quot;66e2370b-fa58-33e5-94a7-d5036d3fddcf&quot;,&quot;title&quot;:&quot;Test tracker - FIND&quot;,&quot;author&quot;:[{&quot;family&quot;:&quot;FIND&quot;,&quot;given&quot;:&quot;&quot;,&quot;parse-names&quot;:false,&quot;dropping-particle&quot;:&quot;&quot;,&quot;non-dropping-particle&quot;:&quot;&quot;}],&quot;accessed&quot;:{&quot;date-parts&quot;:[[2022,4,28]]},&quot;URL&quot;:&quot;https://www.finddx.org/covid-19/test-tracker/&quot;,&quot;issued&quot;:{&quot;date-parts&quot;:[[2022]]},&quot;container-title-short&quot;:&quot;&quot;},&quot;isTemporary&quot;:false}]},{&quot;citationID&quot;:&quot;MENDELEY_CITATION_60d623d0-6230-4a69-b85b-ae7e98b902ce&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jBkNjIzZDAtNjIzMC00YTY5LWI4NWItYWU3ZTk4YjkwMmNl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container-title-short&quot;:&quot;&quot;},&quot;isTemporary&quot;:false}]},{&quot;citationID&quot;:&quot;MENDELEY_CITATION_a534ca5e-0d2a-49b5-8fd7-ea3311974b1f&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TUzNGNhNWUtMGQyYS00OWI1LThmZDctZWEzMzExOTc0YjFm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container-title-short&quot;:&quot;&quot;},&quot;isTemporary&quot;:false}]},{&quot;citationID&quot;:&quot;MENDELEY_CITATION_25dfeeb9-1b7f-465c-ae0e-012c62ab70ac&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jVkZmVlYjktMWI3Zi00NjVjLWFlMGUtMDEyYzYyYWI3MGFj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Y29udGFpbmVyLXRpdGxlLXNob3J0IjoiIn0sImlzVGVtcG9yYXJ5IjpmYWxzZX1dfQ==&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container-title-short&quot;:&quot;&quot;},&quot;isTemporary&quot;:false}]},{&quot;citationID&quot;:&quot;MENDELEY_CITATION_77aefef2-22b6-46fd-8033-e19920040543&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&quot;,&quot;citationItems&quot;:[{&quot;id&quot;:&quot;1ab046e3-4b43-33e0-80d8-54b19ba43573&quot;,&quot;itemData&quot;:{&quot;type&quot;:&quot;article-journal&quot;,&quot;id&quot;:&quot;1ab046e3-4b43-33e0-80d8-54b19ba43573&quot;,&quot;title&quot;:&quot;Probable Transmission of SARS-CoV-2 Omicron Variant in Quarantine Hotel, Hong Kong, China, November 2021&quot;,&quot;author&quot;:[{&quot;family&quot;:&quot;Gu&quot;,&quot;given&quot;:&quot;Haogao&quot;,&quot;parse-names&quot;:false,&quot;dropping-particle&quot;:&quot;&quot;,&quot;non-dropping-particle&quot;:&quot;&quot;},{&quot;family&quot;:&quot;Krishnan&quot;,&quot;given&quot;:&quot;Pavithra&quot;,&quot;parse-names&quot;:false,&quot;dropping-particle&quot;:&quot;&quot;,&quot;non-dropping-particle&quot;:&quot;&quot;},{&quot;family&quot;:&quot;Ng&quot;,&quot;given&quot;:&quot;Daisy Y.M.&quot;,&quot;parse-names&quot;:false,&quot;dropping-particle&quot;:&quot;&quot;,&quot;non-dropping-particle&quot;:&quot;&quot;},{&quot;family&quot;:&quot;Chang&quot;,&quot;given&quot;:&quot;Lydia D.J.&quot;,&quot;parse-names&quot;:false,&quot;dropping-particle&quot;:&quot;&quot;,&quot;non-dropping-particle&quot;:&quot;&quot;},{&quot;family&quot;:&quot;Liu&quot;,&quot;given&quot;:&quot;Gigi Y.Z.&quot;,&quot;parse-names&quot;:false,&quot;dropping-particle&quot;:&quot;&quot;,&quot;non-dropping-particle&quot;:&quot;&quot;},{&quot;family&quot;:&quot;Cheng&quot;,&quot;given&quot;:&quot;Samuel S.M.&quot;,&quot;parse-names&quot;:false,&quot;dropping-particle&quot;:&quot;&quot;,&quot;non-dropping-particle&quot;:&quot;&quot;},{&quot;family&quot;:&quot;Hui&quot;,&quot;given&quot;:&quot;Mani M.Y.&quot;,&quot;parse-names&quot;:false,&quot;dropping-particle&quot;:&quot;&quot;,&quot;non-dropping-particle&quot;:&quot;&quot;},{&quot;family&quot;:&quot;Fan&quot;,&quot;given&quot;:&quot;Mathew C.Y.&quot;,&quot;parse-names&quot;:false,&quot;dropping-particle&quot;:&quot;&quot;,&quot;non-dropping-particle&quot;:&quot;&quot;},{&quot;family&quot;:&quot;Wan&quot;,&quot;given&quot;:&quot;Jacob H.L.&quot;,&quot;parse-names&quot;:false,&quot;dropping-particle&quot;:&quot;&quot;,&quot;non-dropping-particle&quot;:&quot;&quot;},{&quot;family&quot;:&quot;Lau&quot;,&quot;given&quot;:&quot;Leo H.K.&quot;,&quot;parse-names&quot;:false,&quot;dropping-particle&quot;:&quot;&quot;,&quot;non-dropping-particle&quot;:&quot;&quot;},{&quot;family&quot;:&quot;Cowling&quot;,&quot;given&quot;:&quot;Benjamin J.&quot;,&quot;parse-names&quot;:false,&quot;dropping-particle&quot;:&quot;&quot;,&quot;non-dropping-particle&quot;:&quot;&quot;},{&quot;family&quot;:&quot;Peiris&quot;,&quot;given&quot;:&quot;Malik&quot;,&quot;parse-names&quot;:false,&quot;dropping-particle&quot;:&quot;&quot;,&quot;non-dropping-particle&quot;:&quot;&quot;},{&quot;family&quot;:&quot;Poon&quot;,&quot;given&quot;:&quot;Leo L.M.&quot;,&quot;parse-names&quot;:false,&quot;dropping-particle&quot;:&quot;&quot;,&quot;non-dropping-particle&quot;:&quot;&quot;}],&quot;container-title&quot;:&quot;Emerging Infectious Diseases&quot;,&quot;accessed&quot;:{&quot;date-parts&quot;:[[2022,3,17]]},&quot;DOI&quot;:&quot;10.3201/EID2802.212422&quot;,&quot;ISSN&quot;:&quot;10806059&quot;,&quot;PMID&quot;:&quot;34860154&quot;,&quot;URL&quot;:&quot;/pmc/articles/PMC8798678/&quot;,&quot;issued&quot;:{&quot;date-parts&quot;:[[2022,2,1]]},&quot;page&quot;:&quot;460&quot;,&quot;abstract&quot;:&quot;We report detection of severe acute respiratory syndrome coronavirus 2 Omicron variant (B.1.1.529) in an asymptomatic, fully vaccinated traveler in a quarantine hotel in Hong Kong, China. The Omicron variant was also detected in a fully vaccinated traveler staying in a room across the corridor from the index patient, suggesting transmission despite strict quarantine precautions.&quot;,&quot;publisher&quot;:&quot;Centers for Disease Control and Prevention&quot;,&quot;issue&quot;:&quot;2&quot;,&quot;volume&quot;:&quot;28&quot;,&quot;container-title-short&quot;:&quot;Emerg Infect Dis&quot;},&quot;isTemporary&quot;:false}]},{&quot;citationID&quot;:&quot;MENDELEY_CITATION_d889dea4-f218-4547-b9b0-e1462fa43920&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&quot;,&quot;citationItems&quot;:[{&quot;id&quot;:&quot;c59ca166-f029-3980-8b4d-6d223e7a819f&quot;,&quot;itemData&quot;:{&quot;type&quot;:&quot;article-journal&quot;,&quot;id&quot;:&quot;c59ca166-f029-3980-8b4d-6d223e7a819f&quot;,&quot;title&quot;:&quot;Epidemiological characterisation of the first 785 SARS-CoV-2 Omicron variant cases in Denmark, December 2021&quot;,&quot;author&quot;:[{&quot;family&quot;:&quot;Espenhain&quot;,&quot;given&quot;:&quot;Laura&quot;,&quot;parse-names&quot;:false,&quot;dropping-particle&quot;:&quot;&quot;,&quot;non-dropping-particle&quot;:&quot;&quot;},{&quot;family&quot;:&quot;Funk&quot;,&quot;given&quot;:&quot;Tjede&quot;,&quot;parse-names&quot;:false,&quot;dropping-particle&quot;:&quot;&quot;,&quot;non-dropping-particle&quot;:&quot;&quot;},{&quot;family&quot;:&quot;Overvad&quot;,&quot;given&quot;:&quot;Maria&quot;,&quot;parse-names&quot;:false,&quot;dropping-particle&quot;:&quot;&quot;,&quot;non-dropping-particle&quot;:&quot;&quot;},{&quot;family&quot;:&quot;Edslev&quot;,&quot;given&quot;:&quot;Sofie Marie&quot;,&quot;parse-names&quot;:false,&quot;dropping-particle&quot;:&quot;&quot;,&quot;non-dropping-particle&quot;:&quot;&quot;},{&quot;family&quot;:&quot;Fonager&quot;,&quot;given&quot;:&quot;Jannik&quot;,&quot;parse-names&quot;:false,&quot;dropping-particle&quot;:&quot;&quot;,&quot;non-dropping-particle&quot;:&quot;&quot;},{&quot;family&quot;:&quot;Ingham&quot;,&quot;given&quot;:&quot;Anna Cäcilia&quot;,&quot;parse-names&quot;:false,&quot;dropping-particle&quot;:&quot;&quot;,&quot;non-dropping-particle&quot;:&quot;&quot;},{&quot;family&quot;:&quot;Rasmussen&quot;,&quot;given&quot;:&quot;Morten&quot;,&quot;parse-names&quot;:false,&quot;dropping-particle&quot;:&quot;&quot;,&quot;non-dropping-particle&quot;:&quot;&quot;},{&quot;family&quot;:&quot;Madsen&quot;,&quot;given&quot;:&quot;Sarah Leth&quot;,&quot;parse-names&quot;:false,&quot;dropping-particle&quot;:&quot;&quot;,&quot;non-dropping-particle&quot;:&quot;&quot;},{&quot;family&quot;:&quot;Espersen&quot;,&quot;given&quot;:&quot;Caroline Hjorth&quot;,&quot;parse-names&quot;:false,&quot;dropping-particle&quot;:&quot;&quot;,&quot;non-dropping-particle&quot;:&quot;&quot;},{&quot;family&quot;:&quot;Sieber&quot;,&quot;given&quot;:&quot;Raphael N.&quot;,&quot;parse-names&quot;:false,&quot;dropping-particle&quot;:&quot;&quot;,&quot;non-dropping-particle&quot;:&quot;&quot;},{&quot;family&quot;:&quot;Stegger&quot;,&quot;given&quot;:&quot;Marc&quot;,&quot;parse-names&quot;:false,&quot;dropping-particle&quot;:&quot;&quot;,&quot;non-dropping-particle&quot;:&quot;&quot;},{&quot;family&quot;:&quot;Gunalan&quot;,&quot;given&quot;:&quot;Vithiagaran&quot;,&quot;parse-names&quot;:false,&quot;dropping-particle&quot;:&quot;&quot;,&quot;non-dropping-particle&quot;:&quot;&quot;},{&quot;family&quot;:&quot;Wilkowski&quot;,&quot;given&quot;:&quot;Bartlomiej&quot;,&quot;parse-names&quot;:false,&quot;dropping-particle&quot;:&quot;&quot;,&quot;non-dropping-particle&quot;:&quot;&quot;},{&quot;family&quot;:&quot;Larsen&quot;,&quot;given&quot;:&quot;Nicolai Balle&quot;,&quot;parse-names&quot;:false,&quot;dropping-particle&quot;:&quot;&quot;,&quot;non-dropping-particle&quot;:&quot;&quot;},{&quot;family&quot;:&quot;Legarth&quot;,&quot;given&quot;:&quot;Rebecca&quot;,&quot;parse-names&quot;:false,&quot;dropping-particle&quot;:&quot;&quot;,&quot;non-dropping-particle&quot;:&quot;&quot;},{&quot;family&quot;:&quot;Cohen&quot;,&quot;given&quot;:&quot;Arieh Sierra&quot;,&quot;parse-names&quot;:false,&quot;dropping-particle&quot;:&quot;&quot;,&quot;non-dropping-particle&quot;:&quot;&quot;},{&quot;family&quot;:&quot;Nielsen&quot;,&quot;given&quot;:&quot;Finn&quot;,&quot;parse-names&quot;:false,&quot;dropping-particle&quot;:&quot;&quot;,&quot;non-dropping-particle&quot;:&quot;&quot;},{&quot;family&quot;:&quot;Lam&quot;,&quot;given&quot;:&quot;Janni Uyen Hoa&quot;,&quot;parse-names&quot;:false,&quot;dropping-particle&quot;:&quot;&quot;,&quot;non-dropping-particle&quot;:&quot;&quot;},{&quot;family&quot;:&quot;Lavik&quot;,&quot;given&quot;:&quot;Kjetil Erdogan&quot;,&quot;parse-names&quot;:false,&quot;dropping-particle&quot;:&quot;&quot;,&quot;non-dropping-particle&quot;:&quot;&quot;},{&quot;family&quot;:&quot;Karakis&quot;,&quot;given&quot;:&quot;Marianne&quot;,&quot;parse-names&quot;:false,&quot;dropping-particle&quot;:&quot;&quot;,&quot;non-dropping-particle&quot;:&quot;&quot;},{&quot;family&quot;:&quot;Spiess&quot;,&quot;given&quot;:&quot;Katja&quot;,&quot;parse-names&quot;:false,&quot;dropping-particle&quot;:&quot;&quot;,&quot;non-dropping-particle&quot;:&quot;&quot;},{&quot;family&quot;:&quot;Marving&quot;,&quot;given&quot;:&quot;Ellinor&quot;,&quot;parse-names&quot;:false,&quot;dropping-particle&quot;:&quot;&quot;,&quot;non-dropping-particle&quot;:&quot;&quot;},{&quot;family&quot;:&quot;Nielsen&quot;,&quot;given&quot;:&quot;Christian&quot;,&quot;parse-names&quot;:false,&quot;dropping-particle&quot;:&quot;&quot;,&quot;non-dropping-particle&quot;:&quot;&quot;},{&quot;family&quot;:&quot;Svarrer&quot;,&quot;given&quot;:&quot;Christina Wiid&quot;,&quot;parse-names&quot;:false,&quot;dropping-particle&quot;:&quot;&quot;,&quot;non-dropping-particle&quot;:&quot;&quot;},{&quot;family&quot;:&quot;Bybjerg-Grauholm&quot;,&quot;given&quot;:&quot;Jonas&quot;,&quot;parse-names&quot;:false,&quot;dropping-particle&quot;:&quot;&quot;,&quot;non-dropping-particle&quot;:&quot;&quot;},{&quot;family&quot;:&quot;Olsen&quot;,&quot;given&quot;:&quot;Stefan Schytte&quot;,&quot;parse-names&quot;:false,&quot;dropping-particle&quot;:&quot;&quot;,&quot;non-dropping-particle&quot;:&quot;&quot;},{&quot;family&quot;:&quot;Jensen&quot;,&quot;given&quot;:&quot;Anders&quot;,&quot;parse-names&quot;:false,&quot;dropping-particle&quot;:&quot;&quot;,&quot;non-dropping-particle&quot;:&quot;&quot;},{&quot;family&quot;:&quot;Krause&quot;,&quot;given&quot;:&quot;Tyra Grove&quot;,&quot;parse-names&quot;:false,&quot;dropping-particle&quot;:&quot;&quot;,&quot;non-dropping-particle&quot;:&quot;&quot;},{&quot;family&quot;:&quot;Müller&quot;,&quot;given&quot;:&quot;Luise&quot;,&quot;parse-names&quot;:false,&quot;dropping-particle&quot;:&quot;&quot;,&quot;non-dropping-particle&quot;:&quot;&quot;}],&quot;container-title&quot;:&quot;Eurosurveillance&quot;,&quot;accessed&quot;:{&quot;date-parts&quot;:[[2022,3,17]]},&quot;DOI&quot;:&quot;10.2807/1560-7917.ES.2021.26.50.2101146/CITE/PLAINTEXT&quot;,&quot;ISSN&quot;:&quot;15607917&quot;,&quot;PMID&quot;:&quot;34915977&quot;,&quot;URL&quot;:&quot;https://www.eurosurveillance.org/content/10.2807/1560-7917.ES.2021.26.50.2101146&quot;,&quot;issued&quot;:{&quot;date-parts&quot;:[[2021,12,16]]},&quot;page&quot;:&quot;2101146&quot;,&quot;abstract&quot;:&quot;By 9 December 2021, 785 SARS-CoV-2 Omicron variant cases have been identified in Denmark. Most cases were fully (76%) or booster-vaccinated (7.1%); 34 (4.3%) had a previous SARS-CoV-2 infection. The majority of cases with available information reported symptoms (509/666; 76%) and most were infected in Denmark (588/644; 91%). One in five cases cannot be linked to previous cases, indicating widespread community transmission. Nine cases have been hospitalised, one required intensive care and no deaths have been registered.&quot;,&quot;publisher&quot;:&quot;European Centre for Disease Prevention and Control (ECDC)&quot;,&quot;issue&quot;:&quot;50&quot;,&quot;volume&quot;:&quot;26&quot;,&quot;container-title-short&quot;:&quot;&quot;},&quot;isTemporary&quot;:false}]},{&quot;citationID&quot;:&quot;MENDELEY_CITATION_dda59278-8635-4203-8b5e-dc7dd9114f00&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&quot;,&quot;citationItems&quot;:[{&quot;id&quot;:&quot;b8887c2d-6d16-3fe8-a39b-33c3c6e923d1&quot;,&quot;itemData&quot;:{&quot;type&quot;:&quot;webpage&quot;,&quot;id&quot;:&quot;b8887c2d-6d16-3fe8-a39b-33c3c6e923d1&quot;,&quot;title&quot;:&quot;Omicron variant found in two previous test samples | RIVM&quot;,&quot;author&quot;:[{&quot;family&quot;:&quot;Rijksinstituut voor Volksgezondheid en Milieu&quot;,&quot;given&quot;:&quot;&quot;,&quot;parse-names&quot;:false,&quot;dropping-particle&quot;:&quot;&quot;,&quot;non-dropping-particle&quot;:&quot;&quot;}],&quot;accessed&quot;:{&quot;date-parts&quot;:[[2022,3,17]]},&quot;URL&quot;:&quot;https://www.rivm.nl/en/news/omicron-variant-found-in-two-previous-test-samples&quot;,&quot;issued&quot;:{&quot;date-parts&quot;:[[2021,11,30]]},&quot;container-title-short&quot;:&quot;&quot;},&quot;isTemporary&quot;:false}]},{&quot;citationID&quot;:&quot;MENDELEY_CITATION_e43a9058-d7f8-43eb-a268-c5f6b5560cb9&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&quot;,&quot;citationItems&quot;:[{&quot;id&quot;:&quot;03da24a9-df60-3d3a-9adf-1ec66e2f0c26&quot;,&quot;itemData&quot;:{&quot;type&quot;:&quot;article-journal&quot;,&quot;id&quot;:&quot;03da24a9-df60-3d3a-9adf-1ec66e2f0c26&quot;,&quot;title&quot;:&quot;Advancing Precision Vaccinology by Molecular and Genomic Surveillance of Severe Acute Respiratory Syndrome Coronavirus 2 in Germany, 2021&quot;,&quot;author&quot;:[{&quot;family&quot;:&quot;Oh&quot;,&quot;given&quot;:&quot;Djin Ye&quot;,&quot;parse-names&quot;:false,&quot;dropping-particle&quot;:&quot;&quot;,&quot;non-dropping-particle&quot;:&quot;&quot;},{&quot;family&quot;:&quot;Hölzer&quot;,&quot;given&quot;:&quot;Martin&quot;,&quot;parse-names&quot;:false,&quot;dropping-particle&quot;:&quot;&quot;,&quot;non-dropping-particle&quot;:&quot;&quot;},{&quot;family&quot;:&quot;Paraskevopoulou&quot;,&quot;given&quot;:&quot;Sofia&quot;,&quot;parse-names&quot;:false,&quot;dropping-particle&quot;:&quot;&quot;,&quot;non-dropping-particle&quot;:&quot;&quot;},{&quot;family&quot;:&quot;Trofimova&quot;,&quot;given&quot;:&quot;Maria&quot;,&quot;parse-names&quot;:false,&quot;dropping-particle&quot;:&quot;&quot;,&quot;non-dropping-particle&quot;:&quot;&quot;},{&quot;family&quot;:&quot;Hartkopf&quot;,&quot;given&quot;:&quot;Felix&quot;,&quot;parse-names&quot;:false,&quot;dropping-particle&quot;:&quot;&quot;,&quot;non-dropping-particle&quot;:&quot;&quot;},{&quot;family&quot;:&quot;Budt&quot;,&quot;given&quot;:&quot;Matthias&quot;,&quot;parse-names&quot;:false,&quot;dropping-particle&quot;:&quot;&quot;,&quot;non-dropping-particle&quot;:&quot;&quot;},{&quot;family&quot;:&quot;Wedde&quot;,&quot;given&quot;:&quot;Marianne&quot;,&quot;parse-names&quot;:false,&quot;dropping-particle&quot;:&quot;&quot;,&quot;non-dropping-particle&quot;:&quot;&quot;},{&quot;family&quot;:&quot;Richard&quot;,&quot;given&quot;:&quot;Hugues&quot;,&quot;parse-names&quot;:false,&quot;dropping-particle&quot;:&quot;&quot;,&quot;non-dropping-particle&quot;:&quot;&quot;},{&quot;family&quot;:&quot;Haldemann&quot;,&quot;given&quot;:&quot;Berit&quot;,&quot;parse-names&quot;:false,&quot;dropping-particle&quot;:&quot;&quot;,&quot;non-dropping-particle&quot;:&quot;&quot;},{&quot;family&quot;:&quot;Domaszewska&quot;,&quot;given&quot;:&quot;Teresa&quot;,&quot;parse-names&quot;:false,&quot;dropping-particle&quot;:&quot;&quot;,&quot;non-dropping-particle&quot;:&quot;&quot;},{&quot;family&quot;:&quot;Reiche&quot;,&quot;given&quot;:&quot;Janine&quot;,&quot;parse-names&quot;:false,&quot;dropping-particle&quot;:&quot;&quot;,&quot;non-dropping-particle&quot;:&quot;&quot;},{&quot;family&quot;:&quot;Keeren&quot;,&quot;given&quot;:&quot;Kathrin&quot;,&quot;parse-names&quot;:false,&quot;dropping-particle&quot;:&quot;&quot;,&quot;non-dropping-particle&quot;:&quot;&quot;},{&quot;family&quot;:&quot;Radonić&quot;,&quot;given&quot;:&quot;Aleksandar&quot;,&quot;parse-names&quot;:false,&quot;dropping-particle&quot;:&quot;&quot;,&quot;non-dropping-particle&quot;:&quot;&quot;},{&quot;family&quot;:&quot;Ramos Calderón&quot;,&quot;given&quot;:&quot;Julia Patricia&quot;,&quot;parse-names&quot;:false,&quot;dropping-particle&quot;:&quot;&quot;,&quot;non-dropping-particle&quot;:&quot;&quot;},{&quot;family&quot;:&quot;Smith&quot;,&quot;given&quot;:&quot;Maureen Rebecca&quot;,&quot;parse-names&quot;:false,&quot;dropping-particle&quot;:&quot;&quot;,&quot;non-dropping-particle&quot;:&quot;&quot;},{&quot;family&quot;:&quot;Brinkmann&quot;,&quot;given&quot;:&quot;Annika&quot;,&quot;parse-names&quot;:false,&quot;dropping-particle&quot;:&quot;&quot;,&quot;non-dropping-particle&quot;:&quot;&quot;},{&quot;family&quot;:&quot;Trappe&quot;,&quot;given&quot;:&quot;Kathrin&quot;,&quot;parse-names&quot;:false,&quot;dropping-particle&quot;:&quot;&quot;,&quot;non-dropping-particle&quot;:&quot;&quot;},{&quot;family&quot;:&quot;Drechsel&quot;,&quot;given&quot;:&quot;Oliver&quot;,&quot;parse-names&quot;:false,&quot;dropping-particle&quot;:&quot;&quot;,&quot;non-dropping-particle&quot;:&quot;&quot;},{&quot;family&quot;:&quot;Klaper&quot;,&quot;given&quot;:&quot;Kathleen&quot;,&quot;parse-names&quot;:false,&quot;dropping-particle&quot;:&quot;&quot;,&quot;non-dropping-particle&quot;:&quot;&quot;},{&quot;family&quot;:&quot;Hein&quot;,&quot;given&quot;:&quot;Sascha&quot;,&quot;parse-names&quot;:false,&quot;dropping-particle&quot;:&quot;&quot;,&quot;non-dropping-particle&quot;:&quot;&quot;},{&quot;family&quot;:&quot;Hildt&quot;,&quot;given&quot;:&quot;Eberhardt&quot;,&quot;parse-names&quot;:false,&quot;dropping-particle&quot;:&quot;&quot;,&quot;non-dropping-particle&quot;:&quot;&quot;},{&quot;family&quot;:&quot;Haas&quot;,&quot;given&quot;:&quot;Walter&quot;,&quot;parse-names&quot;:false,&quot;dropping-particle&quot;:&quot;&quot;,&quot;non-dropping-particle&quot;:&quot;&quot;},{&quot;family&quot;:&quot;Calvignac-Spencer&quot;,&quot;given&quot;:&quot;Sébastien&quot;,&quot;parse-names&quot;:false,&quot;dropping-particle&quot;:&quot;&quot;,&quot;non-dropping-particle&quot;:&quot;&quot;},{&quot;family&quot;:&quot;Semmler&quot;,&quot;given&quot;:&quot;Torsten&quot;,&quot;parse-names&quot;:false,&quot;dropping-particle&quot;:&quot;&quot;,&quot;non-dropping-particle&quot;:&quot;&quot;},{&quot;family&quot;:&quot;Dürrwald&quot;,&quot;given&quot;:&quot;Ralf&quot;,&quot;parse-names&quot;:false,&quot;dropping-particle&quot;:&quot;&quot;,&quot;non-dropping-particle&quot;:&quot;&quot;},{&quot;family&quot;:&quot;Thürmer&quot;,&quot;given&quot;:&quot;Andrea&quot;,&quot;parse-names&quot;:false,&quot;dropping-particle&quot;:&quot;&quot;,&quot;non-dropping-particle&quot;:&quot;&quot;},{&quot;family&quot;:&quot;Drosten&quot;,&quot;given&quot;:&quot;Christian&quot;,&quot;parse-names&quot;:false,&quot;dropping-particle&quot;:&quot;&quot;,&quot;non-dropping-particle&quot;:&quot;&quot;},{&quot;family&quot;:&quot;Fuchs&quot;,&quot;given&quot;:&quot;Stephan&quot;,&quot;parse-names&quot;:false,&quot;dropping-particle&quot;:&quot;&quot;,&quot;non-dropping-particle&quot;:&quot;&quot;},{&quot;family&quot;:&quot;Kröger&quot;,&quot;given&quot;:&quot;Stefan&quot;,&quot;parse-names&quot;:false,&quot;dropping-particle&quot;:&quot;&quot;,&quot;non-dropping-particle&quot;:&quot;&quot;},{&quot;family&quot;:&quot;Kleist&quot;,&quot;given&quot;:&quot;Max&quot;,&quot;parse-names&quot;:false,&quot;dropping-particle&quot;:&quot;&quot;,&quot;non-dropping-particle&quot;:&quot;von&quot;},{&quot;family&quot;:&quot;Wolff&quot;,&quot;given&quot;:&quot;Thorsten&quot;,&quot;parse-names&quot;:false,&quot;dropping-particle&quot;:&quot;&quot;,&quot;non-dropping-particle&quot;:&quot;&quot;},{&quot;family&quot;:&quot;Network&quot;,&quot;given&quot;:&quot;for the Integrated Molecular Surveillance for SARS-CoV-2 (IMS-SC2) Laboratory&quot;,&quot;parse-names&quot;:false,&quot;dropping-particle&quot;:&quot;&quot;,&quot;non-dropping-particle&quot;:&quot;&quot;},{&quot;family&quot;:&quot;Biere&quot;,&quot;given&quot;:&quot;Barbara&quot;,&quot;parse-names&quot;:false,&quot;dropping-particle&quot;:&quot;&quot;,&quot;non-dropping-particle&quot;:&quot;&quot;},{&quot;family&quot;:&quot;Bode&quot;,&quot;given&quot;:&quot;Konrad&quot;,&quot;parse-names&quot;:false,&quot;dropping-particle&quot;:&quot;&quot;,&quot;non-dropping-particle&quot;:&quot;&quot;},{&quot;family&quot;:&quot;Corman&quot;,&quot;given&quot;:&quot;Victor&quot;,&quot;parse-names&quot;:false,&quot;dropping-particle&quot;:&quot;&quot;,&quot;non-dropping-particle&quot;:&quot;&quot;},{&quot;family&quot;:&quot;Erren&quot;,&quot;given&quot;:&quot;Michael&quot;,&quot;parse-names&quot;:false,&quot;dropping-particle&quot;:&quot;&quot;,&quot;non-dropping-particle&quot;:&quot;&quot;},{&quot;family&quot;:&quot;Finzer&quot;,&quot;given&quot;:&quot;Patrick&quot;,&quot;parse-names&quot;:false,&quot;dropping-particle&quot;:&quot;&quot;,&quot;non-dropping-particle&quot;:&quot;&quot;},{&quot;family&quot;:&quot;Grosser&quot;,&quot;given&quot;:&quot;Roger&quot;,&quot;parse-names&quot;:false,&quot;dropping-particle&quot;:&quot;&quot;,&quot;non-dropping-particle&quot;:&quot;&quot;},{&quot;family&quot;:&quot;Haffner&quot;,&quot;given&quot;:&quot;Manuel&quot;,&quot;parse-names&quot;:false,&quot;dropping-particle&quot;:&quot;&quot;,&quot;non-dropping-particle&quot;:&quot;&quot;},{&quot;family&quot;:&quot;Hermann&quot;,&quot;given&quot;:&quot;Beate&quot;,&quot;parse-names&quot;:false,&quot;dropping-particle&quot;:&quot;&quot;,&quot;non-dropping-particle&quot;:&quot;&quot;},{&quot;family&quot;:&quot;Kiel&quot;,&quot;given&quot;:&quot;Christina&quot;,&quot;parse-names&quot;:false,&quot;dropping-particle&quot;:&quot;&quot;,&quot;non-dropping-particle&quot;:&quot;&quot;},{&quot;family&quot;:&quot;Krumbholz&quot;,&quot;given&quot;:&quot;Andi&quot;,&quot;parse-names&quot;:false,&quot;dropping-particle&quot;:&quot;&quot;,&quot;non-dropping-particle&quot;:&quot;&quot;},{&quot;family&quot;:&quot;Meinck&quot;,&quot;given&quot;:&quot;Kristian&quot;,&quot;parse-names&quot;:false,&quot;dropping-particle&quot;:&quot;&quot;,&quot;non-dropping-particle&quot;:&quot;&quot;},{&quot;family&quot;:&quot;Nitsche&quot;,&quot;given&quot;:&quot;Andreas&quot;,&quot;parse-names&quot;:false,&quot;dropping-particle&quot;:&quot;&quot;,&quot;non-dropping-particle&quot;:&quot;&quot;},{&quot;family&quot;:&quot;Petzold&quot;,&quot;given&quot;:&quot;Markus&quot;,&quot;parse-names&quot;:false,&quot;dropping-particle&quot;:&quot;&quot;,&quot;non-dropping-particle&quot;:&quot;&quot;},{&quot;family&quot;:&quot;Schwanz&quot;,&quot;given&quot;:&quot;Thomas&quot;,&quot;parse-names&quot;:false,&quot;dropping-particle&quot;:&quot;&quot;,&quot;non-dropping-particle&quot;:&quot;&quot;},{&quot;family&quot;:&quot;Szabados&quot;,&quot;given&quot;:&quot;Florian&quot;,&quot;parse-names&quot;:false,&quot;dropping-particle&quot;:&quot;&quot;,&quot;non-dropping-particle&quot;:&quot;&quot;},{&quot;family&quot;:&quot;Tewald&quot;,&quot;given&quot;:&quot;Friedemann&quot;,&quot;parse-names&quot;:false,&quot;dropping-particle&quot;:&quot;&quot;,&quot;non-dropping-particle&quot;:&quot;&quot;},{&quot;family&quot;:&quot;Tiemann&quot;,&quot;given&quot;:&quot;Carsten&quot;,&quot;parse-names&quot;:false,&quot;dropping-particle&quot;:&quot;&quot;,&quot;non-dropping-particle&quot;:&quot;&quot;}],&quot;container-title&quot;:&quot;Clinical Infectious Diseases&quot;,&quot;accessed&quot;:{&quot;date-parts&quot;:[[2022,9,7]]},&quot;DOI&quot;:&quot;10.1093/CID/CIAC399&quot;,&quot;ISSN&quot;:&quot;1058-4838&quot;,&quot;URL&quot;:&quot;https://academic.oup.com/cid/article/75/Supplement_1/S110/6617635&quot;,&quot;issued&quot;:{&quot;date-parts&quot;:[[2022,8,15]]},&quot;page&quot;:&quot;S110-S120&quot;,&quot;publisher&quot;:&quot;Oxford Academic&quot;,&quot;issue&quot;:&quot;Supplement_1&quot;,&quot;volume&quot;:&quot;75&quot;,&quot;container-title-short&quot;:&quot;&quot;},&quot;isTemporary&quot;:false}]},{&quot;citationID&quot;:&quot;MENDELEY_CITATION_b8e91649-c444-49e2-9334-b3b29510ea9b&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YjhlOTE2NDktYzQ0NC00OWUyLTkzMzQtYjNiMjk1MTBlYTli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quot;,&quot;citationItems&quot;:[{&quot;id&quot;:&quot;66e2370b-fa58-33e5-94a7-d5036d3fddcf&quot;,&quot;itemData&quot;:{&quot;type&quot;:&quot;webpage&quot;,&quot;id&quot;:&quot;66e2370b-fa58-33e5-94a7-d5036d3fddcf&quot;,&quot;title&quot;:&quot;Test tracker - FIND&quot;,&quot;author&quot;:[{&quot;family&quot;:&quot;FIND&quot;,&quot;given&quot;:&quot;&quot;,&quot;parse-names&quot;:false,&quot;dropping-particle&quot;:&quot;&quot;,&quot;non-dropping-particle&quot;:&quot;&quot;}],&quot;accessed&quot;:{&quot;date-parts&quot;:[[2022,4,28]]},&quot;URL&quot;:&quot;https://www.finddx.org/covid-19/test-tracker/&quot;,&quot;issued&quot;:{&quot;date-parts&quot;:[[2022]]},&quot;container-title-short&quot;:&quot;&quot;},&quot;isTemporary&quot;:false}]},{&quot;citationID&quot;:&quot;MENDELEY_CITATION_d954fb78-7285-4ec4-87d2-ff1ca884821a&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&quot;,&quot;citationItems&quot;:[{&quot;id&quot;:&quot;03da24a9-df60-3d3a-9adf-1ec66e2f0c26&quot;,&quot;itemData&quot;:{&quot;type&quot;:&quot;article-journal&quot;,&quot;id&quot;:&quot;03da24a9-df60-3d3a-9adf-1ec66e2f0c26&quot;,&quot;title&quot;:&quot;Advancing Precision Vaccinology by Molecular and Genomic Surveillance of Severe Acute Respiratory Syndrome Coronavirus 2 in Germany, 2021&quot;,&quot;author&quot;:[{&quot;family&quot;:&quot;Oh&quot;,&quot;given&quot;:&quot;Djin Ye&quot;,&quot;parse-names&quot;:false,&quot;dropping-particle&quot;:&quot;&quot;,&quot;non-dropping-particle&quot;:&quot;&quot;},{&quot;family&quot;:&quot;Hölzer&quot;,&quot;given&quot;:&quot;Martin&quot;,&quot;parse-names&quot;:false,&quot;dropping-particle&quot;:&quot;&quot;,&quot;non-dropping-particle&quot;:&quot;&quot;},{&quot;family&quot;:&quot;Paraskevopoulou&quot;,&quot;given&quot;:&quot;Sofia&quot;,&quot;parse-names&quot;:false,&quot;dropping-particle&quot;:&quot;&quot;,&quot;non-dropping-particle&quot;:&quot;&quot;},{&quot;family&quot;:&quot;Trofimova&quot;,&quot;given&quot;:&quot;Maria&quot;,&quot;parse-names&quot;:false,&quot;dropping-particle&quot;:&quot;&quot;,&quot;non-dropping-particle&quot;:&quot;&quot;},{&quot;family&quot;:&quot;Hartkopf&quot;,&quot;given&quot;:&quot;Felix&quot;,&quot;parse-names&quot;:false,&quot;dropping-particle&quot;:&quot;&quot;,&quot;non-dropping-particle&quot;:&quot;&quot;},{&quot;family&quot;:&quot;Budt&quot;,&quot;given&quot;:&quot;Matthias&quot;,&quot;parse-names&quot;:false,&quot;dropping-particle&quot;:&quot;&quot;,&quot;non-dropping-particle&quot;:&quot;&quot;},{&quot;family&quot;:&quot;Wedde&quot;,&quot;given&quot;:&quot;Marianne&quot;,&quot;parse-names&quot;:false,&quot;dropping-particle&quot;:&quot;&quot;,&quot;non-dropping-particle&quot;:&quot;&quot;},{&quot;family&quot;:&quot;Richard&quot;,&quot;given&quot;:&quot;Hugues&quot;,&quot;parse-names&quot;:false,&quot;dropping-particle&quot;:&quot;&quot;,&quot;non-dropping-particle&quot;:&quot;&quot;},{&quot;family&quot;:&quot;Haldemann&quot;,&quot;given&quot;:&quot;Berit&quot;,&quot;parse-names&quot;:false,&quot;dropping-particle&quot;:&quot;&quot;,&quot;non-dropping-particle&quot;:&quot;&quot;},{&quot;family&quot;:&quot;Domaszewska&quot;,&quot;given&quot;:&quot;Teresa&quot;,&quot;parse-names&quot;:false,&quot;dropping-particle&quot;:&quot;&quot;,&quot;non-dropping-particle&quot;:&quot;&quot;},{&quot;family&quot;:&quot;Reiche&quot;,&quot;given&quot;:&quot;Janine&quot;,&quot;parse-names&quot;:false,&quot;dropping-particle&quot;:&quot;&quot;,&quot;non-dropping-particle&quot;:&quot;&quot;},{&quot;family&quot;:&quot;Keeren&quot;,&quot;given&quot;:&quot;Kathrin&quot;,&quot;parse-names&quot;:false,&quot;dropping-particle&quot;:&quot;&quot;,&quot;non-dropping-particle&quot;:&quot;&quot;},{&quot;family&quot;:&quot;Radonić&quot;,&quot;given&quot;:&quot;Aleksandar&quot;,&quot;parse-names&quot;:false,&quot;dropping-particle&quot;:&quot;&quot;,&quot;non-dropping-particle&quot;:&quot;&quot;},{&quot;family&quot;:&quot;Ramos Calderón&quot;,&quot;given&quot;:&quot;Julia Patricia&quot;,&quot;parse-names&quot;:false,&quot;dropping-particle&quot;:&quot;&quot;,&quot;non-dropping-particle&quot;:&quot;&quot;},{&quot;family&quot;:&quot;Smith&quot;,&quot;given&quot;:&quot;Maureen Rebecca&quot;,&quot;parse-names&quot;:false,&quot;dropping-particle&quot;:&quot;&quot;,&quot;non-dropping-particle&quot;:&quot;&quot;},{&quot;family&quot;:&quot;Brinkmann&quot;,&quot;given&quot;:&quot;Annika&quot;,&quot;parse-names&quot;:false,&quot;dropping-particle&quot;:&quot;&quot;,&quot;non-dropping-particle&quot;:&quot;&quot;},{&quot;family&quot;:&quot;Trappe&quot;,&quot;given&quot;:&quot;Kathrin&quot;,&quot;parse-names&quot;:false,&quot;dropping-particle&quot;:&quot;&quot;,&quot;non-dropping-particle&quot;:&quot;&quot;},{&quot;family&quot;:&quot;Drechsel&quot;,&quot;given&quot;:&quot;Oliver&quot;,&quot;parse-names&quot;:false,&quot;dropping-particle&quot;:&quot;&quot;,&quot;non-dropping-particle&quot;:&quot;&quot;},{&quot;family&quot;:&quot;Klaper&quot;,&quot;given&quot;:&quot;Kathleen&quot;,&quot;parse-names&quot;:false,&quot;dropping-particle&quot;:&quot;&quot;,&quot;non-dropping-particle&quot;:&quot;&quot;},{&quot;family&quot;:&quot;Hein&quot;,&quot;given&quot;:&quot;Sascha&quot;,&quot;parse-names&quot;:false,&quot;dropping-particle&quot;:&quot;&quot;,&quot;non-dropping-particle&quot;:&quot;&quot;},{&quot;family&quot;:&quot;Hildt&quot;,&quot;given&quot;:&quot;Eberhardt&quot;,&quot;parse-names&quot;:false,&quot;dropping-particle&quot;:&quot;&quot;,&quot;non-dropping-particle&quot;:&quot;&quot;},{&quot;family&quot;:&quot;Haas&quot;,&quot;given&quot;:&quot;Walter&quot;,&quot;parse-names&quot;:false,&quot;dropping-particle&quot;:&quot;&quot;,&quot;non-dropping-particle&quot;:&quot;&quot;},{&quot;family&quot;:&quot;Calvignac-Spencer&quot;,&quot;given&quot;:&quot;Sébastien&quot;,&quot;parse-names&quot;:false,&quot;dropping-particle&quot;:&quot;&quot;,&quot;non-dropping-particle&quot;:&quot;&quot;},{&quot;family&quot;:&quot;Semmler&quot;,&quot;given&quot;:&quot;Torsten&quot;,&quot;parse-names&quot;:false,&quot;dropping-particle&quot;:&quot;&quot;,&quot;non-dropping-particle&quot;:&quot;&quot;},{&quot;family&quot;:&quot;Dürrwald&quot;,&quot;given&quot;:&quot;Ralf&quot;,&quot;parse-names&quot;:false,&quot;dropping-particle&quot;:&quot;&quot;,&quot;non-dropping-particle&quot;:&quot;&quot;},{&quot;family&quot;:&quot;Thürmer&quot;,&quot;given&quot;:&quot;Andrea&quot;,&quot;parse-names&quot;:false,&quot;dropping-particle&quot;:&quot;&quot;,&quot;non-dropping-particle&quot;:&quot;&quot;},{&quot;family&quot;:&quot;Drosten&quot;,&quot;given&quot;:&quot;Christian&quot;,&quot;parse-names&quot;:false,&quot;dropping-particle&quot;:&quot;&quot;,&quot;non-dropping-particle&quot;:&quot;&quot;},{&quot;family&quot;:&quot;Fuchs&quot;,&quot;given&quot;:&quot;Stephan&quot;,&quot;parse-names&quot;:false,&quot;dropping-particle&quot;:&quot;&quot;,&quot;non-dropping-particle&quot;:&quot;&quot;},{&quot;family&quot;:&quot;Kröger&quot;,&quot;given&quot;:&quot;Stefan&quot;,&quot;parse-names&quot;:false,&quot;dropping-particle&quot;:&quot;&quot;,&quot;non-dropping-particle&quot;:&quot;&quot;},{&quot;family&quot;:&quot;Kleist&quot;,&quot;given&quot;:&quot;Max&quot;,&quot;parse-names&quot;:false,&quot;dropping-particle&quot;:&quot;&quot;,&quot;non-dropping-particle&quot;:&quot;von&quot;},{&quot;family&quot;:&quot;Wolff&quot;,&quot;given&quot;:&quot;Thorsten&quot;,&quot;parse-names&quot;:false,&quot;dropping-particle&quot;:&quot;&quot;,&quot;non-dropping-particle&quot;:&quot;&quot;},{&quot;family&quot;:&quot;Network&quot;,&quot;given&quot;:&quot;for the Integrated Molecular Surveillance for SARS-CoV-2 (IMS-SC2) Laboratory&quot;,&quot;parse-names&quot;:false,&quot;dropping-particle&quot;:&quot;&quot;,&quot;non-dropping-particle&quot;:&quot;&quot;},{&quot;family&quot;:&quot;Biere&quot;,&quot;given&quot;:&quot;Barbara&quot;,&quot;parse-names&quot;:false,&quot;dropping-particle&quot;:&quot;&quot;,&quot;non-dropping-particle&quot;:&quot;&quot;},{&quot;family&quot;:&quot;Bode&quot;,&quot;given&quot;:&quot;Konrad&quot;,&quot;parse-names&quot;:false,&quot;dropping-particle&quot;:&quot;&quot;,&quot;non-dropping-particle&quot;:&quot;&quot;},{&quot;family&quot;:&quot;Corman&quot;,&quot;given&quot;:&quot;Victor&quot;,&quot;parse-names&quot;:false,&quot;dropping-particle&quot;:&quot;&quot;,&quot;non-dropping-particle&quot;:&quot;&quot;},{&quot;family&quot;:&quot;Erren&quot;,&quot;given&quot;:&quot;Michael&quot;,&quot;parse-names&quot;:false,&quot;dropping-particle&quot;:&quot;&quot;,&quot;non-dropping-particle&quot;:&quot;&quot;},{&quot;family&quot;:&quot;Finzer&quot;,&quot;given&quot;:&quot;Patrick&quot;,&quot;parse-names&quot;:false,&quot;dropping-particle&quot;:&quot;&quot;,&quot;non-dropping-particle&quot;:&quot;&quot;},{&quot;family&quot;:&quot;Grosser&quot;,&quot;given&quot;:&quot;Roger&quot;,&quot;parse-names&quot;:false,&quot;dropping-particle&quot;:&quot;&quot;,&quot;non-dropping-particle&quot;:&quot;&quot;},{&quot;family&quot;:&quot;Haffner&quot;,&quot;given&quot;:&quot;Manuel&quot;,&quot;parse-names&quot;:false,&quot;dropping-particle&quot;:&quot;&quot;,&quot;non-dropping-particle&quot;:&quot;&quot;},{&quot;family&quot;:&quot;Hermann&quot;,&quot;given&quot;:&quot;Beate&quot;,&quot;parse-names&quot;:false,&quot;dropping-particle&quot;:&quot;&quot;,&quot;non-dropping-particle&quot;:&quot;&quot;},{&quot;family&quot;:&quot;Kiel&quot;,&quot;given&quot;:&quot;Christina&quot;,&quot;parse-names&quot;:false,&quot;dropping-particle&quot;:&quot;&quot;,&quot;non-dropping-particle&quot;:&quot;&quot;},{&quot;family&quot;:&quot;Krumbholz&quot;,&quot;given&quot;:&quot;Andi&quot;,&quot;parse-names&quot;:false,&quot;dropping-particle&quot;:&quot;&quot;,&quot;non-dropping-particle&quot;:&quot;&quot;},{&quot;family&quot;:&quot;Meinck&quot;,&quot;given&quot;:&quot;Kristian&quot;,&quot;parse-names&quot;:false,&quot;dropping-particle&quot;:&quot;&quot;,&quot;non-dropping-particle&quot;:&quot;&quot;},{&quot;family&quot;:&quot;Nitsche&quot;,&quot;given&quot;:&quot;Andreas&quot;,&quot;parse-names&quot;:false,&quot;dropping-particle&quot;:&quot;&quot;,&quot;non-dropping-particle&quot;:&quot;&quot;},{&quot;family&quot;:&quot;Petzold&quot;,&quot;given&quot;:&quot;Markus&quot;,&quot;parse-names&quot;:false,&quot;dropping-particle&quot;:&quot;&quot;,&quot;non-dropping-particle&quot;:&quot;&quot;},{&quot;family&quot;:&quot;Schwanz&quot;,&quot;given&quot;:&quot;Thomas&quot;,&quot;parse-names&quot;:false,&quot;dropping-particle&quot;:&quot;&quot;,&quot;non-dropping-particle&quot;:&quot;&quot;},{&quot;family&quot;:&quot;Szabados&quot;,&quot;given&quot;:&quot;Florian&quot;,&quot;parse-names&quot;:false,&quot;dropping-particle&quot;:&quot;&quot;,&quot;non-dropping-particle&quot;:&quot;&quot;},{&quot;family&quot;:&quot;Tewald&quot;,&quot;given&quot;:&quot;Friedemann&quot;,&quot;parse-names&quot;:false,&quot;dropping-particle&quot;:&quot;&quot;,&quot;non-dropping-particle&quot;:&quot;&quot;},{&quot;family&quot;:&quot;Tiemann&quot;,&quot;given&quot;:&quot;Carsten&quot;,&quot;parse-names&quot;:false,&quot;dropping-particle&quot;:&quot;&quot;,&quot;non-dropping-particle&quot;:&quot;&quot;}],&quot;container-title&quot;:&quot;Clinical Infectious Diseases&quot;,&quot;accessed&quot;:{&quot;date-parts&quot;:[[2022,9,7]]},&quot;DOI&quot;:&quot;10.1093/CID/CIAC399&quot;,&quot;ISSN&quot;:&quot;1058-4838&quot;,&quot;URL&quot;:&quot;https://academic.oup.com/cid/article/75/Supplement_1/S110/6617635&quot;,&quot;issued&quot;:{&quot;date-parts&quot;:[[2022,8,15]]},&quot;page&quot;:&quot;S110-S120&quot;,&quot;publisher&quot;:&quot;Oxford Academic&quot;,&quot;issue&quot;:&quot;Supplement_1&quot;,&quot;volume&quot;:&quot;75&quot;,&quot;container-title-short&quot;:&quot;&quot;},&quot;isTemporary&quot;:false}]},{&quot;citationID&quot;:&quot;MENDELEY_CITATION_6fbe26c3-2a68-41e3-805b-dd62a2ec83ef&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&quot;,&quot;citationItems&quot;:[{&quot;id&quot;:&quot;0b7ae3e2-6d9f-3787-9c6a-3f5b8d75bc72&quot;,&quot;itemData&quot;:{&quot;type&quot;:&quot;article-journal&quot;,&quot;id&quot;:&quot;0b7ae3e2-6d9f-3787-9c6a-3f5b8d75bc72&quot;,&quot;title&quot;:&quot;The Origins and Molecular Evolution of SARS-CoV-2 Lineage B.1.1.7 in the UK&quot;,&quot;author&quot;:[{&quot;family&quot;:&quot;Hill&quot;,&quot;given&quot;:&quot;Verity&quot;,&quot;parse-names&quot;:false,&quot;dropping-particle&quot;:&quot;&quot;,&quot;non-dropping-particle&quot;:&quot;&quot;},{&quot;family&quot;:&quot;Plessis&quot;,&quot;given&quot;:&quot;Louis&quot;,&quot;parse-names&quot;:false,&quot;dropping-particle&quot;:&quot;&quot;,&quot;non-dropping-particle&quot;:&quot;du&quot;},{&quot;family&quot;:&quot;Peacock&quot;,&quot;given&quot;:&quot;Thomas P&quot;,&quot;parse-names&quot;:false,&quot;dropping-particle&quot;:&quot;&quot;,&quot;non-dropping-particle&quot;:&quot;&quot;},{&quot;family&quot;:&quot;Aggarwal&quot;,&quot;given&quot;:&quot;Dinesh&quot;,&quot;parse-names&quot;:false,&quot;dropping-particle&quot;:&quot;&quot;,&quot;non-dropping-particle&quot;:&quot;&quot;},{&quot;family&quot;:&quot;Colquhoun&quot;,&quot;given&quot;:&quot;Rachel&quot;,&quot;parse-names&quot;:false,&quot;dropping-particle&quot;:&quot;&quot;,&quot;non-dropping-particle&quot;:&quot;&quot;},{&quot;family&quot;:&quot;Carabelli&quot;,&quot;given&quot;:&quot;Alesandro M&quot;,&quot;parse-names&quot;:false,&quot;dropping-particle&quot;:&quot;&quot;,&quot;non-dropping-particle&quot;:&quot;&quot;},{&quot;family&quot;:&quot;Ellaby&quot;,&quot;given&quot;:&quot;Nicholas&quot;,&quot;parse-names&quot;:false,&quot;dropping-particle&quot;:&quot;&quot;,&quot;non-dropping-particle&quot;:&quot;&quot;},{&quot;family&quot;:&quot;Gallagher&quot;,&quot;given&quot;:&quot;Eileen&quot;,&quot;parse-names&quot;:false,&quot;dropping-particle&quot;:&quot;&quot;,&quot;non-dropping-particle&quot;:&quot;&quot;},{&quot;family&quot;:&quot;Groves&quot;,&quot;given&quot;:&quot;Natalie&quot;,&quot;parse-names&quot;:false,&quot;dropping-particle&quot;:&quot;&quot;,&quot;non-dropping-particle&quot;:&quot;&quot;},{&quot;family&quot;:&quot;Jackson&quot;,&quot;given&quot;:&quot;Ben&quot;,&quot;parse-names&quot;:false,&quot;dropping-particle&quot;:&quot;&quot;,&quot;non-dropping-particle&quot;:&quot;&quot;},{&quot;family&quot;:&quot;McCrone&quot;,&quot;given&quot;:&quot;J T&quot;,&quot;parse-names&quot;:false,&quot;dropping-particle&quot;:&quot;&quot;,&quot;non-dropping-particle&quot;:&quot;&quot;},{&quot;family&quot;:&quot;O’Toole&quot;,&quot;given&quot;:&quot;Áine&quot;,&quot;parse-names&quot;:false,&quot;dropping-particle&quot;:&quot;&quot;,&quot;non-dropping-particle&quot;:&quot;&quot;},{&quot;family&quot;:&quot;Price&quot;,&quot;given&quot;:&quot;Anna&quot;,&quot;parse-names&quot;:false,&quot;dropping-particle&quot;:&quot;&quot;,&quot;non-dropping-particle&quot;:&quot;&quot;},{&quot;family&quot;:&quot;Sanderson&quot;,&quot;given&quot;:&quot;Theo&quot;,&quot;parse-names&quot;:false,&quot;dropping-particle&quot;:&quot;&quot;,&quot;non-dropping-particle&quot;:&quot;&quot;},{&quot;family&quot;:&quot;Scher&quot;,&quot;given&quot;:&quot;Emily&quot;,&quot;parse-names&quot;:false,&quot;dropping-particle&quot;:&quot;&quot;,&quot;non-dropping-particle&quot;:&quot;&quot;},{&quot;family&quot;:&quot;Southgate&quot;,&quot;given&quot;:&quot;Joel&quot;,&quot;parse-names&quot;:false,&quot;dropping-particle&quot;:&quot;&quot;,&quot;non-dropping-particle&quot;:&quot;&quot;},{&quot;family&quot;:&quot;Volz&quot;,&quot;given&quot;:&quot;Erik&quot;,&quot;parse-names&quot;:false,&quot;dropping-particle&quot;:&quot;&quot;,&quot;non-dropping-particle&quot;:&quot;&quot;},{&quot;family&quot;:&quot;consortium&quot;,&quot;given&quot;:&quot;The COVID-19 genomics UK (COG-UK)&quot;,&quot;parse-names&quot;:false,&quot;dropping-particle&quot;:&quot;&quot;,&quot;non-dropping-particle&quot;:&quot;&quot;},{&quot;family&quot;:&quot;Barclay&quot;,&quot;given&quot;:&quot;Wendy S&quot;,&quot;parse-names&quot;:false,&quot;dropping-particle&quot;:&quot;&quot;,&quot;non-dropping-particle&quot;:&quot;&quot;},{&quot;family&quot;:&quot;Barrett&quot;,&quot;given&quot;:&quot;Jeffrey C&quot;,&quot;parse-names&quot;:false,&quot;dropping-particle&quot;:&quot;&quot;,&quot;non-dropping-particle&quot;:&quot;&quot;},{&quot;family&quot;:&quot;Chand&quot;,&quot;given&quot;:&quot;Meera&quot;,&quot;parse-names&quot;:false,&quot;dropping-particle&quot;:&quot;&quot;,&quot;non-dropping-particle&quot;:&quot;&quot;},{&quot;family&quot;:&quot;Connor&quot;,&quot;given&quot;:&quot;Thomas&quot;,&quot;parse-names&quot;:false,&quot;dropping-particle&quot;:&quot;&quot;,&quot;non-dropping-particle&quot;:&quot;&quot;},{&quot;family&quot;:&quot;Goodfellow&quot;,&quot;given&quot;:&quot;Ian&quot;,&quot;parse-names&quot;:false,&quot;dropping-particle&quot;:&quot;&quot;,&quot;non-dropping-particle&quot;:&quot;&quot;},{&quot;family&quot;:&quot;Gupta&quot;,&quot;given&quot;:&quot;Ravindra K&quot;,&quot;parse-names&quot;:false,&quot;dropping-particle&quot;:&quot;&quot;,&quot;non-dropping-particle&quot;:&quot;&quot;},{&quot;family&quot;:&quot;Harrison&quot;,&quot;given&quot;:&quot;Ewan M&quot;,&quot;parse-names&quot;:false,&quot;dropping-particle&quot;:&quot;&quot;,&quot;non-dropping-particle&quot;:&quot;&quot;},{&quot;family&quot;:&quot;Loman&quot;,&quot;given&quot;:&quot;Nicholas&quot;,&quot;parse-names&quot;:false,&quot;dropping-particle&quot;:&quot;&quot;,&quot;non-dropping-particle&quot;:&quot;&quot;},{&quot;family&quot;:&quot;Myers&quot;,&quot;given&quot;:&quot;Richard&quot;,&quot;parse-names&quot;:false,&quot;dropping-particle&quot;:&quot;&quot;,&quot;non-dropping-particle&quot;:&quot;&quot;},{&quot;family&quot;:&quot;Robertson&quot;,&quot;given&quot;:&quot;David L&quot;,&quot;parse-names&quot;:false,&quot;dropping-particle&quot;:&quot;&quot;,&quot;non-dropping-particle&quot;:&quot;&quot;},{&quot;family&quot;:&quot;Pybus&quot;,&quot;given&quot;:&quot;Oliver G&quot;,&quot;parse-names&quot;:false,&quot;dropping-particle&quot;:&quot;&quot;,&quot;non-dropping-particle&quot;:&quot;&quot;},{&quot;family&quot;:&quot;Rambaut&quot;,&quot;given&quot;:&quot;Andrew&quot;,&quot;parse-names&quot;:false,&quot;dropping-particle&quot;:&quot;&quot;,&quot;non-dropping-particle&quot;:&quot;&quot;}],&quot;container-title&quot;:&quot;Virus Evolution&quot;,&quot;container-title-short&quot;:&quot;Virus Evol&quot;,&quot;accessed&quot;:{&quot;date-parts&quot;:[[2022,9,7]]},&quot;DOI&quot;:&quot;10.1093/VE/VEAC080&quot;,&quot;ISSN&quot;:&quot;2057-1577&quot;,&quot;URL&quot;:&quot;https://academic.oup.com/ve/advance-article/doi/10.1093/ve/veac080/6677185&quot;,&quot;issued&quot;:{&quot;date-parts&quot;:[[2022,8,26]]},&quot;abstract&quot;:&quot;&lt;p&gt;The first SARS-CoV-2 variant of concern (VOC) to be designated was lineage B.1.1.7, later labelled by the World Health Organisation (WHO) as Alpha. Originating in early Autumn but discovered in December 2020, it spread rapidly and caused large waves of infections worldwide. The Alpha variant is notable for being defined by a long ancestral phylogenetic branch with an increased evolutionary rate, along which only two sequences have been sampled. Alpha genomes comprise a well-supported monophyletic clade within which the evolutionary rate is typical of SARS-CoV-2. The Alpha epidemic continued to grow despite the continued restrictions on social mixing across the UK, and the imposition of new restrictions, in particular the English national lockdown in November 2020. While these interventions succeeded in reducing the absolute number of cases, the impact of these non-pharmaceutical interventions was predominantly to drive the decline of the SARS-CoV-2 lineages which preceded Alpha. We investigate the only two sampled sequences that fall on the branch ancestral to Alpha. We find that one is likely to be a true intermediate sequence, providing information about the order of mutational events that led to Alpha. We explore alternate hypotheses that can explain how Alpha acquired a large number of mutations yet remained largely unobserved in a region of high genomic surveillance: an under-sampled geographical location, a non-human animal population, or a chronically-infected individual. We conclude that the latter provides the best explanation of the observed behaviour and dynamics of the variant, although the individual need not be immunocompromised, as persistently-infected immunocompetent hosts also display a higher within-host rate of evolution. Finally, we compare the ancestral branches and mutation profiles of other VOCs, and find that Delta appears to be an outlier both in terms of the genomic locations of its defining mutations, and a lack of rapid evolutionary rate on its ancestral branch. As new variants, such as Omicron, continue to evolve (potentially through similar mechanisms) it remains important to investigate the origins of other variants to identify ways to potentially disrupt their evolution and emergence.&lt;/p&gt;&quot;},&quot;isTemporary&quot;:false}]},{&quot;citationID&quot;:&quot;MENDELEY_CITATION_5951f6b0-8043-4b2f-ba0b-f29859786698&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&quot;,&quot;citationItems&quot;:[{&quot;id&quot;:&quot;478156f4-3b30-3ae8-ab89-6273c15ae092&quot;,&quot;itemData&quot;:{&quot;type&quot;:&quot;article-journal&quot;,&quot;id&quot;:&quot;478156f4-3b30-3ae8-ab89-6273c15ae092&quot;,&quot;title&quot;:&quot;Assessing transmissibility of SARS-CoV-2 lineage B.1.1.7 in England&quot;,&quot;author&quot;:[{&quot;family&quot;:&quot;Volz&quot;,&quot;given&quot;:&quot;Erik&quot;,&quot;parse-names&quot;:false,&quot;dropping-particle&quot;:&quot;&quot;,&quot;non-dropping-particle&quot;:&quot;&quot;},{&quot;family&quot;:&quot;Mishra&quot;,&quot;given&quot;:&quot;Swapnil&quot;,&quot;parse-names&quot;:false,&quot;dropping-particle&quot;:&quot;&quot;,&quot;non-dropping-particle&quot;:&quot;&quot;},{&quot;family&quot;:&quot;Chand&quot;,&quot;given&quot;:&quot;Meera&quot;,&quot;parse-names&quot;:false,&quot;dropping-particle&quot;:&quot;&quot;,&quot;non-dropping-particle&quot;:&quot;&quot;},{&quot;family&quot;:&quot;Barrett&quot;,&quot;given&quot;:&quot;Jeffrey C.&quot;,&quot;parse-names&quot;:false,&quot;dropping-particle&quot;:&quot;&quot;,&quot;non-dropping-particle&quot;:&quot;&quot;},{&quot;family&quot;:&quot;Johnson&quot;,&quot;given&quot;:&quot;Robert&quot;,&quot;parse-names&quot;:false,&quot;dropping-particle&quot;:&quot;&quot;,&quot;non-dropping-particle&quot;:&quot;&quot;},{&quot;family&quot;:&quot;Geidelberg&quot;,&quot;given&quot;:&quot;Lily&quot;,&quot;parse-names&quot;:false,&quot;dropping-particle&quot;:&quot;&quot;,&quot;non-dropping-particle&quot;:&quot;&quot;},{&quot;family&quot;:&quot;Hinsley&quot;,&quot;given&quot;:&quot;Wes R.&quot;,&quot;parse-names&quot;:false,&quot;dropping-particle&quot;:&quot;&quot;,&quot;non-dropping-particle&quot;:&quot;&quot;},{&quot;family&quot;:&quot;Laydon&quot;,&quot;given&quot;:&quot;Daniel J.&quot;,&quot;parse-names&quot;:false,&quot;dropping-particle&quot;:&quot;&quot;,&quot;non-dropping-particle&quot;:&quot;&quot;},{&quot;family&quot;:&quot;Dabrera&quot;,&quot;given&quot;:&quot;Gavin&quot;,&quot;parse-names&quot;:false,&quot;dropping-particle&quot;:&quot;&quot;,&quot;non-dropping-particle&quot;:&quot;&quot;},{&quot;family&quot;:&quot;O’Toole&quot;,&quot;given&quot;:&quot;Áine&quot;,&quot;parse-names&quot;:false,&quot;dropping-particle&quot;:&quot;&quot;,&quot;non-dropping-particle&quot;:&quot;&quot;},{&quot;family&quot;:&quot;Amato&quot;,&quot;given&quot;:&quot;Roberto&quot;,&quot;parse-names&quot;:false,&quot;dropping-particle&quot;:&quot;&quot;,&quot;non-dropping-particle&quot;:&quot;&quot;},{&quot;family&quot;:&quot;Ragonnet-Cronin&quot;,&quot;given&quot;:&quot;Manon&quot;,&quot;parse-names&quot;:false,&quot;dropping-particle&quot;:&quot;&quot;,&quot;non-dropping-particle&quot;:&quot;&quot;},{&quot;family&quot;:&quot;Harrison&quot;,&quot;given&quot;:&quot;Ian&quot;,&quot;parse-names&quot;:false,&quot;dropping-particle&quot;:&quot;&quot;,&quot;non-dropping-particle&quot;:&quot;&quot;},{&quot;family&quot;:&quot;Jackson&quot;,&quot;given&quot;:&quot;Ben&quot;,&quot;parse-names&quot;:false,&quot;dropping-particle&quot;:&quot;&quot;,&quot;non-dropping-particle&quot;:&quot;&quot;},{&quot;family&quot;:&quot;Ariani&quot;,&quot;given&quot;:&quot;Cristina&quot;,&quot;parse-names&quot;:false,&quot;dropping-particle&quot;:&quot;v.&quot;,&quot;non-dropping-particle&quot;:&quot;&quot;},{&quot;family&quot;:&quot;Boyd&quot;,&quot;given&quot;:&quot;Olivia&quot;,&quot;parse-names&quot;:false,&quot;dropping-particle&quot;:&quot;&quot;,&quot;non-dropping-particle&quot;:&quot;&quot;},{&quot;family&quot;:&quot;Loman&quot;,&quot;given&quot;:&quot;Nicholas J.&quot;,&quot;parse-names&quot;:false,&quot;dropping-particle&quot;:&quot;&quot;,&quot;non-dropping-particle&quot;:&quot;&quot;},{&quot;family&quot;:&quot;McCrone&quot;,&quot;given&quot;:&quot;John T.&quot;,&quot;parse-names&quot;:false,&quot;dropping-particle&quot;:&quot;&quot;,&quot;non-dropping-particle&quot;:&quot;&quot;},{&quot;family&quot;:&quot;Gonçalves&quot;,&quot;given&quot;:&quot;Sónia&quot;,&quot;parse-names&quot;:false,&quot;dropping-particle&quot;:&quot;&quot;,&quot;non-dropping-particle&quot;:&quot;&quot;},{&quot;family&quot;:&quot;Jorgensen&quot;,&quot;given&quot;:&quot;David&quot;,&quot;parse-names&quot;:false,&quot;dropping-particle&quot;:&quot;&quot;,&quot;non-dropping-particle&quot;:&quot;&quot;},{&quot;family&quot;:&quot;Myers&quot;,&quot;given&quot;:&quot;Richard&quot;,&quot;parse-names&quot;:false,&quot;dropping-particle&quot;:&quot;&quot;,&quot;non-dropping-particle&quot;:&quot;&quot;},{&quot;family&quot;:&quot;Hill&quot;,&quot;given&quot;:&quot;Verity&quot;,&quot;parse-names&quot;:false,&quot;dropping-particle&quot;:&quot;&quot;,&quot;non-dropping-particle&quot;:&quot;&quot;},{&quot;family&quot;:&quot;Jackson&quot;,&quot;given&quot;:&quot;David K.&quot;,&quot;parse-names&quot;:false,&quot;dropping-particle&quot;:&quot;&quot;,&quot;non-dropping-particle&quot;:&quot;&quot;},{&quot;family&quot;:&quot;Gaythorpe&quot;,&quot;given&quot;:&quot;Katy&quot;,&quot;parse-names&quot;:false,&quot;dropping-particle&quot;:&quot;&quot;,&quot;non-dropping-particle&quot;:&quot;&quot;},{&quot;family&quot;:&quot;Groves&quot;,&quot;given&quot;:&quot;Natalie&quot;,&quot;parse-names&quot;:false,&quot;dropping-particle&quot;:&quot;&quot;,&quot;non-dropping-particle&quot;:&quot;&quot;},{&quot;family&quot;:&quot;Sillitoe&quot;,&quot;given&quot;:&quot;John&quot;,&quot;parse-names&quot;:false,&quot;dropping-particle&quot;:&quot;&quot;,&quot;non-dropping-particle&quot;:&quot;&quot;},{&quot;family&quot;:&quot;Kwiatkowski&quot;,&quot;given&quot;:&quot;Dominic P.&quot;,&quot;parse-names&quot;:false,&quot;dropping-particle&quot;:&quot;&quot;,&quot;non-dropping-particle&quot;:&quot;&quot;},{&quot;family&quot;:&quot;Flaxman&quot;,&quot;given&quot;:&quot;Seth&quot;,&quot;parse-names&quot;:false,&quot;dropping-particle&quot;:&quot;&quot;,&quot;non-dropping-particle&quot;:&quot;&quot;},{&quot;family&quot;:&quot;Ratmann&quot;,&quot;given&quot;:&quot;Oliver&quot;,&quot;parse-names&quot;:false,&quot;dropping-particle&quot;:&quot;&quot;,&quot;non-dropping-particle&quot;:&quot;&quot;},{&quot;family&quot;:&quot;Bhatt&quot;,&quot;given&quot;:&quot;Samir&quot;,&quot;parse-names&quot;:false,&quot;dropping-particle&quot;:&quot;&quot;,&quot;non-dropping-particle&quot;:&quot;&quot;},{&quot;family&quot;:&quot;Hopkins&quot;,&quot;given&quot;:&quot;Susan&quot;,&quot;parse-names&quot;:false,&quot;dropping-particle&quot;:&quot;&quot;,&quot;non-dropping-particle&quot;:&quot;&quot;},{&quot;family&quot;:&quot;Gandy&quot;,&quot;given&quot;:&quot;Axel&quot;,&quot;parse-names&quot;:false,&quot;dropping-particle&quot;:&quot;&quot;,&quot;non-dropping-particle&quot;:&quot;&quot;},{&quot;family&quot;:&quot;Rambaut&quot;,&quot;given&quot;:&quot;Andrew&quot;,&quot;parse-names&quot;:false,&quot;dropping-particle&quot;:&quot;&quot;,&quot;non-dropping-particle&quot;:&quot;&quot;},{&quot;family&quot;:&quot;Ferguson&quot;,&quot;given&quot;:&quot;Neil M.&quot;,&quot;parse-names&quot;:false,&quot;dropping-particle&quot;:&quot;&quot;,&quot;non-dropping-particle&quot;:&quot;&quot;}],&quot;container-title&quot;:&quot;Nature&quot;,&quot;container-title-short&quot;:&quot;Nature&quot;,&quot;DOI&quot;:&quot;10.1038/s41586-021-03470-x&quot;,&quot;ISSN&quot;:&quot;14764687&quot;,&quot;issued&quot;:{&quot;date-parts&quot;:[[2021]]},&quot;abstract&quot;:&quot;The SARS-CoV-2 lineage B.1.1.7, designated a Variant of Concern 202012/01 (VOC) by Public Health England1, originated in the UK in late Summer to early Autumn 20202. Whole genome SARS-CoV-2 sequence data collected from community-based diagnostic testing shows an unprecedentedly rapid expansion of the B.1.1.7 lineage during Autumn 2020, suggesting a selective advantage. We find that changes in VOC frequency inferred from genetic data correspond closely to changes inferred by S-gene target failures (SGTF) in community-based diagnostic PCR testing. Analysis of trends in SGTF and non-SGTF case numbers in local areas across England shows that the VOC has higher transmissibility than non-VOC lineages, even if the VOC has a different latent period or generation time. The SGTF data indicate a transient shift in the age composition of reported cases, with a larger share of under 20 year olds among reported VOC than non-VOC cases. Time-varying reproduction numbers for the VOC and cocirculating lineages were estimated using SGTF and genomic data. The best supported models did not indicate a substantial difference in VOC transmissibility among different age groups. There is a consensus among all analyses that the VOC has a substantial transmission advantage with a 50% to 100% higher reproduction number.&quot;},&quot;isTemporary&quot;:false}]},{&quot;citationID&quot;:&quot;MENDELEY_CITATION_485f75a7-5b83-4f4e-bee9-9460750cf670&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WxsIGNvZGVzIGZvciBvdXIgYW5hbHlzZXMgYXJlIGF2YWlsYWJsZSBhdCBodHRwczovL2dpdGh1Yi5jb20vQU1DLUxBRUIvbmxcXF9zYXJzLWNvdi0yXFxfZ2Vub21pY1xcX2VwaVxcXzIwMjIuXG5cbltodHRwczovL2dpdGh1Yi5jb20vQU1DLUxBRUIvbmxcXF9zYXJzLWNvdi0yXFxfZ2Vub21pY1xcX2VwaVxcXzIwMjJdWzFdXG5cbiBbMV06IGh0dHBzOi8vZ2l0aHViLmNvbS9BTUMtTEFFQi9ubF9zYXJzLWNvdi0yX2dlbm9taWNfZXBpXzIwMjIiLCJwdWJsaXNoZXIiOiJDb2xkIFNwcmluZyBIYXJib3IgTGFib3JhdG9yeSBQcmVzcyIsImNvbnRhaW5lci10aXRsZS1zaG9ydCI6IiJ9LCJpc1RlbXBvcmFyeSI6ZmFsc2V9XX0=&quot;,&quot;citationItems&quot;:[{&quot;id&quot;:&quot;b069cb32-6b2b-33d6-a63d-61be01edb443&quot;,&quot;itemData&quot;:{&quot;type&quot;:&quot;article-journal&quot;,&quot;id&quot;:&quot;b069cb32-6b2b-33d6-a63d-61be01edb443&quot;,&quot;title&quot;:&quot;Regional importation and asymmetric within-country spread of SARS-CoV-2 variants of concern in the Netherlands&quot;,&quot;author&quot;:[{&quot;family&quot;:&quot;Han&quot;,&quot;given&quot;:&quot;Alvin X&quot;,&quot;parse-names&quot;:false,&quot;dropping-particle&quot;:&quot;&quot;,&quot;non-dropping-particle&quot;:&quot;&quot;},{&quot;family&quot;:&quot;Kozanli&quot;,&quot;given&quot;:&quot;Eva&quot;,&quot;parse-names&quot;:false,&quot;dropping-particle&quot;:&quot;&quot;,&quot;non-dropping-particle&quot;:&quot;&quot;},{&quot;family&quot;:&quot;Koopsen&quot;,&quot;given&quot;:&quot;Jelle&quot;,&quot;parse-names&quot;:false,&quot;dropping-particle&quot;:&quot;&quot;,&quot;non-dropping-particle&quot;:&quot;&quot;},{&quot;family&quot;:&quot;Vennema&quot;,&quot;given&quot;:&quot;Harry&quot;,&quot;parse-names&quot;:false,&quot;dropping-particle&quot;:&quot;&quot;,&quot;non-dropping-particle&quot;:&quot;&quot;},{&quot;family&quot;:&quot;Covid-&quot;,&quot;given&quot;:&quot;Rivm&quot;,&quot;parse-names&quot;:false,&quot;dropping-particle&quot;:&quot;&quot;,&quot;non-dropping-particle&quot;:&quot;&quot;},{&quot;family&quot;:&quot;epidemiology group&quot;,&quot;given&quot;:&quot;molecular&quot;,&quot;parse-names&quot;:false,&quot;dropping-particle&quot;:&quot;&quot;,&quot;non-dropping-particle&quot;:&quot;&quot;},{&quot;family&quot;:&quot;Hajji&quot;,&quot;given&quot;:&quot;Karim&quot;,&quot;parse-names&quot;:false,&quot;dropping-particle&quot;:&quot;&quot;,&quot;non-dropping-particle&quot;:&quot;&quot;},{&quot;family&quot;:&quot;Kroneman&quot;,&quot;given&quot;:&quot;Annelies&quot;,&quot;parse-names&quot;:false,&quot;dropping-particle&quot;:&quot;&quot;,&quot;non-dropping-particle&quot;:&quot;&quot;},{&quot;family&quot;:&quot;Walle&quot;,&quot;given&quot;:&quot;Ivo&quot;,&quot;parse-names&quot;:false,&quot;dropping-particle&quot;:&quot;&quot;,&quot;non-dropping-particle&quot;:&quot;van&quot;},{&quot;family&quot;:&quot;Klinkenberg&quot;,&quot;given&quot;:&quot;Don&quot;,&quot;parse-names&quot;:false,&quot;dropping-particle&quot;:&quot;&quot;,&quot;non-dropping-particle&quot;:&quot;&quot;},{&quot;family&quot;:&quot;Wallinga&quot;,&quot;given&quot;:&quot;Jacco&quot;,&quot;parse-names&quot;:false,&quot;dropping-particle&quot;:&quot;&quot;,&quot;non-dropping-particle&quot;:&quot;&quot;},{&quot;family&quot;:&quot;Russell&quot;,&quot;given&quot;:&quot;Colin A&quot;,&quot;parse-names&quot;:false,&quot;dropping-particle&quot;:&quot;&quot;,&quot;non-dropping-particle&quot;:&quot;&quot;},{&quot;family&quot;:&quot;Eggink&quot;,&quot;given&quot;:&quot;Dirk&quot;,&quot;parse-names&quot;:false,&quot;dropping-particle&quot;:&quot;&quot;,&quot;non-dropping-particle&quot;:&quot;&quot;},{&quot;family&quot;:&quot;BEM Reusken&quot;,&quot;given&quot;:&quot;Chantal&quot;,&quot;parse-names&quot;:false,&quot;dropping-particle&quot;:&quot;&quot;,&quot;non-dropping-particle&quot;:&quot;&quot;},{&quot;family&quot;:&quot;Brink&quot;,&quot;given&quot;:&quot;Sharon&quot;,&quot;parse-names&quot;:false,&quot;dropping-particle&quot;:&quot;&quot;,&quot;non-dropping-particle&quot;:&quot;van den&quot;},{&quot;family&quot;:&quot;Cremer&quot;,&quot;given&quot;:&quot;Jeroen&quot;,&quot;parse-names&quot;:false,&quot;dropping-particle&quot;:&quot;&quot;,&quot;non-dropping-particle&quot;:&quot;&quot;},{&quot;family&quot;:&quot;Freriks&quot;,&quot;given&quot;:&quot;Kim&quot;,&quot;parse-names&quot;:false,&quot;dropping-particle&quot;:&quot;&quot;,&quot;non-dropping-particle&quot;:&quot;&quot;},{&quot;family&quot;:&quot;Jaarsma&quot;,&quot;given&quot;:&quot;Ryanne&quot;,&quot;parse-names&quot;:false,&quot;dropping-particle&quot;:&quot;&quot;,&quot;non-dropping-particle&quot;:&quot;&quot;},{&quot;family&quot;:&quot;Schmitz&quot;,&quot;given&quot;:&quot;Dennis&quot;,&quot;parse-names&quot;:false,&quot;dropping-particle&quot;:&quot;&quot;,&quot;non-dropping-particle&quot;:&quot;&quot;},{&quot;family&quot;:&quot;Then&quot;,&quot;given&quot;:&quot;Euníce&quot;,&quot;parse-names&quot;:false,&quot;dropping-particle&quot;:&quot;&quot;,&quot;non-dropping-particle&quot;:&quot;&quot;},{&quot;family&quot;:&quot;Veer&quot;,&quot;given&quot;:&quot;Bas&quot;,&quot;parse-names&quot;:false,&quot;dropping-particle&quot;:&quot;&quot;,&quot;non-dropping-particle&quot;:&quot;van der&quot;},{&quot;family&quot;:&quot;Wijsman&quot;,&quot;given&quot;:&quot;Lisa&quot;,&quot;parse-names&quot;:false,&quot;dropping-particle&quot;:&quot;&quot;,&quot;non-dropping-particle&quot;:&quot;&quot;},{&quot;family&quot;:&quot;Zwagemaker&quot;,&quot;given&quot;:&quot;Florian&quot;,&quot;parse-names&quot;:false,&quot;dropping-particle&quot;:&quot;&quot;,&quot;non-dropping-particle&quot;:&quot;&quot;},{&quot;family&quot;:&quot;Han xhan&quot;,&quot;given&quot;:&quot;Alvin X&quot;,&quot;parse-names&quot;:false,&quot;dropping-particle&quot;:&quot;&quot;,&quot;non-dropping-particle&quot;:&quot;&quot;},{&quot;family&quot;:&quot;BEM Reusken&quot;,&quot;given&quot;:&quot;Chantel&quot;,&quot;parse-names&quot;:false,&quot;dropping-particle&quot;:&quot;&quot;,&quot;non-dropping-particle&quot;:&quot;&quot;}],&quot;container-title&quot;:&quot;medRxiv&quot;,&quot;accessed&quot;:{&quot;date-parts&quot;:[[2022,9,7]]},&quot;DOI&quot;:&quot;10.1101/2022.03.21.22272611&quot;,&quot;URL&quot;:&quot;https://www.medrxiv.org/content/10.1101/2022.03.21.22272611v1&quot;,&quot;issued&quot;:{&quot;date-parts&quot;:[[2022,3,22]]},&quot;page&quot;:&quot;2022.03.21.22272611&quot;,&quot;abstract&quot;:&quot;Variants of concern (VOCs) of SARS-CoV-2 have caused resurging waves of infections worldwide. In the Netherlands, Alpha, Beta, Gamma and Delta variants circulated widely between September 2020 and August 2021. To understand how various control measures had impacted the spread of these VOCs, we analyzed 39,844 SARS-CoV-2 genomes collected under the Dutch national surveillance program. We found that all four VOCs were introduced before targeted flight restrictions were imposed on countries where the VOCs first emerged. Importantly, foreign introductions, predominantly from other European countries, continued during these restrictions. Our findings show that flight restrictions had limited effectiveness in deterring VOC introductions due to the strength of regional land travel importation risks. We also found that the Alpha and Delta variants largely circulated more populous regions with international connections after their respective introduction before asymmetric bidirectional transmissions occurred with the rest of the country and the variant dominated infections in the Netherlands. As countries consider scaling down SARS-CoV-2 surveillance efforts in the post-crisis phase of the pandemic, our results highlight that robust surveillance in regions of early spread is important for providing timely information for variant detection and outbreak control.\n\n### Competing Interest Statement\n\nThe authors have declared no competing interest.\n\n### Funding Statement\n\nAXH and CAR were supported by ERC NaviFlu (no. 818353). C.A.R. was also supported by NIH R01 (5R01AI132362-04) and an NWO Vici Award (09150182010027).\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Centre for Clinical Expertise at the National Institute for Public Health and the Environment (RIVM) assessed the research proposal following the specific conditions as stated in the law for medical research involving human subjects. The work described was exempted for further approval by the ethical research committee. Pathogen surveillance is a legal task of the RIVM and is carried out under the responsibility of the Dutch Minister of Health, Welfare and Sports. The Public Health Act (Wet Publieke Gezondheid) provides that RIVM may receive pseudonymized data for this task without informed consent. All necessary patient/participant consent has been obtained and the appropriate institutional forms have been archived, and any patient/participant/sample identifiers included were not known to anyone (e.g., hospital staff, patients or participants themselves) outside the research group so cannot be used to identify individual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All codes for our analyses are available at https://github.com/AMC-LAEB/nl\\_sars-cov-2\\_genomic\\_epi\\_2022.\n\n[https://github.com/AMC-LAEB/nl\\_sars-cov-2\\_genomic\\_epi\\_2022][1]\n\n [1]: https://github.com/AMC-LAEB/nl_sars-cov-2_genomic_epi_2022&quot;,&quot;publisher&quot;:&quot;Cold Spring Harbor Laboratory Press&quot;,&quot;container-title-short&quot;:&quot;&quot;},&quot;isTemporary&quot;:false}]},{&quot;citationID&quot;:&quot;MENDELEY_CITATION_d25d2821-84f7-4c2d-829a-226c779f9f4c&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&quot;,&quot;citationItems&quot;:[{&quot;id&quot;:&quot;9cff2b57-32f7-3ac4-8d60-b7d0d1e6e8ed&quot;,&quot;itemData&quot;:{&quot;type&quot;:&quot;article-journal&quot;,&quot;id&quot;:&quot;9cff2b57-32f7-3ac4-8d60-b7d0d1e6e8ed&quot;,&quot;title&quot;:&quot;The implications of silent transmission for the control of COVID-19 outbreaks&quot;,&quot;author&quot;:[{&quot;family&quot;:&quot;Moghadas&quot;,&quot;given&quot;:&quot;Seyed M.&quot;,&quot;parse-names&quot;:false,&quot;dropping-particle&quot;:&quot;&quot;,&quot;non-dropping-particle&quot;:&quot;&quot;},{&quot;family&quot;:&quot;Fitzpatrick&quot;,&quot;given&quot;:&quot;Meagan C.&quot;,&quot;parse-names&quot;:false,&quot;dropping-particle&quot;:&quot;&quot;,&quot;non-dropping-particle&quot;:&quot;&quot;},{&quot;family&quot;:&quot;Sah&quot;,&quot;given&quot;:&quot;Pratha&quot;,&quot;parse-names&quot;:false,&quot;dropping-particle&quot;:&quot;&quot;,&quot;non-dropping-particle&quot;:&quot;&quot;},{&quot;family&quot;:&quot;Pandey&quot;,&quot;given&quot;:&quot;Abhishek&quot;,&quot;parse-names&quot;:false,&quot;dropping-particle&quot;:&quot;&quot;,&quot;non-dropping-particle&quot;:&quot;&quot;},{&quot;family&quot;:&quot;Shoukat&quot;,&quot;given&quot;:&quot;Affan&quot;,&quot;parse-names&quot;:false,&quot;dropping-particle&quot;:&quot;&quot;,&quot;non-dropping-particle&quot;:&quot;&quot;},{&quot;family&quot;:&quot;Singer&quot;,&quot;given&quot;:&quot;Burton H.&quot;,&quot;parse-names&quot;:false,&quot;dropping-particle&quot;:&quot;&quot;,&quot;non-dropping-particle&quot;:&quot;&quot;},{&quot;family&quot;:&quot;Galvani&quot;,&quot;given&quot;:&quot;Alison P.&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2,10,5]]},&quot;DOI&quot;:&quot;10.1073/PNAS.2008373117/ASSET/2DA5F309-3DF6-45DF-89AF-31DB75E11F7E/ASSETS/IMAGES/LARGE/PNAS.2008373117FIG01.JPG&quot;,&quot;ISSN&quot;:&quot;10916490&quot;,&quot;PMID&quot;:&quot;32632012&quot;,&quot;URL&quot;:&quot;https://www.pnas.org/doi/abs/10.1073/pnas.2008373117&quot;,&quot;issued&quot;:{&quot;date-parts&quot;:[[2020,7,28]]},&quot;page&quot;:&quot;17513-17515&quot;,&quot;abstract&quot;:&quot;Since the emergence of coronavirus disease 2019 (COVID-19), unprecedented movement restrictions and social distancing measures have been implemented worldwide. The socioeconomic repercussions have fueled calls to lift these measures. In the absence of population-wide restrictions, isolation of infected individuals is key to curtailing transmission. However, the effectiveness of symptom-based isolation in preventing a resurgence depends on the extent of presymptomatic and asymptomatic transmission. We evaluate the contribution of presymptomatic and asymptomatic transmission based on recent individual-level data regarding infectiousness prior to symptom onset and the asymptomatic proportion among all infections. We found that the majority of incidences may be attributable to silent transmission from a combination of the presymptomatic stage and asymptomatic infections. Consequently, even if all symptomatic cases are isolated, a vast outbreak may nonetheless unfold. We further quantified the effect of isolating silent infections in addition to symptomatic cases, finding that over one-third of silent infections must be isolated to suppress a future outbreak below 1% of the population. Our results indicate that symptom-based isolation must be supplemented by rapid contact tracing and testing that identifies asymptomatic and presymptomatic cases, in order to safely lift current restrictions and minimize the risk of resurgence.&quot;,&quot;publisher&quot;:&quot;National Academy of Sciences&quot;,&quot;issue&quot;:&quot;30&quot;,&quot;volume&quot;:&quot;117&quot;},&quot;isTemporary&quot;:false}]},{&quot;citationID&quot;:&quot;MENDELEY_CITATION_14daf60e-4673-4d7e-8882-f7984a0aba7a&quot;,&quot;properties&quot;:{&quot;noteIndex&quot;:0},&quot;isEdited&quot;:false,&quot;manualOverride&quot;:{&quot;isManuallyOverridden&quot;:false,&quot;citeprocText&quot;:&quot;&lt;sup&gt;22,23&lt;/sup&gt;&quot;,&quot;manualOverrideText&quot;:&quot;&quot;},&quot;citationItems&quot;:[{&quot;id&quot;:&quot;d1ac87de-369e-31d3-ae04-cfa4eef9d0db&quot;,&quot;itemData&quot;:{&quot;type&quot;:&quot;article-journal&quot;,&quot;id&quot;:&quot;d1ac87de-369e-31d3-ae04-cfa4eef9d0db&quot;,&quot;title&quot;:&quot;Covasim: An agent-based model of COVID-19 dynamics and interventions&quot;,&quot;author&quot;:[{&quot;family&quot;:&quot;Kerr&quot;,&quot;given&quot;:&quot;Cliff C&quot;,&quot;parse-names&quot;:false,&quot;dropping-particle&quot;:&quot;&quot;,&quot;non-dropping-particle&quot;:&quot;&quot;},{&quot;family&quot;:&quot;Stuart&quot;,&quot;given&quot;:&quot;Robyn M&quot;,&quot;parse-names&quot;:false,&quot;dropping-particle&quot;:&quot;&quot;,&quot;non-dropping-particle&quot;:&quot;&quot;},{&quot;family&quot;:&quot;Mistry&quot;,&quot;given&quot;:&quot;Dina&quot;,&quot;parse-names&quot;:false,&quot;dropping-particle&quot;:&quot;&quot;,&quot;non-dropping-particle&quot;:&quot;&quot;},{&quot;family&quot;:&quot;Abeysuriya&quot;,&quot;given&quot;:&quot;Romesh G&quot;,&quot;parse-names&quot;:false,&quot;dropping-particle&quot;:&quot;&quot;,&quot;non-dropping-particle&quot;:&quot;&quot;},{&quot;family&quot;:&quot;Rosenfeld&quot;,&quot;given&quot;:&quot;Katherine&quot;,&quot;parse-names&quot;:false,&quot;dropping-particle&quot;:&quot;&quot;,&quot;non-dropping-particle&quot;:&quot;&quot;},{&quot;family&quot;:&quot;Hart&quot;,&quot;given&quot;:&quot;Gregory R&quot;,&quot;parse-names&quot;:false,&quot;dropping-particle&quot;:&quot;&quot;,&quot;non-dropping-particle&quot;:&quot;&quot;},{&quot;family&quot;:&quot;Núñez&quot;,&quot;given&quot;:&quot;Rafael C&quot;,&quot;parse-names&quot;:false,&quot;dropping-particle&quot;:&quot;&quot;,&quot;non-dropping-particle&quot;:&quot;&quot;},{&quot;family&quot;:&quot;Cohen&quot;,&quot;given&quot;:&quot;Jamie A&quot;,&quot;parse-names&quot;:false,&quot;dropping-particle&quot;:&quot;&quot;,&quot;non-dropping-particle&quot;:&quot;&quot;},{&quot;family&quot;:&quot;Selvaraj&quot;,&quot;given&quot;:&quot;Prashanth&quot;,&quot;parse-names&quot;:false,&quot;dropping-particle&quot;:&quot;&quot;,&quot;non-dropping-particle&quot;:&quot;&quot;},{&quot;family&quot;:&quot;Hagedorn&quot;,&quot;given&quot;:&quot;Brittany&quot;,&quot;parse-names&quot;:false,&quot;dropping-particle&quot;:&quot;&quot;,&quot;non-dropping-particle&quot;:&quot;&quot;},{&quot;family&quot;:&quot;George&quot;,&quot;given&quot;:&quot;Lauren&quot;,&quot;parse-names&quot;:false,&quot;dropping-particle&quot;:&quot;&quot;,&quot;non-dropping-particle&quot;:&quot;&quot;},{&quot;family&quot;:&quot;Jastrzębski&quot;,&quot;given&quot;:&quot;Michał&quot;,&quot;parse-names&quot;:false,&quot;dropping-particle&quot;:&quot;&quot;,&quot;non-dropping-particle&quot;:&quot;&quot;},{&quot;family&quot;:&quot;Izzo&quot;,&quot;given&quot;:&quot;Amanda S&quot;,&quot;parse-names&quot;:false,&quot;dropping-particle&quot;:&quot;&quot;,&quot;non-dropping-particle&quot;:&quot;&quot;},{&quot;family&quot;:&quot;Fowler&quot;,&quot;given&quot;:&quot;Greer&quot;,&quot;parse-names&quot;:false,&quot;dropping-particle&quot;:&quot;&quot;,&quot;non-dropping-particle&quot;:&quot;&quot;},{&quot;family&quot;:&quot;Palmer&quot;,&quot;given&quot;:&quot;Anna&quot;,&quot;parse-names&quot;:false,&quot;dropping-particle&quot;:&quot;&quot;,&quot;non-dropping-particle&quot;:&quot;&quot;},{&quot;family&quot;:&quot;Delport&quot;,&quot;given&quot;:&quot;Dominic&quot;,&quot;parse-names&quot;:false,&quot;dropping-particle&quot;:&quot;&quot;,&quot;non-dropping-particle&quot;:&quot;&quot;},{&quot;family&quot;:&quot;Scott&quot;,&quot;given&quot;:&quot;Nick&quot;,&quot;parse-names&quot;:false,&quot;dropping-particle&quot;:&quot;&quot;,&quot;non-dropping-particle&quot;:&quot;&quot;},{&quot;family&quot;:&quot;Kelly&quot;,&quot;given&quot;:&quot;Sherrie L&quot;,&quot;parse-names&quot;:false,&quot;dropping-particle&quot;:&quot;&quot;,&quot;non-dropping-particle&quot;:&quot;&quot;},{&quot;family&quot;:&quot;Bennette&quot;,&quot;given&quot;:&quot;Caroline S&quot;,&quot;parse-names&quot;:false,&quot;dropping-particle&quot;:&quot;&quot;,&quot;non-dropping-particle&quot;:&quot;&quot;},{&quot;family&quot;:&quot;Wagner&quot;,&quot;given&quot;:&quot;Bradley G&quot;,&quot;parse-names&quot;:false,&quot;dropping-particle&quot;:&quot;&quot;,&quot;non-dropping-particle&quot;:&quot;&quot;},{&quot;family&quot;:&quot;Chang&quot;,&quot;given&quot;:&quot;Stewart T&quot;,&quot;parse-names&quot;:false,&quot;dropping-particle&quot;:&quot;&quot;,&quot;non-dropping-particle&quot;:&quot;&quot;},{&quot;family&quot;:&quot;Oron&quot;,&quot;given&quot;:&quot;Assaf P&quot;,&quot;parse-names&quot;:false,&quot;dropping-particle&quot;:&quot;&quot;,&quot;non-dropping-particle&quot;:&quot;&quot;},{&quot;family&quot;:&quot;Wenger&quot;,&quot;given&quot;:&quot;Edward A&quot;,&quot;parse-names&quot;:false,&quot;dropping-particle&quot;:&quot;&quot;,&quot;non-dropping-particle&quot;:&quot;&quot;},{&quot;family&quot;:&quot;Panovska-Griffiths&quot;,&quot;given&quot;:&quot;Jasmina&quot;,&quot;parse-names&quot;:false,&quot;dropping-particle&quot;:&quot;&quot;,&quot;non-dropping-particle&quot;:&quot;&quot;},{&quot;family&quot;:&quot;Famulare&quot;,&quot;given&quot;:&quot;Michael&quot;,&quot;parse-names&quot;:false,&quot;dropping-particle&quot;:&quot;&quot;,&quot;non-dropping-particle&quot;:&quot;&quot;},{&quot;family&quot;:&quot;Klein&quot;,&quot;given&quot;:&quot;Daniel J&quot;,&quot;parse-names&quot;:false,&quot;dropping-particle&quot;:&quot;&quot;,&quot;non-dropping-particle&quot;:&quot;&quot;}],&quot;container-title&quot;:&quot;PLOS Computational Biology&quot;,&quot;container-title-short&quot;:&quot;PLoS Comput Biol&quot;,&quot;URL&quot;:&quot;https://doi.org/10.1371/journal.pcbi.1009149&quot;,&quot;issued&quot;:{&quot;date-parts&quot;:[[2021,7,26]]},&quot;page&quot;:&quot;e1009149-&quot;,&quot;abstract&quot;:&quot;Author summary Mathematical models have played an important role in helping countries around the world decide how to best tackle the COVID-19 pandemic. In this paper, we describe a COVID-19 model, called Covasim (COVID-19 Agent-based Simulator), that we developed to help answer these questions. Covasim can be tailored to the local context by using detailed data on the population (such as the population age distribution and number of contacts between people) and the epidemic (such as diagnosed cases and reported deaths). While Covasim can be used to explore theoretical research questions or to make projections, its main purpose is to evaluate the effect of different interventions on the epidemic. These interventions include physical interventions (mobility restrictions and masks), diagnostic interventions (testing, contact tracing, and quarantine), and pharmaceutical interventions (vaccination). Covasim is open-source, written in Python, and comes with extensive documentation, tutorials, and a webapp to ensure it can be used as easily and broadly as possible. In partnership with local stakeholders, Covasim has been used to answer policy and research questions in more than a dozen countries, including India, the United States, Vietnam, and Australia.&quot;,&quot;publisher&quot;:&quot;Public Library of Science&quot;,&quot;issue&quot;:&quot;7&quot;,&quot;volume&quot;:&quot;17&quot;},&quot;isTemporary&quot;:false},{&quot;id&quot;:&quot;03c5bb1e-c33b-311c-8466-d848d1af2bd6&quot;,&quot;itemData&quot;:{&quot;type&quot;:&quot;article-journal&quot;,&quot;id&quot;:&quot;03c5bb1e-c33b-311c-8466-d848d1af2bd6&quot;,&quot;title&quot;:&quot;Anatomy of digital contact tracing: Role of age, transmission setting, adoption, and case detection&quot;,&quot;author&quot;:[{&quot;family&quot;:&quot;López&quot;,&quot;given&quot;:&quot;Jesús A.Moreno&quot;,&quot;parse-names&quot;:false,&quot;dropping-particle&quot;:&quot;&quot;,&quot;non-dropping-particle&quot;:&quot;&quot;},{&quot;family&quot;:&quot;García&quot;,&quot;given&quot;:&quot;Beatriz Arregui&quot;,&quot;parse-names&quot;:false,&quot;dropping-particle&quot;:&quot;&quot;,&quot;non-dropping-particle&quot;:&quot;&quot;},{&quot;family&quot;:&quot;Bentkowski&quot;,&quot;given&quot;:&quot;Piotr&quot;,&quot;parse-names&quot;:false,&quot;dropping-particle&quot;:&quot;&quot;,&quot;non-dropping-particle&quot;:&quot;&quot;},{&quot;family&quot;:&quot;Bioglio&quot;,&quot;given&quot;:&quot;Livio&quot;,&quot;parse-names&quot;:false,&quot;dropping-particle&quot;:&quot;&quot;,&quot;non-dropping-particle&quot;:&quot;&quot;},{&quot;family&quot;:&quot;Pinotti&quot;,&quot;given&quot;:&quot;Francesco&quot;,&quot;parse-names&quot;:false,&quot;dropping-particle&quot;:&quot;&quot;,&quot;non-dropping-particle&quot;:&quot;&quot;},{&quot;family&quot;:&quot;Boëlle&quot;,&quot;given&quot;:&quot;Pierre Yves&quot;,&quot;parse-names&quot;:false,&quot;dropping-particle&quot;:&quot;&quot;,&quot;non-dropping-particle&quot;:&quot;&quot;},{&quot;family&quot;:&quot;Barrat&quot;,&quot;given&quot;:&quot;Alain&quot;,&quot;parse-names&quot;:false,&quot;dropping-particle&quot;:&quot;&quot;,&quot;non-dropping-particle&quot;:&quot;&quot;},{&quot;family&quot;:&quot;Colizza&quot;,&quot;given&quot;:&quot;Vittoria&quot;,&quot;parse-names&quot;:false,&quot;dropping-particle&quot;:&quot;&quot;,&quot;non-dropping-particle&quot;:&quot;&quot;},{&quot;family&quot;:&quot;Poletto&quot;,&quot;given&quot;:&quot;Chiara&quot;,&quot;parse-names&quot;:false,&quot;dropping-particle&quot;:&quot;&quot;,&quot;non-dropping-particle&quot;:&quot;&quot;}],&quot;container-title&quot;:&quot;Science Advances&quot;,&quot;container-title-short&quot;:&quot;Sci Adv&quot;,&quot;accessed&quot;:{&quot;date-parts&quot;:[[2022,10,4]]},&quot;DOI&quot;:&quot;10.1126/SCIADV.ABD8750/SUPPL_FILE/ABD8750_MORENO_SM.PDF&quot;,&quot;ISSN&quot;:&quot;23752548&quot;,&quot;PMID&quot;:&quot;33712416&quot;,&quot;URL&quot;:&quot;https://www.science.org/doi/10.1126/sciadv.abd8750&quot;,&quot;issued&quot;:{&quot;date-parts&quot;:[[2021,4,9]]},&quot;abstract&quot;:&quot;The efficacy of digital contact tracing against coronavirus disease 2019 (COVID-19) epidemic is debated: Smartphone penetration is limited in many countries, with low coverage among the elderly, the most vulnerable to COVID-19. We developed an agent-based model to precise the impact of digital contact tracing and household isolation on COVID-19 transmission. The model, calibrated on French population, integrates demographic, contact and epidemiological information to describe exposure and transmission of COVID-19. We explored realistic levels of case detection, app adoption, population immunity, and transmissibility. Assuming a reproductive ratio R = 2.6 and 50% detection of clinical cases, a ∼20% app adoption reduces peak incidence by ∼35%. With R = 1.7, &gt;30% app adoption lowers the epidemic to manageable levels. Higher coverage among adults, playing a central role in COVID-19 transmission, yields an indirect benefit for the elderly. These results may inform the inclusion of digital contact tracing within a COVID-19 response plan.&quot;,&quot;publisher&quot;:&quot;American Association for the Advancement of Science&quot;,&quot;issue&quot;:&quot;15&quot;,&quot;volume&quot;:&quot;7&quot;},&quot;isTemporary&quot;:false}],&quot;citationTag&quot;:&quot;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&quot;},{&quot;citationID&quot;:&quot;MENDELEY_CITATION_04c01768-c5d1-41eb-bd6e-2f439baea580&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&quot;,&quot;citationItems&quot;:[{&quot;id&quot;:&quot;dc29668d-3af3-3900-8c4f-99e2300f139d&quot;,&quot;itemData&quot;:{&quot;type&quot;:&quot;article-journal&quot;,&quot;id&quot;:&quot;dc29668d-3af3-3900-8c4f-99e2300f139d&quot;,&quot;title&quot;:&quot;Unlocking capacities of genomics for the COVID-19 response and future pandemics&quot;,&quot;author&quot;:[{&quot;family&quot;:&quot;Knyazev&quot;,&quot;given&quot;:&quot;Sergey&quot;,&quot;parse-names&quot;:false,&quot;dropping-particle&quot;:&quot;&quot;,&quot;non-dropping-particle&quot;:&quot;&quot;},{&quot;family&quot;:&quot;Chhugani&quot;,&quot;given&quot;:&quot;Karishma&quot;,&quot;parse-names&quot;:false,&quot;dropping-particle&quot;:&quot;&quot;,&quot;non-dropping-particle&quot;:&quot;&quot;},{&quot;family&quot;:&quot;Sarwal&quot;,&quot;given&quot;:&quot;Varuni&quot;,&quot;parse-names&quot;:false,&quot;dropping-particle&quot;:&quot;&quot;,&quot;non-dropping-particle&quot;:&quot;&quot;},{&quot;family&quot;:&quot;Ayyala&quot;,&quot;given&quot;:&quot;Ram&quot;,&quot;parse-names&quot;:false,&quot;dropping-particle&quot;:&quot;&quot;,&quot;non-dropping-particle&quot;:&quot;&quot;},{&quot;family&quot;:&quot;Singh&quot;,&quot;given&quot;:&quot;Harman&quot;,&quot;parse-names&quot;:false,&quot;dropping-particle&quot;:&quot;&quot;,&quot;non-dropping-particle&quot;:&quot;&quot;},{&quot;family&quot;:&quot;Karthikeyan&quot;,&quot;given&quot;:&quot;Smruthi&quot;,&quot;parse-names&quot;:false,&quot;dropping-particle&quot;:&quot;&quot;,&quot;non-dropping-particle&quot;:&quot;&quot;},{&quot;family&quot;:&quot;Deshpande&quot;,&quot;given&quot;:&quot;Dhrithi&quot;,&quot;parse-names&quot;:false,&quot;dropping-particle&quot;:&quot;&quot;,&quot;non-dropping-particle&quot;:&quot;&quot;},{&quot;family&quot;:&quot;Baykal&quot;,&quot;given&quot;:&quot;Pelin Icer&quot;,&quot;parse-names&quot;:false,&quot;dropping-particle&quot;:&quot;&quot;,&quot;non-dropping-particle&quot;:&quot;&quot;},{&quot;family&quot;:&quot;Comarova&quot;,&quot;given&quot;:&quot;Zoia&quot;,&quot;parse-names&quot;:false,&quot;dropping-particle&quot;:&quot;&quot;,&quot;non-dropping-particle&quot;:&quot;&quot;},{&quot;family&quot;:&quot;Lu&quot;,&quot;given&quot;:&quot;Angela&quot;,&quot;parse-names&quot;:false,&quot;dropping-particle&quot;:&quot;&quot;,&quot;non-dropping-particle&quot;:&quot;&quot;},{&quot;family&quot;:&quot;Porozov&quot;,&quot;given&quot;:&quot;Yuri&quot;,&quot;parse-names&quot;:false,&quot;dropping-particle&quot;:&quot;&quot;,&quot;non-dropping-particle&quot;:&quot;&quot;},{&quot;family&quot;:&quot;Vasylyeva&quot;,&quot;given&quot;:&quot;Tetyana I&quot;,&quot;parse-names&quot;:false,&quot;dropping-particle&quot;:&quot;&quot;,&quot;non-dropping-particle&quot;:&quot;&quot;},{&quot;family&quot;:&quot;Wertheim&quot;,&quot;given&quot;:&quot;Joel O&quot;,&quot;parse-names&quot;:false,&quot;dropping-particle&quot;:&quot;&quot;,&quot;non-dropping-particle&quot;:&quot;&quot;},{&quot;family&quot;:&quot;Tierney&quot;,&quot;given&quot;:&quot;Braden T&quot;,&quot;parse-names&quot;:false,&quot;dropping-particle&quot;:&quot;&quot;,&quot;non-dropping-particle&quot;:&quot;&quot;},{&quot;family&quot;:&quot;Chiu&quot;,&quot;given&quot;:&quot;Charles Y&quot;,&quot;parse-names&quot;:false,&quot;dropping-particle&quot;:&quot;&quot;,&quot;non-dropping-particle&quot;:&quot;&quot;},{&quot;family&quot;:&quot;Sun&quot;,&quot;given&quot;:&quot;Ren&quot;,&quot;parse-names&quot;:false,&quot;dropping-particle&quot;:&quot;&quot;,&quot;non-dropping-particle&quot;:&quot;&quot;},{&quot;family&quot;:&quot;Wu&quot;,&quot;given&quot;:&quot;Aiping&quot;,&quot;parse-names&quot;:false,&quot;dropping-particle&quot;:&quot;&quot;,&quot;non-dropping-particle&quot;:&quot;&quot;},{&quot;family&quot;:&quot;Abedalthagafi&quot;,&quot;given&quot;:&quot;Malak S&quot;,&quot;parse-names&quot;:false,&quot;dropping-particle&quot;:&quot;&quot;,&quot;non-dropping-particle&quot;:&quot;&quot;},{&quot;family&quot;:&quot;Pak&quot;,&quot;given&quot;:&quot;Victoria M&quot;,&quot;parse-names&quot;:false,&quot;dropping-particle&quot;:&quot;&quot;,&quot;non-dropping-particle&quot;:&quot;&quot;},{&quot;family&quot;:&quot;Nagaraj&quot;,&quot;given&quot;:&quot;Shivashankar H&quot;,&quot;parse-names&quot;:false,&quot;dropping-particle&quot;:&quot;&quot;,&quot;non-dropping-particle&quot;:&quot;&quot;},{&quot;family&quot;:&quot;Smith&quot;,&quot;given&quot;:&quot;Adam L&quot;,&quot;parse-names&quot;:false,&quot;dropping-particle&quot;:&quot;&quot;,&quot;non-dropping-particle&quot;:&quot;&quot;},{&quot;family&quot;:&quot;Skums&quot;,&quot;given&quot;:&quot;Pavel&quot;,&quot;parse-names&quot;:false,&quot;dropping-particle&quot;:&quot;&quot;,&quot;non-dropping-particle&quot;:&quot;&quot;},{&quot;family&quot;:&quot;Pasaniuc&quot;,&quot;given&quot;:&quot;Bogdan&quot;,&quot;parse-names&quot;:false,&quot;dropping-particle&quot;:&quot;&quot;,&quot;non-dropping-particle&quot;:&quot;&quot;},{&quot;family&quot;:&quot;Komissarov&quot;,&quot;given&quot;:&quot;Andrey&quot;,&quot;parse-names&quot;:false,&quot;dropping-particle&quot;:&quot;&quot;,&quot;non-dropping-particle&quot;:&quot;&quot;},{&quot;family&quot;:&quot;Mason&quot;,&quot;given&quot;:&quot;Christopher E&quot;,&quot;parse-names&quot;:false,&quot;dropping-particle&quot;:&quot;&quot;,&quot;non-dropping-particle&quot;:&quot;&quot;},{&quot;family&quot;:&quot;Bortz&quot;,&quot;given&quot;:&quot;Eric&quot;,&quot;parse-names&quot;:false,&quot;dropping-particle&quot;:&quot;&quot;,&quot;non-dropping-particle&quot;:&quot;&quot;},{&quot;family&quot;:&quot;Lemey&quot;,&quot;given&quot;:&quot;Philippe&quot;,&quot;parse-names&quot;:false,&quot;dropping-particle&quot;:&quot;&quot;,&quot;non-dropping-particle&quot;:&quot;&quot;},{&quot;family&quot;:&quot;Kondrashov&quot;,&quot;given&quot;:&quot;Fyodor&quot;,&quot;parse-names&quot;:false,&quot;dropping-particle&quot;:&quot;&quot;,&quot;non-dropping-particle&quot;:&quot;&quot;},{&quot;family&quot;:&quot;Beerenwinkel&quot;,&quot;given&quot;:&quot;Niko&quot;,&quot;parse-names&quot;:false,&quot;dropping-particle&quot;:&quot;&quot;,&quot;non-dropping-particle&quot;:&quot;&quot;},{&quot;family&quot;:&quot;Tsan&quot;,&quot;given&quot;:&quot;Tommy&quot;,&quot;parse-names&quot;:false,&quot;dropping-particle&quot;:&quot;&quot;,&quot;non-dropping-particle&quot;:&quot;&quot;},{&quot;family&quot;:&quot;Lam&quot;,&quot;given&quot;:&quot;Yuk&quot;,&quot;parse-names&quot;:false,&quot;dropping-particle&quot;:&quot;&quot;,&quot;non-dropping-particle&quot;:&quot;&quot;},{&quot;family&quot;:&quot;Wu&quot;,&quot;given&quot;:&quot;Nicholas C&quot;,&quot;parse-names&quot;:false,&quot;dropping-particle&quot;:&quot;&quot;,&quot;non-dropping-particle&quot;:&quot;&quot;},{&quot;family&quot;:&quot;Zelikovsky&quot;,&quot;given&quot;:&quot;Alex&quot;,&quot;parse-names&quot;:false,&quot;dropping-particle&quot;:&quot;&quot;,&quot;non-dropping-particle&quot;:&quot;&quot;},{&quot;family&quot;:&quot;Knight&quot;,&quot;given&quot;:&quot;Rob&quot;,&quot;parse-names&quot;:false,&quot;dropping-particle&quot;:&quot;&quot;,&quot;non-dropping-particle&quot;:&quot;&quot;},{&quot;family&quot;:&quot;Crandall&quot;,&quot;given&quot;:&quot;Keith A&quot;,&quot;parse-names&quot;:false,&quot;dropping-particle&quot;:&quot;&quot;,&quot;non-dropping-particle&quot;:&quot;&quot;},{&quot;family&quot;:&quot;Mangul&quot;,&quot;given&quot;:&quot;Serghei&quot;,&quot;parse-names&quot;:false,&quot;dropping-particle&quot;:&quot;&quot;,&quot;non-dropping-particle&quot;:&quot;&quot;}],&quot;container-title&quot;:&quot;Nature Methods 2022 19:4&quot;,&quot;accessed&quot;:{&quot;date-parts&quot;:[[2022,5,7]]},&quot;DOI&quot;:&quot;10.1038/s41592-022-01444-z&quot;,&quot;ISSN&quot;:&quot;1548-7105&quot;,&quot;URL&quot;:&quot;https://www.nature.com/articles/s41592-022-01444-z&quot;,&quot;issued&quot;:{&quot;date-parts&quot;:[[2022,4,8]]},&quot;page&quot;:&quot;374-380&quot;,&quot;abstract&quot;:&quot;During the COVID-19 pandemic, genomics and bioinformatics have emerged as essential public health tools. The genomic data acquired using these methods have supported the global health response, facilitated the development of testing methods and allowed the timely tracking of novel SARS-CoV-2 variants. Yet the virtually unlimited potential for rapid generation and analysis of genomic data is also coupled with unique technical, scientific and organizational challenges. Here, we discuss the application of genomic and computational methods for efficient data-driven COVID-19 response, the advantages of the democratization of viral sequencing around the world and the challenges associated with viral genome data collection and processing.&quot;,&quot;publisher&quot;:&quot;Nature Publishing Group&quot;,&quot;issue&quot;:&quot;4&quot;,&quot;volume&quot;:&quot;19&quot;,&quot;container-title-short&quot;:&quot;&quot;},&quot;isTemporary&quot;:false}]},{&quot;citationID&quot;:&quot;MENDELEY_CITATION_ec0cd431-9a3d-4d65-924f-b75e62f4c977&quot;,&quot;properties&quot;:{&quot;noteIndex&quot;:0},&quot;isEdited&quot;:false,&quot;manualOverride&quot;:{&quot;isManuallyOverridden&quot;:false,&quot;citeprocText&quot;:&quot;&lt;sup&gt;25–27&lt;/sup&gt;&quot;,&quot;manualOverrideText&quot;:&quot;&quot;},&quot;citationTag&quot;:&quot;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&quot;,&quot;citationItems&quot;:[{&quot;id&quot;:&quot;687aed83-fb9b-3c59-a9b8-878b870e85f9&quot;,&quot;itemData&quot;:{&quot;type&quot;:&quot;article-journal&quot;,&quot;id&quot;:&quot;687aed83-fb9b-3c59-a9b8-878b870e85f9&quot;,&quot;title&quot;:&quot;Wastewater sequencing reveals early cryptic SARS-CoV-2 variant transmission&quot;,&quot;author&quot;:[{&quot;family&quot;:&quot;Karthikeyan&quot;,&quot;given&quot;:&quot;Smruthi&quot;,&quot;parse-names&quot;:false,&quot;dropping-particle&quot;:&quot;&quot;,&quot;non-dropping-particle&quot;:&quot;&quot;},{&quot;family&quot;:&quot;Levy&quot;,&quot;given&quot;:&quot;Joshua I.&quot;,&quot;parse-names&quot;:false,&quot;dropping-particle&quot;:&quot;&quot;,&quot;non-dropping-particle&quot;:&quot;&quot;},{&quot;family&quot;:&quot;Hoff&quot;,&quot;given&quot;:&quot;Peter&quot;,&quot;parse-names&quot;:false,&quot;dropping-particle&quot;:&quot;&quot;,&quot;non-dropping-particle&quot;:&quot;de&quot;},{&quot;family&quot;:&quot;Humphrey&quot;,&quot;given&quot;:&quot;Greg&quot;,&quot;parse-names&quot;:false,&quot;dropping-particle&quot;:&quot;&quot;,&quot;non-dropping-particle&quot;:&quot;&quot;},{&quot;family&quot;:&quot;Birmingham&quot;,&quot;given&quot;:&quot;Amanda&quot;,&quot;parse-names&quot;:false,&quot;dropping-particle&quot;:&quot;&quot;,&quot;non-dropping-particle&quot;:&quot;&quot;},{&quot;family&quot;:&quot;Jepsen&quot;,&quot;given&quot;:&quot;Kristen&quot;,&quot;parse-names&quot;:false,&quot;dropping-particle&quot;:&quot;&quot;,&quot;non-dropping-particle&quot;:&quot;&quot;},{&quot;family&quot;:&quot;Farmer&quot;,&quot;given&quot;:&quot;Sawyer&quot;,&quot;parse-names&quot;:false,&quot;dropping-particle&quot;:&quot;&quot;,&quot;non-dropping-particle&quot;:&quot;&quot;},{&quot;family&quot;:&quot;Tubb&quot;,&quot;given&quot;:&quot;Helena M.&quot;,&quot;parse-names&quot;:false,&quot;dropping-particle&quot;:&quot;&quot;,&quot;non-dropping-particle&quot;:&quot;&quot;},{&quot;family&quot;:&quot;Valles&quot;,&quot;given&quot;:&quot;Tommy&quot;,&quot;parse-names&quot;:false,&quot;dropping-particle&quot;:&quot;&quot;,&quot;non-dropping-particle&quot;:&quot;&quot;},{&quot;family&quot;:&quot;Tribelhorn&quot;,&quot;given&quot;:&quot;Caitlin E.&quot;,&quot;parse-names&quot;:false,&quot;dropping-particle&quot;:&quot;&quot;,&quot;non-dropping-particle&quot;:&quot;&quot;},{&quot;family&quot;:&quot;Tsai&quot;,&quot;given&quot;:&quot;Rebecca&quot;,&quot;parse-names&quot;:false,&quot;dropping-particle&quot;:&quot;&quot;,&quot;non-dropping-particle&quot;:&quot;&quot;},{&quot;family&quot;:&quot;Aigner&quot;,&quot;given&quot;:&quot;Stefan&quot;,&quot;parse-names&quot;:false,&quot;dropping-particle&quot;:&quot;&quot;,&quot;non-dropping-particle&quot;:&quot;&quot;},{&quot;family&quot;:&quot;Sathe&quot;,&quot;given&quot;:&quot;Shashank&quot;,&quot;parse-names&quot;:false,&quot;dropping-particle&quot;:&quot;&quot;,&quot;non-dropping-particle&quot;:&quot;&quot;},{&quot;family&quot;:&quot;Moshiri&quot;,&quot;given&quot;:&quot;Niema&quot;,&quot;parse-names&quot;:false,&quot;dropping-particle&quot;:&quot;&quot;,&quot;non-dropping-particle&quot;:&quot;&quot;},{&quot;family&quot;:&quot;Henson&quot;,&quot;given&quot;:&quot;Benjamin&quot;,&quot;parse-names&quot;:false,&quot;dropping-particle&quot;:&quot;&quot;,&quot;non-dropping-particle&quot;:&quot;&quot;},{&quot;family&quot;:&quot;Mark&quot;,&quot;given&quot;:&quot;Adam M.&quot;,&quot;parse-names&quot;:false,&quot;dropping-particle&quot;:&quot;&quot;,&quot;non-dropping-particle&quot;:&quot;&quot;},{&quot;family&quot;:&quot;Hakim&quot;,&quot;given&quot;:&quot;Abbas&quot;,&quot;parse-names&quot;:false,&quot;dropping-particle&quot;:&quot;&quot;,&quot;non-dropping-particle&quot;:&quot;&quot;},{&quot;family&quot;:&quot;Baer&quot;,&quot;given&quot;:&quot;Nathan A.&quot;,&quot;parse-names&quot;:false,&quot;dropping-particle&quot;:&quot;&quot;,&quot;non-dropping-particle&quot;:&quot;&quot;},{&quot;family&quot;:&quot;Barber&quot;,&quot;given&quot;:&quot;Tom&quot;,&quot;parse-names&quot;:false,&quot;dropping-particle&quot;:&quot;&quot;,&quot;non-dropping-particle&quot;:&quot;&quot;},{&quot;family&quot;:&quot;Belda-Ferre&quot;,&quot;given&quot;:&quot;Pedro&quot;,&quot;parse-names&quot;:false,&quot;dropping-particle&quot;:&quot;&quot;,&quot;non-dropping-particle&quot;:&quot;&quot;},{&quot;family&quot;:&quot;Chacón&quot;,&quot;given&quot;:&quot;Marisol&quot;,&quot;parse-names&quot;:false,&quot;dropping-particle&quot;:&quot;&quot;,&quot;non-dropping-particle&quot;:&quot;&quot;},{&quot;family&quot;:&quot;Cheung&quot;,&quot;given&quot;:&quot;Willi&quot;,&quot;parse-names&quot;:false,&quot;dropping-particle&quot;:&quot;&quot;,&quot;non-dropping-particle&quot;:&quot;&quot;},{&quot;family&quot;:&quot;Cresini&quot;,&quot;given&quot;:&quot;Evelyn S.&quot;,&quot;parse-names&quot;:false,&quot;dropping-particle&quot;:&quot;&quot;,&quot;non-dropping-particle&quot;:&quot;&quot;},{&quot;family&quot;:&quot;Eisner&quot;,&quot;given&quot;:&quot;Emily R.&quot;,&quot;parse-names&quot;:false,&quot;dropping-particle&quot;:&quot;&quot;,&quot;non-dropping-particle&quot;:&quot;&quot;},{&quot;family&quot;:&quot;Lastrella&quot;,&quot;given&quot;:&quot;Alma L.&quot;,&quot;parse-names&quot;:false,&quot;dropping-particle&quot;:&quot;&quot;,&quot;non-dropping-particle&quot;:&quot;&quot;},{&quot;family&quot;:&quot;Lawrence&quot;,&quot;given&quot;:&quot;Elijah S.&quot;,&quot;parse-names&quot;:false,&quot;dropping-particle&quot;:&quot;&quot;,&quot;non-dropping-particle&quot;:&quot;&quot;},{&quot;family&quot;:&quot;Marotz&quot;,&quot;given&quot;:&quot;Clarisse A.&quot;,&quot;parse-names&quot;:false,&quot;dropping-particle&quot;:&quot;&quot;,&quot;non-dropping-particle&quot;:&quot;&quot;},{&quot;family&quot;:&quot;Ngo&quot;,&quot;given&quot;:&quot;Toan T.&quot;,&quot;parse-names&quot;:false,&quot;dropping-particle&quot;:&quot;&quot;,&quot;non-dropping-particle&quot;:&quot;&quot;},{&quot;family&quot;:&quot;Ostrander&quot;,&quot;given&quot;:&quot;Tyler&quot;,&quot;parse-names&quot;:false,&quot;dropping-particle&quot;:&quot;&quot;,&quot;non-dropping-particle&quot;:&quot;&quot;},{&quot;family&quot;:&quot;Plascencia&quot;,&quot;given&quot;:&quot;Ashley&quot;,&quot;parse-names&quot;:false,&quot;dropping-particle&quot;:&quot;&quot;,&quot;non-dropping-particle&quot;:&quot;&quot;},{&quot;family&quot;:&quot;Salido&quot;,&quot;given&quot;:&quot;Rodolfo A.&quot;,&quot;parse-names&quot;:false,&quot;dropping-particle&quot;:&quot;&quot;,&quot;non-dropping-particle&quot;:&quot;&quot;},{&quot;family&quot;:&quot;Seaver&quot;,&quot;given&quot;:&quot;Phoebe&quot;,&quot;parse-names&quot;:false,&quot;dropping-particle&quot;:&quot;&quot;,&quot;non-dropping-particle&quot;:&quot;&quot;},{&quot;family&quot;:&quot;Smoot&quot;,&quot;given&quot;:&quot;Elizabeth W.&quot;,&quot;parse-names&quot;:false,&quot;dropping-particle&quot;:&quot;&quot;,&quot;non-dropping-particle&quot;:&quot;&quot;},{&quot;family&quot;:&quot;McDonald&quot;,&quot;given&quot;:&quot;Daniel&quot;,&quot;parse-names&quot;:false,&quot;dropping-particle&quot;:&quot;&quot;,&quot;non-dropping-particle&quot;:&quot;&quot;},{&quot;family&quot;:&quot;Neuhard&quot;,&quot;given&quot;:&quot;Robert M.&quot;,&quot;parse-names&quot;:false,&quot;dropping-particle&quot;:&quot;&quot;,&quot;non-dropping-particle&quot;:&quot;&quot;},{&quot;family&quot;:&quot;Scioscia&quot;,&quot;given&quot;:&quot;Angela L.&quot;,&quot;parse-names&quot;:false,&quot;dropping-particle&quot;:&quot;&quot;,&quot;non-dropping-particle&quot;:&quot;&quot;},{&quot;family&quot;:&quot;Satterlund&quot;,&quot;given&quot;:&quot;Alysson M.&quot;,&quot;parse-names&quot;:false,&quot;dropping-particle&quot;:&quot;&quot;,&quot;non-dropping-particle&quot;:&quot;&quot;},{&quot;family&quot;:&quot;Simmons&quot;,&quot;given&quot;:&quot;Elizabeth H.&quot;,&quot;parse-names&quot;:false,&quot;dropping-particle&quot;:&quot;&quot;,&quot;non-dropping-particle&quot;:&quot;&quot;},{&quot;family&quot;:&quot;Abelman&quot;,&quot;given&quot;:&quot;Dismas B.&quot;,&quot;parse-names&quot;:false,&quot;dropping-particle&quot;:&quot;&quot;,&quot;non-dropping-particle&quot;:&quot;&quot;},{&quot;family&quot;:&quot;Brenner&quot;,&quot;given&quot;:&quot;David&quot;,&quot;parse-names&quot;:false,&quot;dropping-particle&quot;:&quot;&quot;,&quot;non-dropping-particle&quot;:&quot;&quot;},{&quot;family&quot;:&quot;Bruner&quot;,&quot;given&quot;:&quot;Judith C.&quot;,&quot;parse-names&quot;:false,&quot;dropping-particle&quot;:&quot;&quot;,&quot;non-dropping-particle&quot;:&quot;&quot;},{&quot;family&quot;:&quot;Buckley&quot;,&quot;given&quot;:&quot;Anne&quot;,&quot;parse-names&quot;:false,&quot;dropping-particle&quot;:&quot;&quot;,&quot;non-dropping-particle&quot;:&quot;&quot;},{&quot;family&quot;:&quot;Ellison&quot;,&quot;given&quot;:&quot;Michael&quot;,&quot;parse-names&quot;:false,&quot;dropping-particle&quot;:&quot;&quot;,&quot;non-dropping-particle&quot;:&quot;&quot;},{&quot;family&quot;:&quot;Gattas&quot;,&quot;given&quot;:&quot;Jeffrey&quot;,&quot;parse-names&quot;:false,&quot;dropping-particle&quot;:&quot;&quot;,&quot;non-dropping-particle&quot;:&quot;&quot;},{&quot;family&quot;:&quot;Gonias&quot;,&quot;given&quot;:&quot;Steven L.&quot;,&quot;parse-names&quot;:false,&quot;dropping-particle&quot;:&quot;&quot;,&quot;non-dropping-particle&quot;:&quot;&quot;},{&quot;family&quot;:&quot;Hale&quot;,&quot;given&quot;:&quot;Matt&quot;,&quot;parse-names&quot;:false,&quot;dropping-particle&quot;:&quot;&quot;,&quot;non-dropping-particle&quot;:&quot;&quot;},{&quot;family&quot;:&quot;Hawkins&quot;,&quot;given&quot;:&quot;Faith&quot;,&quot;parse-names&quot;:false,&quot;dropping-particle&quot;:&quot;&quot;,&quot;non-dropping-particle&quot;:&quot;&quot;},{&quot;family&quot;:&quot;Ikeda&quot;,&quot;given&quot;:&quot;Lydia&quot;,&quot;parse-names&quot;:false,&quot;dropping-particle&quot;:&quot;&quot;,&quot;non-dropping-particle&quot;:&quot;&quot;},{&quot;family&quot;:&quot;Jhaveri&quot;,&quot;given&quot;:&quot;Hemlata&quot;,&quot;parse-names&quot;:false,&quot;dropping-particle&quot;:&quot;&quot;,&quot;non-dropping-particle&quot;:&quot;&quot;},{&quot;family&quot;:&quot;Johnson&quot;,&quot;given&quot;:&quot;Ted&quot;,&quot;parse-names&quot;:false,&quot;dropping-particle&quot;:&quot;&quot;,&quot;non-dropping-particle&quot;:&quot;&quot;},{&quot;family&quot;:&quot;Kellen&quot;,&quot;given&quot;:&quot;Vince&quot;,&quot;parse-names&quot;:false,&quot;dropping-particle&quot;:&quot;&quot;,&quot;non-dropping-particle&quot;:&quot;&quot;},{&quot;family&quot;:&quot;Kremer&quot;,&quot;given&quot;:&quot;Brendan&quot;,&quot;parse-names&quot;:false,&quot;dropping-particle&quot;:&quot;&quot;,&quot;non-dropping-particle&quot;:&quot;&quot;},{&quot;family&quot;:&quot;Matthews&quot;,&quot;given&quot;:&quot;Gary&quot;,&quot;parse-names&quot;:false,&quot;dropping-particle&quot;:&quot;&quot;,&quot;non-dropping-particle&quot;:&quot;&quot;},{&quot;family&quot;:&quot;McLawhon&quot;,&quot;given&quot;:&quot;Ronald W.&quot;,&quot;parse-names&quot;:false,&quot;dropping-particle&quot;:&quot;&quot;,&quot;non-dropping-particle&quot;:&quot;&quot;},{&quot;family&quot;:&quot;Ouillet&quot;,&quot;given&quot;:&quot;Pierre&quot;,&quot;parse-names&quot;:false,&quot;dropping-particle&quot;:&quot;&quot;,&quot;non-dropping-particle&quot;:&quot;&quot;},{&quot;family&quot;:&quot;Park&quot;,&quot;given&quot;:&quot;Daniel&quot;,&quot;parse-names&quot;:false,&quot;dropping-particle&quot;:&quot;&quot;,&quot;non-dropping-particle&quot;:&quot;&quot;},{&quot;family&quot;:&quot;Pradenas&quot;,&quot;given&quot;:&quot;Allorah&quot;,&quot;parse-names&quot;:false,&quot;dropping-particle&quot;:&quot;&quot;,&quot;non-dropping-particle&quot;:&quot;&quot;},{&quot;family&quot;:&quot;Reed&quot;,&quot;given&quot;:&quot;Sharon&quot;,&quot;parse-names&quot;:false,&quot;dropping-particle&quot;:&quot;&quot;,&quot;non-dropping-particle&quot;:&quot;&quot;},{&quot;family&quot;:&quot;Riggs&quot;,&quot;given&quot;:&quot;Lindsay&quot;,&quot;parse-names&quot;:false,&quot;dropping-particle&quot;:&quot;&quot;,&quot;non-dropping-particle&quot;:&quot;&quot;},{&quot;family&quot;:&quot;Sanders&quot;,&quot;given&quot;:&quot;Alison&quot;,&quot;parse-names&quot;:false,&quot;dropping-particle&quot;:&quot;&quot;,&quot;non-dropping-particle&quot;:&quot;&quot;},{&quot;family&quot;:&quot;Sollenberger&quot;,&quot;given&quot;:&quot;Bradley&quot;,&quot;parse-names&quot;:false,&quot;dropping-particle&quot;:&quot;&quot;,&quot;non-dropping-particle&quot;:&quot;&quot;},{&quot;family&quot;:&quot;Song&quot;,&quot;given&quot;:&quot;Angela&quot;,&quot;parse-names&quot;:false,&quot;dropping-particle&quot;:&quot;&quot;,&quot;non-dropping-particle&quot;:&quot;&quot;},{&quot;family&quot;:&quot;White&quot;,&quot;given&quot;:&quot;Benjamin&quot;,&quot;parse-names&quot;:false,&quot;dropping-particle&quot;:&quot;&quot;,&quot;non-dropping-particle&quot;:&quot;&quot;},{&quot;family&quot;:&quot;Winbush&quot;,&quot;given&quot;:&quot;Terri&quot;,&quot;parse-names&quot;:false,&quot;dropping-particle&quot;:&quot;&quot;,&quot;non-dropping-particle&quot;:&quot;&quot;},{&quot;family&quot;:&quot;Aceves&quot;,&quot;given&quot;:&quot;Christine M.&quot;,&quot;parse-names&quot;:false,&quot;dropping-particle&quot;:&quot;&quot;,&quot;non-dropping-particle&quot;:&quot;&quot;},{&quot;family&quot;:&quot;Anderson&quot;,&quot;given&quot;:&quot;Catelyn&quot;,&quot;parse-names&quot;:false,&quot;dropping-particle&quot;:&quot;&quot;,&quot;non-dropping-particle&quot;:&quot;&quot;},{&quot;family&quot;:&quot;Gangavarapu&quot;,&quot;given&quot;:&quot;Karthik&quot;,&quot;parse-names&quot;:false,&quot;dropping-particle&quot;:&quot;&quot;,&quot;non-dropping-particle&quot;:&quot;&quot;},{&quot;family&quot;:&quot;Hufbauer&quot;,&quot;given&quot;:&quot;Emory&quot;,&quot;parse-names&quot;:false,&quot;dropping-particle&quot;:&quot;&quot;,&quot;non-dropping-particle&quot;:&quot;&quot;},{&quot;family&quot;:&quot;Kurzban&quot;,&quot;given&quot;:&quot;Ezra&quot;,&quot;parse-names&quot;:false,&quot;dropping-particle&quot;:&quot;&quot;,&quot;non-dropping-particle&quot;:&quot;&quot;},{&quot;family&quot;:&quot;Lee&quot;,&quot;given&quot;:&quot;Justin&quot;,&quot;parse-names&quot;:false,&quot;dropping-particle&quot;:&quot;&quot;,&quot;non-dropping-particle&quot;:&quot;&quot;},{&quot;family&quot;:&quot;Matteson&quot;,&quot;given&quot;:&quot;Nathaniel L.&quot;,&quot;parse-names&quot;:false,&quot;dropping-particle&quot;:&quot;&quot;,&quot;non-dropping-particle&quot;:&quot;&quot;},{&quot;family&quot;:&quot;Parker&quot;,&quot;given&quot;:&quot;Edyth&quot;,&quot;parse-names&quot;:false,&quot;dropping-particle&quot;:&quot;&quot;,&quot;non-dropping-particle&quot;:&quot;&quot;},{&quot;family&quot;:&quot;Perkins&quot;,&quot;given&quot;:&quot;Sarah A.&quot;,&quot;parse-names&quot;:false,&quot;dropping-particle&quot;:&quot;&quot;,&quot;non-dropping-particle&quot;:&quot;&quot;},{&quot;family&quot;:&quot;Ramesh&quot;,&quot;given&quot;:&quot;Karthik S.&quot;,&quot;parse-names&quot;:false,&quot;dropping-particle&quot;:&quot;&quot;,&quot;non-dropping-particle&quot;:&quot;&quot;},{&quot;family&quot;:&quot;Robles-Sikisaka&quot;,&quot;given&quot;:&quot;Refugio&quot;,&quot;parse-names&quot;:false,&quot;dropping-particle&quot;:&quot;&quot;,&quot;non-dropping-particle&quot;:&quot;&quot;},{&quot;family&quot;:&quot;Schwab&quot;,&quot;given&quot;:&quot;Madison A.&quot;,&quot;parse-names&quot;:false,&quot;dropping-particle&quot;:&quot;&quot;,&quot;non-dropping-particle&quot;:&quot;&quot;},{&quot;family&quot;:&quot;Spencer&quot;,&quot;given&quot;:&quot;Emily&quot;,&quot;parse-names&quot;:false,&quot;dropping-particle&quot;:&quot;&quot;,&quot;non-dropping-particle&quot;:&quot;&quot;},{&quot;family&quot;:&quot;Wohl&quot;,&quot;given&quot;:&quot;Shirlee&quot;,&quot;parse-names&quot;:false,&quot;dropping-particle&quot;:&quot;&quot;,&quot;non-dropping-particle&quot;:&quot;&quot;},{&quot;family&quot;:&quot;Nicholson&quot;,&quot;given&quot;:&quot;Laura&quot;,&quot;parse-names&quot;:false,&quot;dropping-particle&quot;:&quot;&quot;,&quot;non-dropping-particle&quot;:&quot;&quot;},{&quot;family&quot;:&quot;Mchardy&quot;,&quot;given&quot;:&quot;Ian H.&quot;,&quot;parse-names&quot;:false,&quot;dropping-particle&quot;:&quot;&quot;,&quot;non-dropping-particle&quot;:&quot;&quot;},{&quot;family&quot;:&quot;Dimmock&quot;,&quot;given&quot;:&quot;David P.&quot;,&quot;parse-names&quot;:false,&quot;dropping-particle&quot;:&quot;&quot;,&quot;non-dropping-particle&quot;:&quot;&quot;},{&quot;family&quot;:&quot;Hobbs&quot;,&quot;given&quot;:&quot;Charlotte A.&quot;,&quot;parse-names&quot;:false,&quot;dropping-particle&quot;:&quot;&quot;,&quot;non-dropping-particle&quot;:&quot;&quot;},{&quot;family&quot;:&quot;Bakhtar&quot;,&quot;given&quot;:&quot;Omid&quot;,&quot;parse-names&quot;:false,&quot;dropping-particle&quot;:&quot;&quot;,&quot;non-dropping-particle&quot;:&quot;&quot;},{&quot;family&quot;:&quot;Harding&quot;,&quot;given&quot;:&quot;Aaron&quot;,&quot;parse-names&quot;:false,&quot;dropping-particle&quot;:&quot;&quot;,&quot;non-dropping-particle&quot;:&quot;&quot;},{&quot;family&quot;:&quot;Mendoza&quot;,&quot;given&quot;:&quot;Art&quot;,&quot;parse-names&quot;:false,&quot;dropping-particle&quot;:&quot;&quot;,&quot;non-dropping-particle&quot;:&quot;&quot;},{&quot;family&quot;:&quot;Bolze&quot;,&quot;given&quot;:&quot;Alexandre&quot;,&quot;parse-names&quot;:false,&quot;dropping-particle&quot;:&quot;&quot;,&quot;non-dropping-particle&quot;:&quot;&quot;},{&quot;family&quot;:&quot;Becker&quot;,&quot;given&quot;:&quot;David&quot;,&quot;parse-names&quot;:false,&quot;dropping-particle&quot;:&quot;&quot;,&quot;non-dropping-particle&quot;:&quot;&quot;},{&quot;family&quot;:&quot;Cirulli&quot;,&quot;given&quot;:&quot;Elizabeth T.&quot;,&quot;parse-names&quot;:false,&quot;dropping-particle&quot;:&quot;&quot;,&quot;non-dropping-particle&quot;:&quot;&quot;},{&quot;family&quot;:&quot;Isaksson&quot;,&quot;given&quot;:&quot;Magnus&quot;,&quot;parse-names&quot;:false,&quot;dropping-particle&quot;:&quot;&quot;,&quot;non-dropping-particle&quot;:&quot;&quot;},{&quot;family&quot;:&quot;Schiabor Barrett&quot;,&quot;given&quot;:&quot;Kelly M.&quot;,&quot;parse-names&quot;:false,&quot;dropping-particle&quot;:&quot;&quot;,&quot;non-dropping-particle&quot;:&quot;&quot;},{&quot;family&quot;:&quot;Washington&quot;,&quot;given&quot;:&quot;Nicole L.&quot;,&quot;parse-names&quot;:false,&quot;dropping-particle&quot;:&quot;&quot;,&quot;non-dropping-particle&quot;:&quot;&quot;},{&quot;family&quot;:&quot;Malone&quot;,&quot;given&quot;:&quot;John D.&quot;,&quot;parse-names&quot;:false,&quot;dropping-particle&quot;:&quot;&quot;,&quot;non-dropping-particle&quot;:&quot;&quot;},{&quot;family&quot;:&quot;Schafer&quot;,&quot;given&quot;:&quot;Ashleigh Murphy&quot;,&quot;parse-names&quot;:false,&quot;dropping-particle&quot;:&quot;&quot;,&quot;non-dropping-particle&quot;:&quot;&quot;},{&quot;family&quot;:&quot;Gurfield&quot;,&quot;given&quot;:&quot;Nikos&quot;,&quot;parse-names&quot;:false,&quot;dropping-particle&quot;:&quot;&quot;,&quot;non-dropping-particle&quot;:&quot;&quot;},{&quot;family&quot;:&quot;Stous&quot;,&quot;given&quot;:&quot;Sarah&quot;,&quot;parse-names&quot;:false,&quot;dropping-particle&quot;:&quot;&quot;,&quot;non-dropping-particle&quot;:&quot;&quot;},{&quot;family&quot;:&quot;Fielding-Miller&quot;,&quot;given&quot;:&quot;Rebecca&quot;,&quot;parse-names&quot;:false,&quot;dropping-particle&quot;:&quot;&quot;,&quot;non-dropping-particle&quot;:&quot;&quot;},{&quot;family&quot;:&quot;Garfein&quot;,&quot;given&quot;:&quot;Richard S.&quot;,&quot;parse-names&quot;:false,&quot;dropping-particle&quot;:&quot;&quot;,&quot;non-dropping-particle&quot;:&quot;&quot;},{&quot;family&quot;:&quot;Gaines&quot;,&quot;given&quot;:&quot;Tommi&quot;,&quot;parse-names&quot;:false,&quot;dropping-particle&quot;:&quot;&quot;,&quot;non-dropping-particle&quot;:&quot;&quot;},{&quot;family&quot;:&quot;Anderson&quot;,&quot;given&quot;:&quot;Cheryl&quot;,&quot;parse-names&quot;:false,&quot;dropping-particle&quot;:&quot;&quot;,&quot;non-dropping-particle&quot;:&quot;&quot;},{&quot;family&quot;:&quot;Martin&quot;,&quot;given&quot;:&quot;Natasha K.&quot;,&quot;parse-names&quot;:false,&quot;dropping-particle&quot;:&quot;&quot;,&quot;non-dropping-particle&quot;:&quot;&quot;},{&quot;family&quot;:&quot;Schooley&quot;,&quot;given&quot;:&quot;Robert&quot;,&quot;parse-names&quot;:false,&quot;dropping-particle&quot;:&quot;&quot;,&quot;non-dropping-particle&quot;:&quot;&quot;},{&quot;family&quot;:&quot;Austin&quot;,&quot;given&quot;:&quot;Brett&quot;,&quot;parse-names&quot;:false,&quot;dropping-particle&quot;:&quot;&quot;,&quot;non-dropping-particle&quot;:&quot;&quot;},{&quot;family&quot;:&quot;MacCannell&quot;,&quot;given&quot;:&quot;Duncan R.&quot;,&quot;parse-names&quot;:false,&quot;dropping-particle&quot;:&quot;&quot;,&quot;non-dropping-particle&quot;:&quot;&quot;},{&quot;family&quot;:&quot;Kingsmore&quot;,&quot;given&quot;:&quot;Stephen F.&quot;,&quot;parse-names&quot;:false,&quot;dropping-particle&quot;:&quot;&quot;,&quot;non-dropping-particle&quot;:&quot;&quot;},{&quot;family&quot;:&quot;Lee&quot;,&quot;given&quot;:&quot;William&quot;,&quot;parse-names&quot;:false,&quot;dropping-particle&quot;:&quot;&quot;,&quot;non-dropping-particle&quot;:&quot;&quot;},{&quot;family&quot;:&quot;Shah&quot;,&quot;given&quot;:&quot;Seema&quot;,&quot;parse-names&quot;:false,&quot;dropping-particle&quot;:&quot;&quot;,&quot;non-dropping-particle&quot;:&quot;&quot;},{&quot;family&quot;:&quot;McDonald&quot;,&quot;given&quot;:&quot;Eric&quot;,&quot;parse-names&quot;:false,&quot;dropping-particle&quot;:&quot;&quot;,&quot;non-dropping-particle&quot;:&quot;&quot;},{&quot;family&quot;:&quot;Yu&quot;,&quot;given&quot;:&quot;Alexander T.&quot;,&quot;parse-names&quot;:false,&quot;dropping-particle&quot;:&quot;&quot;,&quot;non-dropping-particle&quot;:&quot;&quot;},{&quot;family&quot;:&quot;Zeller&quot;,&quot;given&quot;:&quot;Mark&quot;,&quot;parse-names&quot;:false,&quot;dropping-particle&quot;:&quot;&quot;,&quot;non-dropping-particle&quot;:&quot;&quot;},{&quot;family&quot;:&quot;Fisch&quot;,&quot;given&quot;:&quot;Kathleen M.&quot;,&quot;parse-names&quot;:false,&quot;dropping-particle&quot;:&quot;&quot;,&quot;non-dropping-particle&quot;:&quot;&quot;},{&quot;family&quot;:&quot;Longhurst&quot;,&quot;given&quot;:&quot;Christopher&quot;,&quot;parse-names&quot;:false,&quot;dropping-particle&quot;:&quot;&quot;,&quot;non-dropping-particle&quot;:&quot;&quot;},{&quot;family&quot;:&quot;Maysent&quot;,&quot;given&quot;:&quot;Patty&quot;,&quot;parse-names&quot;:false,&quot;dropping-particle&quot;:&quot;&quot;,&quot;non-dropping-particle&quot;:&quot;&quot;},{&quot;family&quot;:&quot;Pride&quot;,&quot;given&quot;:&quot;David&quot;,&quot;parse-names&quot;:false,&quot;dropping-particle&quot;:&quot;&quot;,&quot;non-dropping-particle&quot;:&quot;&quot;},{&quot;family&quot;:&quot;Khosla&quot;,&quot;given&quot;:&quot;Pradeep K.&quot;,&quot;parse-names&quot;:false,&quot;dropping-particle&quot;:&quot;&quot;,&quot;non-dropping-particle&quot;:&quot;&quot;},{&quot;family&quot;:&quot;Laurent&quot;,&quot;given&quot;:&quot;Louise C.&quot;,&quot;parse-names&quot;:false,&quot;dropping-particle&quot;:&quot;&quot;,&quot;non-dropping-particle&quot;:&quot;&quot;},{&quot;family&quot;:&quot;Yeo&quot;,&quot;given&quot;:&quot;Gene W.&quot;,&quot;parse-names&quot;:false,&quot;dropping-particle&quot;:&quot;&quot;,&quot;non-dropping-particle&quot;:&quot;&quot;},{&quot;family&quot;:&quot;Andersen&quot;,&quot;given&quot;:&quot;Kristian G.&quot;,&quot;parse-names&quot;:false,&quot;dropping-particle&quot;:&quot;&quot;,&quot;non-dropping-particle&quot;:&quot;&quot;},{&quot;family&quot;:&quot;Knight&quot;,&quot;given&quot;:&quot;Rob&quot;,&quot;parse-names&quot;:false,&quot;dropping-particle&quot;:&quot;&quot;,&quot;non-dropping-particle&quot;:&quot;&quot;}],&quot;container-title&quot;:&quot;Nature 2022&quot;,&quot;accessed&quot;:{&quot;date-parts&quot;:[[2022,7,8]]},&quot;DOI&quot;:&quot;10.1038/s41586-022-05049-6&quot;,&quot;ISSN&quot;:&quot;1476-4687&quot;,&quot;URL&quot;:&quot;https://www.nature.com/articles/s41586-022-05049-6&quot;,&quot;issued&quot;:{&quot;date-parts&quot;:[[2022,7,7]]},&quot;page&quot;:&quot;1-4&quot;,&quot;abstract&quot;:&quot;As SARS-CoV-2 continues to spread and evolve, detecting emerging variants early is critical for public health interventions. Inferring lineage prevalence by clinical testing is infeasible at scale, especially in areas with limited resources, participation, or testing/sequencing capacity, which can also introduce biases1–3. SARS-CoV-2 RNA concentration in wastewater successfully tracks regional infection dynamics and provides less biased abundance estimates than clinical testing4,5. Tracking virus genomic sequences in wastewater would improve community prevalence estimates and detect emerging variants. However, two factors limit wastewater-based genomic surveillance: low-quality sequence data and inability to estimate relative lineage abundance in mixed samples. Here, we resolve these critical issues to perform a high-resolution, 295-day wastewater and clinical sequencing effort, in the controlled environment of a large university campus and the broader context of the surrounding county. We develop and deploy improved virus concentration protocols and deconvolution software that fully resolve multiple virus strains from wastewater. We detect emerging variants of concern up to 14 days earlier in wastewater samples, and identify multiple instances of virus spread not captured by clinical genomic surveillance. Our study provides a scalable solution for wastewater genomic surveillance that allows early detection of SARS-CoV-2 variants and identification of cryptic transmission.&quot;,&quot;publisher&quot;:&quot;Nature Publishing Group&quot;,&quot;container-title-short&quot;:&quot;&quot;},&quot;isTemporary&quot;:false},{&quot;id&quot;:&quot;0c94af57-4451-31e0-82fc-395fa777c409&quot;,&quot;itemData&quot;:{&quot;type&quot;:&quot;article-journal&quot;,&quot;id&quot;:&quot;0c94af57-4451-31e0-82fc-395fa777c409&quot;,&quot;title&quot;:&quot;Variant abundance estimation for SARS-CoV-2 in wastewater using RNA-Seq quantification&quot;,&quot;author&quot;:[{&quot;family&quot;:&quot;Baaijens&quot;,&quot;given&quot;:&quot;Jasmijn A.&quot;,&quot;parse-names&quot;:false,&quot;dropping-particle&quot;:&quot;&quot;,&quot;non-dropping-particle&quot;:&quot;&quot;},{&quot;family&quot;:&quot;Zulli&quot;,&quot;given&quot;:&quot;Alessandro&quot;,&quot;parse-names&quot;:false,&quot;dropping-particle&quot;:&quot;&quot;,&quot;non-dropping-particle&quot;:&quot;&quot;},{&quot;family&quot;:&quot;Ott&quot;,&quot;given&quot;:&quot;Isabel M.&quot;,&quot;parse-names&quot;:false,&quot;dropping-particle&quot;:&quot;&quot;,&quot;non-dropping-particle&quot;:&quot;&quot;},{&quot;family&quot;:&quot;Petrone&quot;,&quot;given&quot;:&quot;Mary E.&quot;,&quot;parse-names&quot;:false,&quot;dropping-particle&quot;:&quot;&quot;,&quot;non-dropping-particle&quot;:&quot;&quot;},{&quot;family&quot;:&quot;Alpert&quot;,&quot;given&quot;:&quot;Tara&quot;,&quot;parse-names&quot;:false,&quot;dropping-particle&quot;:&quot;&quot;,&quot;non-dropping-particle&quot;:&quot;&quot;},{&quot;family&quot;:&quot;Fauver&quot;,&quot;given&quot;:&quot;Joseph R.&quot;,&quot;parse-names&quot;:false,&quot;dropping-particle&quot;:&quot;&quot;,&quot;non-dropping-particle&quot;:&quot;&quot;},{&quot;family&quot;:&quot;Kalinich&quot;,&quot;given&quot;:&quot;Chaney C.&quot;,&quot;parse-names&quot;:false,&quot;dropping-particle&quot;:&quot;&quot;,&quot;non-dropping-particle&quot;:&quot;&quot;},{&quot;family&quot;:&quot;Vogels&quot;,&quot;given&quot;:&quot;Chantal B.F.&quot;,&quot;parse-names&quot;:false,&quot;dropping-particle&quot;:&quot;&quot;,&quot;non-dropping-particle&quot;:&quot;&quot;},{&quot;family&quot;:&quot;Breban&quot;,&quot;given&quot;:&quot;Mallery I.&quot;,&quot;parse-names&quot;:false,&quot;dropping-particle&quot;:&quot;&quot;,&quot;non-dropping-particle&quot;:&quot;&quot;},{&quot;family&quot;:&quot;Duvallet&quot;,&quot;given&quot;:&quot;Claire&quot;,&quot;parse-names&quot;:false,&quot;dropping-particle&quot;:&quot;&quot;,&quot;non-dropping-particle&quot;:&quot;&quot;},{&quot;family&quot;:&quot;McElroy&quot;,&quot;given&quot;:&quot;Kyle&quot;,&quot;parse-names&quot;:false,&quot;dropping-particle&quot;:&quot;&quot;,&quot;non-dropping-particle&quot;:&quot;&quot;},{&quot;family&quot;:&quot;Ghaeli&quot;,&quot;given&quot;:&quot;Newsha&quot;,&quot;parse-names&quot;:false,&quot;dropping-particle&quot;:&quot;&quot;,&quot;non-dropping-particle&quot;:&quot;&quot;},{&quot;family&quot;:&quot;Imakaev&quot;,&quot;given&quot;:&quot;Maxim&quot;,&quot;parse-names&quot;:false,&quot;dropping-particle&quot;:&quot;&quot;,&quot;non-dropping-particle&quot;:&quot;&quot;},{&quot;family&quot;:&quot;Mckenzie-Bennett&quot;,&quot;given&quot;:&quot;Malaika&quot;,&quot;parse-names&quot;:false,&quot;dropping-particle&quot;:&quot;&quot;,&quot;non-dropping-particle&quot;:&quot;&quot;},{&quot;family&quot;:&quot;Robison&quot;,&quot;given&quot;:&quot;Keith&quot;,&quot;parse-names&quot;:false,&quot;dropping-particle&quot;:&quot;&quot;,&quot;non-dropping-particle&quot;:&quot;&quot;},{&quot;family&quot;:&quot;Plocik&quot;,&quot;given&quot;:&quot;Alex&quot;,&quot;parse-names&quot;:false,&quot;dropping-particle&quot;:&quot;&quot;,&quot;non-dropping-particle&quot;:&quot;&quot;},{&quot;family&quot;:&quot;Schilling&quot;,&quot;given&quot;:&quot;Rebecca&quot;,&quot;parse-names&quot;:false,&quot;dropping-particle&quot;:&quot;&quot;,&quot;non-dropping-particle&quot;:&quot;&quot;},{&quot;family&quot;:&quot;Pierson&quot;,&quot;given&quot;:&quot;Martha&quot;,&quot;parse-names&quot;:false,&quot;dropping-particle&quot;:&quot;&quot;,&quot;non-dropping-particle&quot;:&quot;&quot;},{&quot;family&quot;:&quot;Littlefield&quot;,&quot;given&quot;:&quot;Rebecca&quot;,&quot;parse-names&quot;:false,&quot;dropping-particle&quot;:&quot;&quot;,&quot;non-dropping-particle&quot;:&quot;&quot;},{&quot;family&quot;:&quot;Spencer&quot;,&quot;given&quot;:&quot;Michelle&quot;,&quot;parse-names&quot;:false,&quot;dropping-particle&quot;:&quot;&quot;,&quot;non-dropping-particle&quot;:&quot;&quot;},{&quot;family&quot;:&quot;Simen&quot;,&quot;given&quot;:&quot;Birgitte B.&quot;,&quot;parse-names&quot;:false,&quot;dropping-particle&quot;:&quot;&quot;,&quot;non-dropping-particle&quot;:&quot;&quot;},{&quot;family&quot;:&quot;Initiative&quot;,&quot;given&quot;:&quot;Yale SARS-CoV-2 Genomic Surveillance&quot;,&quot;parse-names&quot;:false,&quot;dropping-particle&quot;:&quot;&quot;,&quot;non-dropping-particle&quot;:&quot;&quot;},{&quot;family&quot;:&quot;Hanage&quot;,&quot;given&quot;:&quot;William P.&quot;,&quot;parse-names&quot;:false,&quot;dropping-particle&quot;:&quot;&quot;,&quot;non-dropping-particle&quot;:&quot;&quot;},{&quot;family&quot;:&quot;Grubaugh&quot;,&quot;given&quot;:&quot;Nathan D.&quot;,&quot;parse-names&quot;:false,&quot;dropping-particle&quot;:&quot;&quot;,&quot;non-dropping-particle&quot;:&quot;&quot;},{&quot;family&quot;:&quot;Peccia&quot;,&quot;given&quot;:&quot;Jordan&quot;,&quot;parse-names&quot;:false,&quot;dropping-particle&quot;:&quot;&quot;,&quot;non-dropping-particle&quot;:&quot;&quot;},{&quot;family&quot;:&quot;Baym&quot;,&quot;given&quot;:&quot;Michael&quot;,&quot;parse-names&quot;:false,&quot;dropping-particle&quot;:&quot;&quot;,&quot;non-dropping-particle&quot;:&quot;&quot;}],&quot;container-title&quot;:&quot;medRxiv&quot;,&quot;accessed&quot;:{&quot;date-parts&quot;:[[2022,9,7]]},&quot;DOI&quot;:&quot;10.1101/2021.08.31.21262938&quot;,&quot;PMID&quot;:&quot;34494031&quot;,&quot;URL&quot;:&quot;https://www.medrxiv.org/content/10.1101/2021.08.31.21262938v1&quot;,&quot;issued&quot;:{&quot;date-parts&quot;:[[2021,9,2]]},&quot;page&quot;:&quot;2021.08.31.21262938&quot;,&quot;abstract&quot;:&quot;Effectively monitoring the spread of SARS-CoV-2 variants is essential to efforts to counter the ongoing pandemic. Wastewater monitoring of SARS-CoV-2 RNA has proven an effective and efficient technique to approximate COVID-19 case rates in the population. Predicting variant abundances from wastewater, however, is technically challenging. Here we show that by sequencing SARS-CoV-2 RNA in wastewater and applying computational techniques initially used for RNA-Seq quantification, we can estimate the abundance of variants in wastewater samples. We show by sequencing samples from wastewater and clinical isolates in Connecticut U.S.A. between January and April 2021 that the temporal dynamics of variant strains broadly correspond. We further show that this technique can be used with other wastewater sequencing techniques by expanding to samples taken across the United States in a similar timeframe. We find high variability in signal among individual samples, and limited ability to detect the presence of variants with clinical frequencies &lt;10%; nevertheless, the overall trends match what we observed from sequencing clinical samples. Thus, while clinical sequencing remains a more sensitive technique for population surveillance, wastewater sequencing can be used to monitor trends in variant prevalence in situations where clinical sequencing is unavailable or impractical.\n\n### Competing Interest Statement\n\nN.D.G. is an infectious diseases consultant for Tempus Labs. W.P.H. is a scientific advisory board member to Biobot Analytics and has received compensation for expert witness testimony on the expected course of the pandemic. N.G. is co-founder of Biobot Analytics; C.D., K.A.M., and M.I. are employees of Biobot Analytics.\n\n### Funding Statement\n\nThis work was supported in part by the Pew Charitable Trusts, the David and Lucile Packard Foundation, NIH NIGMS award R35GM133700, and the Alfred P. Sloan Foundation (J.A.B. and M.B); CTSA Grant Number TL1 TR001864 (M.E.P. and T.A.); Fast Grant from Emergent Ventures at the Mercatus Center at George Mason University (N.D.G.); CDC Contract #75D30120C09570 (N.D.G.); Yale CoReCT pilot award (J.P. and N.D.G.); and NIH NIGMS award U54GM088558 (W.P.H.).\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Institutional Review Board from the Yale University Human Research Protection Program determined that the RT-qPCR testing and sequencing of de-identified remnant COVID-19 clinical samples obtained from clinical partners conducted in this study is not research involving human subjects (IRB Protocol ID: 2000028599).\n\nAll necessary patient/participant consent has been obtained and the appropriate institutional forms have been archived.\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The raw SARS-CoV-2 sequencing data from New Haven wastewater (.fastq files) are available on NCBI SRA under Bioproject PRJNA741211. The clinical sequencing data can be accessed via covidtrackerct.com. The raw SARS-CoV-2 sequencing data from across the U.S. (.fastq files) are available on NCBI SRA under Bioproject PRJNA759260. The simulated wastewater sequencing data (.fastq files) for benchmarking are available on Zenodo (DOI: 10.5281/zenodo.5307070).\n\n&lt;https://www.ncbi.nlm.nih.gov/bioproject/PRJNA741211&gt; \n\n&lt;https://www.ncbi.nlm.nih.gov/bioproject/PRJNA759260&gt; \n\n&lt;https://zenodo.org/record/5307070#.YS6eZNNKjUI&gt;&quot;,&quot;publisher&quot;:&quot;Cold Spring Harbor Laboratory Press&quot;,&quot;container-title-short&quot;:&quot;&quot;},&quot;isTemporary&quot;:false},{&quot;id&quot;:&quot;69473d18-53e4-3785-955c-29dd021d891d&quot;,&quot;itemData&quot;:{&quot;type&quot;:&quot;article-journal&quot;,&quot;id&quot;:&quot;69473d18-53e4-3785-955c-29dd021d891d&quot;,&quot;title&quot;:&quot;Early detection and surveillance of SARS-CoV-2 genomic variants in wastewater using COJAC&quot;,&quot;author&quot;:[{&quot;family&quot;:&quot;Jahn&quot;,&quot;given&quot;:&quot;Katharina&quot;,&quot;parse-names&quot;:false,&quot;dropping-particle&quot;:&quot;&quot;,&quot;non-dropping-particle&quot;:&quot;&quot;},{&quot;family&quot;:&quot;Dreifuss&quot;,&quot;given&quot;:&quot;David&quot;,&quot;parse-names&quot;:false,&quot;dropping-particle&quot;:&quot;&quot;,&quot;non-dropping-particle&quot;:&quot;&quot;},{&quot;family&quot;:&quot;Topolsky&quot;,&quot;given&quot;:&quot;Ivan&quot;,&quot;parse-names&quot;:false,&quot;dropping-particle&quot;:&quot;&quot;,&quot;non-dropping-particle&quot;:&quot;&quot;},{&quot;family&quot;:&quot;Kull&quot;,&quot;given&quot;:&quot;Anina&quot;,&quot;parse-names&quot;:false,&quot;dropping-particle&quot;:&quot;&quot;,&quot;non-dropping-particle&quot;:&quot;&quot;},{&quot;family&quot;:&quot;Ganesanandamoorthy&quot;,&quot;given&quot;:&quot;Pravin&quot;,&quot;parse-names&quot;:false,&quot;dropping-particle&quot;:&quot;&quot;,&quot;non-dropping-particle&quot;:&quot;&quot;},{&quot;family&quot;:&quot;Fernandez-Cassi&quot;,&quot;given&quot;:&quot;Xavier&quot;,&quot;parse-names&quot;:false,&quot;dropping-particle&quot;:&quot;&quot;,&quot;non-dropping-particle&quot;:&quot;&quot;},{&quot;family&quot;:&quot;Bänziger&quot;,&quot;given&quot;:&quot;Carola&quot;,&quot;parse-names&quot;:false,&quot;dropping-particle&quot;:&quot;&quot;,&quot;non-dropping-particle&quot;:&quot;&quot;},{&quot;family&quot;:&quot;Devaux&quot;,&quot;given&quot;:&quot;Alexander J.&quot;,&quot;parse-names&quot;:false,&quot;dropping-particle&quot;:&quot;&quot;,&quot;non-dropping-particle&quot;:&quot;&quot;},{&quot;family&quot;:&quot;Stachler&quot;,&quot;given&quot;:&quot;Elyse&quot;,&quot;parse-names&quot;:false,&quot;dropping-particle&quot;:&quot;&quot;,&quot;non-dropping-particle&quot;:&quot;&quot;},{&quot;family&quot;:&quot;Caduff&quot;,&quot;given&quot;:&quot;Lea&quot;,&quot;parse-names&quot;:false,&quot;dropping-particle&quot;:&quot;&quot;,&quot;non-dropping-particle&quot;:&quot;&quot;},{&quot;family&quot;:&quot;Cariti&quot;,&quot;given&quot;:&quot;Federica&quot;,&quot;parse-names&quot;:false,&quot;dropping-particle&quot;:&quot;&quot;,&quot;non-dropping-particle&quot;:&quot;&quot;},{&quot;family&quot;:&quot;Corzón&quot;,&quot;given&quot;:&quot;Alex Tuñas&quot;,&quot;parse-names&quot;:false,&quot;dropping-particle&quot;:&quot;&quot;,&quot;non-dropping-particle&quot;:&quot;&quot;},{&quot;family&quot;:&quot;Fuhrmann&quot;,&quot;given&quot;:&quot;Lara&quot;,&quot;parse-names&quot;:false,&quot;dropping-particle&quot;:&quot;&quot;,&quot;non-dropping-particle&quot;:&quot;&quot;},{&quot;family&quot;:&quot;Chen&quot;,&quot;given&quot;:&quot;Chaoran&quot;,&quot;parse-names&quot;:false,&quot;dropping-particle&quot;:&quot;&quot;,&quot;non-dropping-particle&quot;:&quot;&quot;},{&quot;family&quot;:&quot;Jablonski&quot;,&quot;given&quot;:&quot;Kim Philipp&quot;,&quot;parse-names&quot;:false,&quot;dropping-particle&quot;:&quot;&quot;,&quot;non-dropping-particle&quot;:&quot;&quot;},{&quot;family&quot;:&quot;Nadeau&quot;,&quot;given&quot;:&quot;Sarah&quot;,&quot;parse-names&quot;:false,&quot;dropping-particle&quot;:&quot;&quot;,&quot;non-dropping-particle&quot;:&quot;&quot;},{&quot;family&quot;:&quot;Feldkamp&quot;,&quot;given&quot;:&quot;Mirjam&quot;,&quot;parse-names&quot;:false,&quot;dropping-particle&quot;:&quot;&quot;,&quot;non-dropping-particle&quot;:&quot;&quot;},{&quot;family&quot;:&quot;Beisel&quot;,&quot;given&quot;:&quot;Christian&quot;,&quot;parse-names&quot;:false,&quot;dropping-particle&quot;:&quot;&quot;,&quot;non-dropping-particle&quot;:&quot;&quot;},{&quot;family&quot;:&quot;Aquino&quot;,&quot;given&quot;:&quot;Catharine&quot;,&quot;parse-names&quot;:false,&quot;dropping-particle&quot;:&quot;&quot;,&quot;non-dropping-particle&quot;:&quot;&quot;},{&quot;family&quot;:&quot;Stadler&quot;,&quot;given&quot;:&quot;Tanja&quot;,&quot;parse-names&quot;:false,&quot;dropping-particle&quot;:&quot;&quot;,&quot;non-dropping-particle&quot;:&quot;&quot;},{&quot;family&quot;:&quot;Ort&quot;,&quot;given&quot;:&quot;Christoph&quot;,&quot;parse-names&quot;:false,&quot;dropping-particle&quot;:&quot;&quot;,&quot;non-dropping-particle&quot;:&quot;&quot;},{&quot;family&quot;:&quot;Kohn&quot;,&quot;given&quot;:&quot;Tamar&quot;,&quot;parse-names&quot;:false,&quot;dropping-particle&quot;:&quot;&quot;,&quot;non-dropping-particle&quot;:&quot;&quot;},{&quot;family&quot;:&quot;Julian&quot;,&quot;given&quot;:&quot;Timothy R.&quot;,&quot;parse-names&quot;:false,&quot;dropping-particle&quot;:&quot;&quot;,&quot;non-dropping-particle&quot;:&quot;&quot;},{&quot;family&quot;:&quot;Beerenwinkel&quot;,&quot;given&quot;:&quot;Niko&quot;,&quot;parse-names&quot;:false,&quot;dropping-particle&quot;:&quot;&quot;,&quot;non-dropping-particle&quot;:&quot;&quot;}],&quot;container-title&quot;:&quot;Nature Microbiology 2022 7:8&quot;,&quot;accessed&quot;:{&quot;date-parts&quot;:[[2022,9,7]]},&quot;DOI&quot;:&quot;10.1038/s41564-022-01185-x&quot;,&quot;ISSN&quot;:&quot;2058-5276&quot;,&quot;URL&quot;:&quot;https://www.nature.com/articles/s41564-022-01185-x&quot;,&quot;issued&quot;:{&quot;date-parts&quot;:[[2022,7,18]]},&quot;page&quot;:&quot;1151-1160&quot;,&quot;abstract&quot;:&quot;The continuing emergence of SARS-CoV-2 variants of concern and variants of interest emphasizes the need for early detection and epidemiological surveillance of novel variants. We used genomic sequencing of 122 wastewater samples from three locations in Switzerland to monitor the local spread of B.1.1.7 (Alpha), B.1.351 (Beta) and P.1 (Gamma) variants of SARS-CoV-2 at a population level. We devised a bioinformatics method named COJAC (Co-Occurrence adJusted Analysis and Calling) that uses read pairs carrying multiple variant-specific signature mutations as a robust indicator of low-frequency variants. Application of COJAC revealed that a local outbreak of the Alpha variant in two Swiss cities was observable in wastewater up to 13 d before being first reported in clinical samples. We further confirmed the ability of COJAC to detect emerging variants early for the Delta variant by analysing an additional 1,339 wastewater samples. While sequencing data of single wastewater samples provide limited precision for the quantification of relative prevalence of a variant, we show that replicate and close-meshed longitudinal sequencing allow for robust estimation not only of the local prevalence but also of the transmission fitness advantage of any variant. We conclude that genomic sequencing and our computational analysis can provide population-level estimates of prevalence and fitness of emerging variants from wastewater samples earlier and on the basis of substantially fewer samples than from clinical samples. Our framework is being routinely used in large national projects in Switzerland and the UK. The bioinformatics method COJAC enables improved population-level surveillance of the emergence and spread of SARS-CoV-2 variants in wastewater.&quot;,&quot;publisher&quot;:&quot;Nature Publishing Group&quot;,&quot;issue&quot;:&quot;8&quot;,&quot;volume&quot;:&quot;7&quot;,&quot;container-title-short&quot;:&quot;&quot;},&quot;isTemporary&quot;:false}]},{&quot;citationID&quot;:&quot;MENDELEY_CITATION_822112c5-82fe-45f2-b15e-2cc79df3c02d&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&quot;,&quot;citationItems&quot;:[{&quot;id&quot;:&quot;e40d724a-c178-3f96-8d48-043b9d1fd59a&quot;,&quot;itemData&quot;:{&quot;type&quot;:&quot;article-journal&quot;,&quot;id&quot;:&quot;e40d724a-c178-3f96-8d48-043b9d1fd59a&quot;,&quot;title&quot;:&quot;Wastewater-Based Epidemiology for Cost-Effective Mass Surveillance of COVID-19 in Low- and Middle-Income Countries: Challenges and Opportunities&quot;,&quot;author&quot;:[{&quot;family&quot;:&quot;Shrestha&quot;,&quot;given&quot;:&quot;Sadhana&quot;,&quot;parse-names&quot;:false,&quot;dropping-particle&quot;:&quot;&quot;,&quot;non-dropping-particle&quot;:&quot;&quot;},{&quot;family&quot;:&quot;Yoshinaga&quot;,&quot;given&quot;:&quot;Emi&quot;,&quot;parse-names&quot;:false,&quot;dropping-particle&quot;:&quot;&quot;,&quot;non-dropping-particle&quot;:&quot;&quot;},{&quot;family&quot;:&quot;Chapagain&quot;,&quot;given&quot;:&quot;Saroj K.&quot;,&quot;parse-names&quot;:false,&quot;dropping-particle&quot;:&quot;&quot;,&quot;non-dropping-particle&quot;:&quot;&quot;},{&quot;family&quot;:&quot;Mohan&quot;,&quot;given&quot;:&quot;Geetha&quot;,&quot;parse-names&quot;:false,&quot;dropping-particle&quot;:&quot;&quot;,&quot;non-dropping-particle&quot;:&quot;&quot;},{&quot;family&quot;:&quot;Gasparatos&quot;,&quot;given&quot;:&quot;Alexandros&quot;,&quot;parse-names&quot;:false,&quot;dropping-particle&quot;:&quot;&quot;,&quot;non-dropping-particle&quot;:&quot;&quot;},{&quot;family&quot;:&quot;Fukushi&quot;,&quot;given&quot;:&quot;Kensuke&quot;,&quot;parse-names&quot;:false,&quot;dropping-particle&quot;:&quot;&quot;,&quot;non-dropping-particle&quot;:&quot;&quot;}],&quot;container-title&quot;:&quot;Water 2021, Vol. 13, Page 2897&quot;,&quot;accessed&quot;:{&quot;date-parts&quot;:[[2022,9,7]]},&quot;DOI&quot;:&quot;10.3390/W13202897&quot;,&quot;ISSN&quot;:&quot;2073-4441&quot;,&quot;URL&quot;:&quot;https://www.mdpi.com/2073-4441/13/20/2897/htm&quot;,&quot;issued&quot;:{&quot;date-parts&quot;:[[2021,10,15]]},&quot;page&quot;:&quot;2897&quot;,&quot;abstract&quot;:&quot;Wastewater-based epidemiology (WBE) is an approach that can be used to estimate COVID-19 prevalence in the population by detecting severe acute respiratory syndrome coronavirus 2 (SARS-CoV-2) RNA in wastewater. As the WBE approach uses pooled samples from the study population, it is an inexpensive and non-invasive mass surveillance method compared to individual testing. Thus, it offers a good complement in low- and middle-income countries (LMICs) facing high costs of testing or social stigmatization, and it has a huge potential to monitor SARS-CoV-2 and its variants to curb the global COVID-19 pandemic. The aim of this review is to systematize the current evidence about the application of the WBE approach in mass surveillance of COVID-19 infection in LMICs, as well as its future potential. Among other parameters, population size contributing the fecal input to wastewater is an important parameter for COVID-19 prevalence estimation. It is easier to back-calculate COVID-19 prevalence in the community with centralized wastewater systems, because there can be more accurate estimates about the size of contributing population in the catchment. However, centralized wastewater management systems are often of low quality (or even non-existent) in LMICs, which raises a major concern about the ability to implement the WBE approach. However, it is possible to mobilize the WBE approach, if large areas are divided into sub-areas, corresponding to the existing wastewater management systems. In addition, a strong coordination between stakeholders is required for estimating population size respective to wastewater management systems. Nevertheless, further international efforts should be leveraged to strengthen the sanitation infrastructures in LMICs, using the lessons gathered from the current COVID-19 pandemic to be prepared for future pandemics.&quot;,&quot;publisher&quot;:&quot;Multidisciplinary Digital Publishing Institute&quot;,&quot;issue&quot;:&quot;20&quot;,&quot;volume&quot;:&quot;13&quot;,&quot;container-title-short&quot;:&quot;&quot;},&quot;isTemporary&quot;:false}]},{&quot;citationID&quot;:&quot;MENDELEY_CITATION_2272b551-6d7c-45bb-923d-ef607af68d79&quot;,&quot;properties&quot;:{&quot;noteIndex&quot;:0},&quot;isEdited&quot;:false,&quot;manualOverride&quot;:{&quot;isManuallyOverridden&quot;:false,&quot;citeprocText&quot;:&quot;&lt;sup&gt;29–31&lt;/sup&gt;&quot;,&quot;manualOverrideText&quot;:&quot;&quot;},&quot;citationTag&quot;:&quot;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&quot;,&quot;citationItems&quot;:[{&quot;id&quot;:&quot;01e8d48b-d78d-3921-8f2c-57942f2278ea&quot;,&quot;itemData&quot;:{&quot;type&quot;:&quot;article-journal&quot;,&quot;id&quot;:&quot;01e8d48b-d78d-3921-8f2c-57942f2278ea&quot;,&quot;title&quot;:&quot;Genomic sequencing of SARS-CoV-2 in Rwanda reveals the importance of incoming travelers on lineage diversity&quot;,&quot;author&quot;:[{&quot;family&quot;:&quot;Butera&quot;,&quot;given&quot;:&quot;Yvan&quot;,&quot;parse-names&quot;:false,&quot;dropping-particle&quot;:&quot;&quot;,&quot;non-dropping-particle&quot;:&quot;&quot;},{&quot;family&quot;:&quot;Mukantwari&quot;,&quot;given&quot;:&quot;Enatha&quot;,&quot;parse-names&quot;:false,&quot;dropping-particle&quot;:&quot;&quot;,&quot;non-dropping-particle&quot;:&quot;&quot;},{&quot;family&quot;:&quot;Artesi&quot;,&quot;given&quot;:&quot;Maria&quot;,&quot;parse-names&quot;:false,&quot;dropping-particle&quot;:&quot;&quot;,&quot;non-dropping-particle&quot;:&quot;&quot;},{&quot;family&quot;:&quot;Umuringa&quot;,&quot;given&quot;:&quot;Jeanne d’arc&quot;,&quot;parse-names&quot;:false,&quot;dropping-particle&quot;:&quot;&quot;,&quot;non-dropping-particle&quot;:&quot;&quot;},{&quot;family&quot;:&quot;O’Toole&quot;,&quot;given&quot;:&quot;Áine Niamh&quot;,&quot;parse-names&quot;:false,&quot;dropping-particle&quot;:&quot;&quot;,&quot;non-dropping-particle&quot;:&quot;&quot;},{&quot;family&quot;:&quot;Hill&quot;,&quot;given&quot;:&quot;Verity&quot;,&quot;parse-names&quot;:false,&quot;dropping-particle&quot;:&quot;&quot;,&quot;non-dropping-particle&quot;:&quot;&quot;},{&quot;family&quot;:&quot;Rooke&quot;,&quot;given&quot;:&quot;Stefan&quot;,&quot;parse-names&quot;:false,&quot;dropping-particle&quot;:&quot;&quot;,&quot;non-dropping-particle&quot;:&quot;&quot;},{&quot;family&quot;:&quot;Hong&quot;,&quot;given&quot;:&quot;Samuel Leandro&quot;,&quot;parse-names&quot;:false,&quot;dropping-particle&quot;:&quot;&quot;,&quot;non-dropping-particle&quot;:&quot;&quot;},{&quot;family&quot;:&quot;Dellicour&quot;,&quot;given&quot;:&quot;Simon&quot;,&quot;parse-names&quot;:false,&quot;dropping-particle&quot;:&quot;&quot;,&quot;non-dropping-particle&quot;:&quot;&quot;},{&quot;family&quot;:&quot;Majyambere&quot;,&quot;given&quot;:&quot;Onesphore&quot;,&quot;parse-names&quot;:false,&quot;dropping-particle&quot;:&quot;&quot;,&quot;non-dropping-particle&quot;:&quot;&quot;},{&quot;family&quot;:&quot;Bontems&quot;,&quot;given&quot;:&quot;Sebastien&quot;,&quot;parse-names&quot;:false,&quot;dropping-particle&quot;:&quot;&quot;,&quot;non-dropping-particle&quot;:&quot;&quot;},{&quot;family&quot;:&quot;Boujemla&quot;,&quot;given&quot;:&quot;Bouchra&quot;,&quot;parse-names&quot;:false,&quot;dropping-particle&quot;:&quot;&quot;,&quot;non-dropping-particle&quot;:&quot;&quot;},{&quot;family&quot;:&quot;Quick&quot;,&quot;given&quot;:&quot;Josh&quot;,&quot;parse-names&quot;:false,&quot;dropping-particle&quot;:&quot;&quot;,&quot;non-dropping-particle&quot;:&quot;&quot;},{&quot;family&quot;:&quot;Resende&quot;,&quot;given&quot;:&quot;Paola Cristina&quot;,&quot;parse-names&quot;:false,&quot;dropping-particle&quot;:&quot;&quot;,&quot;non-dropping-particle&quot;:&quot;&quot;},{&quot;family&quot;:&quot;Loman&quot;,&quot;given&quot;:&quot;Nick&quot;,&quot;parse-names&quot;:false,&quot;dropping-particle&quot;:&quot;&quot;,&quot;non-dropping-particle&quot;:&quot;&quot;},{&quot;family&quot;:&quot;Umumararungu&quot;,&quot;given&quot;:&quot;Esperance&quot;,&quot;parse-names&quot;:false,&quot;dropping-particle&quot;:&quot;&quot;,&quot;non-dropping-particle&quot;:&quot;&quot;},{&quot;family&quot;:&quot;Kabanda&quot;,&quot;given&quot;:&quot;Alice&quot;,&quot;parse-names&quot;:false,&quot;dropping-particle&quot;:&quot;&quot;,&quot;non-dropping-particle&quot;:&quot;&quot;},{&quot;family&quot;:&quot;Murindahabi&quot;,&quot;given&quot;:&quot;Marylin Milumbu&quot;,&quot;parse-names&quot;:false,&quot;dropping-particle&quot;:&quot;&quot;,&quot;non-dropping-particle&quot;:&quot;&quot;},{&quot;family&quot;:&quot;Tuyisenge&quot;,&quot;given&quot;:&quot;Patrick&quot;,&quot;parse-names&quot;:false,&quot;dropping-particle&quot;:&quot;&quot;,&quot;non-dropping-particle&quot;:&quot;&quot;},{&quot;family&quot;:&quot;Gashegu&quot;,&quot;given&quot;:&quot;Misbah&quot;,&quot;parse-names&quot;:false,&quot;dropping-particle&quot;:&quot;&quot;,&quot;non-dropping-particle&quot;:&quot;&quot;},{&quot;family&quot;:&quot;Rwabihama&quot;,&quot;given&quot;:&quot;Jean Paul&quot;,&quot;parse-names&quot;:false,&quot;dropping-particle&quot;:&quot;&quot;,&quot;non-dropping-particle&quot;:&quot;&quot;},{&quot;family&quot;:&quot;Sindayiheba&quot;,&quot;given&quot;:&quot;Reuben&quot;,&quot;parse-names&quot;:false,&quot;dropping-particle&quot;:&quot;&quot;,&quot;non-dropping-particle&quot;:&quot;&quot;},{&quot;family&quot;:&quot;Gikic&quot;,&quot;given&quot;:&quot;Djordje&quot;,&quot;parse-names&quot;:false,&quot;dropping-particle&quot;:&quot;&quot;,&quot;non-dropping-particle&quot;:&quot;&quot;},{&quot;family&quot;:&quot;Souopgui&quot;,&quot;given&quot;:&quot;Jacob&quot;,&quot;parse-names&quot;:false,&quot;dropping-particle&quot;:&quot;&quot;,&quot;non-dropping-particle&quot;:&quot;&quot;},{&quot;family&quot;:&quot;Ndifon&quot;,&quot;given&quot;:&quot;Wilfred&quot;,&quot;parse-names&quot;:false,&quot;dropping-particle&quot;:&quot;&quot;,&quot;non-dropping-particle&quot;:&quot;&quot;},{&quot;family&quot;:&quot;Rutayisire&quot;,&quot;given&quot;:&quot;Robert&quot;,&quot;parse-names&quot;:false,&quot;dropping-particle&quot;:&quot;&quot;,&quot;non-dropping-particle&quot;:&quot;&quot;},{&quot;family&quot;:&quot;Gatare&quot;,&quot;given&quot;:&quot;Swaibu&quot;,&quot;parse-names&quot;:false,&quot;dropping-particle&quot;:&quot;&quot;,&quot;non-dropping-particle&quot;:&quot;&quot;},{&quot;family&quot;:&quot;Mpunga&quot;,&quot;given&quot;:&quot;Tharcisse&quot;,&quot;parse-names&quot;:false,&quot;dropping-particle&quot;:&quot;&quot;,&quot;non-dropping-particle&quot;:&quot;&quot;},{&quot;family&quot;:&quot;Ngamije&quot;,&quot;given&quot;:&quot;Daniel&quot;,&quot;parse-names&quot;:false,&quot;dropping-particle&quot;:&quot;&quot;,&quot;non-dropping-particle&quot;:&quot;&quot;},{&quot;family&quot;:&quot;Bours&quot;,&quot;given&quot;:&quot;Vincent&quot;,&quot;parse-names&quot;:false,&quot;dropping-particle&quot;:&quot;&quot;,&quot;non-dropping-particle&quot;:&quot;&quot;},{&quot;family&quot;:&quot;Rambaut&quot;,&quot;given&quot;:&quot;Andrew&quot;,&quot;parse-names&quot;:false,&quot;dropping-particle&quot;:&quot;&quot;,&quot;non-dropping-particle&quot;:&quot;&quot;},{&quot;family&quot;:&quot;Nsanzimana&quot;,&quot;given&quot;:&quot;Sabin&quot;,&quot;parse-names&quot;:false,&quot;dropping-particle&quot;:&quot;&quot;,&quot;non-dropping-particle&quot;:&quot;&quot;},{&quot;family&quot;:&quot;Baele&quot;,&quot;given&quot;:&quot;Guy&quot;,&quot;parse-names&quot;:false,&quot;dropping-particle&quot;:&quot;&quot;,&quot;non-dropping-particle&quot;:&quot;&quot;},{&quot;family&quot;:&quot;Durkin&quot;,&quot;given&quot;:&quot;Keith&quot;,&quot;parse-names&quot;:false,&quot;dropping-particle&quot;:&quot;&quot;,&quot;non-dropping-particle&quot;:&quot;&quot;},{&quot;family&quot;:&quot;Mutesa&quot;,&quot;given&quot;:&quot;Leon&quot;,&quot;parse-names&quot;:false,&quot;dropping-particle&quot;:&quot;&quot;,&quot;non-dropping-particle&quot;:&quot;&quot;},{&quot;family&quot;:&quot;Rujeni&quot;,&quot;given&quot;:&quot;Nadine&quot;,&quot;parse-names&quot;:false,&quot;dropping-particle&quot;:&quot;&quot;,&quot;non-dropping-particle&quot;:&quot;&quot;}],&quot;container-title&quot;:&quot;Nature Communications 2021 12:1&quot;,&quot;accessed&quot;:{&quot;date-parts&quot;:[[2022,9,8]]},&quot;DOI&quot;:&quot;10.1038/s41467-021-25985-7&quot;,&quot;ISSN&quot;:&quot;2041-1723&quot;,&quot;URL&quot;:&quot;https://www.nature.com/articles/s41467-021-25985-7&quot;,&quot;issued&quot;:{&quot;date-parts&quot;:[[2021,9,29]]},&quot;page&quot;:&quot;1-11&quot;,&quot;abstract&quot;:&quot;COVID-19 transmission rates are often linked to locally circulating strains of SARS-CoV-2. Here we describe 203 SARS-CoV-2 whole genome sequences analyzed from strains circulating in Rwanda from May 2020 to February 2021. In particular, we report a shift in variant distribution towards the emerging sub-lineage A.23.1 that is currently dominating. Furthermore, we report the detection of the first Rwandan cases of the B.1.1.7 and B.1.351 variants of concern among incoming travelers tested at Kigali International Airport. To assess the importance of viral introductions from neighboring countries and local transmission, we exploit available individual travel history metadata to inform spatio-temporal phylogeographic inference, enabling us to take into account infections from unsampled locations. We uncover an important role of neighboring countries in seeding introductions into Rwanda, including those from which no genomic sequences were available. Our results highlight the importance of systematic genomic surveillance and regional collaborations for a durable response towards combating COVID-19. Genomic surveillance of SARS-CoV-2 can inform regional transmission dynamics and inform public health interventions. Here, the authors sequence ~200 samples from Rwanda, identify shifts in predominating strains from May 2020 to February 2021, and infer geographic origins.&quot;,&quot;publisher&quot;:&quot;Nature Publishing Group&quot;,&quot;issue&quot;:&quot;1&quot;,&quot;volume&quot;:&quot;12&quot;,&quot;container-title-short&quot;:&quot;&quot;},&quot;isTemporary&quot;:false},{&quot;id&quot;:&quot;a6576b62-f862-3114-81cb-b58aaf021266&quot;,&quot;itemData&quot;:{&quot;type&quot;:&quot;article-journal&quot;,&quot;id&quot;:&quot;a6576b62-f862-3114-81cb-b58aaf021266&quot;,&quot;title&quot;:&quot;The first and second waves of the COVID-19 pandemic in Africa: a cross-sectional study&quot;,&quot;author&quot;:[{&quot;family&quot;:&quot;Salyer&quot;,&quot;given&quot;:&quot;Stephanie J.&quot;,&quot;parse-names&quot;:false,&quot;dropping-particle&quot;:&quot;&quot;,&quot;non-dropping-particle&quot;:&quot;&quot;},{&quot;family&quot;:&quot;Maeda&quot;,&quot;given&quot;:&quot;Justin&quot;,&quot;parse-names&quot;:false,&quot;dropping-particle&quot;:&quot;&quot;,&quot;non-dropping-particle&quot;:&quot;&quot;},{&quot;family&quot;:&quot;Sembuche&quot;,&quot;given&quot;:&quot;Senga&quot;,&quot;parse-names&quot;:false,&quot;dropping-particle&quot;:&quot;&quot;,&quot;non-dropping-particle&quot;:&quot;&quot;},{&quot;family&quot;:&quot;Kebede&quot;,&quot;given&quot;:&quot;Yenew&quot;,&quot;parse-names&quot;:false,&quot;dropping-particle&quot;:&quot;&quot;,&quot;non-dropping-particle&quot;:&quot;&quot;},{&quot;family&quot;:&quot;Tshangela&quot;,&quot;given&quot;:&quot;Akhona&quot;,&quot;parse-names&quot;:false,&quot;dropping-particle&quot;:&quot;&quot;,&quot;non-dropping-particle&quot;:&quot;&quot;},{&quot;family&quot;:&quot;Moussif&quot;,&quot;given&quot;:&quot;Mohamed&quot;,&quot;parse-names&quot;:false,&quot;dropping-particle&quot;:&quot;&quot;,&quot;non-dropping-particle&quot;:&quot;&quot;},{&quot;family&quot;:&quot;Ihekweazu&quot;,&quot;given&quot;:&quot;Chikwe&quot;,&quot;parse-names&quot;:false,&quot;dropping-particle&quot;:&quot;&quot;,&quot;non-dropping-particle&quot;:&quot;&quot;},{&quot;family&quot;:&quot;Mayet&quot;,&quot;given&quot;:&quot;Natalie&quot;,&quot;parse-names&quot;:false,&quot;dropping-particle&quot;:&quot;&quot;,&quot;non-dropping-particle&quot;:&quot;&quot;},{&quot;family&quot;:&quot;Abate&quot;,&quot;given&quot;:&quot;Ebba&quot;,&quot;parse-names&quot;:false,&quot;dropping-particle&quot;:&quot;&quot;,&quot;non-dropping-particle&quot;:&quot;&quot;},{&quot;family&quot;:&quot;Ouma&quot;,&quot;given&quot;:&quot;Ahmed Ogwell&quot;,&quot;parse-names&quot;:false,&quot;dropping-particle&quot;:&quot;&quot;,&quot;non-dropping-particle&quot;:&quot;&quot;},{&quot;family&quot;:&quot;Nkengasong&quot;,&quot;given&quot;:&quot;John&quot;,&quot;parse-names&quot;:false,&quot;dropping-particle&quot;:&quot;&quot;,&quot;non-dropping-particle&quot;:&quot;&quot;}],&quot;container-title&quot;:&quot;The Lancet&quot;,&quot;accessed&quot;:{&quot;date-parts&quot;:[[2022,8,30]]},&quot;DOI&quot;:&quot;10.1016/S0140-6736(21)00632-2&quot;,&quot;ISSN&quot;:&quot;1474547X&quot;,&quot;PMID&quot;:&quot;33773118&quot;,&quot;URL&quot;:&quot;http://www.thelancet.com/article/S0140673621006322/fulltext&quot;,&quot;issued&quot;:{&quot;date-parts&quot;:[[2021,4,3]]},&quot;page&quot;:&quot;1265-1275&quot;,&quot;abstract&quot;:&quot;Background: Although the first wave of the COVID-19 pandemic progressed more slowly in Africa than the rest of the world, by December, 2020, the second wave appeared to be much more aggressive with many more cases. To date, the pandemic situation in all 55 African Union (AU) Member States has not been comprehensively reviewed. We aimed to evaluate reported COVID-19 epidemiology data to better understand the pandemic's progression in Africa. Methods: We did a cross-sectional analysis between Feb 14 and Dec 31, 2020, using COVID-19 epidemiological, testing, and mitigation strategy data reported by AU Member States to assess trends and identify the response and mitigation efforts at the country, regional, and continent levels. We did descriptive analyses on the variables of interest including cumulative and weekly incidence rates, case fatality ratios (CFRs), tests per case ratios, growth rates, and public health and social measures in place. Findings: As of Dec 31, 2020, African countries had reported 2 763 421 COVID-19 cases and 65 602 deaths, accounting for 3·4% of the 82 312 150 cases and 3·6% of the 1 798 994 deaths reported globally. Nine of the 55 countries accounted for more than 82·6% (2 283 613) of reported cases. 18 countries reported CFRs greater than the global CFR (2·2%). 17 countries reported test per case ratios less than the recommended ten to 30 tests per case ratio range. At the peak of the first wave in Africa in July, 2020, the mean daily number of new cases was 18 273. As of Dec 31, 2020, 40 (73%) countries had experienced or were experiencing their second wave of cases with the continent reporting a mean of 23 790 daily new cases for epidemiological week 53. 48 (96%) of 50 Member States had five or more stringent public health and social measures in place by April 15, 2020, but this number had decreased to 36 (72%) as of Dec 31, 2020, despite an increase in cases in the preceding month. Interpretation: Our analysis showed that the African continent had a more severe second wave of the COVID-19 pandemic than the first, and highlights the importance of examining multiple epidemiological variables down to the regional and country levels over time. These country-specific and regional results informed the implementation of continent-wide initiatives and supported equitable distribution of supplies and technical assistance. Monitoring and analysis of these data over time are essential for continued situational awareness, especially as Member States attempt to balance controlling COVID-19 transmission with ensuring stable economies and livelihoods. Funding: None.&quot;,&quot;publisher&quot;:&quot;Elsevier B.V.&quot;,&quot;issue&quot;:&quot;10281&quot;,&quot;volume&quot;:&quot;397&quot;,&quot;container-title-short&quot;:&quot;&quot;},&quot;isTemporary&quot;:false},{&quot;id&quot;:&quot;d89da863-f211-3e48-884a-67bd0aac7dd6&quot;,&quot;itemData&quot;:{&quot;type&quot;:&quot;article-journal&quot;,&quot;id&quot;:&quot;d89da863-f211-3e48-884a-67bd0aac7dd6&quot;,&quot;title&quot;:&quot;Genetic diversity of SARS-CoV-2 infections in Ghana from 2020-2021&quot;,&quot;author&quot;:[{&quot;family&quot;:&quot;Morang’a&quot;,&quot;given&quot;:&quot;Collins M.&quot;,&quot;parse-names&quot;:false,&quot;dropping-particle&quot;:&quot;&quot;,&quot;non-dropping-particle&quot;:&quot;&quot;},{&quot;family&quot;:&quot;Ngoi&quot;,&quot;given&quot;:&quot;Joyce M.&quot;,&quot;parse-names&quot;:false,&quot;dropping-particle&quot;:&quot;&quot;,&quot;non-dropping-particle&quot;:&quot;&quot;},{&quot;family&quot;:&quot;Gyamfi&quot;,&quot;given&quot;:&quot;Jones&quot;,&quot;parse-names&quot;:false,&quot;dropping-particle&quot;:&quot;&quot;,&quot;non-dropping-particle&quot;:&quot;&quot;},{&quot;family&quot;:&quot;Amuzu&quot;,&quot;given&quot;:&quot;Dominic S.Y.&quot;,&quot;parse-names&quot;:false,&quot;dropping-particle&quot;:&quot;&quot;,&quot;non-dropping-particle&quot;:&quot;&quot;},{&quot;family&quot;:&quot;Nuertey&quot;,&quot;given&quot;:&quot;Benjamin D.&quot;,&quot;parse-names&quot;:false,&quot;dropping-particle&quot;:&quot;&quot;,&quot;non-dropping-particle&quot;:&quot;&quot;},{&quot;family&quot;:&quot;Soglo&quot;,&quot;given&quot;:&quot;Philip M.&quot;,&quot;parse-names&quot;:false,&quot;dropping-particle&quot;:&quot;&quot;,&quot;non-dropping-particle&quot;:&quot;&quot;},{&quot;family&quot;:&quot;Appiah&quot;,&quot;given&quot;:&quot;Vincent&quot;,&quot;parse-names&quot;:false,&quot;dropping-particle&quot;:&quot;&quot;,&quot;non-dropping-particle&quot;:&quot;&quot;},{&quot;family&quot;:&quot;Asante&quot;,&quot;given&quot;:&quot;Ivy A.&quot;,&quot;parse-names&quot;:false,&quot;dropping-particle&quot;:&quot;&quot;,&quot;non-dropping-particle&quot;:&quot;&quot;},{&quot;family&quot;:&quot;Owusu-Oduro&quot;,&quot;given&quot;:&quot;Paul&quot;,&quot;parse-names&quot;:false,&quot;dropping-particle&quot;:&quot;&quot;,&quot;non-dropping-particle&quot;:&quot;&quot;},{&quot;family&quot;:&quot;Armoo&quot;,&quot;given&quot;:&quot;Samuel&quot;,&quot;parse-names&quot;:false,&quot;dropping-particle&quot;:&quot;&quot;,&quot;non-dropping-particle&quot;:&quot;&quot;},{&quot;family&quot;:&quot;Adu-Gyasi&quot;,&quot;given&quot;:&quot;Dennis&quot;,&quot;parse-names&quot;:false,&quot;dropping-particle&quot;:&quot;&quot;,&quot;non-dropping-particle&quot;:&quot;&quot;},{&quot;family&quot;:&quot;Amoako&quot;,&quot;given&quot;:&quot;Nicholas&quot;,&quot;parse-names&quot;:false,&quot;dropping-particle&quot;:&quot;&quot;,&quot;non-dropping-particle&quot;:&quot;&quot;},{&quot;family&quot;:&quot;Oliver-Commey&quot;,&quot;given&quot;:&quot;Joseph&quot;,&quot;parse-names&quot;:false,&quot;dropping-particle&quot;:&quot;&quot;,&quot;non-dropping-particle&quot;:&quot;&quot;},{&quot;family&quot;:&quot;Owusu&quot;,&quot;given&quot;:&quot;Michael&quot;,&quot;parse-names&quot;:false,&quot;dropping-particle&quot;:&quot;&quot;,&quot;non-dropping-particle&quot;:&quot;&quot;},{&quot;family&quot;:&quot;Sylverken&quot;,&quot;given&quot;:&quot;Augustina&quot;,&quot;parse-names&quot;:false,&quot;dropping-particle&quot;:&quot;&quot;,&quot;non-dropping-particle&quot;:&quot;&quot;},{&quot;family&quot;:&quot;Fenteng&quot;,&quot;given&quot;:&quot;Edward D.&quot;,&quot;parse-names&quot;:false,&quot;dropping-particle&quot;:&quot;&quot;,&quot;non-dropping-particle&quot;:&quot;&quot;},{&quot;family&quot;:&quot;M’cormack&quot;,&quot;given&quot;:&quot;Violette&quot;,&quot;parse-names&quot;:false,&quot;dropping-particle&quot;:&quot;v.&quot;,&quot;non-dropping-particle&quot;:&quot;&quot;},{&quot;family&quot;:&quot;Tei-Maya&quot;,&quot;given&quot;:&quot;Frederick&quot;,&quot;parse-names&quot;:false,&quot;dropping-particle&quot;:&quot;&quot;,&quot;non-dropping-particle&quot;:&quot;&quot;},{&quot;family&quot;:&quot;Quansah&quot;,&quot;given&quot;:&quot;Evelyn B.&quot;,&quot;parse-names&quot;:false,&quot;dropping-particle&quot;:&quot;&quot;,&quot;non-dropping-particle&quot;:&quot;&quot;},{&quot;family&quot;:&quot;Ayivor-Djanie&quot;,&quot;given&quot;:&quot;Reuben&quot;,&quot;parse-names&quot;:false,&quot;dropping-particle&quot;:&quot;&quot;,&quot;non-dropping-particle&quot;:&quot;&quot;},{&quot;family&quot;:&quot;Amoako&quot;,&quot;given&quot;:&quot;Enock K.&quot;,&quot;parse-names&quot;:false,&quot;dropping-particle&quot;:&quot;&quot;,&quot;non-dropping-particle&quot;:&quot;&quot;},{&quot;family&quot;:&quot;Ogbe&quot;,&quot;given&quot;:&quot;Isaac T.&quot;,&quot;parse-names&quot;:false,&quot;dropping-particle&quot;:&quot;&quot;,&quot;non-dropping-particle&quot;:&quot;&quot;},{&quot;family&quot;:&quot;Yemi&quot;,&quot;given&quot;:&quot;Bright K.&quot;,&quot;parse-names&quot;:false,&quot;dropping-particle&quot;:&quot;&quot;,&quot;non-dropping-particle&quot;:&quot;&quot;},{&quot;family&quot;:&quot;Osei-Wusu&quot;,&quot;given&quot;:&quot;Israel&quot;,&quot;parse-names&quot;:false,&quot;dropping-particle&quot;:&quot;&quot;,&quot;non-dropping-particle&quot;:&quot;&quot;},{&quot;family&quot;:&quot;Mettle&quot;,&quot;given&quot;:&quot;Deborah N.A.&quot;,&quot;parse-names&quot;:false,&quot;dropping-particle&quot;:&quot;&quot;,&quot;non-dropping-particle&quot;:&quot;&quot;},{&quot;family&quot;:&quot;Saiid&quot;,&quot;given&quot;:&quot;Samirah&quot;,&quot;parse-names&quot;:false,&quot;dropping-particle&quot;:&quot;&quot;,&quot;non-dropping-particle&quot;:&quot;&quot;},{&quot;family&quot;:&quot;Tapela&quot;,&quot;given&quot;:&quot;Kesego&quot;,&quot;parse-names&quot;:false,&quot;dropping-particle&quot;:&quot;&quot;,&quot;non-dropping-particle&quot;:&quot;&quot;},{&quot;family&quot;:&quot;Dzabeng&quot;,&quot;given&quot;:&quot;Francis&quot;,&quot;parse-names&quot;:false,&quot;dropping-particle&quot;:&quot;&quot;,&quot;non-dropping-particle&quot;:&quot;&quot;},{&quot;family&quot;:&quot;Magnussen&quot;,&quot;given&quot;:&quot;Vanessa&quot;,&quot;parse-names&quot;:false,&quot;dropping-particle&quot;:&quot;&quot;,&quot;non-dropping-particle&quot;:&quot;&quot;},{&quot;family&quot;:&quot;Quaye&quot;,&quot;given&quot;:&quot;Jerry&quot;,&quot;parse-names&quot;:false,&quot;dropping-particle&quot;:&quot;&quot;,&quot;non-dropping-particle&quot;:&quot;&quot;},{&quot;family&quot;:&quot;Opurum&quot;,&quot;given&quot;:&quot;Precious C.&quot;,&quot;parse-names&quot;:false,&quot;dropping-particle&quot;:&quot;&quot;,&quot;non-dropping-particle&quot;:&quot;&quot;},{&quot;family&quot;:&quot;Carr&quot;,&quot;given&quot;:&quot;Rosina A.&quot;,&quot;parse-names&quot;:false,&quot;dropping-particle&quot;:&quot;&quot;,&quot;non-dropping-particle&quot;:&quot;&quot;},{&quot;family&quot;:&quot;Ababio&quot;,&quot;given&quot;:&quot;Patrick T.&quot;,&quot;parse-names&quot;:false,&quot;dropping-particle&quot;:&quot;&quot;,&quot;non-dropping-particle&quot;:&quot;&quot;},{&quot;family&quot;:&quot;Abass&quot;,&quot;given&quot;:&quot;Abdul Karim&quot;,&quot;parse-names&quot;:false,&quot;dropping-particle&quot;:&quot;&quot;,&quot;non-dropping-particle&quot;:&quot;&quot;},{&quot;family&quot;:&quot;Akoriyea&quot;,&quot;given&quot;:&quot;Samuel K.&quot;,&quot;parse-names&quot;:false,&quot;dropping-particle&quot;:&quot;&quot;,&quot;non-dropping-particle&quot;:&quot;&quot;},{&quot;family&quot;:&quot;Amoako&quot;,&quot;given&quot;:&quot;Emmanuella&quot;,&quot;parse-names&quot;:false,&quot;dropping-particle&quot;:&quot;&quot;,&quot;non-dropping-particle&quot;:&quot;&quot;},{&quot;family&quot;:&quot;Kumi-Ansah&quot;,&quot;given&quot;:&quot;Frederick&quot;,&quot;parse-names&quot;:false,&quot;dropping-particle&quot;:&quot;&quot;,&quot;non-dropping-particle&quot;:&quot;&quot;},{&quot;family&quot;:&quot;Boakye&quot;,&quot;given&quot;:&quot;Oliver D.&quot;,&quot;parse-names&quot;:false,&quot;dropping-particle&quot;:&quot;&quot;,&quot;non-dropping-particle&quot;:&quot;&quot;},{&quot;family&quot;:&quot;Mibut&quot;,&quot;given&quot;:&quot;Dam K.&quot;,&quot;parse-names&quot;:false,&quot;dropping-particle&quot;:&quot;&quot;,&quot;non-dropping-particle&quot;:&quot;&quot;},{&quot;family&quot;:&quot;Odoom&quot;,&quot;given&quot;:&quot;Theophilus&quot;,&quot;parse-names&quot;:false,&quot;dropping-particle&quot;:&quot;&quot;,&quot;non-dropping-particle&quot;:&quot;&quot;},{&quot;family&quot;:&quot;Ofori-Boadu&quot;,&quot;given&quot;:&quot;Lawrence&quot;,&quot;parse-names&quot;:false,&quot;dropping-particle&quot;:&quot;&quot;,&quot;non-dropping-particle&quot;:&quot;&quot;},{&quot;family&quot;:&quot;Allegye-Cudjoe&quot;,&quot;given&quot;:&quot;Emmanuel&quot;,&quot;parse-names&quot;:false,&quot;dropping-particle&quot;:&quot;&quot;,&quot;non-dropping-particle&quot;:&quot;&quot;},{&quot;family&quot;:&quot;Dassah&quot;,&quot;given&quot;:&quot;Sylvester&quot;,&quot;parse-names&quot;:false,&quot;dropping-particle&quot;:&quot;&quot;,&quot;non-dropping-particle&quot;:&quot;&quot;},{&quot;family&quot;:&quot;Asoala&quot;,&quot;given&quot;:&quot;Victor&quot;,&quot;parse-names&quot;:false,&quot;dropping-particle&quot;:&quot;&quot;,&quot;non-dropping-particle&quot;:&quot;&quot;},{&quot;family&quot;:&quot;Asante&quot;,&quot;given&quot;:&quot;Kwaku P.&quot;,&quot;parse-names&quot;:false,&quot;dropping-particle&quot;:&quot;&quot;,&quot;non-dropping-particle&quot;:&quot;&quot;},{&quot;family&quot;:&quot;Phillips&quot;,&quot;given&quot;:&quot;Richard O.&quot;,&quot;parse-names&quot;:false,&quot;dropping-particle&quot;:&quot;&quot;,&quot;non-dropping-particle&quot;:&quot;&quot;},{&quot;family&quot;:&quot;Osei-Atweneboana&quot;,&quot;given&quot;:&quot;Mike Y.&quot;,&quot;parse-names&quot;:false,&quot;dropping-particle&quot;:&quot;&quot;,&quot;non-dropping-particle&quot;:&quot;&quot;},{&quot;family&quot;:&quot;Gyapong&quot;,&quot;given&quot;:&quot;John O.&quot;,&quot;parse-names&quot;:false,&quot;dropping-particle&quot;:&quot;&quot;,&quot;non-dropping-particle&quot;:&quot;&quot;},{&quot;family&quot;:&quot;Kuma-Aboagye&quot;,&quot;given&quot;:&quot;Patrick&quot;,&quot;parse-names&quot;:false,&quot;dropping-particle&quot;:&quot;&quot;,&quot;non-dropping-particle&quot;:&quot;&quot;},{&quot;family&quot;:&quot;Ampofo&quot;,&quot;given&quot;:&quot;William K.&quot;,&quot;parse-names&quot;:false,&quot;dropping-particle&quot;:&quot;&quot;,&quot;non-dropping-particle&quot;:&quot;&quot;},{&quot;family&quot;:&quot;Duedu&quot;,&quot;given&quot;:&quot;Kwabena O.&quot;,&quot;parse-names&quot;:false,&quot;dropping-particle&quot;:&quot;&quot;,&quot;non-dropping-particle&quot;:&quot;&quot;},{&quot;family&quot;:&quot;Ndam&quot;,&quot;given&quot;:&quot;Nicaise T.&quot;,&quot;parse-names&quot;:false,&quot;dropping-particle&quot;:&quot;&quot;,&quot;non-dropping-particle&quot;:&quot;&quot;},{&quot;family&quot;:&quot;Bediako&quot;,&quot;given&quot;:&quot;Yaw&quot;,&quot;parse-names&quot;:false,&quot;dropping-particle&quot;:&quot;&quot;,&quot;non-dropping-particle&quot;:&quot;&quot;},{&quot;family&quot;:&quot;Quashie&quot;,&quot;given&quot;:&quot;Peter K.&quot;,&quot;parse-names&quot;:false,&quot;dropping-particle&quot;:&quot;&quot;,&quot;non-dropping-particle&quot;:&quot;&quot;},{&quot;family&quot;:&quot;Amenga-Etego&quot;,&quot;given&quot;:&quot;Lucas N.&quot;,&quot;parse-names&quot;:false,&quot;dropping-particle&quot;:&quot;&quot;,&quot;non-dropping-particle&quot;:&quot;&quot;},{&quot;family&quot;:&quot;Awandare&quot;,&quot;given&quot;:&quot;Gordon A.&quot;,&quot;parse-names&quot;:false,&quot;dropping-particle&quot;:&quot;&quot;,&quot;non-dropping-particle&quot;:&quot;&quot;}],&quot;container-title&quot;:&quot;Nature Communications 2022 13:1&quot;,&quot;accessed&quot;:{&quot;date-parts&quot;:[[2022,9,7]]},&quot;DOI&quot;:&quot;10.1038/s41467-022-30219-5&quot;,&quot;ISSN&quot;:&quot;2041-1723&quot;,&quot;PMID&quot;:&quot;35523782&quot;,&quot;URL&quot;:&quot;https://www.nature.com/articles/s41467-022-30219-5&quot;,&quot;issued&quot;:{&quot;date-parts&quot;:[[2022,5,6]]},&quot;page&quot;:&quot;1-11&quot;,&quot;abstract&quot;:&quot;The COVID-19 pandemic is one of the fastest evolving pandemics in recent history. As such, the SARS-CoV-2 viral evolution needs to be continuously tracked. This study sequenced 1123 SARS-CoV-2 genomes from patient isolates (121 from arriving travellers and 1002 from communities) to track the molecular evolution and spatio-temporal dynamics of the SARS-CoV-2 variants in Ghana. The data show that initial local transmission was dominated by B.1.1 lineage, but the second wave was overwhelmingly driven by the Alpha variant. Subsequently, an unheralded variant under monitoring, B.1.1.318, dominated transmission from April to June 2021 before being displaced by Delta variants, which were introduced into community transmission in May 2021. Mutational analysis indicated that variants that took hold in Ghana harboured transmission enhancing and immune escape spike substitutions. The observed rapid viral evolution demonstrates the potential for emergence of novel variants with greater mutational fitness as observed in other parts of the world. In this genomic epidemiology study from Ghana, the authors sequence ~1,000 SARS-CoV-2 whole genomes from March 2020 to September 2021. They describe changes in the predominant circulating lineages over time and infer how variants of concern were likely introduced into the country.&quot;,&quot;publisher&quot;:&quot;Nature Publishing Group&quot;,&quot;issue&quot;:&quot;1&quot;,&quot;volume&quot;:&quot;13&quot;,&quot;container-title-short&quot;:&quot;&quot;},&quot;isTemporary&quot;:false}]},{&quot;citationID&quot;:&quot;MENDELEY_CITATION_4f438f8c-6590-4178-9573-9d537e42e36e&quot;,&quot;properties&quot;:{&quot;noteIndex&quot;:0},&quot;isEdited&quot;:false,&quot;manualOverride&quot;:{&quot;isManuallyOverridden&quot;:false,&quot;citeprocText&quot;:&quot;&lt;sup&gt;4,31–33&lt;/sup&gt;&quot;,&quot;manualOverrideText&quot;:&quot;&quot;},&quot;citationTag&quot;:&quot;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&quot;,&quot;citationItems&quot;:[{&quot;id&quot;:&quot;d0bd8863-3bbf-3f81-9dd9-131d78ae3ea9&quot;,&quot;itemData&quot;:{&quot;type&quot;:&quot;article-journal&quot;,&quot;id&quot;:&quot;d0bd8863-3bbf-3f81-9dd9-131d78ae3ea9&quot;,&quot;title&quot;:&quot;Genomics, social media and mobile phone data enable mapping of SARS-CoV-2 lineages to inform health policy in Bangladesh&quot;,&quot;author&quot;:[{&quot;family&quot;:&quot;Cowley&quot;,&quot;given&quot;:&quot;Lauren A.&quot;,&quot;parse-names&quot;:false,&quot;dropping-particle&quot;:&quot;&quot;,&quot;non-dropping-particle&quot;:&quot;&quot;},{&quot;family&quot;:&quot;Afrad&quot;,&quot;given&quot;:&quot;Mokibul Hassan&quot;,&quot;parse-names&quot;:false,&quot;dropping-particle&quot;:&quot;&quot;,&quot;non-dropping-particle&quot;:&quot;&quot;},{&quot;family&quot;:&quot;Rahman&quot;,&quot;given&quot;:&quot;Sadia Isfat Ara&quot;,&quot;parse-names&quot;:false,&quot;dropping-particle&quot;:&quot;&quot;,&quot;non-dropping-particle&quot;:&quot;&quot;},{&quot;family&quot;:&quot;Mamun&quot;,&quot;given&quot;:&quot;Md Mahfuz&quot;,&quot;parse-names&quot;:false,&quot;dropping-particle&quot;:&quot;al&quot;,&quot;non-dropping-particle&quot;:&quot;&quot;},{&quot;family&quot;:&quot;Chin&quot;,&quot;given&quot;:&quot;Taylor&quot;,&quot;parse-names&quot;:false,&quot;dropping-particle&quot;:&quot;&quot;,&quot;non-dropping-particle&quot;:&quot;&quot;},{&quot;family&quot;:&quot;Mahmud&quot;,&quot;given&quot;:&quot;Ayesha&quot;,&quot;parse-names&quot;:false,&quot;dropping-particle&quot;:&quot;&quot;,&quot;non-dropping-particle&quot;:&quot;&quot;},{&quot;family&quot;:&quot;Rahman&quot;,&quot;given&quot;:&quot;Mohammed Ziaur&quot;,&quot;parse-names&quot;:false,&quot;dropping-particle&quot;:&quot;&quot;,&quot;non-dropping-particle&quot;:&quot;&quot;},{&quot;family&quot;:&quot;Billah&quot;,&quot;given&quot;:&quot;Mallick Masum&quot;,&quot;parse-names&quot;:false,&quot;dropping-particle&quot;:&quot;&quot;,&quot;non-dropping-particle&quot;:&quot;&quot;},{&quot;family&quot;:&quot;Khan&quot;,&quot;given&quot;:&quot;Manjur Hossain&quot;,&quot;parse-names&quot;:false,&quot;dropping-particle&quot;:&quot;&quot;,&quot;non-dropping-particle&quot;:&quot;&quot;},{&quot;family&quot;:&quot;Sultana&quot;,&quot;given&quot;:&quot;Sharmin&quot;,&quot;parse-names&quot;:false,&quot;dropping-particle&quot;:&quot;&quot;,&quot;non-dropping-particle&quot;:&quot;&quot;},{&quot;family&quot;:&quot;Khondaker&quot;,&quot;given&quot;:&quot;Tilovatul&quot;,&quot;parse-names&quot;:false,&quot;dropping-particle&quot;:&quot;&quot;,&quot;non-dropping-particle&quot;:&quot;&quot;},{&quot;family&quot;:&quot;Baker&quot;,&quot;given&quot;:&quot;Stephen&quot;,&quot;parse-names&quot;:false,&quot;dropping-particle&quot;:&quot;&quot;,&quot;non-dropping-particle&quot;:&quot;&quot;},{&quot;family&quot;:&quot;Banik&quot;,&quot;given&quot;:&quot;Nandita&quot;,&quot;parse-names&quot;:false,&quot;dropping-particle&quot;:&quot;&quot;,&quot;non-dropping-particle&quot;:&quot;&quot;},{&quot;family&quot;:&quot;Alam&quot;,&quot;given&quot;:&quot;Ahmed Nawsher&quot;,&quot;parse-names&quot;:false,&quot;dropping-particle&quot;:&quot;&quot;,&quot;non-dropping-particle&quot;:&quot;&quot;},{&quot;family&quot;:&quot;Mannoor&quot;,&quot;given&quot;:&quot;Kaiissar&quot;,&quot;parse-names&quot;:false,&quot;dropping-particle&quot;:&quot;&quot;,&quot;non-dropping-particle&quot;:&quot;&quot;},{&quot;family&quot;:&quot;Banu&quot;,&quot;given&quot;:&quot;Sayera&quot;,&quot;parse-names&quot;:false,&quot;dropping-particle&quot;:&quot;&quot;,&quot;non-dropping-particle&quot;:&quot;&quot;},{&quot;family&quot;:&quot;Chowdhury&quot;,&quot;given&quot;:&quot;Anir&quot;,&quot;parse-names&quot;:false,&quot;dropping-particle&quot;:&quot;&quot;,&quot;non-dropping-particle&quot;:&quot;&quot;},{&quot;family&quot;:&quot;Flora&quot;,&quot;given&quot;:&quot;Meerjady Sabrina&quot;,&quot;parse-names&quot;:false,&quot;dropping-particle&quot;:&quot;&quot;,&quot;non-dropping-particle&quot;:&quot;&quot;},{&quot;family&quot;:&quot;Thomson&quot;,&quot;given&quot;:&quot;Nicholas R.&quot;,&quot;parse-names&quot;:false,&quot;dropping-particle&quot;:&quot;&quot;,&quot;non-dropping-particle&quot;:&quot;&quot;},{&quot;family&quot;:&quot;Buckee&quot;,&quot;given&quot;:&quot;Caroline O.&quot;,&quot;parse-names&quot;:false,&quot;dropping-particle&quot;:&quot;&quot;,&quot;non-dropping-particle&quot;:&quot;&quot;},{&quot;family&quot;:&quot;Qadri&quot;,&quot;given&quot;:&quot;Firdausi&quot;,&quot;parse-names&quot;:false,&quot;dropping-particle&quot;:&quot;&quot;,&quot;non-dropping-particle&quot;:&quot;&quot;},{&quot;family&quot;:&quot;Shirin&quot;,&quot;given&quot;:&quot;Tahmina&quot;,&quot;parse-names&quot;:false,&quot;dropping-particle&quot;:&quot;&quot;,&quot;non-dropping-particle&quot;:&quot;&quot;}],&quot;container-title&quot;:&quot;Nature Microbiology 2021 6:10&quot;,&quot;accessed&quot;:{&quot;date-parts&quot;:[[2022,9,7]]},&quot;DOI&quot;:&quot;10.1038/s41564-021-00955-3&quot;,&quot;ISSN&quot;:&quot;2058-5276&quot;,&quot;PMID&quot;:&quot;34497354&quot;,&quot;URL&quot;:&quot;https://www.nature.com/articles/s41564-021-00955-3&quot;,&quot;issued&quot;:{&quot;date-parts&quot;:[[2021,9,8]]},&quot;page&quot;:&quot;1271-1278&quot;,&quot;abstract&quot;:&quot;Genomics, combined with population mobility data, used to map importation and spatial spread of SARS-CoV-2 in high-income countries has enabled the implementation of local control measures. Here, to track the spread of SARS-CoV-2 lineages in Bangladesh at the national level, we analysed outbreak trajectory and variant emergence using genomics, Facebook ‘Data for Good’ and data from three mobile phone operators. We sequenced the complete genomes of 67 SARS-CoV-2 samples (collected by the IEDCR in Bangladesh between March and July 2020) and combined these data with 324 publicly available Global Initiative on Sharing All Influenza Data (GISAID) SARS-CoV-2 genomes from Bangladesh at that time. We found that most (85%) of the sequenced isolates were Pango lineage B.1.1.25 (58%), B.1.1 (19%) or B.1.36 (8%) in early-mid 2020. Bayesian time-scaled phylogenetic analysis predicted that SARS-CoV-2 first emerged during mid-February in Bangladesh, from abroad, with the first case of coronavirus disease 2019 (COVID-19) reported on 8 March 2020. At the end of March 2020, three discrete lineages expanded and spread clonally across Bangladesh. The shifting pattern of viral diversity in Bangladesh, combined with the mobility data, revealed that the mass migration of people from cities to rural areas at the end of March, followed by frequent travel between Dhaka (the capital of Bangladesh) and the rest of the country, disseminated three dominant viral lineages. Further analysis of an additional 85 genomes (November 2020 to April 2021) found that importation of variant of concern Beta (B.1.351) had occurred and that Beta had become dominant in Dhaka. Our interpretation that population mobility out of Dhaka, and travel from urban hotspots to rural areas, disseminated lineages in Bangladesh in the first wave continues to inform government policies to control national case numbers by limiting within-country travel. In Bangladesh, genomics, social media and mobile phone data streams are integrated to map the spread of SARS-CoV-2 lineages and inform country-level policies to curb infection rates.&quot;,&quot;publisher&quot;:&quot;Nature Publishing Group&quot;,&quot;issue&quot;:&quot;10&quot;,&quot;volume&quot;:&quot;6&quot;,&quot;container-title-short&quot;:&quot;&quot;},&quot;isTemporary&quot;:false},{&quot;id&quot;:&quot;d89da863-f211-3e48-884a-67bd0aac7dd6&quot;,&quot;itemData&quot;:{&quot;type&quot;:&quot;article-journal&quot;,&quot;id&quot;:&quot;d89da863-f211-3e48-884a-67bd0aac7dd6&quot;,&quot;title&quot;:&quot;Genetic diversity of SARS-CoV-2 infections in Ghana from 2020-2021&quot;,&quot;author&quot;:[{&quot;family&quot;:&quot;Morang’a&quot;,&quot;given&quot;:&quot;Collins M.&quot;,&quot;parse-names&quot;:false,&quot;dropping-particle&quot;:&quot;&quot;,&quot;non-dropping-particle&quot;:&quot;&quot;},{&quot;family&quot;:&quot;Ngoi&quot;,&quot;given&quot;:&quot;Joyce M.&quot;,&quot;parse-names&quot;:false,&quot;dropping-particle&quot;:&quot;&quot;,&quot;non-dropping-particle&quot;:&quot;&quot;},{&quot;family&quot;:&quot;Gyamfi&quot;,&quot;given&quot;:&quot;Jones&quot;,&quot;parse-names&quot;:false,&quot;dropping-particle&quot;:&quot;&quot;,&quot;non-dropping-particle&quot;:&quot;&quot;},{&quot;family&quot;:&quot;Amuzu&quot;,&quot;given&quot;:&quot;Dominic S.Y.&quot;,&quot;parse-names&quot;:false,&quot;dropping-particle&quot;:&quot;&quot;,&quot;non-dropping-particle&quot;:&quot;&quot;},{&quot;family&quot;:&quot;Nuertey&quot;,&quot;given&quot;:&quot;Benjamin D.&quot;,&quot;parse-names&quot;:false,&quot;dropping-particle&quot;:&quot;&quot;,&quot;non-dropping-particle&quot;:&quot;&quot;},{&quot;family&quot;:&quot;Soglo&quot;,&quot;given&quot;:&quot;Philip M.&quot;,&quot;parse-names&quot;:false,&quot;dropping-particle&quot;:&quot;&quot;,&quot;non-dropping-particle&quot;:&quot;&quot;},{&quot;family&quot;:&quot;Appiah&quot;,&quot;given&quot;:&quot;Vincent&quot;,&quot;parse-names&quot;:false,&quot;dropping-particle&quot;:&quot;&quot;,&quot;non-dropping-particle&quot;:&quot;&quot;},{&quot;family&quot;:&quot;Asante&quot;,&quot;given&quot;:&quot;Ivy A.&quot;,&quot;parse-names&quot;:false,&quot;dropping-particle&quot;:&quot;&quot;,&quot;non-dropping-particle&quot;:&quot;&quot;},{&quot;family&quot;:&quot;Owusu-Oduro&quot;,&quot;given&quot;:&quot;Paul&quot;,&quot;parse-names&quot;:false,&quot;dropping-particle&quot;:&quot;&quot;,&quot;non-dropping-particle&quot;:&quot;&quot;},{&quot;family&quot;:&quot;Armoo&quot;,&quot;given&quot;:&quot;Samuel&quot;,&quot;parse-names&quot;:false,&quot;dropping-particle&quot;:&quot;&quot;,&quot;non-dropping-particle&quot;:&quot;&quot;},{&quot;family&quot;:&quot;Adu-Gyasi&quot;,&quot;given&quot;:&quot;Dennis&quot;,&quot;parse-names&quot;:false,&quot;dropping-particle&quot;:&quot;&quot;,&quot;non-dropping-particle&quot;:&quot;&quot;},{&quot;family&quot;:&quot;Amoako&quot;,&quot;given&quot;:&quot;Nicholas&quot;,&quot;parse-names&quot;:false,&quot;dropping-particle&quot;:&quot;&quot;,&quot;non-dropping-particle&quot;:&quot;&quot;},{&quot;family&quot;:&quot;Oliver-Commey&quot;,&quot;given&quot;:&quot;Joseph&quot;,&quot;parse-names&quot;:false,&quot;dropping-particle&quot;:&quot;&quot;,&quot;non-dropping-particle&quot;:&quot;&quot;},{&quot;family&quot;:&quot;Owusu&quot;,&quot;given&quot;:&quot;Michael&quot;,&quot;parse-names&quot;:false,&quot;dropping-particle&quot;:&quot;&quot;,&quot;non-dropping-particle&quot;:&quot;&quot;},{&quot;family&quot;:&quot;Sylverken&quot;,&quot;given&quot;:&quot;Augustina&quot;,&quot;parse-names&quot;:false,&quot;dropping-particle&quot;:&quot;&quot;,&quot;non-dropping-particle&quot;:&quot;&quot;},{&quot;family&quot;:&quot;Fenteng&quot;,&quot;given&quot;:&quot;Edward D.&quot;,&quot;parse-names&quot;:false,&quot;dropping-particle&quot;:&quot;&quot;,&quot;non-dropping-particle&quot;:&quot;&quot;},{&quot;family&quot;:&quot;M’cormack&quot;,&quot;given&quot;:&quot;Violette&quot;,&quot;parse-names&quot;:false,&quot;dropping-particle&quot;:&quot;v.&quot;,&quot;non-dropping-particle&quot;:&quot;&quot;},{&quot;family&quot;:&quot;Tei-Maya&quot;,&quot;given&quot;:&quot;Frederick&quot;,&quot;parse-names&quot;:false,&quot;dropping-particle&quot;:&quot;&quot;,&quot;non-dropping-particle&quot;:&quot;&quot;},{&quot;family&quot;:&quot;Quansah&quot;,&quot;given&quot;:&quot;Evelyn B.&quot;,&quot;parse-names&quot;:false,&quot;dropping-particle&quot;:&quot;&quot;,&quot;non-dropping-particle&quot;:&quot;&quot;},{&quot;family&quot;:&quot;Ayivor-Djanie&quot;,&quot;given&quot;:&quot;Reuben&quot;,&quot;parse-names&quot;:false,&quot;dropping-particle&quot;:&quot;&quot;,&quot;non-dropping-particle&quot;:&quot;&quot;},{&quot;family&quot;:&quot;Amoako&quot;,&quot;given&quot;:&quot;Enock K.&quot;,&quot;parse-names&quot;:false,&quot;dropping-particle&quot;:&quot;&quot;,&quot;non-dropping-particle&quot;:&quot;&quot;},{&quot;family&quot;:&quot;Ogbe&quot;,&quot;given&quot;:&quot;Isaac T.&quot;,&quot;parse-names&quot;:false,&quot;dropping-particle&quot;:&quot;&quot;,&quot;non-dropping-particle&quot;:&quot;&quot;},{&quot;family&quot;:&quot;Yemi&quot;,&quot;given&quot;:&quot;Bright K.&quot;,&quot;parse-names&quot;:false,&quot;dropping-particle&quot;:&quot;&quot;,&quot;non-dropping-particle&quot;:&quot;&quot;},{&quot;family&quot;:&quot;Osei-Wusu&quot;,&quot;given&quot;:&quot;Israel&quot;,&quot;parse-names&quot;:false,&quot;dropping-particle&quot;:&quot;&quot;,&quot;non-dropping-particle&quot;:&quot;&quot;},{&quot;family&quot;:&quot;Mettle&quot;,&quot;given&quot;:&quot;Deborah N.A.&quot;,&quot;parse-names&quot;:false,&quot;dropping-particle&quot;:&quot;&quot;,&quot;non-dropping-particle&quot;:&quot;&quot;},{&quot;family&quot;:&quot;Saiid&quot;,&quot;given&quot;:&quot;Samirah&quot;,&quot;parse-names&quot;:false,&quot;dropping-particle&quot;:&quot;&quot;,&quot;non-dropping-particle&quot;:&quot;&quot;},{&quot;family&quot;:&quot;Tapela&quot;,&quot;given&quot;:&quot;Kesego&quot;,&quot;parse-names&quot;:false,&quot;dropping-particle&quot;:&quot;&quot;,&quot;non-dropping-particle&quot;:&quot;&quot;},{&quot;family&quot;:&quot;Dzabeng&quot;,&quot;given&quot;:&quot;Francis&quot;,&quot;parse-names&quot;:false,&quot;dropping-particle&quot;:&quot;&quot;,&quot;non-dropping-particle&quot;:&quot;&quot;},{&quot;family&quot;:&quot;Magnussen&quot;,&quot;given&quot;:&quot;Vanessa&quot;,&quot;parse-names&quot;:false,&quot;dropping-particle&quot;:&quot;&quot;,&quot;non-dropping-particle&quot;:&quot;&quot;},{&quot;family&quot;:&quot;Quaye&quot;,&quot;given&quot;:&quot;Jerry&quot;,&quot;parse-names&quot;:false,&quot;dropping-particle&quot;:&quot;&quot;,&quot;non-dropping-particle&quot;:&quot;&quot;},{&quot;family&quot;:&quot;Opurum&quot;,&quot;given&quot;:&quot;Precious C.&quot;,&quot;parse-names&quot;:false,&quot;dropping-particle&quot;:&quot;&quot;,&quot;non-dropping-particle&quot;:&quot;&quot;},{&quot;family&quot;:&quot;Carr&quot;,&quot;given&quot;:&quot;Rosina A.&quot;,&quot;parse-names&quot;:false,&quot;dropping-particle&quot;:&quot;&quot;,&quot;non-dropping-particle&quot;:&quot;&quot;},{&quot;family&quot;:&quot;Ababio&quot;,&quot;given&quot;:&quot;Patrick T.&quot;,&quot;parse-names&quot;:false,&quot;dropping-particle&quot;:&quot;&quot;,&quot;non-dropping-particle&quot;:&quot;&quot;},{&quot;family&quot;:&quot;Abass&quot;,&quot;given&quot;:&quot;Abdul Karim&quot;,&quot;parse-names&quot;:false,&quot;dropping-particle&quot;:&quot;&quot;,&quot;non-dropping-particle&quot;:&quot;&quot;},{&quot;family&quot;:&quot;Akoriyea&quot;,&quot;given&quot;:&quot;Samuel K.&quot;,&quot;parse-names&quot;:false,&quot;dropping-particle&quot;:&quot;&quot;,&quot;non-dropping-particle&quot;:&quot;&quot;},{&quot;family&quot;:&quot;Amoako&quot;,&quot;given&quot;:&quot;Emmanuella&quot;,&quot;parse-names&quot;:false,&quot;dropping-particle&quot;:&quot;&quot;,&quot;non-dropping-particle&quot;:&quot;&quot;},{&quot;family&quot;:&quot;Kumi-Ansah&quot;,&quot;given&quot;:&quot;Frederick&quot;,&quot;parse-names&quot;:false,&quot;dropping-particle&quot;:&quot;&quot;,&quot;non-dropping-particle&quot;:&quot;&quot;},{&quot;family&quot;:&quot;Boakye&quot;,&quot;given&quot;:&quot;Oliver D.&quot;,&quot;parse-names&quot;:false,&quot;dropping-particle&quot;:&quot;&quot;,&quot;non-dropping-particle&quot;:&quot;&quot;},{&quot;family&quot;:&quot;Mibut&quot;,&quot;given&quot;:&quot;Dam K.&quot;,&quot;parse-names&quot;:false,&quot;dropping-particle&quot;:&quot;&quot;,&quot;non-dropping-particle&quot;:&quot;&quot;},{&quot;family&quot;:&quot;Odoom&quot;,&quot;given&quot;:&quot;Theophilus&quot;,&quot;parse-names&quot;:false,&quot;dropping-particle&quot;:&quot;&quot;,&quot;non-dropping-particle&quot;:&quot;&quot;},{&quot;family&quot;:&quot;Ofori-Boadu&quot;,&quot;given&quot;:&quot;Lawrence&quot;,&quot;parse-names&quot;:false,&quot;dropping-particle&quot;:&quot;&quot;,&quot;non-dropping-particle&quot;:&quot;&quot;},{&quot;family&quot;:&quot;Allegye-Cudjoe&quot;,&quot;given&quot;:&quot;Emmanuel&quot;,&quot;parse-names&quot;:false,&quot;dropping-particle&quot;:&quot;&quot;,&quot;non-dropping-particle&quot;:&quot;&quot;},{&quot;family&quot;:&quot;Dassah&quot;,&quot;given&quot;:&quot;Sylvester&quot;,&quot;parse-names&quot;:false,&quot;dropping-particle&quot;:&quot;&quot;,&quot;non-dropping-particle&quot;:&quot;&quot;},{&quot;family&quot;:&quot;Asoala&quot;,&quot;given&quot;:&quot;Victor&quot;,&quot;parse-names&quot;:false,&quot;dropping-particle&quot;:&quot;&quot;,&quot;non-dropping-particle&quot;:&quot;&quot;},{&quot;family&quot;:&quot;Asante&quot;,&quot;given&quot;:&quot;Kwaku P.&quot;,&quot;parse-names&quot;:false,&quot;dropping-particle&quot;:&quot;&quot;,&quot;non-dropping-particle&quot;:&quot;&quot;},{&quot;family&quot;:&quot;Phillips&quot;,&quot;given&quot;:&quot;Richard O.&quot;,&quot;parse-names&quot;:false,&quot;dropping-particle&quot;:&quot;&quot;,&quot;non-dropping-particle&quot;:&quot;&quot;},{&quot;family&quot;:&quot;Osei-Atweneboana&quot;,&quot;given&quot;:&quot;Mike Y.&quot;,&quot;parse-names&quot;:false,&quot;dropping-particle&quot;:&quot;&quot;,&quot;non-dropping-particle&quot;:&quot;&quot;},{&quot;family&quot;:&quot;Gyapong&quot;,&quot;given&quot;:&quot;John O.&quot;,&quot;parse-names&quot;:false,&quot;dropping-particle&quot;:&quot;&quot;,&quot;non-dropping-particle&quot;:&quot;&quot;},{&quot;family&quot;:&quot;Kuma-Aboagye&quot;,&quot;given&quot;:&quot;Patrick&quot;,&quot;parse-names&quot;:false,&quot;dropping-particle&quot;:&quot;&quot;,&quot;non-dropping-particle&quot;:&quot;&quot;},{&quot;family&quot;:&quot;Ampofo&quot;,&quot;given&quot;:&quot;William K.&quot;,&quot;parse-names&quot;:false,&quot;dropping-particle&quot;:&quot;&quot;,&quot;non-dropping-particle&quot;:&quot;&quot;},{&quot;family&quot;:&quot;Duedu&quot;,&quot;given&quot;:&quot;Kwabena O.&quot;,&quot;parse-names&quot;:false,&quot;dropping-particle&quot;:&quot;&quot;,&quot;non-dropping-particle&quot;:&quot;&quot;},{&quot;family&quot;:&quot;Ndam&quot;,&quot;given&quot;:&quot;Nicaise T.&quot;,&quot;parse-names&quot;:false,&quot;dropping-particle&quot;:&quot;&quot;,&quot;non-dropping-particle&quot;:&quot;&quot;},{&quot;family&quot;:&quot;Bediako&quot;,&quot;given&quot;:&quot;Yaw&quot;,&quot;parse-names&quot;:false,&quot;dropping-particle&quot;:&quot;&quot;,&quot;non-dropping-particle&quot;:&quot;&quot;},{&quot;family&quot;:&quot;Quashie&quot;,&quot;given&quot;:&quot;Peter K.&quot;,&quot;parse-names&quot;:false,&quot;dropping-particle&quot;:&quot;&quot;,&quot;non-dropping-particle&quot;:&quot;&quot;},{&quot;family&quot;:&quot;Amenga-Etego&quot;,&quot;given&quot;:&quot;Lucas N.&quot;,&quot;parse-names&quot;:false,&quot;dropping-particle&quot;:&quot;&quot;,&quot;non-dropping-particle&quot;:&quot;&quot;},{&quot;family&quot;:&quot;Awandare&quot;,&quot;given&quot;:&quot;Gordon A.&quot;,&quot;parse-names&quot;:false,&quot;dropping-particle&quot;:&quot;&quot;,&quot;non-dropping-particle&quot;:&quot;&quot;}],&quot;container-title&quot;:&quot;Nature Communications 2022 13:1&quot;,&quot;accessed&quot;:{&quot;date-parts&quot;:[[2022,9,7]]},&quot;DOI&quot;:&quot;10.1038/s41467-022-30219-5&quot;,&quot;ISSN&quot;:&quot;2041-1723&quot;,&quot;PMID&quot;:&quot;35523782&quot;,&quot;URL&quot;:&quot;https://www.nature.com/articles/s41467-022-30219-5&quot;,&quot;issued&quot;:{&quot;date-parts&quot;:[[2022,5,6]]},&quot;page&quot;:&quot;1-11&quot;,&quot;abstract&quot;:&quot;The COVID-19 pandemic is one of the fastest evolving pandemics in recent history. As such, the SARS-CoV-2 viral evolution needs to be continuously tracked. This study sequenced 1123 SARS-CoV-2 genomes from patient isolates (121 from arriving travellers and 1002 from communities) to track the molecular evolution and spatio-temporal dynamics of the SARS-CoV-2 variants in Ghana. The data show that initial local transmission was dominated by B.1.1 lineage, but the second wave was overwhelmingly driven by the Alpha variant. Subsequently, an unheralded variant under monitoring, B.1.1.318, dominated transmission from April to June 2021 before being displaced by Delta variants, which were introduced into community transmission in May 2021. Mutational analysis indicated that variants that took hold in Ghana harboured transmission enhancing and immune escape spike substitutions. The observed rapid viral evolution demonstrates the potential for emergence of novel variants with greater mutational fitness as observed in other parts of the world. In this genomic epidemiology study from Ghana, the authors sequence ~1,000 SARS-CoV-2 whole genomes from March 2020 to September 2021. They describe changes in the predominant circulating lineages over time and infer how variants of concern were likely introduced into the country.&quot;,&quot;publisher&quot;:&quot;Nature Publishing Group&quot;,&quot;issue&quot;:&quot;1&quot;,&quot;volume&quot;:&quot;13&quot;,&quot;container-title-short&quot;:&quot;&quot;},&quot;isTemporary&quot;:false},{&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container-title-short&quot;:&quot;&quot;},&quot;isTemporary&quot;:false},{&quot;id&quot;:&quot;986d8586-2746-3cad-8a1b-5b77dc8dde59&quot;,&quot;itemData&quot;:{&quot;type&quot;:&quot;article-journal&quot;,&quot;id&quot;:&quot;986d8586-2746-3cad-8a1b-5b77dc8dde59&quot;,&quot;title&quot;:&quot;The evolving SARS-CoV-2 epidemic in Africa: Insights from rapidly expanding genomic surveillance&quot;,&quot;author&quot;:[{&quot;family&quot;:&quot;Tegally&quot;,&quot;given&quot;:&quot;Houriiyah&quot;,&quot;parse-names&quot;:false,&quot;dropping-particle&quot;:&quot;&quot;,&quot;non-dropping-particle&quot;:&quot;&quot;},{&quot;family&quot;:&quot;San&quot;,&quot;given&quot;:&quot;James E&quot;,&quot;parse-names&quot;:false,&quot;dropping-particle&quot;:&quot;&quot;,&quot;non-dropping-particle&quot;:&quot;&quot;},{&quot;family&quot;:&quot;Cotten&quot;,&quot;given&quot;:&quot;Matthew&quot;,&quot;parse-names&quot;:false,&quot;dropping-particle&quot;:&quot;&quot;,&quot;non-dropping-particle&quot;:&quot;&quot;},{&quot;family&quot;:&quot;Tegomoh&quot;,&quot;given&quot;:&quot;Bryan&quot;,&quot;parse-names&quot;:false,&quot;dropping-particle&quot;:&quot;&quot;,&quot;non-dropping-particle&quot;:&quot;&quot;},{&quot;family&quot;:&quot;Mboowa&quot;,&quot;given&quot;:&quot;Gerald&quot;,&quot;parse-names&quot;:false,&quot;dropping-particle&quot;:&quot;&quot;,&quot;non-dropping-particle&quot;:&quot;&quot;},{&quot;family&quot;:&quot;Martin&quot;,&quot;given&quot;:&quot;Darren P&quot;,&quot;parse-names&quot;:false,&quot;dropping-particle&quot;:&quot;&quot;,&quot;non-dropping-particle&quot;:&quot;&quot;},{&quot;family&quot;:&quot;Baxter&quot;,&quot;given&quot;:&quot;Cheryl&quot;,&quot;parse-names&quot;:false,&quot;dropping-particle&quot;:&quot;&quot;,&quot;non-dropping-particle&quot;:&quot;&quot;},{&quot;family&quot;:&quot;Moir&quot;,&quot;given&quot;:&quot;Monika&quot;,&quot;parse-names&quot;:false,&quot;dropping-particle&quot;:&quot;&quot;,&quot;non-dropping-particle&quot;:&quot;&quot;},{&quot;family&quot;:&quot;Lambisia&quot;,&quot;given&quot;:&quot;Arnold&quot;,&quot;parse-names&quot;:false,&quot;dropping-particle&quot;:&quot;&quot;,&quot;non-dropping-particle&quot;:&quot;&quot;},{&quot;family&quot;:&quot;Diallo&quot;,&quot;given&quot;:&quot;Amadou&quot;,&quot;parse-names&quot;:false,&quot;dropping-particle&quot;:&quot;&quot;,&quot;non-dropping-particle&quot;:&quot;&quot;},{&quot;family&quot;:&quot;...&quot;,&quot;given&quot;:&quot;&quot;,&quot;parse-names&quot;:false,&quot;dropping-particle&quot;:&quot;&quot;,&quot;non-dropping-particle&quot;:&quot;&quot;},{&quot;family&quot;:&quot;Oliveira&quot;,&quot;given&quot;:&quot;Tulio&quot;,&quot;parse-names&quot;:false,&quot;dropping-particle&quot;:&quot;&quot;,&quot;non-dropping-particle&quot;:&quot;de&quot;},{&quot;family&quot;:&quot;Happi&quot;,&quot;given&quot;:&quot;Christian&quot;,&quot;parse-names&quot;:false,&quot;dropping-particle&quot;:&quot;&quot;,&quot;non-dropping-particle&quot;:&quot;&quot;},{&quot;family&quot;:&quot;Lessells&quot;,&quot;given&quot;:&quot;Richard&quot;,&quot;parse-names&quot;:false,&quot;dropping-particle&quot;:&quot;&quot;,&quot;non-dropping-particle&quot;:&quot;&quot;},{&quot;family&quot;:&quot;Nkengasong&quot;,&quot;given&quot;:&quot;John&quot;,&quot;parse-names&quot;:false,&quot;dropping-particle&quot;:&quot;&quot;,&quot;non-dropping-particle&quot;:&quot;&quot;},{&quot;family&quot;:&quot;Wilkinson&quot;,&quot;given&quot;:&quot;Eduan&quot;,&quot;parse-names&quot;:false,&quot;dropping-particle&quot;:&quot;&quot;,&quot;non-dropping-particle&quot;:&quot;&quot;}],&quot;container-title&quot;:&quot;medRxiv&quot;,&quot;DOI&quot;:&quot;https://doi.org/10.1101/2022.04.17.22273906&quot;,&quot;issued&quot;:{&quot;date-parts&quot;:[[2022,4,22]]},&quot;container-title-short&quot;:&quot;&quot;},&quot;isTemporary&quot;:false}]},{&quot;citationID&quot;:&quot;MENDELEY_CITATION_85683157-f410-4a23-b5f1-8717eb43d4e6&quot;,&quot;properties&quot;:{&quot;noteIndex&quot;:0},&quot;isEdited&quot;:false,&quot;manualOverride&quot;:{&quot;isManuallyOverridden&quot;:false,&quot;citeprocText&quot;:&quot;&lt;sup&gt;33–35&lt;/sup&gt;&quot;,&quot;manualOverrideText&quot;:&quot;&quot;},&quot;citationTag&quot;:&quot;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&quot;,&quot;citationItems&quot;:[{&quot;id&quot;:&quot;986d8586-2746-3cad-8a1b-5b77dc8dde59&quot;,&quot;itemData&quot;:{&quot;type&quot;:&quot;article-journal&quot;,&quot;id&quot;:&quot;986d8586-2746-3cad-8a1b-5b77dc8dde59&quot;,&quot;title&quot;:&quot;The evolving SARS-CoV-2 epidemic in Africa: Insights from rapidly expanding genomic surveillance&quot;,&quot;author&quot;:[{&quot;family&quot;:&quot;Tegally&quot;,&quot;given&quot;:&quot;Houriiyah&quot;,&quot;parse-names&quot;:false,&quot;dropping-particle&quot;:&quot;&quot;,&quot;non-dropping-particle&quot;:&quot;&quot;},{&quot;family&quot;:&quot;San&quot;,&quot;given&quot;:&quot;James E&quot;,&quot;parse-names&quot;:false,&quot;dropping-particle&quot;:&quot;&quot;,&quot;non-dropping-particle&quot;:&quot;&quot;},{&quot;family&quot;:&quot;Cotten&quot;,&quot;given&quot;:&quot;Matthew&quot;,&quot;parse-names&quot;:false,&quot;dropping-particle&quot;:&quot;&quot;,&quot;non-dropping-particle&quot;:&quot;&quot;},{&quot;family&quot;:&quot;Tegomoh&quot;,&quot;given&quot;:&quot;Bryan&quot;,&quot;parse-names&quot;:false,&quot;dropping-particle&quot;:&quot;&quot;,&quot;non-dropping-particle&quot;:&quot;&quot;},{&quot;family&quot;:&quot;Mboowa&quot;,&quot;given&quot;:&quot;Gerald&quot;,&quot;parse-names&quot;:false,&quot;dropping-particle&quot;:&quot;&quot;,&quot;non-dropping-particle&quot;:&quot;&quot;},{&quot;family&quot;:&quot;Martin&quot;,&quot;given&quot;:&quot;Darren P&quot;,&quot;parse-names&quot;:false,&quot;dropping-particle&quot;:&quot;&quot;,&quot;non-dropping-particle&quot;:&quot;&quot;},{&quot;family&quot;:&quot;Baxter&quot;,&quot;given&quot;:&quot;Cheryl&quot;,&quot;parse-names&quot;:false,&quot;dropping-particle&quot;:&quot;&quot;,&quot;non-dropping-particle&quot;:&quot;&quot;},{&quot;family&quot;:&quot;Moir&quot;,&quot;given&quot;:&quot;Monika&quot;,&quot;parse-names&quot;:false,&quot;dropping-particle&quot;:&quot;&quot;,&quot;non-dropping-particle&quot;:&quot;&quot;},{&quot;family&quot;:&quot;Lambisia&quot;,&quot;given&quot;:&quot;Arnold&quot;,&quot;parse-names&quot;:false,&quot;dropping-particle&quot;:&quot;&quot;,&quot;non-dropping-particle&quot;:&quot;&quot;},{&quot;family&quot;:&quot;Diallo&quot;,&quot;given&quot;:&quot;Amadou&quot;,&quot;parse-names&quot;:false,&quot;dropping-particle&quot;:&quot;&quot;,&quot;non-dropping-particle&quot;:&quot;&quot;},{&quot;family&quot;:&quot;...&quot;,&quot;given&quot;:&quot;&quot;,&quot;parse-names&quot;:false,&quot;dropping-particle&quot;:&quot;&quot;,&quot;non-dropping-particle&quot;:&quot;&quot;},{&quot;family&quot;:&quot;Oliveira&quot;,&quot;given&quot;:&quot;Tulio&quot;,&quot;parse-names&quot;:false,&quot;dropping-particle&quot;:&quot;&quot;,&quot;non-dropping-particle&quot;:&quot;de&quot;},{&quot;family&quot;:&quot;Happi&quot;,&quot;given&quot;:&quot;Christian&quot;,&quot;parse-names&quot;:false,&quot;dropping-particle&quot;:&quot;&quot;,&quot;non-dropping-particle&quot;:&quot;&quot;},{&quot;family&quot;:&quot;Lessells&quot;,&quot;given&quot;:&quot;Richard&quot;,&quot;parse-names&quot;:false,&quot;dropping-particle&quot;:&quot;&quot;,&quot;non-dropping-particle&quot;:&quot;&quot;},{&quot;family&quot;:&quot;Nkengasong&quot;,&quot;given&quot;:&quot;John&quot;,&quot;parse-names&quot;:false,&quot;dropping-particle&quot;:&quot;&quot;,&quot;non-dropping-particle&quot;:&quot;&quot;},{&quot;family&quot;:&quot;Wilkinson&quot;,&quot;given&quot;:&quot;Eduan&quot;,&quot;parse-names&quot;:false,&quot;dropping-particle&quot;:&quot;&quot;,&quot;non-dropping-particle&quot;:&quot;&quot;}],&quot;container-title&quot;:&quot;medRxiv&quot;,&quot;DOI&quot;:&quot;https://doi.org/10.1101/2022.04.17.22273906&quot;,&quot;issued&quot;:{&quot;date-parts&quot;:[[2022,4,22]]},&quot;container-title-short&quot;:&quot;&quot;},&quot;isTemporary&quot;:false},{&quot;id&quot;:&quot;07a0f015-11ed-386d-acb0-9f01201a4ae2&quot;,&quot;itemData&quot;:{&quot;type&quot;:&quot;article-journal&quot;,&quot;id&quot;:&quot;07a0f015-11ed-386d-acb0-9f01201a4ae2&quot;,&quot;title&quot;:&quot;Implementation of a COVID-19 Genomic Surveillance Regional Network for Latin America and Caribbean region&quot;,&quot;author&quot;:[{&quot;family&quot;:&quot;Leite&quot;,&quot;given&quot;:&quot;Juliana Almeida&quot;,&quot;parse-names&quot;:false,&quot;dropping-particle&quot;:&quot;&quot;,&quot;non-dropping-particle&quot;:&quot;&quot;},{&quot;family&quot;:&quot;Vicari&quot;,&quot;given&quot;:&quot;Andrea&quot;,&quot;parse-names&quot;:false,&quot;dropping-particle&quot;:&quot;&quot;,&quot;non-dropping-particle&quot;:&quot;&quot;},{&quot;family&quot;:&quot;Perez&quot;,&quot;given&quot;:&quot;Enrique&quot;,&quot;parse-names&quot;:false,&quot;dropping-particle&quot;:&quot;&quot;,&quot;non-dropping-particle&quot;:&quot;&quot;},{&quot;family&quot;:&quot;Siqueira&quot;,&quot;given&quot;:&quot;Marilda&quot;,&quot;parse-names&quot;:false,&quot;dropping-particle&quot;:&quot;&quot;,&quot;non-dropping-particle&quot;:&quot;&quot;},{&quot;family&quot;:&quot;Resende&quot;,&quot;given&quot;:&quot;Paola&quot;,&quot;parse-names&quot;:false,&quot;dropping-particle&quot;:&quot;&quot;,&quot;non-dropping-particle&quot;:&quot;&quot;},{&quot;family&quot;:&quot;Motta&quot;,&quot;given&quot;:&quot;Fernando Couto&quot;,&quot;parse-names&quot;:false,&quot;dropping-particle&quot;:&quot;&quot;,&quot;non-dropping-particle&quot;:&quot;&quot;},{&quot;family&quot;:&quot;Freitas&quot;,&quot;given&quot;:&quot;Lucas&quot;,&quot;parse-names&quot;:false,&quot;dropping-particle&quot;:&quot;&quot;,&quot;non-dropping-particle&quot;:&quot;&quot;},{&quot;family&quot;:&quot;Fernandez&quot;,&quot;given&quot;:&quot;Jorge&quot;,&quot;parse-names&quot;:false,&quot;dropping-particle&quot;:&quot;&quot;,&quot;non-dropping-particle&quot;:&quot;&quot;},{&quot;family&quot;:&quot;Parra&quot;,&quot;given&quot;:&quot;Barbara&quot;,&quot;parse-names&quot;:false,&quot;dropping-particle&quot;:&quot;&quot;,&quot;non-dropping-particle&quot;:&quot;&quot;},{&quot;family&quot;:&quot;Castillo&quot;,&quot;given&quot;:&quot;Andrés&quot;,&quot;parse-names&quot;:false,&quot;dropping-particle&quot;:&quot;&quot;,&quot;non-dropping-particle&quot;:&quot;&quot;},{&quot;family&quot;:&quot;Fasce&quot;,&quot;given&quot;:&quot;Rodrigo&quot;,&quot;parse-names&quot;:false,&quot;dropping-particle&quot;:&quot;&quot;,&quot;non-dropping-particle&quot;:&quot;&quot;},{&quot;family&quot;:&quot;Caballero&quot;,&quot;given&quot;:&quot;Alexander Augusto Martinez&quot;,&quot;parse-names&quot;:false,&quot;dropping-particle&quot;:&quot;&quot;,&quot;non-dropping-particle&quot;:&quot;&quot;},{&quot;family&quot;:&quot;Gresh&quot;,&quot;given&quot;:&quot;Lionel&quot;,&quot;parse-names&quot;:false,&quot;dropping-particle&quot;:&quot;&quot;,&quot;non-dropping-particle&quot;:&quot;&quot;},{&quot;family&quot;:&quot;Aldighieri&quot;,&quot;given&quot;:&quot;Sylvain&quot;,&quot;parse-names&quot;:false,&quot;dropping-particle&quot;:&quot;&quot;,&quot;non-dropping-particle&quot;:&quot;&quot;},{&quot;family&quot;:&quot;Gabastou&quot;,&quot;given&quot;:&quot;Jean Marc&quot;,&quot;parse-names&quot;:false,&quot;dropping-particle&quot;:&quot;&quot;,&quot;non-dropping-particle&quot;:&quot;&quot;},{&quot;family&quot;:&quot;Franco&quot;,&quot;given&quot;:&quot;Leticia&quot;,&quot;parse-names&quot;:false,&quot;dropping-particle&quot;:&quot;&quot;,&quot;non-dropping-particle&quot;:&quot;&quot;},{&quot;family&quot;:&quot;Mendez-Rico&quot;,&quot;given&quot;:&quot;Jairo&quot;,&quot;parse-names&quot;:false,&quot;dropping-particle&quot;:&quot;&quot;,&quot;non-dropping-particle&quot;:&quot;&quot;}],&quot;container-title&quot;:&quot;PLOS ONE&quot;,&quot;container-title-short&quot;:&quot;PLoS One&quot;,&quot;accessed&quot;:{&quot;date-parts&quot;:[[2022,5,7]]},&quot;DOI&quot;:&quot;10.1371/JOURNAL.PONE.0252526&quot;,&quot;ISBN&quot;:&quot;1111111111&quot;,&quot;ISSN&quot;:&quot;1932-6203&quot;,&quot;PMID&quot;:&quot;35239677&quot;,&quot;URL&quot;:&quot;https://journals.plos.org/plosone/article?id=10.1371/journal.pone.0252526&quot;,&quot;issued&quot;:{&quot;date-parts&quot;:[[2022,3,1]]},&quot;page&quot;:&quot;e0252526&quot;,&quot;abstract&quot;:&quot;The timely release of SARS-CoV-2 first genomic sequences allowed the identification of the etiologic agent and development of diagnostic protocols. Genomic sequencing was a crucial step in generating data for driving laboratory response and detections of SARS-CoV-2 since the start of the COVID-19 pandemic. Because of all the progression and achievements that timely release of genetic sequence data represents in the public health response, the Pan American Health Organization (PAHO) in collaboration with countries’ public health laboratories, started implementation of a network for strengthening the Latin America and Caribbean (LAC) region on timely generation of SARS-CoV-2 genomic data. Here we describe the implementation of the COVID-19 Genomic Surveillance Regional Network in the Americas region during the beginning of the pandemic. The establishment of this network has strengthened laboratory response capacity at the country level, as well as facilitated timely release of SARS-CoV-2 genomic information to be used to complement the multiple response strategies for COVID-19 pandemic mitigation. As genomic epidemiology is useful for guiding public health decisions on outbreak and response, we also analysed the first SARS-CoV-2 genomic sequence data from countries of the Latin America and Caribbean Region.&quot;,&quot;publisher&quot;:&quot;Public Library of Science&quot;,&quot;issue&quot;:&quot;3&quot;,&quot;volume&quot;:&quot;17&quot;},&quot;isTemporary&quot;:false},{&quot;id&quot;:&quot;986c6683-c2e4-3371-af84-5363c1ee2b64&quot;,&quot;itemData&quot;:{&quot;type&quot;:&quot;article-journal&quot;,&quot;id&quot;:&quot;986c6683-c2e4-3371-af84-5363c1ee2b64&quot;,&quot;title&quot;:&quot;Genomic characterization and epidemiology of an emerging SARS-CoV-2 variant in Delhi, India&quot;,&quot;author&quot;:[{&quot;family&quot;:&quot;Dhar&quot;,&quot;given&quot;:&quot;Mahesh S.&quot;,&quot;parse-names&quot;:false,&quot;dropping-particle&quot;:&quot;&quot;,&quot;non-dropping-particle&quot;:&quot;&quot;},{&quot;family&quot;:&quot;Marwal&quot;,&quot;given&quot;:&quot;Robin&quot;,&quot;parse-names&quot;:false,&quot;dropping-particle&quot;:&quot;&quot;,&quot;non-dropping-particle&quot;:&quot;&quot;},{&quot;family&quot;:&quot;Radhakrishnan&quot;,&quot;given&quot;:&quot;V. S.&quot;,&quot;parse-names&quot;:false,&quot;dropping-particle&quot;:&quot;&quot;,&quot;non-dropping-particle&quot;:&quot;&quot;},{&quot;family&quot;:&quot;Ponnusamy&quot;,&quot;given&quot;:&quot;Kalaiarasan&quot;,&quot;parse-names&quot;:false,&quot;dropping-particle&quot;:&quot;&quot;,&quot;non-dropping-particle&quot;:&quot;&quot;},{&quot;family&quot;:&quot;Jolly&quot;,&quot;given&quot;:&quot;Bani&quot;,&quot;parse-names&quot;:false,&quot;dropping-particle&quot;:&quot;&quot;,&quot;non-dropping-particle&quot;:&quot;&quot;},{&quot;family&quot;:&quot;Bhoyar&quot;,&quot;given&quot;:&quot;Rahul C.&quot;,&quot;parse-names&quot;:false,&quot;dropping-particle&quot;:&quot;&quot;,&quot;non-dropping-particle&quot;:&quot;&quot;},{&quot;family&quot;:&quot;Sardana&quot;,&quot;given&quot;:&quot;Viren&quot;,&quot;parse-names&quot;:false,&quot;dropping-particle&quot;:&quot;&quot;,&quot;non-dropping-particle&quot;:&quot;&quot;},{&quot;family&quot;:&quot;Naushin&quot;,&quot;given&quot;:&quot;Salwa&quot;,&quot;parse-names&quot;:false,&quot;dropping-particle&quot;:&quot;&quot;,&quot;non-dropping-particle&quot;:&quot;&quot;},{&quot;family&quot;:&quot;Rophina&quot;,&quot;given&quot;:&quot;Mercy&quot;,&quot;parse-names&quot;:false,&quot;dropping-particle&quot;:&quot;&quot;,&quot;non-dropping-particle&quot;:&quot;&quot;},{&quot;family&quot;:&quot;Mellan&quot;,&quot;given&quot;:&quot;Thomas A.&quot;,&quot;parse-names&quot;:false,&quot;dropping-particle&quot;:&quot;&quot;,&quot;non-dropping-particle&quot;:&quot;&quot;},{&quot;family&quot;:&quot;Mishra&quot;,&quot;given&quot;:&quot;Swapnil&quot;,&quot;parse-names&quot;:false,&quot;dropping-particle&quot;:&quot;&quot;,&quot;non-dropping-particle&quot;:&quot;&quot;},{&quot;family&quot;:&quot;Whittaker&quot;,&quot;given&quot;:&quot;Charles&quot;,&quot;parse-names&quot;:false,&quot;dropping-particle&quot;:&quot;&quot;,&quot;non-dropping-particle&quot;:&quot;&quot;},{&quot;family&quot;:&quot;Fatihi&quot;,&quot;given&quot;:&quot;Saman&quot;,&quot;parse-names&quot;:false,&quot;dropping-particle&quot;:&quot;&quot;,&quot;non-dropping-particle&quot;:&quot;&quot;},{&quot;family&quot;:&quot;Datta&quot;,&quot;given&quot;:&quot;Meena&quot;,&quot;parse-names&quot;:false,&quot;dropping-particle&quot;:&quot;&quot;,&quot;non-dropping-particle&quot;:&quot;&quot;},{&quot;family&quot;:&quot;Singh&quot;,&quot;given&quot;:&quot;Priyanka&quot;,&quot;parse-names&quot;:false,&quot;dropping-particle&quot;:&quot;&quot;,&quot;non-dropping-particle&quot;:&quot;&quot;},{&quot;family&quot;:&quot;Sharma&quot;,&quot;given&quot;:&quot;Uma&quot;,&quot;parse-names&quot;:false,&quot;dropping-particle&quot;:&quot;&quot;,&quot;non-dropping-particle&quot;:&quot;&quot;},{&quot;family&quot;:&quot;Ujjainiya&quot;,&quot;given&quot;:&quot;Rajat&quot;,&quot;parse-names&quot;:false,&quot;dropping-particle&quot;:&quot;&quot;,&quot;non-dropping-particle&quot;:&quot;&quot;},{&quot;family&quot;:&quot;Bhatheja&quot;,&quot;given&quot;:&quot;Nitin&quot;,&quot;parse-names&quot;:false,&quot;dropping-particle&quot;:&quot;&quot;,&quot;non-dropping-particle&quot;:&quot;&quot;},{&quot;family&quot;:&quot;Divakar&quot;,&quot;given&quot;:&quot;Mohit Kumar&quot;,&quot;parse-names&quot;:false,&quot;dropping-particle&quot;:&quot;&quot;,&quot;non-dropping-particle&quot;:&quot;&quot;},{&quot;family&quot;:&quot;Singh&quot;,&quot;given&quot;:&quot;Manoj K.&quot;,&quot;parse-names&quot;:false,&quot;dropping-particle&quot;:&quot;&quot;,&quot;non-dropping-particle&quot;:&quot;&quot;},{&quot;family&quot;:&quot;Imran&quot;,&quot;given&quot;:&quot;Mohamed&quot;,&quot;parse-names&quot;:false,&quot;dropping-particle&quot;:&quot;&quot;,&quot;non-dropping-particle&quot;:&quot;&quot;},{&quot;family&quot;:&quot;Senthivel&quot;,&quot;given&quot;:&quot;Vigneshwar&quot;,&quot;parse-names&quot;:false,&quot;dropping-particle&quot;:&quot;&quot;,&quot;non-dropping-particle&quot;:&quot;&quot;},{&quot;family&quot;:&quot;Maurya&quot;,&quot;given&quot;:&quot;Ranjeet&quot;,&quot;parse-names&quot;:false,&quot;dropping-particle&quot;:&quot;&quot;,&quot;non-dropping-particle&quot;:&quot;&quot;},{&quot;family&quot;:&quot;Jha&quot;,&quot;given&quot;:&quot;Neha&quot;,&quot;parse-names&quot;:false,&quot;dropping-particle&quot;:&quot;&quot;,&quot;non-dropping-particle&quot;:&quot;&quot;},{&quot;family&quot;:&quot;Mehta&quot;,&quot;given&quot;:&quot;Priyanka&quot;,&quot;parse-names&quot;:false,&quot;dropping-particle&quot;:&quot;&quot;,&quot;non-dropping-particle&quot;:&quot;&quot;},{&quot;family&quot;:&quot;Vivekanand&quot;,&quot;given&quot;:&quot;A.&quot;,&quot;parse-names&quot;:false,&quot;dropping-particle&quot;:&quot;&quot;,&quot;non-dropping-particle&quot;:&quot;&quot;},{&quot;family&quot;:&quot;Sharma&quot;,&quot;given&quot;:&quot;Pooja&quot;,&quot;parse-names&quot;:false,&quot;dropping-particle&quot;:&quot;&quot;,&quot;non-dropping-particle&quot;:&quot;&quot;},{&quot;family&quot;:&quot;Arvinden&quot;,&quot;given&quot;:&quot;V. R.&quot;,&quot;parse-names&quot;:false,&quot;dropping-particle&quot;:&quot;&quot;,&quot;non-dropping-particle&quot;:&quot;&quot;},{&quot;family&quot;:&quot;Chaudhary&quot;,&quot;given&quot;:&quot;Urmila&quot;,&quot;parse-names&quot;:false,&quot;dropping-particle&quot;:&quot;&quot;,&quot;non-dropping-particle&quot;:&quot;&quot;},{&quot;family&quot;:&quot;Soni&quot;,&quot;given&quot;:&quot;Namita&quot;,&quot;parse-names&quot;:false,&quot;dropping-particle&quot;:&quot;&quot;,&quot;non-dropping-particle&quot;:&quot;&quot;},{&quot;family&quot;:&quot;Thukral&quot;,&quot;given&quot;:&quot;Lipi&quot;,&quot;parse-names&quot;:false,&quot;dropping-particle&quot;:&quot;&quot;,&quot;non-dropping-particle&quot;:&quot;&quot;},{&quot;family&quot;:&quot;Flaxman&quot;,&quot;given&quot;:&quot;Seth&quot;,&quot;parse-names&quot;:false,&quot;dropping-particle&quot;:&quot;&quot;,&quot;non-dropping-particle&quot;:&quot;&quot;},{&quot;family&quot;:&quot;Bhatt&quot;,&quot;given&quot;:&quot;Samir&quot;,&quot;parse-names&quot;:false,&quot;dropping-particle&quot;:&quot;&quot;,&quot;non-dropping-particle&quot;:&quot;&quot;},{&quot;family&quot;:&quot;Pandey&quot;,&quot;given&quot;:&quot;Rajesh&quot;,&quot;parse-names&quot;:false,&quot;dropping-particle&quot;:&quot;&quot;,&quot;non-dropping-particle&quot;:&quot;&quot;},{&quot;family&quot;:&quot;Dash&quot;,&quot;given&quot;:&quot;Debasis&quot;,&quot;parse-names&quot;:false,&quot;dropping-particle&quot;:&quot;&quot;,&quot;non-dropping-particle&quot;:&quot;&quot;},{&quot;family&quot;:&quot;Faruq&quot;,&quot;given&quot;:&quot;Mohammed&quot;,&quot;parse-names&quot;:false,&quot;dropping-particle&quot;:&quot;&quot;,&quot;non-dropping-particle&quot;:&quot;&quot;},{&quot;family&quot;:&quot;Lall&quot;,&quot;given&quot;:&quot;Hemlata&quot;,&quot;parse-names&quot;:false,&quot;dropping-particle&quot;:&quot;&quot;,&quot;non-dropping-particle&quot;:&quot;&quot;},{&quot;family&quot;:&quot;Gogia&quot;,&quot;given&quot;:&quot;Hema&quot;,&quot;parse-names&quot;:false,&quot;dropping-particle&quot;:&quot;&quot;,&quot;non-dropping-particle&quot;:&quot;&quot;},{&quot;family&quot;:&quot;Madan&quot;,&quot;given&quot;:&quot;Preeti&quot;,&quot;parse-names&quot;:false,&quot;dropping-particle&quot;:&quot;&quot;,&quot;non-dropping-particle&quot;:&quot;&quot;},{&quot;family&quot;:&quot;Kulkarni&quot;,&quot;given&quot;:&quot;Sanket&quot;,&quot;parse-names&quot;:false,&quot;dropping-particle&quot;:&quot;&quot;,&quot;non-dropping-particle&quot;:&quot;&quot;},{&quot;family&quot;:&quot;Chauhan&quot;,&quot;given&quot;:&quot;Himanshu&quot;,&quot;parse-names&quot;:false,&quot;dropping-particle&quot;:&quot;&quot;,&quot;non-dropping-particle&quot;:&quot;&quot;},{&quot;family&quot;:&quot;Sengupta&quot;,&quot;given&quot;:&quot;Shantanu&quot;,&quot;parse-names&quot;:false,&quot;dropping-particle&quot;:&quot;&quot;,&quot;non-dropping-particle&quot;:&quot;&quot;},{&quot;family&quot;:&quot;Kabra&quot;,&quot;given&quot;:&quot;Sandhya&quot;,&quot;parse-names&quot;:false,&quot;dropping-particle&quot;:&quot;&quot;,&quot;non-dropping-particle&quot;:&quot;&quot;},{&quot;family&quot;:&quot;Gupta&quot;,&quot;given&quot;:&quot;Ravindra K.&quot;,&quot;parse-names&quot;:false,&quot;dropping-particle&quot;:&quot;&quot;,&quot;non-dropping-particle&quot;:&quot;&quot;},{&quot;family&quot;:&quot;Singh&quot;,&quot;given&quot;:&quot;Sujeet K.&quot;,&quot;parse-names&quot;:false,&quot;dropping-particle&quot;:&quot;&quot;,&quot;non-dropping-particle&quot;:&quot;&quot;},{&quot;family&quot;:&quot;Agrawal&quot;,&quot;given&quot;:&quot;Anurag&quot;,&quot;parse-names&quot;:false,&quot;dropping-particle&quot;:&quot;&quot;,&quot;non-dropping-particle&quot;:&quot;&quot;},{&quot;family&quot;:&quot;Rakshit&quot;,&quot;given&quot;:&quot;Partha&quot;,&quot;parse-names&quot;:false,&quot;dropping-particle&quot;:&quot;&quot;,&quot;non-dropping-particle&quot;:&quot;&quot;}],&quot;container-title&quot;:&quot;Science&quot;,&quot;container-title-short&quot;:&quot;Science (1979)&quot;,&quot;accessed&quot;:{&quot;date-parts&quot;:[[2022,4,28]]},&quot;DOI&quot;:&quot;10.1126/SCIENCE.ABJ9932/SUPPL_FILE/SCIENCE.ABJ9932_DATA_S1_TO_S9.ZIP&quot;,&quot;ISSN&quot;:&quot;10959203&quot;,&quot;URL&quot;:&quot;https://www.science.org/doi/full/10.1126/science.abj9932&quot;,&quot;issued&quot;:{&quot;date-parts&quot;:[[2021,11,19]]},&quot;page&quot;:&quot;995-999&quot;,&quot;abstract&quot;:&quot;Delhi, the national capital of India, experienced multiple severe acute respiratory syndrome coronavirus 2 (SARS-CoV-2) outbreaks in 2020 and reached population seropositivity of &gt;50% by 2021. During April 2021, the city became overwhelmed by COVID-19 cases and fatalities, as a new variant, B.1.617.2 (Delta), replaced B.1.1.7 (Alpha). A Bayesian model explains the growth advantage of Delta through a combination of increased transmissibility and reduced sensitivity to immune responses generated against earlier variants (median estimates: 1.5-fold greater transmissibility and 20% reduction in sensitivity). Seropositivity of an employee and family cohort increased from 42% to 87.5% between March and July 2021, with 27% reinfections, as judged by increased antibody concentration after a previous decline. The likely high transmissibility and partial evasion of immunity by the Delta variant contributed to an overwhelming surge in Delhi.&quot;,&quot;publisher&quot;:&quot;American Association for the Advancement of Science&quot;,&quot;issue&quot;:&quot;6570&quot;,&quot;volume&quot;:&quot;374&quot;},&quot;isTemporary&quot;:false}]},{&quot;citationID&quot;:&quot;MENDELEY_CITATION_ddc180a7-8a76-4332-9063-4a7b947a8259&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ZGRjMTgwYTctOGE3Ni00MzMyLTkwNjMtNGE3Yjk0N2E4MjU5IiwicHJvcGVydGllcyI6eyJub3RlSW5kZXgiOjB9LCJpc0VkaXRlZCI6ZmFsc2UsIm1hbnVhbE92ZXJyaWRlIjp7ImlzTWFudWFsbHlPdmVycmlkZGVuIjpmYWxzZSwiY2l0ZXByb2NUZXh0IjoiPHN1cD4zMz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XX0=&quot;,&quot;citationItems&quot;:[{&quot;id&quot;:&quot;986d8586-2746-3cad-8a1b-5b77dc8dde59&quot;,&quot;itemData&quot;:{&quot;type&quot;:&quot;article-journal&quot;,&quot;id&quot;:&quot;986d8586-2746-3cad-8a1b-5b77dc8dde59&quot;,&quot;title&quot;:&quot;The evolving SARS-CoV-2 epidemic in Africa: Insights from rapidly expanding genomic surveillance&quot;,&quot;author&quot;:[{&quot;family&quot;:&quot;Tegally&quot;,&quot;given&quot;:&quot;Houriiyah&quot;,&quot;parse-names&quot;:false,&quot;dropping-particle&quot;:&quot;&quot;,&quot;non-dropping-particle&quot;:&quot;&quot;},{&quot;family&quot;:&quot;San&quot;,&quot;given&quot;:&quot;James E&quot;,&quot;parse-names&quot;:false,&quot;dropping-particle&quot;:&quot;&quot;,&quot;non-dropping-particle&quot;:&quot;&quot;},{&quot;family&quot;:&quot;Cotten&quot;,&quot;given&quot;:&quot;Matthew&quot;,&quot;parse-names&quot;:false,&quot;dropping-particle&quot;:&quot;&quot;,&quot;non-dropping-particle&quot;:&quot;&quot;},{&quot;family&quot;:&quot;Tegomoh&quot;,&quot;given&quot;:&quot;Bryan&quot;,&quot;parse-names&quot;:false,&quot;dropping-particle&quot;:&quot;&quot;,&quot;non-dropping-particle&quot;:&quot;&quot;},{&quot;family&quot;:&quot;Mboowa&quot;,&quot;given&quot;:&quot;Gerald&quot;,&quot;parse-names&quot;:false,&quot;dropping-particle&quot;:&quot;&quot;,&quot;non-dropping-particle&quot;:&quot;&quot;},{&quot;family&quot;:&quot;Martin&quot;,&quot;given&quot;:&quot;Darren P&quot;,&quot;parse-names&quot;:false,&quot;dropping-particle&quot;:&quot;&quot;,&quot;non-dropping-particle&quot;:&quot;&quot;},{&quot;family&quot;:&quot;Baxter&quot;,&quot;given&quot;:&quot;Cheryl&quot;,&quot;parse-names&quot;:false,&quot;dropping-particle&quot;:&quot;&quot;,&quot;non-dropping-particle&quot;:&quot;&quot;},{&quot;family&quot;:&quot;Moir&quot;,&quot;given&quot;:&quot;Monika&quot;,&quot;parse-names&quot;:false,&quot;dropping-particle&quot;:&quot;&quot;,&quot;non-dropping-particle&quot;:&quot;&quot;},{&quot;family&quot;:&quot;Lambisia&quot;,&quot;given&quot;:&quot;Arnold&quot;,&quot;parse-names&quot;:false,&quot;dropping-particle&quot;:&quot;&quot;,&quot;non-dropping-particle&quot;:&quot;&quot;},{&quot;family&quot;:&quot;Diallo&quot;,&quot;given&quot;:&quot;Amadou&quot;,&quot;parse-names&quot;:false,&quot;dropping-particle&quot;:&quot;&quot;,&quot;non-dropping-particle&quot;:&quot;&quot;},{&quot;family&quot;:&quot;...&quot;,&quot;given&quot;:&quot;&quot;,&quot;parse-names&quot;:false,&quot;dropping-particle&quot;:&quot;&quot;,&quot;non-dropping-particle&quot;:&quot;&quot;},{&quot;family&quot;:&quot;Oliveira&quot;,&quot;given&quot;:&quot;Tulio&quot;,&quot;parse-names&quot;:false,&quot;dropping-particle&quot;:&quot;&quot;,&quot;non-dropping-particle&quot;:&quot;de&quot;},{&quot;family&quot;:&quot;Happi&quot;,&quot;given&quot;:&quot;Christian&quot;,&quot;parse-names&quot;:false,&quot;dropping-particle&quot;:&quot;&quot;,&quot;non-dropping-particle&quot;:&quot;&quot;},{&quot;family&quot;:&quot;Lessells&quot;,&quot;given&quot;:&quot;Richard&quot;,&quot;parse-names&quot;:false,&quot;dropping-particle&quot;:&quot;&quot;,&quot;non-dropping-particle&quot;:&quot;&quot;},{&quot;family&quot;:&quot;Nkengasong&quot;,&quot;given&quot;:&quot;John&quot;,&quot;parse-names&quot;:false,&quot;dropping-particle&quot;:&quot;&quot;,&quot;non-dropping-particle&quot;:&quot;&quot;},{&quot;family&quot;:&quot;Wilkinson&quot;,&quot;given&quot;:&quot;Eduan&quot;,&quot;parse-names&quot;:false,&quot;dropping-particle&quot;:&quot;&quot;,&quot;non-dropping-particle&quot;:&quot;&quot;}],&quot;container-title&quot;:&quot;medRxiv&quot;,&quot;DOI&quot;:&quot;https://doi.org/10.1101/2022.04.17.22273906&quot;,&quot;issued&quot;:{&quot;date-parts&quot;:[[2022,4,22]]},&quot;container-title-short&quot;:&quot;&quot;},&quot;isTemporary&quot;:false}]},{&quot;citationID&quot;:&quot;MENDELEY_CITATION_e46be91e-fda5-403b-b407-d739fbe54f6e&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ZTQ2YmU5MWUtZmRhNS00MDNiLWI0MDctZDczOWZiZTU0ZjZlIiwicHJvcGVydGllcyI6eyJub3RlSW5kZXgiOjB9LCJpc0VkaXRlZCI6ZmFsc2UsIm1hbnVhbE92ZXJyaWRlIjp7ImlzTWFudWFsbHlPdmVycmlkZGVuIjpmYWxzZSwiY2l0ZXByb2NUZXh0IjoiPHN1cD4zMz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XX0=&quot;,&quot;citationItems&quot;:[{&quot;id&quot;:&quot;986d8586-2746-3cad-8a1b-5b77dc8dde59&quot;,&quot;itemData&quot;:{&quot;type&quot;:&quot;article-journal&quot;,&quot;id&quot;:&quot;986d8586-2746-3cad-8a1b-5b77dc8dde59&quot;,&quot;title&quot;:&quot;The evolving SARS-CoV-2 epidemic in Africa: Insights from rapidly expanding genomic surveillance&quot;,&quot;author&quot;:[{&quot;family&quot;:&quot;Tegally&quot;,&quot;given&quot;:&quot;Houriiyah&quot;,&quot;parse-names&quot;:false,&quot;dropping-particle&quot;:&quot;&quot;,&quot;non-dropping-particle&quot;:&quot;&quot;},{&quot;family&quot;:&quot;San&quot;,&quot;given&quot;:&quot;James E&quot;,&quot;parse-names&quot;:false,&quot;dropping-particle&quot;:&quot;&quot;,&quot;non-dropping-particle&quot;:&quot;&quot;},{&quot;family&quot;:&quot;Cotten&quot;,&quot;given&quot;:&quot;Matthew&quot;,&quot;parse-names&quot;:false,&quot;dropping-particle&quot;:&quot;&quot;,&quot;non-dropping-particle&quot;:&quot;&quot;},{&quot;family&quot;:&quot;Tegomoh&quot;,&quot;given&quot;:&quot;Bryan&quot;,&quot;parse-names&quot;:false,&quot;dropping-particle&quot;:&quot;&quot;,&quot;non-dropping-particle&quot;:&quot;&quot;},{&quot;family&quot;:&quot;Mboowa&quot;,&quot;given&quot;:&quot;Gerald&quot;,&quot;parse-names&quot;:false,&quot;dropping-particle&quot;:&quot;&quot;,&quot;non-dropping-particle&quot;:&quot;&quot;},{&quot;family&quot;:&quot;Martin&quot;,&quot;given&quot;:&quot;Darren P&quot;,&quot;parse-names&quot;:false,&quot;dropping-particle&quot;:&quot;&quot;,&quot;non-dropping-particle&quot;:&quot;&quot;},{&quot;family&quot;:&quot;Baxter&quot;,&quot;given&quot;:&quot;Cheryl&quot;,&quot;parse-names&quot;:false,&quot;dropping-particle&quot;:&quot;&quot;,&quot;non-dropping-particle&quot;:&quot;&quot;},{&quot;family&quot;:&quot;Moir&quot;,&quot;given&quot;:&quot;Monika&quot;,&quot;parse-names&quot;:false,&quot;dropping-particle&quot;:&quot;&quot;,&quot;non-dropping-particle&quot;:&quot;&quot;},{&quot;family&quot;:&quot;Lambisia&quot;,&quot;given&quot;:&quot;Arnold&quot;,&quot;parse-names&quot;:false,&quot;dropping-particle&quot;:&quot;&quot;,&quot;non-dropping-particle&quot;:&quot;&quot;},{&quot;family&quot;:&quot;Diallo&quot;,&quot;given&quot;:&quot;Amadou&quot;,&quot;parse-names&quot;:false,&quot;dropping-particle&quot;:&quot;&quot;,&quot;non-dropping-particle&quot;:&quot;&quot;},{&quot;family&quot;:&quot;...&quot;,&quot;given&quot;:&quot;&quot;,&quot;parse-names&quot;:false,&quot;dropping-particle&quot;:&quot;&quot;,&quot;non-dropping-particle&quot;:&quot;&quot;},{&quot;family&quot;:&quot;Oliveira&quot;,&quot;given&quot;:&quot;Tulio&quot;,&quot;parse-names&quot;:false,&quot;dropping-particle&quot;:&quot;&quot;,&quot;non-dropping-particle&quot;:&quot;de&quot;},{&quot;family&quot;:&quot;Happi&quot;,&quot;given&quot;:&quot;Christian&quot;,&quot;parse-names&quot;:false,&quot;dropping-particle&quot;:&quot;&quot;,&quot;non-dropping-particle&quot;:&quot;&quot;},{&quot;family&quot;:&quot;Lessells&quot;,&quot;given&quot;:&quot;Richard&quot;,&quot;parse-names&quot;:false,&quot;dropping-particle&quot;:&quot;&quot;,&quot;non-dropping-particle&quot;:&quot;&quot;},{&quot;family&quot;:&quot;Nkengasong&quot;,&quot;given&quot;:&quot;John&quot;,&quot;parse-names&quot;:false,&quot;dropping-particle&quot;:&quot;&quot;,&quot;non-dropping-particle&quot;:&quot;&quot;},{&quot;family&quot;:&quot;Wilkinson&quot;,&quot;given&quot;:&quot;Eduan&quot;,&quot;parse-names&quot;:false,&quot;dropping-particle&quot;:&quot;&quot;,&quot;non-dropping-particle&quot;:&quot;&quot;}],&quot;container-title&quot;:&quot;medRxiv&quot;,&quot;DOI&quot;:&quot;https://doi.org/10.1101/2022.04.17.22273906&quot;,&quot;issued&quot;:{&quot;date-parts&quot;:[[2022,4,22]]},&quot;container-title-short&quot;:&quot;&quot;},&quot;isTemporary&quot;:false}]},{&quot;citationID&quot;:&quot;MENDELEY_CITATION_44637116-79c4-4549-9a53-014323d3c0a7&quot;,&quot;properties&quot;:{&quot;noteIndex&quot;:0},&quot;isEdited&quot;:false,&quot;manualOverride&quot;:{&quot;isManuallyOverridden&quot;:false,&quot;citeprocText&quot;:&quot;&lt;sup&gt;36–38&lt;/sup&gt;&quot;,&quot;manualOverrideText&quot;:&quot;&quot;},&quot;citationTag&quot;:&quot;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&quot;,&quot;citationItems&quot;:[{&quot;id&quot;:&quot;ebcf734f-acbf-3760-a64a-691e5d93efcb&quot;,&quot;itemData&quot;:{&quot;type&quot;:&quot;article-journal&quot;,&quot;id&quot;:&quot;ebcf734f-acbf-3760-a64a-691e5d93efcb&quot;,&quot;title&quot;:&quot;Maintaining genomic surveillance using whole-genome sequencing of SARS-CoV-2 from rapid antigen test devices.&quot;,&quot;author&quot;:[{&quot;family&quot;:&quot;Martin&quot;,&quot;given&quot;:&quot;Genevieve E&quot;,&quot;parse-names&quot;:false,&quot;dropping-particle&quot;:&quot;&quot;,&quot;non-dropping-particle&quot;:&quot;&quot;},{&quot;family&quot;:&quot;Taiaroa&quot;,&quot;given&quot;:&quot;George&quot;,&quot;parse-names&quot;:false,&quot;dropping-particle&quot;:&quot;&quot;,&quot;non-dropping-particle&quot;:&quot;&quot;},{&quot;family&quot;:&quot;Taouk&quot;,&quot;given&quot;:&quot;Mona L&quot;,&quot;parse-names&quot;:false,&quot;dropping-particle&quot;:&quot;&quot;,&quot;non-dropping-particle&quot;:&quot;&quot;},{&quot;family&quot;:&quot;Savic&quot;,&quot;given&quot;:&quot;Ivana&quot;,&quot;parse-names&quot;:false,&quot;dropping-particle&quot;:&quot;&quot;,&quot;non-dropping-particle&quot;:&quot;&quot;},{&quot;family&quot;:&quot;O'Keefe&quot;,&quot;given&quot;:&quot;Jacinta&quot;,&quot;parse-names&quot;:false,&quot;dropping-particle&quot;:&quot;&quot;,&quot;non-dropping-particle&quot;:&quot;&quot;},{&quot;family&quot;:&quot;Quach&quot;,&quot;given&quot;:&quot;Robert&quot;,&quot;parse-names&quot;:false,&quot;dropping-particle&quot;:&quot;&quot;,&quot;non-dropping-particle&quot;:&quot;&quot;},{&quot;family&quot;:&quot;Prestedge&quot;,&quot;given&quot;:&quot;Jacqueline&quot;,&quot;parse-names&quot;:false,&quot;dropping-particle&quot;:&quot;&quot;,&quot;non-dropping-particle&quot;:&quot;&quot;},{&quot;family&quot;:&quot;Krysiak&quot;,&quot;given&quot;:&quot;Marcelina&quot;,&quot;parse-names&quot;:false,&quot;dropping-particle&quot;:&quot;&quot;,&quot;non-dropping-particle&quot;:&quot;&quot;},{&quot;family&quot;:&quot;Caly&quot;,&quot;given&quot;:&quot;Leon&quot;,&quot;parse-names&quot;:false,&quot;dropping-particle&quot;:&quot;&quot;,&quot;non-dropping-particle&quot;:&quot;&quot;},{&quot;family&quot;:&quot;Williamson&quot;,&quot;given&quot;:&quot;Deborah A&quot;,&quot;parse-names&quot;:false,&quot;dropping-particle&quot;:&quot;&quot;,&quot;non-dropping-particle&quot;:&quot;&quot;}],&quot;container-title&quot;:&quot;The Lancet. Infectious diseases&quot;,&quot;container-title-short&quot;:&quot;Lancet Infect Dis&quot;,&quot;accessed&quot;:{&quot;date-parts&quot;:[[2022,9,7]]},&quot;DOI&quot;:&quot;10.1016/S1473-3099(22)00512-6/ATTACHMENT/7EC8B921-AD38-4E35-A6D4-E796A6F8622C/MMC1.PDF&quot;,&quot;ISSN&quot;:&quot;1474-4457&quot;,&quot;PMID&quot;:&quot;35934015&quot;,&quot;URL&quot;:&quot;http://www.ncbi.nlm.nih.gov/pubmed/35934015&quot;,&quot;issued&quot;:{&quot;date-parts&quot;:[[2022,8,4]]},&quot;publisher&quot;:&quot;Elsevier&quot;,&quot;issue&quot;:&quot;0&quot;,&quot;volume&quot;:&quot;0&quot;},&quot;isTemporary&quot;:false},{&quot;id&quot;:&quot;afc7d262-c241-326e-b7a9-c5c21445037b&quot;,&quot;itemData&quot;:{&quot;type&quot;:&quot;article-journal&quot;,&quot;id&quot;:&quot;afc7d262-c241-326e-b7a9-c5c21445037b&quot;,&quot;title&quot;:&quot;Sequencing SARS-CoV-2 from antigen tests&quot;,&quot;author&quot;:[{&quot;family&quot;:&quot;Nazario-Toole&quot;,&quot;given&quot;:&quot;Ashley&quot;,&quot;parse-names&quot;:false,&quot;dropping-particle&quot;:&quot;&quot;,&quot;non-dropping-particle&quot;:&quot;&quot;},{&quot;family&quot;:&quot;Nguyen&quot;,&quot;given&quot;:&quot;Holly M.&quot;,&quot;parse-names&quot;:false,&quot;dropping-particle&quot;:&quot;&quot;,&quot;non-dropping-particle&quot;:&quot;&quot;},{&quot;family&quot;:&quot;Xia&quot;,&quot;given&quot;:&quot;Hui&quot;,&quot;parse-names&quot;:false,&quot;dropping-particle&quot;:&quot;&quot;,&quot;non-dropping-particle&quot;:&quot;&quot;},{&quot;family&quot;:&quot;Frankel&quot;,&quot;given&quot;:&quot;Dianne N.&quot;,&quot;parse-names&quot;:false,&quot;dropping-particle&quot;:&quot;&quot;,&quot;non-dropping-particle&quot;:&quot;&quot;},{&quot;family&quot;:&quot;Kieffer&quot;,&quot;given&quot;:&quot;John W.&quot;,&quot;parse-names&quot;:false,&quot;dropping-particle&quot;:&quot;&quot;,&quot;non-dropping-particle&quot;:&quot;&quot;},{&quot;family&quot;:&quot;Gibbons&quot;,&quot;given&quot;:&quot;Thomas F.&quot;,&quot;parse-names&quot;:false,&quot;dropping-particle&quot;:&quot;&quot;,&quot;non-dropping-particle&quot;:&quot;&quot;}],&quot;container-title&quot;:&quot;PLOS ONE&quot;,&quot;container-title-short&quot;:&quot;PLoS One&quot;,&quot;accessed&quot;:{&quot;date-parts&quot;:[[2022,9,7]]},&quot;DOI&quot;:&quot;10.1371/JOURNAL.PONE.0263794&quot;,&quot;ISBN&quot;:&quot;1111111111&quot;,&quot;ISSN&quot;:&quot;1932-6203&quot;,&quot;PMID&quot;:&quot;35134077&quot;,&quot;URL&quot;:&quot;https://journals.plos.org/plosone/article?id=10.1371/journal.pone.0263794&quot;,&quot;issued&quot;:{&quot;date-parts&quot;:[[2022,2,1]]},&quot;page&quot;:&quot;e0263794&quot;,&quot;abstract&quot;:&quot;Genomic surveillance empowers agile responses to SARS-CoV-2 by enabling scientists and public health analysts to issue recommendations aimed at slowing transmission, prioritizing contact tracing, and building a robust genomic sequencing surveillance strategy. Since the start of the pandemic, real time RT-PCR diagnostic testing from upper respiratory specimens, such as nasopharyngeal (NP) swabs, has been the standard. Moreover, respiratory samples in viral transport media are the ideal specimen for SARS-CoV-2 whole-genome sequencing (WGS). In early 2021, many clinicians transitioned to antigen-based SARS-CoV-2 detection tests, which use anterior nasal swabs for SARS-CoV-2 antigen detection. Despite this shift in testing methods, the need for whole-genome sequence surveillance remains. Thus, we developed a workflow for whole-genome sequencing with antigen test-derived swabs as an input rather than nasopharyngeal swabs. In this study, we use excess clinical specimens processed using the BinaxNOW™ COVID-19 Ag Card. We demonstrate that whole-genome sequencing from antigen tests is feasible and yields similar results from RT-PCR-based assays utilizing a swab in viral transport media.&quot;,&quot;publisher&quot;:&quot;Public Library of Science&quot;,&quot;issue&quot;:&quot;2&quot;,&quot;volume&quot;:&quot;17&quot;},&quot;isTemporary&quot;:false},{&quot;id&quot;:&quot;72d066a4-b724-3307-9a64-8f667f43f2c9&quot;,&quot;itemData&quot;:{&quot;type&quot;:&quot;article-journal&quot;,&quot;id&quot;:&quot;72d066a4-b724-3307-9a64-8f667f43f2c9&quot;,&quot;title&quot;:&quot;Inactivation and Recovery of High Quality RNA From Positive SARS-CoV-2 Rapid Antigen Tests Suitable for Whole Virus Genome Sequencing&quot;,&quot;author&quot;:[{&quot;family&quot;:&quot;Macori&quot;,&quot;given&quot;:&quot;Guerrino&quot;,&quot;parse-names&quot;:false,&quot;dropping-particle&quot;:&quot;&quot;,&quot;non-dropping-particle&quot;:&quot;&quot;},{&quot;family&quot;:&quot;Russell&quot;,&quot;given&quot;:&quot;Tristan&quot;,&quot;parse-names&quot;:false,&quot;dropping-particle&quot;:&quot;&quot;,&quot;non-dropping-particle&quot;:&quot;&quot;},{&quot;family&quot;:&quot;Barry&quot;,&quot;given&quot;:&quot;Gerald&quot;,&quot;parse-names&quot;:false,&quot;dropping-particle&quot;:&quot;&quot;,&quot;non-dropping-particle&quot;:&quot;&quot;},{&quot;family&quot;:&quot;McCarthy&quot;,&quot;given&quot;:&quot;Siobhán C.&quot;,&quot;parse-names&quot;:false,&quot;dropping-particle&quot;:&quot;&quot;,&quot;non-dropping-particle&quot;:&quot;&quot;},{&quot;family&quot;:&quot;Koolman&quot;,&quot;given&quot;:&quot;Leonard&quot;,&quot;parse-names&quot;:false,&quot;dropping-particle&quot;:&quot;&quot;,&quot;non-dropping-particle&quot;:&quot;&quot;},{&quot;family&quot;:&quot;Wall&quot;,&quot;given&quot;:&quot;Patrick&quot;,&quot;parse-names&quot;:false,&quot;dropping-particle&quot;:&quot;&quot;,&quot;non-dropping-particle&quot;:&quot;&quot;},{&quot;family&quot;:&quot;Sammin&quot;,&quot;given&quot;:&quot;Donal&quot;,&quot;parse-names&quot;:false,&quot;dropping-particle&quot;:&quot;&quot;,&quot;non-dropping-particle&quot;:&quot;&quot;},{&quot;family&quot;:&quot;Mulcahy&quot;,&quot;given&quot;:&quot;Grace&quot;,&quot;parse-names&quot;:false,&quot;dropping-particle&quot;:&quot;&quot;,&quot;non-dropping-particle&quot;:&quot;&quot;},{&quot;family&quot;:&quot;Fanning&quot;,&quot;given&quot;:&quot;Séamus&quot;,&quot;parse-names&quot;:false,&quot;dropping-particle&quot;:&quot;&quot;,&quot;non-dropping-particle&quot;:&quot;&quot;}],&quot;container-title&quot;:&quot;Frontiers in Public Health&quot;,&quot;container-title-short&quot;:&quot;Front Public Health&quot;,&quot;accessed&quot;:{&quot;date-parts&quot;:[[2022,9,8]]},&quot;DOI&quot;:&quot;10.3389/FPUBH.2022.863862/BIBTEX&quot;,&quot;ISSN&quot;:&quot;2296-2565&quot;,&quot;PMID&quot;:&quot;35592078&quot;,&quot;issued&quot;:{&quot;date-parts&quot;:[[2022,5,3]]},&quot;page&quot;:&quot;1135&quot;,&quot;abstract&quot;:&quot; The diagnostic protocol currently used globally to identify Severe Acute Respiratory Syndrome Coronavirus 2 (SARS-CoV-2) infection is RT-qPCR. The spread of these infections and the epidemiological imperative to describe variation across the virus genome have highlighted the importance of sequencing. SARS-CoV-2 rapid antigen diagnostic tests (RADTs) are designed to detect viral nucleocapsid protein with positive results suggestive of the presence of replicating virus and potential infectivity. In this study, we developed a protocol for recovering SARS-CoV-2 RNA from “spent” RADT devices of sufficient quality that can be used directly for whole virus genome sequencing. The experimental protocol included the spiking of RADTs at different concentrations with viable SARS-CoV-2 variant Alpha (lineage B.1.1.7), lysis for direct use or storage. The lysed suspensions were used for RNA extraction and RT-qPCR. In parallel, we also tested the stability of the viral RNA in the RADTs and the RNA extracted from the RADTs was used as a template for tiling-PCR and whole virus genome sequencing. RNA recovered from RADTs spiked with SARS-CoV-2 was detected through RT-qPCR with C t values suitable for sequencing and the recovery from RADTs was confirmed after 7 days of storage at both 4 and 20°C. The genomic sequences obtained at each time-point aligned to the strain used for the spiking, demonstrating that sufficient SARS-CoV-2 viral genome can be readily recovered from positive-RADT devices in which the virus has been safely inactivated and genomically conserved. This protocol was applied to obtain whole virus genome sequence from RADTs ran in the field where the omicron variant was detected. The study demonstrated that viral particles of SARS-CoV-2 suitable for whole virus genome sequencing can be recovered from positive spent RADTs, extending their diagnostic utility, as a risk management tool and for epidemiology studies. In large deployment of the RADTs, positive devices could be safely stored and used as a template for sequencing allowing the rapid identification of circulating variants and to trace the source and spread of outbreaks within communities and guaranteeing public health. &quot;,&quot;publisher&quot;:&quot;Frontiers Media SA&quot;,&quot;volume&quot;:&quot;10&quot;},&quot;isTemporary&quot;:false}]},{&quot;citationID&quot;:&quot;MENDELEY_CITATION_8c8aaa4e-9069-4cf8-9fea-bc8597ed4852&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&quot;,&quot;citationItems&quot;:[{&quot;id&quot;:&quot;ebcf734f-acbf-3760-a64a-691e5d93efcb&quot;,&quot;itemData&quot;:{&quot;type&quot;:&quot;article-journal&quot;,&quot;id&quot;:&quot;ebcf734f-acbf-3760-a64a-691e5d93efcb&quot;,&quot;title&quot;:&quot;Maintaining genomic surveillance using whole-genome sequencing of SARS-CoV-2 from rapid antigen test devices.&quot;,&quot;author&quot;:[{&quot;family&quot;:&quot;Martin&quot;,&quot;given&quot;:&quot;Genevieve E&quot;,&quot;parse-names&quot;:false,&quot;dropping-particle&quot;:&quot;&quot;,&quot;non-dropping-particle&quot;:&quot;&quot;},{&quot;family&quot;:&quot;Taiaroa&quot;,&quot;given&quot;:&quot;George&quot;,&quot;parse-names&quot;:false,&quot;dropping-particle&quot;:&quot;&quot;,&quot;non-dropping-particle&quot;:&quot;&quot;},{&quot;family&quot;:&quot;Taouk&quot;,&quot;given&quot;:&quot;Mona L&quot;,&quot;parse-names&quot;:false,&quot;dropping-particle&quot;:&quot;&quot;,&quot;non-dropping-particle&quot;:&quot;&quot;},{&quot;family&quot;:&quot;Savic&quot;,&quot;given&quot;:&quot;Ivana&quot;,&quot;parse-names&quot;:false,&quot;dropping-particle&quot;:&quot;&quot;,&quot;non-dropping-particle&quot;:&quot;&quot;},{&quot;family&quot;:&quot;O'Keefe&quot;,&quot;given&quot;:&quot;Jacinta&quot;,&quot;parse-names&quot;:false,&quot;dropping-particle&quot;:&quot;&quot;,&quot;non-dropping-particle&quot;:&quot;&quot;},{&quot;family&quot;:&quot;Quach&quot;,&quot;given&quot;:&quot;Robert&quot;,&quot;parse-names&quot;:false,&quot;dropping-particle&quot;:&quot;&quot;,&quot;non-dropping-particle&quot;:&quot;&quot;},{&quot;family&quot;:&quot;Prestedge&quot;,&quot;given&quot;:&quot;Jacqueline&quot;,&quot;parse-names&quot;:false,&quot;dropping-particle&quot;:&quot;&quot;,&quot;non-dropping-particle&quot;:&quot;&quot;},{&quot;family&quot;:&quot;Krysiak&quot;,&quot;given&quot;:&quot;Marcelina&quot;,&quot;parse-names&quot;:false,&quot;dropping-particle&quot;:&quot;&quot;,&quot;non-dropping-particle&quot;:&quot;&quot;},{&quot;family&quot;:&quot;Caly&quot;,&quot;given&quot;:&quot;Leon&quot;,&quot;parse-names&quot;:false,&quot;dropping-particle&quot;:&quot;&quot;,&quot;non-dropping-particle&quot;:&quot;&quot;},{&quot;family&quot;:&quot;Williamson&quot;,&quot;given&quot;:&quot;Deborah A&quot;,&quot;parse-names&quot;:false,&quot;dropping-particle&quot;:&quot;&quot;,&quot;non-dropping-particle&quot;:&quot;&quot;}],&quot;container-title&quot;:&quot;The Lancet. Infectious diseases&quot;,&quot;container-title-short&quot;:&quot;Lancet Infect Dis&quot;,&quot;accessed&quot;:{&quot;date-parts&quot;:[[2022,9,7]]},&quot;DOI&quot;:&quot;10.1016/S1473-3099(22)00512-6/ATTACHMENT/7EC8B921-AD38-4E35-A6D4-E796A6F8622C/MMC1.PDF&quot;,&quot;ISSN&quot;:&quot;1474-4457&quot;,&quot;PMID&quot;:&quot;35934015&quot;,&quot;URL&quot;:&quot;http://www.ncbi.nlm.nih.gov/pubmed/35934015&quot;,&quot;issued&quot;:{&quot;date-parts&quot;:[[2022,8,4]]},&quot;publisher&quot;:&quot;Elsevier&quot;,&quot;issue&quot;:&quot;0&quot;,&quot;volume&quot;:&quot;0&quot;},&quot;isTemporary&quot;:false}]},{&quot;citationID&quot;:&quot;MENDELEY_CITATION_e2c00776-b27c-49b8-b2d5-4c6e725465b7&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&quot;,&quot;citationItems&quot;:[{&quot;id&quot;:&quot;fbbf239d-1f23-3b1c-a06b-de65567b5bd7&quot;,&quot;itemData&quot;:{&quot;type&quot;:&quot;article-journal&quot;,&quot;id&quot;:&quot;fbbf239d-1f23-3b1c-a06b-de65567b5bd7&quot;,&quot;title&quot;:&quot;Challenges of SARS-CoV-2 genomic surveillance in Africa&quot;,&quot;author&quot;:[{&quot;family&quot;:&quot;Adepoju&quot;,&quot;given&quot;:&quot;Paul&quot;,&quot;parse-names&quot;:false,&quot;dropping-particle&quot;:&quot;&quot;,&quot;non-dropping-particle&quot;:&quot;&quot;}],&quot;container-title&quot;:&quot;The Lancet Microbe&quot;,&quot;accessed&quot;:{&quot;date-parts&quot;:[[2022,2,27]]},&quot;DOI&quot;:&quot;10.1016/S2666-5247(21)00065-3&quot;,&quot;ISSN&quot;:&quot;2666-5247&quot;,&quot;URL&quot;:&quot;http://www.thelancet.com/article/S2666524721000653/fulltext&quot;,&quot;issued&quot;:{&quot;date-parts&quot;:[[2021,4,1]]},&quot;page&quot;:&quot;e139&quot;,&quot;abstract&quot;:&quot;Summary: The epidemics of severe acute respiratory syndrome (SARS) in 2003 highlighted both short- and long-range transmission routes, i.e. between infected patients and healthcare workers, and between distant locations. With other infections such as tuberculosis, measles and chickenpox, the concept of aerosol transmission is so well accepted that isolation of such patients is the norm. With current concerns about a possible approaching influenza pandemic, the control of transmission via infectious air has become more important. Therefore, the aim of this review is to describe the factors involved in: (1) the generation of an infectious aerosol, (2) the transmission of infectious droplets or droplet nuclei from this aerosol, and (3) the potential for inhalation of such droplets or droplet nuclei by a susceptible host. On this basis, recommendations are made to improve the control of aerosol-transmitted infections in hospitals as well as in the design and construction of future isolation facilities. © 2006 The Hospital Infection Society.&quot;,&quot;publisher&quot;:&quot;Elsevier&quot;,&quot;issue&quot;:&quot;4&quot;,&quot;volume&quot;:&quot;2&quot;,&quot;container-title-short&quot;:&quot;Lancet Microbe&quot;},&quot;isTemporary&quot;:false}]},{&quot;citationID&quot;:&quot;MENDELEY_CITATION_b4e15f25-c3d6-475b-b5c0-13ba5c464565&quot;,&quot;properties&quot;:{&quot;noteIndex&quot;:0},&quot;isEdited&quot;:false,&quot;manualOverride&quot;:{&quot;isManuallyOverridden&quot;:false,&quot;citeprocText&quot;:&quot;&lt;sup&gt;33,34&lt;/sup&gt;&quot;,&quot;manualOverrideText&quot;:&quot;&quot;},&quot;citationTag&quot;:&quot;MENDELEY_CITATION_v3_eyJjaXRhdGlvbklEIjoiTUVOREVMRVlfQ0lUQVRJT05fYjRlMTVmMjUtYzNkNi00NzViLWI1YzAtMTNiYTVjNDY0NTY1IiwicHJvcGVydGllcyI6eyJub3RlSW5kZXgiOjB9LCJpc0VkaXRlZCI6ZmFsc2UsIm1hbnVhbE92ZXJyaWRlIjp7ImlzTWFudWFsbHlPdmVycmlkZGVuIjpmYWxzZSwiY2l0ZXByb2NUZXh0IjoiPHN1cD4zMywzND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&quot;,&quot;citationItems&quot;:[{&quot;id&quot;:&quot;986d8586-2746-3cad-8a1b-5b77dc8dde59&quot;,&quot;itemData&quot;:{&quot;type&quot;:&quot;article-journal&quot;,&quot;id&quot;:&quot;986d8586-2746-3cad-8a1b-5b77dc8dde59&quot;,&quot;title&quot;:&quot;The evolving SARS-CoV-2 epidemic in Africa: Insights from rapidly expanding genomic surveillance&quot;,&quot;author&quot;:[{&quot;family&quot;:&quot;Tegally&quot;,&quot;given&quot;:&quot;Houriiyah&quot;,&quot;parse-names&quot;:false,&quot;dropping-particle&quot;:&quot;&quot;,&quot;non-dropping-particle&quot;:&quot;&quot;},{&quot;family&quot;:&quot;San&quot;,&quot;given&quot;:&quot;James E&quot;,&quot;parse-names&quot;:false,&quot;dropping-particle&quot;:&quot;&quot;,&quot;non-dropping-particle&quot;:&quot;&quot;},{&quot;family&quot;:&quot;Cotten&quot;,&quot;given&quot;:&quot;Matthew&quot;,&quot;parse-names&quot;:false,&quot;dropping-particle&quot;:&quot;&quot;,&quot;non-dropping-particle&quot;:&quot;&quot;},{&quot;family&quot;:&quot;Tegomoh&quot;,&quot;given&quot;:&quot;Bryan&quot;,&quot;parse-names&quot;:false,&quot;dropping-particle&quot;:&quot;&quot;,&quot;non-dropping-particle&quot;:&quot;&quot;},{&quot;family&quot;:&quot;Mboowa&quot;,&quot;given&quot;:&quot;Gerald&quot;,&quot;parse-names&quot;:false,&quot;dropping-particle&quot;:&quot;&quot;,&quot;non-dropping-particle&quot;:&quot;&quot;},{&quot;family&quot;:&quot;Martin&quot;,&quot;given&quot;:&quot;Darren P&quot;,&quot;parse-names&quot;:false,&quot;dropping-particle&quot;:&quot;&quot;,&quot;non-dropping-particle&quot;:&quot;&quot;},{&quot;family&quot;:&quot;Baxter&quot;,&quot;given&quot;:&quot;Cheryl&quot;,&quot;parse-names&quot;:false,&quot;dropping-particle&quot;:&quot;&quot;,&quot;non-dropping-particle&quot;:&quot;&quot;},{&quot;family&quot;:&quot;Moir&quot;,&quot;given&quot;:&quot;Monika&quot;,&quot;parse-names&quot;:false,&quot;dropping-particle&quot;:&quot;&quot;,&quot;non-dropping-particle&quot;:&quot;&quot;},{&quot;family&quot;:&quot;Lambisia&quot;,&quot;given&quot;:&quot;Arnold&quot;,&quot;parse-names&quot;:false,&quot;dropping-particle&quot;:&quot;&quot;,&quot;non-dropping-particle&quot;:&quot;&quot;},{&quot;family&quot;:&quot;Diallo&quot;,&quot;given&quot;:&quot;Amadou&quot;,&quot;parse-names&quot;:false,&quot;dropping-particle&quot;:&quot;&quot;,&quot;non-dropping-particle&quot;:&quot;&quot;},{&quot;family&quot;:&quot;...&quot;,&quot;given&quot;:&quot;&quot;,&quot;parse-names&quot;:false,&quot;dropping-particle&quot;:&quot;&quot;,&quot;non-dropping-particle&quot;:&quot;&quot;},{&quot;family&quot;:&quot;Oliveira&quot;,&quot;given&quot;:&quot;Tulio&quot;,&quot;parse-names&quot;:false,&quot;dropping-particle&quot;:&quot;&quot;,&quot;non-dropping-particle&quot;:&quot;de&quot;},{&quot;family&quot;:&quot;Happi&quot;,&quot;given&quot;:&quot;Christian&quot;,&quot;parse-names&quot;:false,&quot;dropping-particle&quot;:&quot;&quot;,&quot;non-dropping-particle&quot;:&quot;&quot;},{&quot;family&quot;:&quot;Lessells&quot;,&quot;given&quot;:&quot;Richard&quot;,&quot;parse-names&quot;:false,&quot;dropping-particle&quot;:&quot;&quot;,&quot;non-dropping-particle&quot;:&quot;&quot;},{&quot;family&quot;:&quot;Nkengasong&quot;,&quot;given&quot;:&quot;John&quot;,&quot;parse-names&quot;:false,&quot;dropping-particle&quot;:&quot;&quot;,&quot;non-dropping-particle&quot;:&quot;&quot;},{&quot;family&quot;:&quot;Wilkinson&quot;,&quot;given&quot;:&quot;Eduan&quot;,&quot;parse-names&quot;:false,&quot;dropping-particle&quot;:&quot;&quot;,&quot;non-dropping-particle&quot;:&quot;&quot;}],&quot;container-title&quot;:&quot;medRxiv&quot;,&quot;DOI&quot;:&quot;https://doi.org/10.1101/2022.04.17.22273906&quot;,&quot;issued&quot;:{&quot;date-parts&quot;:[[2022,4,22]]},&quot;container-title-short&quot;:&quot;&quot;},&quot;isTemporary&quot;:false},{&quot;id&quot;:&quot;07a0f015-11ed-386d-acb0-9f01201a4ae2&quot;,&quot;itemData&quot;:{&quot;type&quot;:&quot;article-journal&quot;,&quot;id&quot;:&quot;07a0f015-11ed-386d-acb0-9f01201a4ae2&quot;,&quot;title&quot;:&quot;Implementation of a COVID-19 Genomic Surveillance Regional Network for Latin America and Caribbean region&quot;,&quot;author&quot;:[{&quot;family&quot;:&quot;Leite&quot;,&quot;given&quot;:&quot;Juliana Almeida&quot;,&quot;parse-names&quot;:false,&quot;dropping-particle&quot;:&quot;&quot;,&quot;non-dropping-particle&quot;:&quot;&quot;},{&quot;family&quot;:&quot;Vicari&quot;,&quot;given&quot;:&quot;Andrea&quot;,&quot;parse-names&quot;:false,&quot;dropping-particle&quot;:&quot;&quot;,&quot;non-dropping-particle&quot;:&quot;&quot;},{&quot;family&quot;:&quot;Perez&quot;,&quot;given&quot;:&quot;Enrique&quot;,&quot;parse-names&quot;:false,&quot;dropping-particle&quot;:&quot;&quot;,&quot;non-dropping-particle&quot;:&quot;&quot;},{&quot;family&quot;:&quot;Siqueira&quot;,&quot;given&quot;:&quot;Marilda&quot;,&quot;parse-names&quot;:false,&quot;dropping-particle&quot;:&quot;&quot;,&quot;non-dropping-particle&quot;:&quot;&quot;},{&quot;family&quot;:&quot;Resende&quot;,&quot;given&quot;:&quot;Paola&quot;,&quot;parse-names&quot;:false,&quot;dropping-particle&quot;:&quot;&quot;,&quot;non-dropping-particle&quot;:&quot;&quot;},{&quot;family&quot;:&quot;Motta&quot;,&quot;given&quot;:&quot;Fernando Couto&quot;,&quot;parse-names&quot;:false,&quot;dropping-particle&quot;:&quot;&quot;,&quot;non-dropping-particle&quot;:&quot;&quot;},{&quot;family&quot;:&quot;Freitas&quot;,&quot;given&quot;:&quot;Lucas&quot;,&quot;parse-names&quot;:false,&quot;dropping-particle&quot;:&quot;&quot;,&quot;non-dropping-particle&quot;:&quot;&quot;},{&quot;family&quot;:&quot;Fernandez&quot;,&quot;given&quot;:&quot;Jorge&quot;,&quot;parse-names&quot;:false,&quot;dropping-particle&quot;:&quot;&quot;,&quot;non-dropping-particle&quot;:&quot;&quot;},{&quot;family&quot;:&quot;Parra&quot;,&quot;given&quot;:&quot;Barbara&quot;,&quot;parse-names&quot;:false,&quot;dropping-particle&quot;:&quot;&quot;,&quot;non-dropping-particle&quot;:&quot;&quot;},{&quot;family&quot;:&quot;Castillo&quot;,&quot;given&quot;:&quot;Andrés&quot;,&quot;parse-names&quot;:false,&quot;dropping-particle&quot;:&quot;&quot;,&quot;non-dropping-particle&quot;:&quot;&quot;},{&quot;family&quot;:&quot;Fasce&quot;,&quot;given&quot;:&quot;Rodrigo&quot;,&quot;parse-names&quot;:false,&quot;dropping-particle&quot;:&quot;&quot;,&quot;non-dropping-particle&quot;:&quot;&quot;},{&quot;family&quot;:&quot;Caballero&quot;,&quot;given&quot;:&quot;Alexander Augusto Martinez&quot;,&quot;parse-names&quot;:false,&quot;dropping-particle&quot;:&quot;&quot;,&quot;non-dropping-particle&quot;:&quot;&quot;},{&quot;family&quot;:&quot;Gresh&quot;,&quot;given&quot;:&quot;Lionel&quot;,&quot;parse-names&quot;:false,&quot;dropping-particle&quot;:&quot;&quot;,&quot;non-dropping-particle&quot;:&quot;&quot;},{&quot;family&quot;:&quot;Aldighieri&quot;,&quot;given&quot;:&quot;Sylvain&quot;,&quot;parse-names&quot;:false,&quot;dropping-particle&quot;:&quot;&quot;,&quot;non-dropping-particle&quot;:&quot;&quot;},{&quot;family&quot;:&quot;Gabastou&quot;,&quot;given&quot;:&quot;Jean Marc&quot;,&quot;parse-names&quot;:false,&quot;dropping-particle&quot;:&quot;&quot;,&quot;non-dropping-particle&quot;:&quot;&quot;},{&quot;family&quot;:&quot;Franco&quot;,&quot;given&quot;:&quot;Leticia&quot;,&quot;parse-names&quot;:false,&quot;dropping-particle&quot;:&quot;&quot;,&quot;non-dropping-particle&quot;:&quot;&quot;},{&quot;family&quot;:&quot;Mendez-Rico&quot;,&quot;given&quot;:&quot;Jairo&quot;,&quot;parse-names&quot;:false,&quot;dropping-particle&quot;:&quot;&quot;,&quot;non-dropping-particle&quot;:&quot;&quot;}],&quot;container-title&quot;:&quot;PLOS ONE&quot;,&quot;accessed&quot;:{&quot;date-parts&quot;:[[2022,5,7]]},&quot;DOI&quot;:&quot;10.1371/JOURNAL.PONE.0252526&quot;,&quot;ISBN&quot;:&quot;1111111111&quot;,&quot;ISSN&quot;:&quot;1932-6203&quot;,&quot;PMID&quot;:&quot;35239677&quot;,&quot;URL&quot;:&quot;https://journals.plos.org/plosone/article?id=10.1371/journal.pone.0252526&quot;,&quot;issued&quot;:{&quot;date-parts&quot;:[[2022,3,1]]},&quot;page&quot;:&quot;e0252526&quot;,&quot;abstract&quot;:&quot;The timely release of SARS-CoV-2 first genomic sequences allowed the identification of the etiologic agent and development of diagnostic protocols. Genomic sequencing was a crucial step in generating data for driving laboratory response and detections of SARS-CoV-2 since the start of the COVID-19 pandemic. Because of all the progression and achievements that timely release of genetic sequence data represents in the public health response, the Pan American Health Organization (PAHO) in collaboration with countries’ public health laboratories, started implementation of a network for strengthening the Latin America and Caribbean (LAC) region on timely generation of SARS-CoV-2 genomic data. Here we describe the implementation of the COVID-19 Genomic Surveillance Regional Network in the Americas region during the beginning of the pandemic. The establishment of this network has strengthened laboratory response capacity at the country level, as well as facilitated timely release of SARS-CoV-2 genomic information to be used to complement the multiple response strategies for COVID-19 pandemic mitigation. As genomic epidemiology is useful for guiding public health decisions on outbreak and response, we also analysed the first SARS-CoV-2 genomic sequence data from countries of the Latin America and Caribbean Region.&quot;,&quot;publisher&quot;:&quot;Public Library of Science&quot;,&quot;issue&quot;:&quot;3&quot;,&quot;volume&quot;:&quot;17&quot;,&quot;container-title-short&quot;:&quot;PLoS One&quot;},&quot;isTemporary&quot;:false}]},{&quot;citationID&quot;:&quot;MENDELEY_CITATION_4d5a12f8-3efc-4417-8fdb-59b550bb4d67&quot;,&quot;properties&quot;:{&quot;noteIndex&quot;:0},&quot;isEdited&quot;:false,&quot;manualOverride&quot;:{&quot;isManuallyOverridden&quot;:false,&quot;citeprocText&quot;:&quot;&lt;sup&gt;40,41&lt;/sup&gt;&quot;,&quot;manualOverrideText&quot;:&quot;&quot;},&quot;citationTag&quot;:&quot;MENDELEY_CITATION_v3_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&quot;,&quot;citationItems&quot;:[{&quot;id&quot;:&quot;059d359c-dba5-3294-9a97-be2e25b391ad&quot;,&quot;itemData&quot;:{&quot;type&quot;:&quot;article-journal&quot;,&quot;id&quot;:&quot;059d359c-dba5-3294-9a97-be2e25b391ad&quot;,&quot;title&quot;:&quot;Optimizing viral load testing access for the last mile: Geospatial cost model for point of care instrument placement&quot;,&quot;author&quot;:[{&quot;family&quot;:&quot;Girdwood&quot;,&quot;given&quot;:&quot;Sarah J.&quot;,&quot;parse-names&quot;:false,&quot;dropping-particle&quot;:&quot;&quot;,&quot;non-dropping-particle&quot;:&quot;&quot;},{&quot;family&quot;:&quot;Nichols&quot;,&quot;given&quot;:&quot;Brooke E.&quot;,&quot;parse-names&quot;:false,&quot;dropping-particle&quot;:&quot;&quot;,&quot;non-dropping-particle&quot;:&quot;&quot;},{&quot;family&quot;:&quot;Moyo&quot;,&quot;given&quot;:&quot;Crispin&quot;,&quot;parse-names&quot;:false,&quot;dropping-particle&quot;:&quot;&quot;,&quot;non-dropping-particle&quot;:&quot;&quot;},{&quot;family&quot;:&quot;Crompton&quot;,&quot;given&quot;:&quot;Thomas&quot;,&quot;parse-names&quot;:false,&quot;dropping-particle&quot;:&quot;&quot;,&quot;non-dropping-particle&quot;:&quot;&quot;},{&quot;family&quot;:&quot;Chimhamhiwa&quot;,&quot;given&quot;:&quot;Dorman&quot;,&quot;parse-names&quot;:false,&quot;dropping-particle&quot;:&quot;&quot;,&quot;non-dropping-particle&quot;:&quot;&quot;},{&quot;family&quot;:&quot;Rosen&quot;,&quot;given&quot;:&quot;Sydney&quot;,&quot;parse-names&quot;:false,&quot;dropping-particle&quot;:&quot;&quot;,&quot;non-dropping-particle&quot;:&quot;&quot;}],&quot;container-title&quot;:&quot;PLOS ONE&quot;,&quot;container-title-short&quot;:&quot;PLoS One&quot;,&quot;accessed&quot;:{&quot;date-parts&quot;:[[2022,3,23]]},&quot;DOI&quot;:&quot;10.1371/JOURNAL.PONE.0221586&quot;,&quot;ISBN&quot;:&quot;1111111111&quot;,&quot;ISSN&quot;:&quot;1932-6203&quot;,&quot;PMID&quot;:&quot;31449559&quot;,&quot;URL&quot;:&quot;https://journals.plos.org/plosone/article?id=10.1371/journal.pone.0221586&quot;,&quot;issued&quot;:{&quot;date-parts&quot;:[[2019,8,1]]},&quot;page&quot;:&quot;e0221586&quot;,&quot;abstract&quot;:&quot;Introduction Viral load (VL) monitoring programs have been scaled up rapidly, but are now facing the challenge of providing access to the most remote facilities (the “last mile”). For the hardest-to-reach facilities in Zambia, we compared the cost of placing point of care (POC) viral load instruments at or near facilities to the cost of an expanded sample transportation network (STN) to deliver samples to centralized laboratories.   Methods We extended a previously described geospatial model for Zambia that first optimized a STN for centralized laboratories for 90% of estimated viral load volumes. Amongst the remaining 10% of volumes, facilities were identified as candidates for POC placement, and then instrument placement was optimized such that access and instrument utilization is maximized. We evaluated the full cost per test under three scenarios: 1) POC placement at all facilities identified for POC; 2)an optimized combination of both on-site POC placement and placement at facilities acting as POC hubs; and 3) integration into the centralized STN to allow use of centralized laboratories.   Results For the hardest-to-reach facilities, optimal POC placement covered a quarter of HIV-treating facilities. Scenario 2 resulted in a cost per test of $39.58, 6% less than the cost per test of scenario 1, $41.81. This is due to increased POC instrument utilization in scenario 2 where facilities can act as POC hubs. Scenario 3 was the most costly at $53.40 per test, due to high transport costs under the centralized model ($36 per test compared to $12 per test in scenario 2).   Conclusions POC VL testing may reduce the costs of expanding access to the hardest-to-reach populations, despite the cost of equipment and low patient volumes. An optimal combination of both on-site placement and the use of POC hubs can reduce the cost per test by 6–35% by reducing transport costs and increasing instrument utilization.&quot;,&quot;publisher&quot;:&quot;Public Library of Science&quot;,&quot;issue&quot;:&quot;8&quot;,&quot;volume&quot;:&quot;14&quot;},&quot;isTemporary&quot;:false},{&quot;id&quot;:&quot;33f7902f-265a-363c-8ad9-34345d570679&quot;,&quot;itemData&quot;:{&quot;type&quot;:&quot;article-journal&quot;,&quot;id&quot;:&quot;33f7902f-265a-363c-8ad9-34345d570679&quot;,&quot;title&quot;:&quot;Monitoring viral load for the last mile: what will it cost?&quot;,&quot;author&quot;:[{&quot;family&quot;:&quot;Nichols&quot;,&quot;given&quot;:&quot;Brooke E.&quot;,&quot;parse-names&quot;:false,&quot;dropping-particle&quot;:&quot;&quot;,&quot;non-dropping-particle&quot;:&quot;&quot;},{&quot;family&quot;:&quot;Girdwood&quot;,&quot;given&quot;:&quot;Sarah J.&quot;,&quot;parse-names&quot;:false,&quot;dropping-particle&quot;:&quot;&quot;,&quot;non-dropping-particle&quot;:&quot;&quot;},{&quot;family&quot;:&quot;Crompton&quot;,&quot;given&quot;:&quot;Thomas&quot;,&quot;parse-names&quot;:false,&quot;dropping-particle&quot;:&quot;&quot;,&quot;non-dropping-particle&quot;:&quot;&quot;},{&quot;family&quot;:&quot;Stewart-Isherwood&quot;,&quot;given&quot;:&quot;Lynsey&quot;,&quot;parse-names&quot;:false,&quot;dropping-particle&quot;:&quot;&quot;,&quot;non-dropping-particle&quot;:&quot;&quot;},{&quot;family&quot;:&quot;Berrie&quot;,&quot;given&quot;:&quot;Leigh&quot;,&quot;parse-names&quot;:false,&quot;dropping-particle&quot;:&quot;&quot;,&quot;non-dropping-particle&quot;:&quot;&quot;},{&quot;family&quot;:&quot;Chimhamhiwa&quot;,&quot;given&quot;:&quot;Dorman&quot;,&quot;parse-names&quot;:false,&quot;dropping-particle&quot;:&quot;&quot;,&quot;non-dropping-particle&quot;:&quot;&quot;},{&quot;family&quot;:&quot;Moyo&quot;,&quot;given&quot;:&quot;Crispin&quot;,&quot;parse-names&quot;:false,&quot;dropping-particle&quot;:&quot;&quot;,&quot;non-dropping-particle&quot;:&quot;&quot;},{&quot;family&quot;:&quot;Kuehnle&quot;,&quot;given&quot;:&quot;John&quot;,&quot;parse-names&quot;:false,&quot;dropping-particle&quot;:&quot;&quot;,&quot;non-dropping-particle&quot;:&quot;&quot;},{&quot;family&quot;:&quot;Stevens&quot;,&quot;given&quot;:&quot;Wendy&quot;,&quot;parse-names&quot;:false,&quot;dropping-particle&quot;:&quot;&quot;,&quot;non-dropping-particle&quot;:&quot;&quot;},{&quot;family&quot;:&quot;Rosen&quot;,&quot;given&quot;:&quot;Sydney&quot;,&quot;parse-names&quot;:false,&quot;dropping-particle&quot;:&quot;&quot;,&quot;non-dropping-particle&quot;:&quot;&quot;}],&quot;container-title&quot;:&quot;Journal of the International AIDS Society&quot;,&quot;container-title-short&quot;:&quot;J Int AIDS Soc&quot;,&quot;accessed&quot;:{&quot;date-parts&quot;:[[2022,3,23]]},&quot;DOI&quot;:&quot;10.1002/JIA2.25337&quot;,&quot;ISSN&quot;:&quot;1758-2652&quot;,&quot;PMID&quot;:&quot;31515967&quot;,&quot;URL&quot;:&quot;https://onlinelibrary.wiley.com/doi/full/10.1002/jia2.25337&quot;,&quot;issued&quot;:{&quot;date-parts&quot;:[[2019,9,1]]},&quot;page&quot;:&quot;e25337&quot;,&quot;abstract&quot;:&quot;Introduction: Routine viral load testing is the WHO-recommended method for monitoring HIV-infected patients on ART, and many countries are rapidly scaling up testing capacity at centralized laboratories. Providing testing access to the most remote populations and facilities (the “last mile”) is especially challenging. Using a geospatial optimization model, we estimated the incremental costs of accessing the most remote 20% of patients in Zambia by expanding the transportation network required to bring blood samples from ART clinics to centralized laboratories and return results to clinics. Methods: The model first optimized a sample transportation network (STN) that can transport 80% of anticipated sample volumes to centralized viral load testing laboratories on a daily or weekly basis, in line with Zambia's 2020 targets. Data incorporated into the model included the location and infrastructure of all health facilities providing ART, location of laboratories, measured distances and drive times between the two, expected future viral load demand by health facility, and local cost estimates. We then continued to expand the modelled STN in 5% increments until 100% of all samples could be collected. Results and Discussion: The cost per viral load test when reaching 80% patient volumes using centralized viral load testing was a median of $18.99. With an expanded STN, the incremental cost per test rose to $20.29 for 80% to 85% and $20.52 for 85% to 90%. Above 90% coverage, the incremental cost per test increased substantially to $31.57 for 90% to 95% and $51.95 for 95% to 100%. The high numbers of kilometres driven per sample transported and large number of vehicles needed increase costs dramatically for reaching the clinics that serve the last 5% of patients. Conclusions: Providing sample transport services to the most remote clinics in low- and middle-income countries is likely to be cost-prohibitive. Other strategies are needed to reduce the cost and increase the feasibility of making viral load monitoring available to the last 10% of patients. The cost of alternative methods, such as optimal point-of-care viral load equipment placement and usage, dried blood/plasma spot specimen utilization, or use of drones in geographically remote facilities, should be evaluated.&quot;,&quot;publisher&quot;:&quot;John Wiley &amp; Sons, Ltd&quot;,&quot;issue&quot;:&quot;9&quot;,&quot;volume&quot;:&quot;22&quot;},&quot;isTemporary&quot;:false}]},{&quot;citationID&quot;:&quot;MENDELEY_CITATION_b259b42f-4aca-4a6f-8af6-67283958ca05&quot;,&quot;properties&quot;:{&quot;noteIndex&quot;:0},&quot;isEdited&quot;:false,&quot;manualOverride&quot;:{&quot;isManuallyOverridden&quot;:false,&quot;citeprocText&quot;:&quot;&lt;sup&gt;42&lt;/sup&gt;&quot;,&quot;manualOverrideText&quot;:&quot;&quot;},&quot;citationTag&quot;:&quot;MENDELEY_CITATION_v3_eyJjaXRhdGlvbklEIjoiTUVOREVMRVlfQ0lUQVRJT05fYjI1OWI0MmYtNGFjYS00YTZmLThhZjYtNjcyODM5NThjYTA1IiwicHJvcGVydGllcyI6eyJub3RlSW5kZXgiOjB9LCJpc0VkaXRlZCI6ZmFsc2UsIm1hbnVhbE92ZXJyaWRlIjp7ImlzTWFudWFsbHlPdmVycmlkZGVuIjpmYWxzZSwiY2l0ZXByb2NUZXh0IjoiPHN1cD40Mj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NvbnRhaW5lci10aXRsZS1zaG9ydCI6IlBMb1MgTWVkIn0sImlzVGVtcG9yYXJ5IjpmYWxzZX1dfQ==&quot;,&quot;citationItems&quot;:[{&quot;id&quot;:&quot;e67930d7-0d8a-3227-90ff-e3697d642f17&quot;,&quot;itemData&quot;:{&quot;type&quot;:&quot;article-journal&quot;,&quot;id&quot;:&quot;e67930d7-0d8a-3227-90ff-e3697d642f17&quot;,&quot;title&quot;:&quot;Accuracy of novel antigen rapid diagnostics for SARS-CoV-2: A living systematic review and meta-analysis&quot;,&quot;author&quot;:[{&quot;family&quot;:&quot;Brümmer&quot;,&quot;given&quot;:&quot;Lukas E&quot;,&quot;parse-names&quot;:false,&quot;dropping-particle&quot;:&quot;&quot;,&quot;non-dropping-particle&quot;:&quot;&quot;},{&quot;family&quot;:&quot;Katzenschlager&quot;,&quot;given&quot;:&quot;Stephan&quot;,&quot;parse-names&quot;:false,&quot;dropping-particle&quot;:&quot;&quot;,&quot;non-dropping-particle&quot;:&quot;&quot;},{&quot;family&quot;:&quot;Gaeddert&quot;,&quot;given&quot;:&quot;Mary&quot;,&quot;parse-names&quot;:false,&quot;dropping-particle&quot;:&quot;&quot;,&quot;non-dropping-particle&quot;:&quot;&quot;},{&quot;family&quot;:&quot;Erdmann&quot;,&quot;given&quot;:&quot;Christian&quot;,&quot;parse-names&quot;:false,&quot;dropping-particle&quot;:&quot;&quot;,&quot;non-dropping-particle&quot;:&quot;&quot;},{&quot;family&quot;:&quot;Schmitz&quot;,&quot;given&quot;:&quot;Stephani&quot;,&quot;parse-names&quot;:false,&quot;dropping-particle&quot;:&quot;&quot;,&quot;non-dropping-particle&quot;:&quot;&quot;},{&quot;family&quot;:&quot;Bota&quot;,&quot;given&quot;:&quot;Marc&quot;,&quot;parse-names&quot;:false,&quot;dropping-particle&quot;:&quot;&quot;,&quot;non-dropping-particle&quot;:&quot;&quot;},{&quot;family&quot;:&quot;Grilli&quot;,&quot;given&quot;:&quot;Maurizio&quot;,&quot;parse-names&quot;:false,&quot;dropping-particle&quot;:&quot;&quot;,&quot;non-dropping-particle&quot;:&quot;&quot;},{&quot;family&quot;:&quot;Larmann&quot;,&quot;given&quot;:&quot;Jan&quot;,&quot;parse-names&quot;:false,&quot;dropping-particle&quot;:&quot;&quot;,&quot;non-dropping-particle&quot;:&quot;&quot;},{&quot;family&quot;:&quot;Weigand&quot;,&quot;given&quot;:&quot;Markus A&quot;,&quot;parse-names&quot;:false,&quot;dropping-particle&quot;:&quot;&quot;,&quot;non-dropping-particle&quot;:&quot;&quot;},{&quot;family&quot;:&quot;Pollock&quot;,&quot;given&quot;:&quot;Nira R&quot;,&quot;parse-names&quot;:false,&quot;dropping-particle&quot;:&quot;&quot;,&quot;non-dropping-particle&quot;:&quot;&quot;},{&quot;family&quot;:&quot;Macé&quot;,&quot;given&quot;:&quot;Aurélien&quot;,&quot;parse-names&quot;:false,&quot;dropping-particle&quot;:&quot;&quot;,&quot;non-dropping-particle&quot;:&quot;&quot;},{&quot;family&quot;:&quot;Carmona&quot;,&quot;given&quot;:&quot;Sergio&quot;,&quot;parse-names&quot;:false,&quot;dropping-particle&quot;:&quot;&quot;,&quot;non-dropping-particle&quot;:&quot;&quot;},{&quot;family&quot;:&quot;Ongarello&quot;,&quot;given&quot;:&quot;Stefano&quot;,&quot;parse-names&quot;:false,&quot;dropping-particle&quot;:&quot;&quot;,&quot;non-dropping-particle&quot;:&quot;&quot;},{&quot;family&quot;:&quot;Sacks&quot;,&quot;given&quot;:&quot;Jilian A&quot;,&quot;parse-names&quot;:false,&quot;dropping-particle&quot;:&quot;&quot;,&quot;non-dropping-particle&quot;:&quot;&quot;},{&quot;family&quot;:&quot;Denkinger&quot;,&quot;given&quot;:&quot;Claudia M&quot;,&quot;parse-names&quot;:false,&quot;dropping-particle&quot;:&quot;&quot;,&quot;non-dropping-particle&quot;:&quot;&quot;}],&quot;container-title&quot;:&quot;PLOS Medicine&quot;,&quot;URL&quot;:&quot;https://doi.org/10.1371/journal.pmed.1003735&quot;,&quot;issued&quot;:{&quot;date-parts&quot;:[[2021,8,12]]},&quot;page&quot;:&quot;e1003735-&quot;,&quot;abstract&quot;:&quot;Lukas Brümmer and co-workers report on the accuracy of rapid antigen tests for SARS-CoV-2.&quot;,&quot;publisher&quot;:&quot;Public Library of Science&quot;,&quot;issue&quot;:&quot;8&quot;,&quot;volume&quot;:&quot;18&quot;,&quot;container-title-short&quot;:&quot;PLoS Med&quot;},&quot;isTemporary&quot;:false}]},{&quot;citationID&quot;:&quot;MENDELEY_CITATION_d40fad26-1df1-4e6c-b158-a8da0ad1e76c&quot;,&quot;properties&quot;:{&quot;noteIndex&quot;:0},&quot;isEdited&quot;:false,&quot;manualOverride&quot;:{&quot;isManuallyOverridden&quot;:false,&quot;citeprocText&quot;:&quot;&lt;sup&gt;43,44&lt;/sup&gt;&quot;,&quot;manualOverrideText&quot;:&quot;&quot;},&quot;citationTag&quot;:&quot;MENDELEY_CITATION_v3_eyJjaXRhdGlvbklEIjoiTUVOREVMRVlfQ0lUQVRJT05fZDQwZmFkMjYtMWRmMS00ZTZjLWIxNTgtYThkYTBhZDFlNzZjIiwicHJvcGVydGllcyI6eyJub3RlSW5kZXgiOjB9LCJpc0VkaXRlZCI6ZmFsc2UsIm1hbnVhbE92ZXJyaWRlIjp7ImlzTWFudWFsbHlPdmVycmlkZGVuIjpmYWxzZSwiY2l0ZXByb2NUZXh0IjoiPHN1cD40Myw0ND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&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id&quot;:&quot;43e9dfd7-be5f-3b45-a523-11957f6e42bd&quot;,&quot;itemData&quot;:{&quot;type&quot;:&quot;article-journal&quot;,&quot;id&quot;:&quot;43e9dfd7-be5f-3b45-a523-11957f6e42bd&quot;,&quot;title&quot;:&quot;Viral dynamics of acute SARS-CoV-2 infection and applications to diagnostic and public health strategies&quot;,&quot;author&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Olesen&quot;,&quot;given&quot;:&quot;Scott W&quot;,&quot;parse-names&quot;:false,&quot;dropping-particle&quot;:&quot;&quot;,&quot;non-dropping-particle&quot;:&quot;&quot;},{&quot;family&quot;:&quot;Tai&quot;,&quot;given&quot;:&quot;Caroline&quot;,&quot;parse-names&quot;:false,&quot;dropping-particle&quot;:&quot;&quot;,&quot;non-dropping-particle&quot;:&quot;&quot;},{&quot;family&quot;:&quot;Shiue&quot;,&quot;given&quot;:&quot;Kristin Y&quot;,&quot;parse-names&quot;:false,&quot;dropping-particle&quot;:&quot;&quot;,&quot;non-dropping-particle&quot;:&quot;&quot;},{&quot;family&quot;:&quot;Kalinich&quot;,&quot;given&quot;:&quot;Chaney C&quot;,&quot;parse-names&quot;:false,&quot;dropping-particle&quot;:&quot;&quot;,&quot;non-dropping-particle&quot;:&quot;&quot;},{&quot;family&quot;:&quot;Jednak&quot;,&quot;given&quot;:&quot;Sarah&quot;,&quot;parse-names&quot;:false,&quot;dropping-particle&quot;:&quot;&quot;,&quot;non-dropping-particle&quot;:&quot;&quot;},{&quot;family&quot;:&quot;Ott&quot;,&quot;given&quot;:&quot;Isabel M&quot;,&quot;parse-names&quot;:false,&quot;dropping-particle&quot;:&quot;&quot;,&quot;non-dropping-particle&quot;:&quot;&quot;},{&quot;family&quot;:&quot;Vogels&quot;,&quot;given&quot;:&quot;Chantal B F&quot;,&quot;parse-names&quot;:false,&quot;dropping-particle&quot;:&quot;&quot;,&quot;non-dropping-particle&quot;:&quot;&quot;},{&quot;family&quot;:&quot;Wohlgemuth&quot;,&quot;given&quot;:&quot;Jay&quot;,&quot;parse-names&quot;:false,&quot;dropping-particle&quot;:&quot;&quot;,&quot;non-dropping-particle&quot;:&quot;&quot;},{&quot;family&quot;:&quot;Weisberger&quot;,&quot;given&quot;:&quot;James&quot;,&quot;parse-names&quot;:false,&quot;dropping-particle&quot;:&quot;&quot;,&quot;non-dropping-particle&quot;:&quot;&quot;},{&quot;family&quot;:&quot;DiFiori&quot;,&quot;given&quot;:&quot;John&quot;,&quot;parse-names&quot;:false,&quot;dropping-particle&quot;:&quot;&quot;,&quot;non-dropping-particle&quot;:&quot;&quot;},{&quot;family&quot;:&quot;Anderson&quot;,&quot;given&quot;:&quot;Deverick J&quot;,&quot;parse-names&quot;:false,&quot;dropping-particle&quot;:&quot;&quot;,&quot;non-dropping-particle&quot;:&quot;&quot;},{&quot;family&quot;:&quot;Mancell&quot;,&quot;given&quot;:&quot;Jimmi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PLOS Biology&quot;,&quot;URL&quot;:&quot;https://doi.org/10.1371/journal.pbio.3001333&quot;,&quot;issued&quot;:{&quot;date-parts&quot;:[[2021,7,12]]},&quot;page&quot;:&quot;e3001333-&quot;,&quot;abstract&quot;:&quot;Viral dynamics of SARS-CoV-2 infections can inform public health surveillance strategies and clinical care, but the full infection dynamics have remained undescribed. This study presents such data from the National Baseball Association 2019-20 season restart and demonstrates their applications.&quot;,&quot;publisher&quot;:&quot;Public Library of Science&quot;,&quot;issue&quot;:&quot;7&quot;,&quot;volume&quot;:&quot;19&quot;,&quot;container-title-short&quot;:&quot;PLoS Biol&quot;},&quot;isTemporary&quot;:false}]},{&quot;citationID&quot;:&quot;MENDELEY_CITATION_50de42ee-fba7-4da5-8fda-ebe6ba3a518c&quot;,&quot;properties&quot;:{&quot;noteIndex&quot;:0},&quot;isEdited&quot;:false,&quot;manualOverride&quot;:{&quot;isManuallyOverridden&quot;:false,&quot;citeprocText&quot;:&quot;&lt;sup&gt;43,45&lt;/sup&gt;&quot;,&quot;manualOverrideText&quot;:&quot;&quot;},&quot;citationTag&quot;:&quot;MENDELEY_CITATION_v3_eyJjaXRhdGlvbklEIjoiTUVOREVMRVlfQ0lUQVRJT05fNTBkZTQyZWUtZmJhNy00ZGE1LThmZGEtZWJlNmJhM2E1MThjIiwicHJvcGVydGllcyI6eyJub3RlSW5kZXgiOjB9LCJpc0VkaXRlZCI6ZmFsc2UsIm1hbnVhbE92ZXJyaWRlIjp7ImlzTWFudWFsbHlPdmVycmlkZGVuIjpmYWxzZSwiY2l0ZXByb2NUZXh0IjoiPHN1cD40Myw0NT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mYxNjdlZWRkLTQ2MzYtM2NmNy1iZmE4LTc0OGRlODNjY2JlYSIsIml0ZW1EYXRhIjp7InR5cGUiOiJhcnRpY2xlLWpvdXJuYWwiLCJpZCI6ImYxNjdlZWRkLTQ2MzYtM2NmNy1iZmE4LTc0OGRlODNjY2JlYS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IsMjV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jb250YWluZXItdGl0bGUtc2hvcnQiOiIifSwiaXNUZW1wb3JhcnkiOmZhbHNlfV19&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id&quot;:&quot;f167eedd-4636-3cf7-bfa8-748de83ccbea&quot;,&quot;itemData&quot;:{&quot;type&quot;:&quot;article-journal&quot;,&quot;id&quot;:&quot;f167eedd-4636-3cf7-bfa8-748de83ccbea&quot;,&quot;title&quot;:&quot;Viral dynamics and duration of PCR positivity of the SARS-CoV-2 Omicron variant&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e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medRxiv&quot;,&quot;accessed&quot;:{&quot;date-parts&quot;:[[2022,2,25]]},&quot;DOI&quot;:&quot;10.1101/2022.01.13.22269257&quot;,&quot;URL&quot;:&quot;https://www.medrxiv.org/content/10.1101/2022.01.13.22269257v1&quot;,&quot;issued&quot;:{&quot;date-parts&quot;:[[2022,1,14]]},&quot;page&quot;:&quot;2022.01.13.22269257&quot;,&quot;abstract&quot;:&quot;Background The Omicron SARS-CoV-2 variant is responsible for a major wave of COVID-19, with record case counts reflecting high transmissibility and escape from prior immunity. Defining the time course of Omicron viral proliferation and clearance is crucial to inform isolation protocols aiming to minimize disease spread.\n\nMethods We obtained longitudinal, quantitative RT-qPCR test results using combined anterior nares and oropharyngeal samples (n = 10,324) collected between July 5th, 2021 and January 10th, 2022 from the National Basketball Association’s (NBA) occupational health program. We quantified the fraction of tests with PCR cycle threshold (Ct) values &lt;30, chosen as a proxy for potential infectivity and antigen test positivity, on each day after first detection of suspected and confirmed Omicron infections, stratified by individuals detected under frequent testing protocols and those detected due to symptom onset or concern for contact with an infected individual. We quantified the duration of viral proliferation, clearance rate, and peak viral concentration for individuals with acute Omicron and Delta variant SARS-CoV-2 infections.\n\nResults A total of 97 infections were confirmed or suspected to be from the Omicron variant and 107 from the Delta variant. Of 27 Omicron-infected individuals testing positive ≤ 1 day after a previous negative or inconclusive test, 52.0% (13/25) were PCR positive with Ct values &lt;30 at day 5, 25.0% (6/24) at day 6, and 13.0% (3/23) on day 7 post detection. Of 70 Omicron-infected individuals detected ≥ 2 days after a previous negative or inconclusive test, 39.1% (25/64) were PCR positive with Ct values &lt;30 at day 5, 33.3% (21/63) at day 6, and 22.2% (14/63) on day 7 post detection. Overall, Omicron infections featured a mean duration of 9.87 days (95% CI 8.83-10.9) relative to 10.9 days (95% CI 9.41-12.4) for Delta infections. The peak viral RNA based on Ct values was lower for Omicron infections than for Delta infections (Ct 23.3, 95% CI 22.4-24.3 for Omicron; Ct 20.5, 95% CI 19.2-21.8 for Delta) and the clearance phase was shorter for Omicron infections (5.35 days, 95% CI 4.78-6.00 for Omicron; 6.23 days, 95% CI 5.43-7.17 for Delta), though the rate of clearance was similar (3.13 Ct/day, 95% CI 2.75-3.54 for Omicron; 3.15 Ct/day, 95% CI 2.69-3.64 for Delta).\n\nConclusions While Omicron infections feature lower peak viral RNA and a shorter clearance phase than Delta infections on average, it is unclear to what extent these differences are attributable to more immunity in this largely vaccinated population or intrinsic characteristics of the Omicron variant. Further, these results suggest that Omicron’s infectiousness may not be explained by higher viral load measured in the nose and mouth by RT-PCR. The substantial fraction of individuals with Ct values &lt;30 at days 5 of infection, particularly in those detected due to symptom onset or concern for contact with an infected individual, underscores the heterogeneity of the infectious period, with implications for isolation policies.\n\n### Competing Interest Statement\n\nJW is an employee of Quest Diagnostics. JW is an employee of Bioreference Laboratories. NDG has a consulting agreement for Tempus and receives financial support from Tempus to develop SARS-CoV-2 diagnostic tests. SMK, SWO, and YHG have a consulting agreement with the NBA.\n\n### Funding Statement\n\nSupported in part by CDC contract 200-2016-91779, Emergent Ventures at the Merca-tus Center, the Huffman Family Donor Advised Fund, the Morris-Singer Fund, the National Basketball Association, and the National Basketball Players Associ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Residual de-identified viral transport media from anterior nares and oropharyngeal swabs collected from players, staff, vendors, and associated household members from a professional sports league were obtained from BioReference Laboratories. In accordance with the guidelines of the Yale Human Investigations Committee, this work with de-identified samples was approved for research not involving human subjects by the Yale Intitutional Review Board (HIC protocol # 2000028599). This project was designated exempt by the Harvard IRB (IRB20-1407).\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and data to regenerate these analyses, including individual cycle threshold value trajectories, are available at &lt;https://github.com/gradlab/CtTrajectories_Omicron&gt;.\n\n&lt;https://github.com/gradlab/CtTrajectories_Omicron&gt;&quot;,&quot;publisher&quot;:&quot;Cold Spring Harbor Laboratory Press&quot;,&quot;container-title-short&quot;:&quot;&quot;},&quot;isTemporary&quot;:false}]},{&quot;citationID&quot;:&quot;MENDELEY_CITATION_22a67434-e6b5-42f9-976a-7ddad2fdca90&quot;,&quot;properties&quot;:{&quot;noteIndex&quot;:0},&quot;isEdited&quot;:false,&quot;manualOverride&quot;:{&quot;isManuallyOverridden&quot;:false,&quot;citeprocText&quot;:&quot;&lt;sup&gt;2,10&lt;/sup&gt;&quot;,&quot;manualOverrideText&quot;:&quot;&quot;},&quot;citationTag&quot;:&quot;MENDELEY_CITATION_v3_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&quot;,&quot;citationItems&quot;:[{&quot;id&quot;:&quot;f1a1f1b6-b94c-38d4-8214-edb2795478b4&quot;,&quot;itemData&quot;:{&quot;type&quot;:&quot;webpage&quot;,&quot;id&quot;:&quot;f1a1f1b6-b94c-38d4-8214-edb2795478b4&quot;,&quot;title&quot;:&quot;Report 49 - Growth, population distribution and immune escape of Omicron in England | Faculty of Medicine | Imperial College London&quot;,&quot;author&quot;:[{&quot;family&quot;:&quot;Imperial College London&quot;,&quot;given&quot;:&quot;&quot;,&quot;parse-names&quot;:false,&quot;dropping-particle&quot;:&quot;&quot;,&quot;non-dropping-particle&quot;:&quot;&quot;}],&quot;accessed&quot;:{&quot;date-parts&quot;:[[2022,2,25]]},&quot;URL&quot;:&quot;https://www.imperial.ac.uk/mrc-global-infectious-disease-analysis/covid-19/report-49-Omicron/&quot;,&quot;issued&quot;:{&quot;date-parts&quot;:[[2021,12,20]]},&quot;container-title-short&quot;:&quot;&quot;},&quot;isTemporary&quot;:false},{&quot;id&quot;:&quot;67776fd4-21fb-34b7-bfe3-a8b53ddb501a&quot;,&quot;itemData&quot;:{&quot;type&quot;:&quot;article-journal&quot;,&quot;id&quot;:&quot;67776fd4-21fb-34b7-bfe3-a8b53ddb501a&quot;,&quot;title&quot;:&quot;Estimated transmissibility and impact of SARS-CoV-2 lineage B.1.1.7 in England&quot;,&quot;author&quot;:[{&quot;family&quot;:&quot;Davies&quot;,&quot;given&quot;:&quot;Nicholas G.&quot;,&quot;parse-names&quot;:false,&quot;dropping-particle&quot;:&quot;&quot;,&quot;non-dropping-particle&quot;:&quot;&quot;},{&quot;family&quot;:&quot;Abbott&quot;,&quot;given&quot;:&quot;Sam&quot;,&quot;parse-names&quot;:false,&quot;dropping-particle&quot;:&quot;&quot;,&quot;non-dropping-particle&quot;:&quot;&quot;},{&quot;family&quot;:&quot;Barnard&quot;,&quot;given&quot;:&quot;Rosanna C.&quot;,&quot;parse-names&quot;:false,&quot;dropping-particle&quot;:&quot;&quot;,&quot;non-dropping-particle&quot;:&quot;&quot;},{&quot;family&quot;:&quot;Jarvis&quot;,&quot;given&quot;:&quot;Christopher I.&quot;,&quot;parse-names&quot;:false,&quot;dropping-particle&quot;:&quot;&quot;,&quot;non-dropping-particle&quot;:&quot;&quot;},{&quot;family&quot;:&quot;Kucharski&quot;,&quot;given&quot;:&quot;Adam J.&quot;,&quot;parse-names&quot;:false,&quot;dropping-particle&quot;:&quot;&quot;,&quot;non-dropping-particle&quot;:&quot;&quot;},{&quot;family&quot;:&quot;Munday&quot;,&quot;given&quot;:&quot;James D.&quot;,&quot;parse-names&quot;:false,&quot;dropping-particle&quot;:&quot;&quot;,&quot;non-dropping-particle&quot;:&quot;&quot;},{&quot;family&quot;:&quot;Pearson&quot;,&quot;given&quot;:&quot;Carl A. B.&quot;,&quot;parse-names&quot;:false,&quot;dropping-particle&quot;:&quot;&quot;,&quot;non-dropping-particle&quot;:&quot;&quot;},{&quot;family&quot;:&quot;Russell&quot;,&quot;given&quot;:&quot;Timothy W.&quot;,&quot;parse-names&quot;:false,&quot;dropping-particle&quot;:&quot;&quot;,&quot;non-dropping-particle&quot;:&quot;&quot;},{&quot;family&quot;:&quot;Tully&quot;,&quot;given&quot;:&quot;Damien C.&quot;,&quot;parse-names&quot;:false,&quot;dropping-particle&quot;:&quot;&quot;,&quot;non-dropping-particle&quot;:&quot;&quot;},{&quot;family&quot;:&quot;Washburne&quot;,&quot;given&quot;:&quot;Alex D.&quot;,&quot;parse-names&quot;:false,&quot;dropping-particle&quot;:&quot;&quot;,&quot;non-dropping-particle&quot;:&quot;&quot;},{&quot;family&quot;:&quot;Wenseleers&quot;,&quot;given&quot;:&quot;Tom&quot;,&quot;parse-names&quot;:false,&quot;dropping-particle&quot;:&quot;&quot;,&quot;non-dropping-particle&quot;:&quot;&quot;},{&quot;family&quot;:&quot;Gimma&quot;,&quot;given&quot;:&quot;Amy&quot;,&quot;parse-names&quot;:false,&quot;dropping-particle&quot;:&quot;&quot;,&quot;non-dropping-particle&quot;:&quot;&quot;},{&quot;family&quot;:&quot;Waites&quot;,&quot;given&quot;:&quot;William&quot;,&quot;parse-names&quot;:false,&quot;dropping-particle&quot;:&quot;&quot;,&quot;non-dropping-particle&quot;:&quot;&quot;},{&quot;family&quot;:&quot;Wong&quot;,&quot;given&quot;:&quot;Kerry L. M.&quot;,&quot;parse-names&quot;:false,&quot;dropping-particle&quot;:&quot;&quot;,&quot;non-dropping-particle&quot;:&quot;&quot;},{&quot;family&quot;:&quot;Zandvoort&quot;,&quot;given&quot;:&quot;Kevin&quot;,&quot;parse-names&quot;:false,&quot;dropping-particle&quot;:&quot;&quot;,&quot;non-dropping-particle&quot;:&quot;van&quot;},{&quot;family&quot;:&quot;Silverman&quot;,&quot;given&quot;:&quot;Justin D.&quot;,&quot;parse-names&quot;:false,&quot;dropping-particle&quot;:&quot;&quot;,&quot;non-dropping-particle&quot;:&quot;&quot;},{&quot;family&quot;:&quot;Diaz-Ordaz&quot;,&quot;given&quot;:&quot;Karla&quot;,&quot;parse-names&quot;:false,&quot;dropping-particle&quot;:&quot;&quot;,&quot;non-dropping-particle&quot;:&quot;&quot;},{&quot;family&quot;:&quot;Keogh&quot;,&quot;given&quot;:&quot;Ruth&quot;,&quot;parse-names&quot;:false,&quot;dropping-particle&quot;:&quot;&quot;,&quot;non-dropping-particle&quot;:&quot;&quot;},{&quot;family&quot;:&quot;Eggo&quot;,&quot;given&quot;:&quot;Rosalind M.&quot;,&quot;parse-names&quot;:false,&quot;dropping-particle&quot;:&quot;&quot;,&quot;non-dropping-particle&quot;:&quot;&quot;},{&quot;family&quot;:&quot;Funk&quot;,&quot;given&quot;:&quot;Sebastian&quot;,&quot;parse-names&quot;:false,&quot;dropping-particle&quot;:&quot;&quot;,&quot;non-dropping-particle&quot;:&quot;&quot;},{&quot;family&quot;:&quot;Jit&quot;,&quot;given&quot;:&quot;Mark&quot;,&quot;parse-names&quot;:false,&quot;dropping-particle&quot;:&quot;&quot;,&quot;non-dropping-particle&quot;:&quot;&quot;},{&quot;family&quot;:&quot;Atkins&quot;,&quot;given&quot;:&quot;Katherine E.&quot;,&quot;parse-names&quot;:false,&quot;dropping-particle&quot;:&quot;&quot;,&quot;non-dropping-particle&quot;:&quot;&quot;},{&quot;family&quot;:&quot;Edmunds&quot;,&quot;given&quot;:&quot;W. John&quot;,&quot;parse-names&quot;:false,&quot;dropping-particle&quot;:&quot;&quot;,&quot;non-dropping-particle&quot;:&quot;&quot;}],&quot;container-title&quot;:&quot;Science&quot;,&quot;accessed&quot;:{&quot;date-parts&quot;:[[2021,6,5]]},&quot;DOI&quot;:&quot;10.1126/science.abg3055&quot;,&quot;ISSN&quot;:&quot;0036-8075&quot;,&quot;PMID&quot;:&quot;33658326&quot;,&quot;URL&quot;:&quot;https://doi.org/10.1126/science.abg3055&quot;,&quot;issued&quot;:{&quot;date-parts&quot;:[[2021,4,9]]},&quot;page&quot;:&quot;eabg3055&quot;,&quot;abstract&quot;:&quot;A severe acute respiratory syndrome coronavirus 2 (SARS-CoV-2) variant, VOC 202012/01 (lineage B.1.1.7), emerged in southeast England in September 2020 and is rapidly spreading toward fixation. Using a variety of statistical and dynamic modeling approaches, we estimate that this variant has a 43 to 90% (range of 95% credible intervals, 38 to 130%) higher reproduction number than preexisting variants. A fitted two-strain dynamic transmission model shows that VOC 202012/01 will lead to large resurgences of COVID-19 cases. Without stringent control measures, including limited closure of educational institutions and a greatly accelerated vaccine rollout, COVID-19 hospitalizations and deaths across England in the first 6 months of 2021 were projected to exceed those in 2020. VOC 202012/01 has spread globally and exhibits a similar transmission increase (59 to 74%) in Denmark, Switzerland, and the United States.&quot;,&quot;publisher&quot;:&quot;American Association for the Advancement of Science (AAAS)&quot;,&quot;issue&quot;:&quot;6538&quot;,&quot;volume&quot;:&quot;372&quot;,&quot;container-title-short&quot;:&quot;Science (1979)&quot;},&quot;isTemporary&quot;:false}]},{&quot;citationID&quot;:&quot;MENDELEY_CITATION_c623c680-4717-4e7a-960a-31afb0856fa7&quot;,&quot;properties&quot;:{&quot;noteIndex&quot;:0},&quot;isEdited&quot;:false,&quot;manualOverride&quot;:{&quot;isManuallyOverridden&quot;:false,&quot;citeprocText&quot;:&quot;&lt;sup&gt;46&lt;/sup&gt;&quot;,&quot;manualOverrideText&quot;:&quot;&quot;},&quot;citationTag&quot;:&quot;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cmVjZWl2ZWQgZXRoaWNhbCBhcHByb3ZhbCBmcm9tIHRoZSBTb3V0aCBDZW50cmFsIEJlcmtzaGlyZSBCIFJlc2VhcmNoIEV0aGljcyBDb21taXR0ZWUgKDIwL1NDLzAxOTUp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&quot;,&quot;citationItems&quot;:[{&quot;id&quot;:&quot;a198ec5f-a0b7-3f99-bec6-9c7ebc4ca330&quot;,&quot;itemData&quot;:{&quot;type&quot;:&quot;article-journal&quot;,&quot;id&quot;:&quot;a198ec5f-a0b7-3f99-bec6-9c7ebc4ca330&quot;,&quot;title&quot;:&quot;Impact of Delta on viral burden and vaccine effectiveness against new SARS-CoV-2 infections in the UK&quot;,&quot;author&quot;:[{&quot;family&quot;:&quot;Pouwels&quot;,&quot;given&quot;:&quot;Koen B.&quot;,&quot;parse-names&quot;:false,&quot;dropping-particle&quot;:&quot;&quot;,&quot;non-dropping-particle&quot;:&quot;&quot;},{&quot;family&quot;:&quot;Pritchard&quot;,&quot;given&quot;:&quot;Emma&quot;,&quot;parse-names&quot;:false,&quot;dropping-particle&quot;:&quot;&quot;,&quot;non-dropping-particle&quot;:&quot;&quot;},{&quot;family&quot;:&quot;Matthews&quot;,&quot;given&quot;:&quot;Philippa C.&quot;,&quot;parse-names&quot;:false,&quot;dropping-particle&quot;:&quot;&quot;,&quot;non-dropping-particle&quot;:&quot;&quot;},{&quot;family&quot;:&quot;Stoesser&quot;,&quot;given&quot;:&quot;Nicole&quot;,&quot;parse-names&quot;:false,&quot;dropping-particle&quot;:&quot;&quot;,&quot;non-dropping-particle&quot;:&quot;&quot;},{&quot;family&quot;:&quot;Eyre&quot;,&quot;given&quot;:&quot;David W.&quot;,&quot;parse-names&quot;:false,&quot;dropping-particle&quot;:&quot;&quot;,&quot;non-dropping-particle&quot;:&quot;&quot;},{&quot;family&quot;:&quot;Vihta&quot;,&quot;given&quot;:&quot;Karina-Doris&quot;,&quot;parse-names&quot;:false,&quot;dropping-particle&quot;:&quot;&quot;,&quot;non-dropping-particle&quot;:&quot;&quot;},{&quot;family&quot;:&quot;House&quot;,&quot;given&quot;:&quot;Thomas&quot;,&quot;parse-names&quot;:false,&quot;dropping-particle&quot;:&quot;&quot;,&quot;non-dropping-particle&quot;:&quot;&quot;},{&quot;family&quot;:&quot;Hay&quot;,&quot;given&quot;:&quot;Jodie&quot;,&quot;parse-names&quot;:false,&quot;dropping-particle&quot;:&quot;&quot;,&quot;non-dropping-particle&quot;:&quot;&quot;},{&quot;family&quot;:&quot;Bell&quot;,&quot;given&quot;:&quot;John I&quot;,&quot;parse-names&quot;:false,&quot;dropping-particle&quot;:&quot;&quot;,&quot;non-dropping-particle&quot;:&quot;&quot;},{&quot;family&quot;:&quot;Newton&quot;,&quot;given&quot;:&quot;John N&quot;,&quot;parse-names&quot;:false,&quot;dropping-particle&quot;:&quot;&quot;,&quot;non-dropping-particle&quot;:&quot;&quot;},{&quot;family&quot;:&quot;Farrar&quot;,&quot;given&quot;:&quot;Jeremy&quot;,&quot;parse-names&quot;:false,&quot;dropping-particle&quot;:&quot;&quot;,&quot;non-dropping-particle&quot;:&quot;&quot;},{&quot;family&quot;:&quot;Crook&quot;,&quot;given&quot;:&quot;Derrick&quot;,&quot;parse-names&quot;:false,&quot;dropping-particle&quot;:&quot;&quot;,&quot;non-dropping-particle&quot;:&quot;&quot;},{&quot;family&quot;:&quot;Cook&quot;,&quot;given&quot;:&quot;Duncan&quot;,&quot;parse-names&quot;:false,&quot;dropping-particle&quot;:&quot;&quot;,&quot;non-dropping-particle&quot;:&quot;&quot;},{&quot;family&quot;:&quot;Rourke&quot;,&quot;given&quot;:&quot;Emma&quot;,&quot;parse-names&quot;:false,&quot;dropping-particle&quot;:&quot;&quot;,&quot;non-dropping-particle&quot;:&quot;&quot;},{&quot;family&quot;:&quot;Studley&quot;,&quot;given&quot;:&quot;Ruth&quot;,&quot;parse-names&quot;:false,&quot;dropping-particle&quot;:&quot;&quot;,&quot;non-dropping-particle&quot;:&quot;&quot;},{&quot;family&quot;:&quot;Peto&quot;,&quot;given&quot;:&quot;Tim&quot;,&quot;parse-names&quot;:false,&quot;dropping-particle&quot;:&quot;&quot;,&quot;non-dropping-particle&quot;:&quot;&quot;},{&quot;family&quot;:&quot;Diamond&quot;,&quot;given&quot;:&quot;Ian&quot;,&quot;parse-names&quot;:false,&quot;dropping-particle&quot;:&quot;&quot;,&quot;non-dropping-particle&quot;:&quot;&quot;},{&quot;family&quot;:&quot;Walker&quot;,&quot;given&quot;:&quot;A. Sarah&quot;,&quot;parse-names&quot;:false,&quot;dropping-particle&quot;:&quot;&quot;,&quot;non-dropping-particle&quot;:&quot;&quot;},{&quot;family&quot;:&quot;Team&quot;,&quot;given&quot;:&quot;the COVID-19 Infection Survey&quot;,&quot;parse-names&quot;:false,&quot;dropping-particle&quot;:&quot;&quot;,&quot;non-dropping-particle&quot;:&quot;&quot;}],&quot;container-title&quot;:&quot;medRxiv&quot;,&quot;accessed&quot;:{&quot;date-parts&quot;:[[2022,2,25]]},&quot;DOI&quot;:&quot;10.1101/2021.08.18.21262237&quot;,&quot;ISBN&quot;:&quot;10.1101/2021.08.1&quot;,&quot;URL&quot;:&quot;https://www.medrxiv.org/content/10.1101/2021.08.18.21262237v1&quot;,&quot;issued&quot;:{&quot;date-parts&quot;:[[2021,8,24]]},&quot;page&quot;:&quot;2021.08.18.21262237&quot;,&quot;abstract&quot;:&quot;The effectiveness of BNT162b2, ChAdOx1, and mRNA-1273 vaccines against new SARS-CoV-2 infections requires continuous re-evaluation, given the increasingly dominant Delta variant. We investigated the effectiveness of the vaccines in a large community-based survey of randomly selected households across the UK. We found that the effectiveness of BNT162b2 and ChAd0x1 against any infections (new PCR positives) and infections with symptoms or high viral burden is reduced with the Delta variant. A single dose of the mRNA-1273 vaccine had similar or greater effectiveness compared to a single dose of BNT162b2 or ChAdOx1. Effectiveness of two doses remains at least as great as protection afforded by prior natural infection. The dynamics of immunity following second doses differed significantly between BNT162b2 and ChAdOx1, with greater initial effectiveness against new PCR-positives but faster declines in protection against high viral burden and symptomatic infection with BNT162b2. There was no evidence that effectiveness varied by dosing interval, but protection was higher among those vaccinated following a prior infection and younger adults. With Delta, infections occurring following two vaccinations had similar peak viral burden to those in unvaccinated individuals. SARS-CoV-2 vaccination still reduces new infections, but effectiveness and attenuation of peak viral burden are reduced with Delta.\n\n### Competing Interest Statement\n\nAll authors have completed the ICMJE uniform disclosure from at [www.icmje.org/coi_disclore.pdf][1] and declare: DWE declares lecture fees from Gilead, outside the submitted work; EP, PCM, NS, DWE, JIB, DC, TEAP, ASW, and KBP are employees of the University of Oxford, but not involved in the development or production of the vaccine; JIB act as an unpaid advisor to HMG on Covid but does not sit on the vaccine task force and it not involved in procurement decisions, sits on the Board of OSI who has an investment in Vaccitech who have a royalty from the ChAdOx1 vaccine when, if ever, it makes a profit; ASW besides funding mentioned above, also received grants from Medical Research Council UK during the conduct of the study; there are no other relationships or activities that could appear to have influenced the submitted work.\n\n### Clinical Trial\n\nISRCTN21086382\n\n### Clinical Protocols\n\n&lt;https://www.ndm.ox.ac.uk/covid-19/covid-19-infection-survey/protocol-and-information-sheets&gt; \n\n### Funding Statement\n\nThis study is funded by the Department of Health and Social Care with in-kind support from the Welsh Government, the Department of Health on behalf of the Northern Ireland Government and the Scottish Government. EP, KBP, ASW, TEAP, NS, DE are supported by the National Institute for Health Research Health Protection Research Unit (NIHR HPRU) in Healthcare Associated Infections and Antimicrobial Resistance at the University of Oxford in partnership with Public Health England (PHE) (NIHR200915). ASW and TEAP are also supported by the NIHR Oxford Biomedical Research Centre. EP and KBP are also supported by the Huo Family Foundation. ASW is also supported by core support from the Medical Research Council UK to the MRC Clinical Trials Unit [MC\\_UU\\_12023/22] and is an NIHR Senior Investigator. PCM is funded by Wellcome (intermediate fellowship, grant ref 110110/Z/15/Z) and holds an NIHR Oxford BRC Senior Fellowship award. DWE is supported by a Robertson Fellowship and an NIHR Oxford BRC Senior Fellowship. The views expressed are those of the authors and not necessarily those of the National Health Service, NIHR, Department of Health, or PHE. The funder/sponsor did not have any role in the design and conduct of the study; collection, management, analysis, and interpretation of the data; preparation, review, or approval of the manuscript; and decision to submit the manuscript for public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study received ethical approval from the South Central Berkshire B Research Ethics Committee (20/SC/0195).\n\nAll necessary patient/participant consent has been obtained and the appropriate institutional forms have been archived.\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are still being collected for the COVID-19 Infection Survey. De-identified study data are available for access by accredited researchers in the ONS Secure Research Service (SRS) for accredited research purposes under part 5, chapter 5 of the Digital Economy Act 2017. For further information about accreditation, contact Research.Support{at}ons.gov.uk or visit the SRS website.\n\n&lt;https://www.ons.gov.uk/aboutus/whatwedo/statistics/requestingstatistics/approvedresearcherscheme&gt;\n\n [1]: http://www.icmje.org/coi_disclore.pdf&quot;,&quot;publisher&quot;:&quot;Cold Spring Harbor Laboratory Press&quot;,&quot;expandedJournalTitle&quot;:&quot;medRxiv&quot;,&quot;container-title-short&quot;:&quot;&quot;},&quot;isTemporary&quot;:false}]},{&quot;citationID&quot;:&quot;MENDELEY_CITATION_a8a7430d-e6d9-471f-88b4-d677e643317d&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YThhNzQzMGQtZTZkOS00NzFmLTg4YjQtZDY3N2U2NDMzMTdkIiwicHJvcGVydGllcyI6eyJub3RlSW5kZXgiOjB9LCJpc0VkaXRlZCI6ZmFsc2UsIm1hbnVhbE92ZXJyaWRlIjp7ImlzTWFudWFsbHlPdmVycmlkZGVuIjpmYWxzZSwiY2l0ZXByb2NUZXh0IjoiPHN1cD4xMDwvc3VwPiIsIm1hbnVhbE92ZXJyaWRlVGV4dCI6IiJ9LCJjaXRhdGlvbkl0ZW1zIjpb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XV0aG9yIjpbeyJmYW1pbHkiOiJJbXBlcmlhbCBDb2xsZWdlIExvbmRvbiIsImdpdmVuIjoiIiwicGFyc2UtbmFtZXMiOmZhbHNlLCJkcm9wcGluZy1wYXJ0aWNsZSI6IiIsIm5vbi1kcm9wcGluZy1wYXJ0aWNsZSI6IiJ9XSwiYWNjZXNzZWQiOnsiZGF0ZS1wYXJ0cyI6W1syMDIyLDIsMjVdXX0sIlVSTCI6Imh0dHBzOi8vd3d3LmltcGVyaWFsLmFjLnVrL21yYy1nbG9iYWwtaW5mZWN0aW91cy1kaXNlYXNlLWFuYWx5c2lzL2NvdmlkLTE5L3JlcG9ydC00OS1PbWljcm9uLyIsImlzc3VlZCI6eyJkYXRlLXBhcnRzIjpbWzIwMjEsMTIsMjBdXX0sImNvbnRhaW5lci10aXRsZS1zaG9ydCI6IiJ9LCJpc1RlbXBvcmFyeSI6ZmFsc2V9XX0=&quot;,&quot;citationItems&quot;:[{&quot;id&quot;:&quot;f1a1f1b6-b94c-38d4-8214-edb2795478b4&quot;,&quot;itemData&quot;:{&quot;type&quot;:&quot;webpage&quot;,&quot;id&quot;:&quot;f1a1f1b6-b94c-38d4-8214-edb2795478b4&quot;,&quot;title&quot;:&quot;Report 49 - Growth, population distribution and immune escape of Omicron in England | Faculty of Medicine | Imperial College London&quot;,&quot;author&quot;:[{&quot;family&quot;:&quot;Imperial College London&quot;,&quot;given&quot;:&quot;&quot;,&quot;parse-names&quot;:false,&quot;dropping-particle&quot;:&quot;&quot;,&quot;non-dropping-particle&quot;:&quot;&quot;}],&quot;accessed&quot;:{&quot;date-parts&quot;:[[2022,2,25]]},&quot;URL&quot;:&quot;https://www.imperial.ac.uk/mrc-global-infectious-disease-analysis/covid-19/report-49-Omicron/&quot;,&quot;issued&quot;:{&quot;date-parts&quot;:[[2021,12,20]]},&quot;container-title-short&quot;:&quot;&quot;},&quot;isTemporary&quot;:false}]},{&quot;citationID&quot;:&quot;MENDELEY_CITATION_af6a0afe-e84e-4da5-bde0-748da349177b&quot;,&quot;properties&quot;:{&quot;noteIndex&quot;:0},&quot;isEdited&quot;:false,&quot;manualOverride&quot;:{&quot;isManuallyOverridden&quot;:false,&quot;citeprocText&quot;:&quot;&lt;sup&gt;47&lt;/sup&gt;&quot;,&quot;manualOverrideText&quot;:&quot;&quot;},&quot;citationTag&quot;:&quot;MENDELEY_CITATION_v3_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&quot;,&quot;citationItems&quot;:[{&quot;id&quot;:&quot;2ba90396-4769-3391-be73-459788a64751&quot;,&quot;itemData&quot;:{&quot;type&quot;:&quot;article-journal&quot;,&quot;id&quot;:&quot;2ba90396-4769-3391-be73-459788a64751&quot;,&quot;title&quot;:&quot;A global database of COVID-19 vaccinations&quot;,&quot;author&quot;:[{&quot;family&quot;:&quot;Mathieu&quot;,&quot;given&quot;:&quot;Edouard&quot;,&quot;parse-names&quot;:false,&quot;dropping-particle&quot;:&quot;&quot;,&quot;non-dropping-particle&quot;:&quot;&quot;},{&quot;family&quot;:&quot;Ritchie&quot;,&quot;given&quot;:&quot;Hannah&quot;,&quot;parse-names&quot;:false,&quot;dropping-particle&quot;:&quot;&quot;,&quot;non-dropping-particle&quot;:&quot;&quot;},{&quot;family&quot;:&quot;Ortiz-Ospina&quot;,&quot;given&quot;:&quot;Esteban&quot;,&quot;parse-names&quot;:false,&quot;dropping-particle&quot;:&quot;&quot;,&quot;non-dropping-particle&quot;:&quot;&quot;},{&quot;family&quot;:&quot;Roser&quot;,&quot;given&quot;:&quot;Max&quot;,&quot;parse-names&quot;:false,&quot;dropping-particle&quot;:&quot;&quot;,&quot;non-dropping-particle&quot;:&quot;&quot;},{&quot;family&quot;:&quot;Hasell&quot;,&quot;given&quot;:&quot;Joe&quot;,&quot;parse-names&quot;:false,&quot;dropping-particle&quot;:&quot;&quot;,&quot;non-dropping-particle&quot;:&quot;&quot;},{&quot;family&quot;:&quot;Appel&quot;,&quot;given&quot;:&quot;Cameron&quot;,&quot;parse-names&quot;:false,&quot;dropping-particle&quot;:&quot;&quot;,&quot;non-dropping-particle&quot;:&quot;&quot;},{&quot;family&quot;:&quot;Giattino&quot;,&quot;given&quot;:&quot;Charlie&quot;,&quot;parse-names&quot;:false,&quot;dropping-particle&quot;:&quot;&quot;,&quot;non-dropping-particle&quot;:&quot;&quot;},{&quot;family&quot;:&quot;Rodés-Guirao&quot;,&quot;given&quot;:&quot;Lucas&quot;,&quot;parse-names&quot;:false,&quot;dropping-particle&quot;:&quot;&quot;,&quot;non-dropping-particle&quot;:&quot;&quot;}],&quot;container-title&quot;:&quot;Nature Human Behaviour 2021 5:7&quot;,&quot;accessed&quot;:{&quot;date-parts&quot;:[[2022,2,21]]},&quot;DOI&quot;:&quot;10.1038/s41562-021-01122-8&quot;,&quot;ISSN&quot;:&quot;2397-3374&quot;,&quot;PMID&quot;:&quot;33972767&quot;,&quot;URL&quot;:&quot;https://www.nature.com/articles/s41562-021-01122-8&quot;,&quot;issued&quot;:{&quot;date-parts&quot;:[[2021,5,10]]},&quot;page&quot;:&quot;947-953&quot;,&quot;abstract&quot;:&quot;An effective rollout of vaccinations against COVID-19 offers the most promising prospect of bringing the pandemic to an end. We present the Our World in Data COVID-19 vaccination dataset, a global public dataset that tracks the scale and rate of the vaccine rollout across the world. This dataset is updated regularly and includes data on the total number of vaccinations administered, first and second doses administered, daily vaccination rates and population-adjusted coverage for all countries for which data are available (169 countries as of 7 April 2021). It will be maintained as the global vaccination campaign continues to progress. This resource aids policymakers and researchers in understanding the rate of current and potential vaccine rollout; the interactions with non-vaccination policy responses; the potential impact of vaccinations on pandemic outcomes such as transmission, morbidity and mortality; and global inequalities in vaccine access. The Our World in Data COVID-19 vaccination tracker charts the scale and rate of global vaccinations against COVID-19, making the data available to scientists, policymakers and the general public&quot;,&quot;publisher&quot;:&quot;Nature Publishing Group&quot;,&quot;issue&quot;:&quot;7&quot;,&quot;volume&quot;:&quot;5&quot;,&quot;container-title-short&quot;:&quot;&quot;},&quot;isTemporary&quot;:false}]},{&quot;citationID&quot;:&quot;MENDELEY_CITATION_ad75f68b-7608-4fd7-bea9-f8a333658d77&quot;,&quot;properties&quot;:{&quot;noteIndex&quot;:0},&quot;isEdited&quot;:false,&quot;manualOverride&quot;:{&quot;isManuallyOverridden&quot;:false,&quot;citeprocText&quot;:&quot;&lt;sup&gt;48&lt;/sup&gt;&quot;,&quot;manualOverrideText&quot;:&quot;&quot;},&quot;citationTag&quot;:&quot;MENDELEY_CITATION_v3_eyJjaXRhdGlvbklEIjoiTUVOREVMRVlfQ0lUQVRJT05fYWQ3NWY2OGItNzYwOC00ZmQ3LWJlYTktZjhhMzMzNjU4ZDc3IiwicHJvcGVydGllcyI6eyJub3RlSW5kZXgiOjB9LCJpc0VkaXRlZCI6ZmFsc2UsIm1hbnVhbE92ZXJyaWRlIjp7ImlzTWFudWFsbHlPdmVycmlkZGVuIjpmYWxzZSwiY2l0ZXByb2NUZXh0IjoiPHN1cD40ODwvc3VwPiIsIm1hbnVhbE92ZXJyaWRlVGV4dCI6IiJ9LCJjaXRhdGlvbkl0ZW1zIjpbeyJpZCI6ImRmZWE3OWEzLWJiMDUtMzVlYS1iNWZjLTI3ODFiMDg5ODJkNyIsIml0ZW1EYXRhIjp7InR5cGUiOiJhcnRpY2xlLWpvdXJuYWwiLCJpZCI6ImRmZWE3OWEzLWJiMDUtMzVlYS1iNWZjLTI3ODFiMDg5ODJkNy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&quot;,&quot;citationItems&quot;:[{&quot;id&quot;:&quot;dfea79a3-bb05-35ea-b5fc-2781b08982d7&quot;,&quot;itemData&quot;:{&quot;type&quot;:&quot;article-journal&quot;,&quot;id&quot;:&quot;dfea79a3-bb05-35ea-b5fc-2781b08982d7&quot;,&quot;title&quot;:&quot;Frequency of visits to health facilities and HIV services offered to men, Malawi&quot;,&quot;author&quot;:[{&quot;family&quot;:&quot;Dovel&quot;,&quot;given&quot;:&quot;Kathryn&quot;,&quot;parse-names&quot;:false,&quot;dropping-particle&quot;:&quot;&quot;,&quot;non-dropping-particle&quot;:&quot;&quot;},{&quot;family&quot;:&quot;Balakasi&quot;,&quot;given&quot;:&quot;Kelvin&quot;,&quot;parse-names&quot;:false,&quot;dropping-particle&quot;:&quot;&quot;,&quot;non-dropping-particle&quot;:&quot;&quot;},{&quot;family&quot;:&quot;Gupta&quot;,&quot;given&quot;:&quot;Sundeep&quot;,&quot;parse-names&quot;:false,&quot;dropping-particle&quot;:&quot;&quot;,&quot;non-dropping-particle&quot;:&quot;&quot;},{&quot;family&quot;:&quot;Mphande&quot;,&quot;given&quot;:&quot;Misheck&quot;,&quot;parse-names&quot;:false,&quot;dropping-particle&quot;:&quot;&quot;,&quot;non-dropping-particle&quot;:&quot;&quot;},{&quot;family&quot;:&quot;Robson&quot;,&quot;given&quot;:&quot;Isabella&quot;,&quot;parse-names&quot;:false,&quot;dropping-particle&quot;:&quot;&quot;,&quot;non-dropping-particle&quot;:&quot;&quot;},{&quot;family&quot;:&quot;Khan&quot;,&quot;given&quot;:&quot;Shaukat&quot;,&quot;parse-names&quot;:false,&quot;dropping-particle&quot;:&quot;&quot;,&quot;non-dropping-particle&quot;:&quot;&quot;},{&quot;family&quot;:&quot;Amberbir&quot;,&quot;given&quot;:&quot;Alemayehu&quot;,&quot;parse-names&quot;:false,&quot;dropping-particle&quot;:&quot;&quot;,&quot;non-dropping-particle&quot;:&quot;&quot;},{&quot;family&quot;:&quot;Stilson&quot;,&quot;given&quot;:&quot;Christian&quot;,&quot;parse-names&quot;:false,&quot;dropping-particle&quot;:&quot;&quot;,&quot;non-dropping-particle&quot;:&quot;&quot;},{&quot;family&quot;:&quot;Oosterhout&quot;,&quot;given&quot;:&quot;Joep J.&quot;,&quot;parse-names&quot;:false,&quot;dropping-particle&quot;:&quot;&quot;,&quot;non-dropping-particle&quot;:&quot;van&quot;},{&quot;family&quot;:&quot;Doi&quot;,&quot;given&quot;:&quot;Naoko&quot;,&quot;parse-names&quot;:false,&quot;dropping-particle&quot;:&quot;&quot;,&quot;non-dropping-particle&quot;:&quot;&quot;},{&quot;family&quot;:&quot;Nichols&quot;,&quot;given&quot;:&quot;Brooke E.&quot;,&quot;parse-names&quot;:false,&quot;dropping-particle&quot;:&quot;&quot;,&quot;non-dropping-particle&quot;:&quot;&quot;}],&quot;container-title&quot;:&quot;Bulletin of the World Health Organization&quot;,&quot;container-title-short&quot;:&quot;Bull World Health Organ&quot;,&quot;accessed&quot;:{&quot;date-parts&quot;:[[2022,4,5]]},&quot;DOI&quot;:&quot;10.2471/BLT.20.278994&quot;,&quot;ISSN&quot;:&quot;1564-0604&quot;,&quot;PMID&quot;:&quot;34475599&quot;,&quot;URL&quot;:&quot;https://pubmed.ncbi.nlm.nih.gov/34475599/&quot;,&quot;issued&quot;:{&quot;date-parts&quot;:[[2021]]},&quot;page&quot;:&quot;618-626&quot;,&quot;abstract&quot;:&quot;Objective To determine how often men in Malawi attend health facilities and if testing for human immunodeficiency virus (HIV) is offered during facility visits. Methods We conducted a cross-sectional, community-representative survey of men (15–64 years) from 36 villages in Malawi. We excluded men who ever tested HIV-positive. Primary outcomes were: health facility visits in the past 12 months (for their own health (client visit) or to support the health services of others (guardian visit)); being offered HIV testing during facility visits; and being tested that same day. We disaggregated all results by HIV testing history: tested ≤ 12 months ago, or in need of testing (never tested or tested&gt;12 months before). Findings We included 1116 men in the analysis. Mean age was 34 years (standard deviation: 13.2) and 55% (617/1116) of men needed HIV testing. Regarding facility visits, 82% (920/1116) of all men and 70% (429/617) of men in need of testing made at least one facility visit in the past 12 months. Men made a total of 1973 visits (mean two visits): 39% (765/1973) were as guardians and 84% (1657/1973) were to outpatient departments. Among men needing HIV testing, only 7% (30/429) were offered testing during any visit. The most common reason for not testing was not being offered services (37%; 179/487). Conclusion Men in Malawi attend health facilities regularly, but few of those in need of HIV testing are offered testing services. Health screening services should capitalize on men’s routine visits to outpatient departments as clients and guardians.&quot;,&quot;publisher&quot;:&quot;Bull World Health Organ&quot;,&quot;issue&quot;:&quot;9&quot;,&quot;volume&quot;:&quot;99&quot;},&quot;isTemporary&quot;:false}]},{&quot;citationID&quot;:&quot;MENDELEY_CITATION_4507a6e9-f7a7-4497-8b2f-f3af0330e15e&quot;,&quot;properties&quot;:{&quot;noteIndex&quot;:0},&quot;isEdited&quot;:false,&quot;manualOverride&quot;:{&quot;isManuallyOverridden&quot;:false,&quot;citeprocText&quot;:&quot;&lt;sup&gt;49&lt;/sup&gt;&quot;,&quot;manualOverrideText&quot;:&quot;&quot;},&quot;citationTag&quot;:&quot;MENDELEY_CITATION_v3_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&quot;,&quot;citationItems&quot;:[{&quot;id&quot;:&quot;d5357538-7967-3364-8ab5-23f5930cae4c&quot;,&quot;itemData&quot;:{&quot;type&quot;:&quot;article-journal&quot;,&quot;id&quot;:&quot;d5357538-7967-3364-8ab5-23f5930cae4c&quot;,&quot;title&quot;:&quot;A cross-country database of COVID-19 testing&quot;,&quot;author&quot;:[{&quot;family&quot;:&quot;Hasell&quot;,&quot;given&quot;:&quot;Joe&quot;,&quot;parse-names&quot;:false,&quot;dropping-particle&quot;:&quot;&quot;,&quot;non-dropping-particle&quot;:&quot;&quot;},{&quot;family&quot;:&quot;Mathieu&quot;,&quot;given&quot;:&quot;Edouard&quot;,&quot;parse-names&quot;:false,&quot;dropping-particle&quot;:&quot;&quot;,&quot;non-dropping-particle&quot;:&quot;&quot;},{&quot;family&quot;:&quot;Beltekian&quot;,&quot;given&quot;:&quot;Diana&quot;,&quot;parse-names&quot;:false,&quot;dropping-particle&quot;:&quot;&quot;,&quot;non-dropping-particle&quot;:&quot;&quot;},{&quot;family&quot;:&quot;Macdonald&quot;,&quot;given&quot;:&quot;Bobbie&quot;,&quot;parse-names&quot;:false,&quot;dropping-particle&quot;:&quot;&quot;,&quot;non-dropping-particle&quot;:&quot;&quot;},{&quot;family&quot;:&quot;Giattino&quot;,&quot;given&quot;:&quot;Charlie&quot;,&quot;parse-names&quot;:false,&quot;dropping-particle&quot;:&quot;&quot;,&quot;non-dropping-particle&quot;:&quot;&quot;},{&quot;family&quot;:&quot;Ortiz-Ospina&quot;,&quot;given&quot;:&quot;Esteban&quot;,&quot;parse-names&quot;:false,&quot;dropping-particle&quot;:&quot;&quot;,&quot;non-dropping-particle&quot;:&quot;&quot;},{&quot;family&quot;:&quot;Roser&quot;,&quot;given&quot;:&quot;Max&quot;,&quot;parse-names&quot;:false,&quot;dropping-particle&quot;:&quot;&quot;,&quot;non-dropping-particle&quot;:&quot;&quot;},{&quot;family&quot;:&quot;Ritchie&quot;,&quot;given&quot;:&quot;Hannah&quot;,&quot;parse-names&quot;:false,&quot;dropping-particle&quot;:&quot;&quot;,&quot;non-dropping-particle&quot;:&quot;&quot;}],&quot;container-title&quot;:&quot;Scientific Data 2020 7:1&quot;,&quot;accessed&quot;:{&quot;date-parts&quot;:[[2022,2,17]]},&quot;DOI&quot;:&quot;10.1038/s41597-020-00688-8&quot;,&quot;ISSN&quot;:&quot;2052-4463&quot;,&quot;PMID&quot;:&quot;33033256&quot;,&quot;URL&quot;:&quot;https://www.nature.com/articles/s41597-020-00688-8&quot;,&quot;issued&quot;:{&quot;date-parts&quot;:[[2020,10,8]]},&quot;page&quot;:&quot;1-7&quot;,&quot;abstract&quot;:&quot;Our understanding of the evolution of the COVID-19 pandemic is built upon data concerning confirmed cases and deaths. This data, however, can only be meaningfully interpreted alongside an accurate understanding of the extent of virus testing in different countries. This new database brings together official data on the extent of PCR testing over time for 94 countries. We provide a time series for the daily number of tests performed, or people tested, together with metadata describing data quality and comparability issues needed for the interpretation of the time series. The database is updated regularly through a combination of automated scraping and manual collection and verification, and is entirely replicable, with sources provided for each observation. In providing accessible cross-country data on testing output, it aims to facilitate the incorporation of this crucial information into epidemiological studies, as well as track a key component of countries’ responses to COVID-19. Machine-accessible metadata file describing the reported data: https://doi.org/10.6084/m9.figshare.12924755&quot;,&quot;publisher&quot;:&quot;Nature Publishing Group&quot;,&quot;issue&quot;:&quot;1&quot;,&quot;volume&quot;:&quot;7&quot;,&quot;expandedJournalTitle&quot;:&quot;Scientific Data 2020 7:1&quot;,&quot;container-title-short&quot;:&quot;&quot;},&quot;isTemporary&quot;:false}]},{&quot;citationID&quot;:&quot;MENDELEY_CITATION_0655f78a-8321-4790-a690-059bd69e1550&quot;,&quot;properties&quot;:{&quot;noteIndex&quot;:0},&quot;isEdited&quot;:false,&quot;manualOverride&quot;:{&quot;isManuallyOverridden&quot;:false,&quot;citeprocText&quot;:&quot;&lt;sup&gt;42&lt;/sup&gt;&quot;,&quot;manualOverrideText&quot;:&quot;&quot;},&quot;citationTag&quot;:&quot;MENDELEY_CITATION_v3_eyJjaXRhdGlvbklEIjoiTUVOREVMRVlfQ0lUQVRJT05fMDY1NWY3OGEtODMyMS00NzkwLWE2OTAtMDU5YmQ2OWUxNTUwIiwicHJvcGVydGllcyI6eyJub3RlSW5kZXgiOjB9LCJpc0VkaXRlZCI6ZmFsc2UsIm1hbnVhbE92ZXJyaWRlIjp7ImlzTWFudWFsbHlPdmVycmlkZGVuIjpmYWxzZSwiY2l0ZXByb2NUZXh0IjoiPHN1cD40Mj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NvbnRhaW5lci10aXRsZS1zaG9ydCI6IlBMb1MgTWVkIn0sImlzVGVtcG9yYXJ5IjpmYWxzZX1dfQ==&quot;,&quot;citationItems&quot;:[{&quot;id&quot;:&quot;e67930d7-0d8a-3227-90ff-e3697d642f17&quot;,&quot;itemData&quot;:{&quot;type&quot;:&quot;article-journal&quot;,&quot;id&quot;:&quot;e67930d7-0d8a-3227-90ff-e3697d642f17&quot;,&quot;title&quot;:&quot;Accuracy of novel antigen rapid diagnostics for SARS-CoV-2: A living systematic review and meta-analysis&quot;,&quot;author&quot;:[{&quot;family&quot;:&quot;Brümmer&quot;,&quot;given&quot;:&quot;Lukas E&quot;,&quot;parse-names&quot;:false,&quot;dropping-particle&quot;:&quot;&quot;,&quot;non-dropping-particle&quot;:&quot;&quot;},{&quot;family&quot;:&quot;Katzenschlager&quot;,&quot;given&quot;:&quot;Stephan&quot;,&quot;parse-names&quot;:false,&quot;dropping-particle&quot;:&quot;&quot;,&quot;non-dropping-particle&quot;:&quot;&quot;},{&quot;family&quot;:&quot;Gaeddert&quot;,&quot;given&quot;:&quot;Mary&quot;,&quot;parse-names&quot;:false,&quot;dropping-particle&quot;:&quot;&quot;,&quot;non-dropping-particle&quot;:&quot;&quot;},{&quot;family&quot;:&quot;Erdmann&quot;,&quot;given&quot;:&quot;Christian&quot;,&quot;parse-names&quot;:false,&quot;dropping-particle&quot;:&quot;&quot;,&quot;non-dropping-particle&quot;:&quot;&quot;},{&quot;family&quot;:&quot;Schmitz&quot;,&quot;given&quot;:&quot;Stephani&quot;,&quot;parse-names&quot;:false,&quot;dropping-particle&quot;:&quot;&quot;,&quot;non-dropping-particle&quot;:&quot;&quot;},{&quot;family&quot;:&quot;Bota&quot;,&quot;given&quot;:&quot;Marc&quot;,&quot;parse-names&quot;:false,&quot;dropping-particle&quot;:&quot;&quot;,&quot;non-dropping-particle&quot;:&quot;&quot;},{&quot;family&quot;:&quot;Grilli&quot;,&quot;given&quot;:&quot;Maurizio&quot;,&quot;parse-names&quot;:false,&quot;dropping-particle&quot;:&quot;&quot;,&quot;non-dropping-particle&quot;:&quot;&quot;},{&quot;family&quot;:&quot;Larmann&quot;,&quot;given&quot;:&quot;Jan&quot;,&quot;parse-names&quot;:false,&quot;dropping-particle&quot;:&quot;&quot;,&quot;non-dropping-particle&quot;:&quot;&quot;},{&quot;family&quot;:&quot;Weigand&quot;,&quot;given&quot;:&quot;Markus A&quot;,&quot;parse-names&quot;:false,&quot;dropping-particle&quot;:&quot;&quot;,&quot;non-dropping-particle&quot;:&quot;&quot;},{&quot;family&quot;:&quot;Pollock&quot;,&quot;given&quot;:&quot;Nira R&quot;,&quot;parse-names&quot;:false,&quot;dropping-particle&quot;:&quot;&quot;,&quot;non-dropping-particle&quot;:&quot;&quot;},{&quot;family&quot;:&quot;Macé&quot;,&quot;given&quot;:&quot;Aurélien&quot;,&quot;parse-names&quot;:false,&quot;dropping-particle&quot;:&quot;&quot;,&quot;non-dropping-particle&quot;:&quot;&quot;},{&quot;family&quot;:&quot;Carmona&quot;,&quot;given&quot;:&quot;Sergio&quot;,&quot;parse-names&quot;:false,&quot;dropping-particle&quot;:&quot;&quot;,&quot;non-dropping-particle&quot;:&quot;&quot;},{&quot;family&quot;:&quot;Ongarello&quot;,&quot;given&quot;:&quot;Stefano&quot;,&quot;parse-names&quot;:false,&quot;dropping-particle&quot;:&quot;&quot;,&quot;non-dropping-particle&quot;:&quot;&quot;},{&quot;family&quot;:&quot;Sacks&quot;,&quot;given&quot;:&quot;Jilian A&quot;,&quot;parse-names&quot;:false,&quot;dropping-particle&quot;:&quot;&quot;,&quot;non-dropping-particle&quot;:&quot;&quot;},{&quot;family&quot;:&quot;Denkinger&quot;,&quot;given&quot;:&quot;Claudia M&quot;,&quot;parse-names&quot;:false,&quot;dropping-particle&quot;:&quot;&quot;,&quot;non-dropping-particle&quot;:&quot;&quot;}],&quot;container-title&quot;:&quot;PLOS Medicine&quot;,&quot;URL&quot;:&quot;https://doi.org/10.1371/journal.pmed.1003735&quot;,&quot;issued&quot;:{&quot;date-parts&quot;:[[2021,8,12]]},&quot;page&quot;:&quot;e1003735-&quot;,&quot;abstract&quot;:&quot;Lukas Brümmer and co-workers report on the accuracy of rapid antigen tests for SARS-CoV-2.&quot;,&quot;publisher&quot;:&quot;Public Library of Science&quot;,&quot;issue&quot;:&quot;8&quot;,&quot;volume&quot;:&quot;18&quot;,&quot;container-title-short&quot;:&quot;PLoS Med&quot;},&quot;isTemporary&quot;:false}]},{&quot;citationID&quot;:&quot;MENDELEY_CITATION_655908f1-3968-436d-bc3b-0cc40afdf1da&quot;,&quot;properties&quot;:{&quot;noteIndex&quot;:0},&quot;isEdited&quot;:false,&quot;manualOverride&quot;:{&quot;isManuallyOverridden&quot;:false,&quot;citeprocText&quot;:&quot;&lt;sup&gt;50,51&lt;/sup&gt;&quot;,&quot;manualOverrideText&quot;:&quot;&quot;},&quot;citationTag&quot;:&quot;MENDELEY_CITATION_v3_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RXRoaWNzIGNvbW1pdHRlZS9JUkIgb2YgQm9zdG9uIFVuaXZlcnNpdHkgTWVkaWNhbCBDZW50ZXIgZ2F2ZSBldGhpY2FsIGFwcHJvdmFsIGZvciB0aGlzIHdvcmsgRXRoaWNzIGNvbW1pdHRlZS9JUkIgb2YgVW5pdmVyc2l0eSBvZiBaYW1iaWEgZ2F2ZSBldGhpY2FsIGFwcHJvdmFsIGZvciB0aGlzIHdvcmt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BbGwgZGF0YSBwcm9kdWNlZCBpbiB0aGUgcHJlc2VudCBzdHVkeSBhcmUgYXZhaWxhYmxlIHVwb24gcmVhc29uYWJsZSByZXF1ZXN0IHRvIHRoZSBhdXRob3JzIiwicHVibGlzaGVyIjoiQ29sZCBTcHJpbmcgSGFyYm9yIExhYm9yYXRvcnkgUHJlc3MiLCJjb250YWluZXItdGl0bGUtc2hvcnQiOiIifSwiaXNUZW1wb3JhcnkiOmZhbHNlfV19&quot;,&quot;citationItems&quot;:[{&quot;id&quot;:&quot;12dc4331-61bd-33de-8434-6f0194d8fba6&quot;,&quot;itemData&quot;:{&quot;type&quot;:&quot;article-journal&quot;,&quot;id&quot;:&quot;12dc4331-61bd-33de-8434-6f0194d8fba6&quot;,&quot;title&quot;:&quot;Covid-19 deaths in Africa: prospective systematic postmortem surveillance study&quot;,&quot;author&quot;:[{&quot;family&quot;:&quot;Mwananyanda&quot;,&quot;given&quot;:&quot;Lawrence&quot;,&quot;parse-names&quot;:false,&quot;dropping-particle&quot;:&quot;&quot;,&quot;non-dropping-particle&quot;:&quot;&quot;},{&quot;family&quot;:&quot;Gill&quot;,&quot;given&quot;:&quot;Christopher J.&quot;,&quot;parse-names&quot;:false,&quot;dropping-particle&quot;:&quot;&quot;,&quot;non-dropping-particle&quot;:&quot;&quot;},{&quot;family&quot;:&quot;Macleod&quot;,&quot;given&quot;:&quot;William&quot;,&quot;parse-names&quot;:false,&quot;dropping-particle&quot;:&quot;&quot;,&quot;non-dropping-particle&quot;:&quot;&quot;},{&quot;family&quot;:&quot;Kwenda&quot;,&quot;given&quot;:&quot;Geoffrey&quot;,&quot;parse-names&quot;:false,&quot;dropping-particle&quot;:&quot;&quot;,&quot;non-dropping-particle&quot;:&quot;&quot;},{&quot;family&quot;:&quot;Pieciak&quot;,&quot;given&quot;:&quot;Rachel&quot;,&quot;parse-names&quot;:false,&quot;dropping-particle&quot;:&quot;&quot;,&quot;non-dropping-particle&quot;:&quot;&quot;},{&quot;family&quot;:&quot;Mupila&quot;,&quot;given&quot;:&quot;Zachariah&quot;,&quot;parse-names&quot;:false,&quot;dropping-particle&quot;:&quot;&quot;,&quot;non-dropping-particle&quot;:&quot;&quot;},{&quot;family&quot;:&quot;Lapidot&quot;,&quot;given&quot;:&quot;Rotem&quot;,&quot;parse-names&quot;:false,&quot;dropping-particle&quot;:&quot;&quot;,&quot;non-dropping-particle&quot;:&quot;&quot;},{&quot;family&quot;:&quot;Mupeta&quot;,&quot;given&quot;:&quot;Francis&quot;,&quot;parse-names&quot;:false,&quot;dropping-particle&quot;:&quot;&quot;,&quot;non-dropping-particle&quot;:&quot;&quot;},{&quot;family&quot;:&quot;Forman&quot;,&quot;given&quot;:&quot;Leah&quot;,&quot;parse-names&quot;:false,&quot;dropping-particle&quot;:&quot;&quot;,&quot;non-dropping-particle&quot;:&quot;&quot;},{&quot;family&quot;:&quot;Ziko&quot;,&quot;given&quot;:&quot;Luunga&quot;,&quot;parse-names&quot;:false,&quot;dropping-particle&quot;:&quot;&quot;,&quot;non-dropping-particle&quot;:&quot;&quot;},{&quot;family&quot;:&quot;Etter&quot;,&quot;given&quot;:&quot;Lauren&quot;,&quot;parse-names&quot;:false,&quot;dropping-particle&quot;:&quot;&quot;,&quot;non-dropping-particle&quot;:&quot;&quot;},{&quot;family&quot;:&quot;Thea&quot;,&quot;given&quot;:&quot;Donald&quot;,&quot;parse-names&quot;:false,&quot;dropping-particle&quot;:&quot;&quot;,&quot;non-dropping-particle&quot;:&quot;&quot;}],&quot;container-title&quot;:&quot;BMJ&quot;,&quot;accessed&quot;:{&quot;date-parts&quot;:[[2022,2,20]]},&quot;DOI&quot;:&quot;10.1136/BMJ.N334&quot;,&quot;ISSN&quot;:&quot;1756-1833&quot;,&quot;PMID&quot;:&quot;33597166&quot;,&quot;URL&quot;:&quot;https://www.bmj.com/content/372/bmj.n334&quot;,&quot;issued&quot;:{&quot;date-parts&quot;:[[2021,2,17]]},&quot;abstract&quot;:&quot;Objective To directly measure the fatal impact of coronavirus disease 2019 (covid-19) in an urban African population.\n\nDesign Prospective systematic postmortem surveillance study.\n\nSetting Zambia’s largest tertiary care referral hospital.\n\nParticipants Deceased people of all ages at the University Teaching Hospital morgue in Lusaka, Zambia, enrolled within 48 hours of death.\n\nMain outcome measure Postmortem nasopharyngeal swabs were tested via reverse transcriptase quantitative polymerase chain reaction (PCR) against severe acute respiratory syndrome coronavirus 2 (SARS-CoV-2). Deaths were stratified by covis-19 status, location, age, sex, and underlying risk factors.\n\nResults 372 participants were enrolled between June and September 2020; PCR results were available for 364 (97.8%). SARS-CoV-2 was detected in 58/364 (15.9%) according to the recommended cycle threshold value of &lt;40 and in 70/364 (19.2%) when expanded to any level of PCR detection. The median age at death among people with a positive test for SARS-CoV-2 was 48 (interquartile range 36-72) years, and 69% (n=48) were male. Most deaths in people with covid-19 (51/70; 73%) occurred in the community; none had been tested for SARS-CoV-2 before death. Among the 19/70 people who died in hospital, six were tested before death. Among the 52/70 people with data on symptoms, 44/52 had typical symptoms of covid-19 (cough, fever, shortness of breath), of whom only five were tested before death. Covid-19 was identified in seven children, only one of whom had been tested before death. The proportion of deaths with covid-19 increased with age, but 76% (n=53) of people who died were aged under 60 years. The five most common comorbidities among people who died with covid-19 were tuberculosis (22; 31%), hypertension (19; 27%), HIV/AIDS (16; 23%), alcohol misuse (12; 17%), and diabetes (9; 13%).\n\nConclusions Contrary to expectations, deaths with covid-19 were common in Lusaka. Most occurred in the community, where testing capacity is lacking. However, few people who died at facilities were tested, despite presenting with typical symptoms of covid-19. Therefore, cases of covid-19 were under-reported because testing was rarely done not because covid-19 was rare. If these data are generalizable, the impact of covid-19 in Africa has been vastly underestimated.&quot;,&quot;publisher&quot;:&quot;British Medical Journal Publishing Group&quot;,&quot;volume&quot;:&quot;372&quot;,&quot;container-title-short&quot;:&quot;&quot;},&quot;isTemporary&quot;:false},{&quot;id&quot;:&quot;c7e221db-aa2b-37f2-9d75-000e25013f88&quot;,&quot;itemData&quot;:{&quot;type&quot;:&quot;article-journal&quot;,&quot;id&quot;:&quot;c7e221db-aa2b-37f2-9d75-000e25013f88&quot;,&quot;title&quot;:&quot;Sustained high prevalence of COVID-19 deaths from a systematic post-mortem study in Lusaka, Zambia: one year later&quot;,&quot;author&quot;:[{&quot;family&quot;:&quot;Gill&quot;,&quot;given&quot;:&quot;Christopher J&quot;,&quot;parse-names&quot;:false,&quot;dropping-particle&quot;:&quot;&quot;,&quot;non-dropping-particle&quot;:&quot;&quot;},{&quot;family&quot;:&quot;Mwananyanda&quot;,&quot;given&quot;:&quot;Lawrence&quot;,&quot;parse-names&quot;:false,&quot;dropping-particle&quot;:&quot;&quot;,&quot;non-dropping-particle&quot;:&quot;&quot;},{&quot;family&quot;:&quot;MacLeod&quot;,&quot;given&quot;:&quot;William&quot;,&quot;parse-names&quot;:false,&quot;dropping-particle&quot;:&quot;&quot;,&quot;non-dropping-particle&quot;:&quot;&quot;},{&quot;family&quot;:&quot;Kwenda&quot;,&quot;given&quot;:&quot;Geoffrey&quot;,&quot;parse-names&quot;:false,&quot;dropping-particle&quot;:&quot;&quot;,&quot;non-dropping-particle&quot;:&quot;&quot;},{&quot;family&quot;:&quot;Pieciak&quot;,&quot;given&quot;:&quot;Rachel&quot;,&quot;parse-names&quot;:false,&quot;dropping-particle&quot;:&quot;&quot;,&quot;non-dropping-particle&quot;:&quot;&quot;},{&quot;family&quot;:&quot;Etter&quot;,&quot;given&quot;:&quot;Lauren&quot;,&quot;parse-names&quot;:false,&quot;dropping-particle&quot;:&quot;&quot;,&quot;non-dropping-particle&quot;:&quot;&quot;},{&quot;family&quot;:&quot;Bridges&quot;,&quot;given&quot;:&quot;Daniel J.&quot;,&quot;parse-names&quot;:false,&quot;dropping-particle&quot;:&quot;&quot;,&quot;non-dropping-particle&quot;:&quot;&quot;},{&quot;family&quot;:&quot;Chikoti&quot;,&quot;given&quot;:&quot;Chilufya&quot;,&quot;parse-names&quot;:false,&quot;dropping-particle&quot;:&quot;&quot;,&quot;non-dropping-particle&quot;:&quot;&quot;},{&quot;family&quot;:&quot;Chirwa&quot;,&quot;given&quot;:&quot;Sarah&quot;,&quot;parse-names&quot;:false,&quot;dropping-particle&quot;:&quot;&quot;,&quot;non-dropping-particle&quot;:&quot;&quot;},{&quot;family&quot;:&quot;Chimoga&quot;,&quot;given&quot;:&quot;Charles&quot;,&quot;parse-names&quot;:false,&quot;dropping-particle&quot;:&quot;&quot;,&quot;non-dropping-particle&quot;:&quot;&quot;},{&quot;family&quot;:&quot;Forman&quot;,&quot;given&quot;:&quot;Leah&quot;,&quot;parse-names&quot;:false,&quot;dropping-particle&quot;:&quot;&quot;,&quot;non-dropping-particle&quot;:&quot;&quot;},{&quot;family&quot;:&quot;Katowa&quot;,&quot;given&quot;:&quot;Ben&quot;,&quot;parse-names&quot;:false,&quot;dropping-particle&quot;:&quot;&quot;,&quot;non-dropping-particle&quot;:&quot;&quot;},{&quot;family&quot;:&quot;Lapidot&quot;,&quot;given&quot;:&quot;Rotem&quot;,&quot;parse-names&quot;:false,&quot;dropping-particle&quot;:&quot;&quot;,&quot;non-dropping-particle&quot;:&quot;&quot;},{&quot;family&quot;:&quot;Lungu&quot;,&quot;given&quot;:&quot;James&quot;,&quot;parse-names&quot;:false,&quot;dropping-particle&quot;:&quot;&quot;,&quot;non-dropping-particle&quot;:&quot;&quot;},{&quot;family&quot;:&quot;Matoba&quot;,&quot;given&quot;:&quot;Japhet&quot;,&quot;parse-names&quot;:false,&quot;dropping-particle&quot;:&quot;&quot;,&quot;non-dropping-particle&quot;:&quot;&quot;},{&quot;family&quot;:&quot;Mwinga&quot;,&quot;given&quot;:&quot;Gift&quot;,&quot;parse-names&quot;:false,&quot;dropping-particle&quot;:&quot;&quot;,&quot;non-dropping-particle&quot;:&quot;&quot;},{&quot;family&quot;:&quot;Mubemba&quot;,&quot;given&quot;:&quot;Benjamin&quot;,&quot;parse-names&quot;:false,&quot;dropping-particle&quot;:&quot;&quot;,&quot;non-dropping-particle&quot;:&quot;&quot;},{&quot;family&quot;:&quot;Mupila&quot;,&quot;given&quot;:&quot;Zachariah&quot;,&quot;parse-names&quot;:false,&quot;dropping-particle&quot;:&quot;&quot;,&quot;non-dropping-particle&quot;:&quot;&quot;},{&quot;family&quot;:&quot;Muleya&quot;,&quot;given&quot;:&quot;Walter&quot;,&quot;parse-names&quot;:false,&quot;dropping-particle&quot;:&quot;&quot;,&quot;non-dropping-particle&quot;:&quot;&quot;},{&quot;family&quot;:&quot;Mwenda&quot;,&quot;given&quot;:&quot;Mulenga&quot;,&quot;parse-names&quot;:false,&quot;dropping-particle&quot;:&quot;&quot;,&quot;non-dropping-particle&quot;:&quot;&quot;},{&quot;family&quot;:&quot;Ngoma&quot;,&quot;given&quot;:&quot;Benard&quot;,&quot;parse-names&quot;:false,&quot;dropping-particle&quot;:&quot;&quot;,&quot;non-dropping-particle&quot;:&quot;&quot;},{&quot;family&quot;:&quot;Nkazwe&quot;,&quot;given&quot;:&quot;Ruth&quot;,&quot;parse-names&quot;:false,&quot;dropping-particle&quot;:&quot;&quot;,&quot;non-dropping-particle&quot;:&quot;&quot;},{&quot;family&quot;:&quot;Nzara&quot;,&quot;given&quot;:&quot;Diana&quot;,&quot;parse-names&quot;:false,&quot;dropping-particle&quot;:&quot;&quot;,&quot;non-dropping-particle&quot;:&quot;&quot;},{&quot;family&quot;:&quot;Pawlak&quot;,&quot;given&quot;:&quot;Natalie&quot;,&quot;parse-names&quot;:false,&quot;dropping-particle&quot;:&quot;&quot;,&quot;non-dropping-particle&quot;:&quot;&quot;},{&quot;family&quot;:&quot;Pemba&quot;,&quot;given&quot;:&quot;Lillian&quot;,&quot;parse-names&quot;:false,&quot;dropping-particle&quot;:&quot;&quot;,&quot;non-dropping-particle&quot;:&quot;&quot;},{&quot;family&quot;:&quot;Saasa&quot;,&quot;given&quot;:&quot;Ngonda&quot;,&quot;parse-names&quot;:false,&quot;dropping-particle&quot;:&quot;&quot;,&quot;non-dropping-particle&quot;:&quot;&quot;},{&quot;family&quot;:&quot;Simulundu&quot;,&quot;given&quot;:&quot;Edgar&quot;,&quot;parse-names&quot;:false,&quot;dropping-particle&quot;:&quot;&quot;,&quot;non-dropping-particle&quot;:&quot;&quot;},{&quot;family&quot;:&quot;Yankonde&quot;,&quot;given&quot;:&quot;Baron&quot;,&quot;parse-names&quot;:false,&quot;dropping-particle&quot;:&quot;&quot;,&quot;non-dropping-particle&quot;:&quot;&quot;},{&quot;family&quot;:&quot;Thea&quot;,&quot;given&quot;:&quot;Donald M.&quot;,&quot;parse-names&quot;:false,&quot;dropping-particle&quot;:&quot;&quot;,&quot;non-dropping-particle&quot;:&quot;&quot;}],&quot;container-title&quot;:&quot;medRxiv&quot;,&quot;accessed&quot;:{&quot;date-parts&quot;:[[2022,3,28]]},&quot;DOI&quot;:&quot;10.1101/2022.03.08.22272087&quot;,&quot;URL&quot;:&quot;https://www.medrxiv.org/content/10.1101/2022.03.08.22272087v2&quot;,&quot;issued&quot;:{&quot;date-parts&quot;:[[2022,3,22]]},&quot;page&quot;:&quot;2022.03.08.22272087&quot;,&quot;abstract&quot;:&quot;Background Sparse data documenting the impact of COVID-19 in Africa has fostered the belief that COVID-19 ‘skipped Africa’. We previously published results from a systematic postmortem surveillance at a busy inner-city morgue in Lusaka, Zambia. Between June-October 2020, we detected COVID-19 in 15-19% of all deaths and concentrated in community settings where testing for COVID-19 was absent. Yet these conclusions rested on a small cohort of 70 COVID-19+ decedents. Subsequently, we conducted a longer and far larger follow-on survey using and expanding on the same methodology.\n\nMethods We obtained a nasopharyngeal swab from each enrolled decedent and tested these using reverse transcriptase quantitative PCR (RT-qPCR). A subset of samples with a PCR cycle threshold &lt;30 underwent genotyping to identify viral lineages. We weighted our results to adjust for enrolment ratios and stratified them by setting (facility vs. community), time of year, age, and location.\n\nResults From 1,118 enrolled decedents, COVID-19 was detected among 32.0% (358/1,116). We observed three waves of transmission that peaked in July 2020, January 2021, and ∼June 2021 (end of surveillance). These were dominated by the AE.1 lineage and the Beta and Delta variants, respectively. During peak transmission, COVID-19 was detected in ∼90% of all deaths. Roughly four COVID-19 deaths occurred in the community for every facility death. Antemortem testing occurred for 52.6% (302/574) of facility deaths but only 1.8% (10/544) of community deaths and overall, only ∼10% of COVID-19+ deaths were identified in life.\n\nConclusions COVID-19 had a devastating impact in Lusaka. COVID-19+ deaths occurred in all age groups and was the leading cause of death during peak transmission periods. Testing was rarely done for the vast majority of COVID-19 deaths that occurred in the community, yielding a substantial undercount.\n\nWhat is already known on this topic \n\nWhat this study adds \n\n### Competing Interest Statement\n\nThe authors have declared no competing interest.\n\n### Funding Statement\n\nThe original ZPRIME study and this covid-19 expansion were made possible through the generous support of the Bill &amp; Melinda Gates Foundation (OPP 1163027). The funders had no role in designing the study; in the collection and analysis of data; or in the decision to submit the article for public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Ethics committee/IRB of Boston University Medical Center gave ethical approval for this work Ethics committee/IRB of University of Zambia gave ethical approval for this work\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All data produced in the present study are available upon reasonable request to the authors&quot;,&quot;publisher&quot;:&quot;Cold Spring Harbor Laboratory Press&quot;,&quot;container-title-short&quot;:&quot;&quot;},&quot;isTemporary&quot;:false}]},{&quot;citationID&quot;:&quot;MENDELEY_CITATION_1bab215e-751d-4ff6-8d0a-20f1129e7af3&quot;,&quot;properties&quot;:{&quot;noteIndex&quot;:0},&quot;isEdited&quot;:false,&quot;manualOverride&quot;:{&quot;isManuallyOverridden&quot;:false,&quot;citeprocText&quot;:&quot;&lt;sup&gt;40,41&lt;/sup&gt;&quot;,&quot;manualOverrideText&quot;:&quot;&quot;},&quot;citationTag&quot;:&quot;MENDELEY_CITATION_v3_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LCJleHBhbmRlZEpvdXJuYWxUaXRsZSI6IlBMT1MgT05FIiwiY29udGFpbmVyLXRpdGxlLXNob3J0IjoiUExvUyBPbmUifSwiaXNUZW1wb3JhcnkiOmZhbHNlfV19&quot;,&quot;citationItems&quot;:[{&quot;id&quot;:&quot;33f7902f-265a-363c-8ad9-34345d570679&quot;,&quot;itemData&quot;:{&quot;type&quot;:&quot;article-journal&quot;,&quot;id&quot;:&quot;33f7902f-265a-363c-8ad9-34345d570679&quot;,&quot;title&quot;:&quot;Monitoring viral load for the last mile: what will it cost?&quot;,&quot;author&quot;:[{&quot;family&quot;:&quot;Nichols&quot;,&quot;given&quot;:&quot;Brooke E.&quot;,&quot;parse-names&quot;:false,&quot;dropping-particle&quot;:&quot;&quot;,&quot;non-dropping-particle&quot;:&quot;&quot;},{&quot;family&quot;:&quot;Girdwood&quot;,&quot;given&quot;:&quot;Sarah J.&quot;,&quot;parse-names&quot;:false,&quot;dropping-particle&quot;:&quot;&quot;,&quot;non-dropping-particle&quot;:&quot;&quot;},{&quot;family&quot;:&quot;Crompton&quot;,&quot;given&quot;:&quot;Thomas&quot;,&quot;parse-names&quot;:false,&quot;dropping-particle&quot;:&quot;&quot;,&quot;non-dropping-particle&quot;:&quot;&quot;},{&quot;family&quot;:&quot;Stewart-Isherwood&quot;,&quot;given&quot;:&quot;Lynsey&quot;,&quot;parse-names&quot;:false,&quot;dropping-particle&quot;:&quot;&quot;,&quot;non-dropping-particle&quot;:&quot;&quot;},{&quot;family&quot;:&quot;Berrie&quot;,&quot;given&quot;:&quot;Leigh&quot;,&quot;parse-names&quot;:false,&quot;dropping-particle&quot;:&quot;&quot;,&quot;non-dropping-particle&quot;:&quot;&quot;},{&quot;family&quot;:&quot;Chimhamhiwa&quot;,&quot;given&quot;:&quot;Dorman&quot;,&quot;parse-names&quot;:false,&quot;dropping-particle&quot;:&quot;&quot;,&quot;non-dropping-particle&quot;:&quot;&quot;},{&quot;family&quot;:&quot;Moyo&quot;,&quot;given&quot;:&quot;Crispin&quot;,&quot;parse-names&quot;:false,&quot;dropping-particle&quot;:&quot;&quot;,&quot;non-dropping-particle&quot;:&quot;&quot;},{&quot;family&quot;:&quot;Kuehnle&quot;,&quot;given&quot;:&quot;John&quot;,&quot;parse-names&quot;:false,&quot;dropping-particle&quot;:&quot;&quot;,&quot;non-dropping-particle&quot;:&quot;&quot;},{&quot;family&quot;:&quot;Stevens&quot;,&quot;given&quot;:&quot;Wendy&quot;,&quot;parse-names&quot;:false,&quot;dropping-particle&quot;:&quot;&quot;,&quot;non-dropping-particle&quot;:&quot;&quot;},{&quot;family&quot;:&quot;Rosen&quot;,&quot;given&quot;:&quot;Sydney&quot;,&quot;parse-names&quot;:false,&quot;dropping-particle&quot;:&quot;&quot;,&quot;non-dropping-particle&quot;:&quot;&quot;}],&quot;container-title&quot;:&quot;Journal of the International AIDS Society&quot;,&quot;accessed&quot;:{&quot;date-parts&quot;:[[2022,3,23]]},&quot;DOI&quot;:&quot;10.1002/JIA2.25337&quot;,&quot;ISSN&quot;:&quot;1758-2652&quot;,&quot;PMID&quot;:&quot;31515967&quot;,&quot;URL&quot;:&quot;https://onlinelibrary.wiley.com/doi/full/10.1002/jia2.25337&quot;,&quot;issued&quot;:{&quot;date-parts&quot;:[[2019,9,1]]},&quot;page&quot;:&quot;e25337&quot;,&quot;abstract&quot;:&quot;Introduction: Routine viral load testing is the WHO-recommended method for monitoring HIV-infected patients on ART, and many countries are rapidly scaling up testing capacity at centralized laboratories. Providing testing access to the most remote populations and facilities (the “last mile”) is especially challenging. Using a geospatial optimization model, we estimated the incremental costs of accessing the most remote 20% of patients in Zambia by expanding the transportation network required to bring blood samples from ART clinics to centralized laboratories and return results to clinics. Methods: The model first optimized a sample transportation network (STN) that can transport 80% of anticipated sample volumes to centralized viral load testing laboratories on a daily or weekly basis, in line with Zambia's 2020 targets. Data incorporated into the model included the location and infrastructure of all health facilities providing ART, location of laboratories, measured distances and drive times between the two, expected future viral load demand by health facility, and local cost estimates. We then continued to expand the modelled STN in 5% increments until 100% of all samples could be collected. Results and Discussion: The cost per viral load test when reaching 80% patient volumes using centralized viral load testing was a median of $18.99. With an expanded STN, the incremental cost per test rose to $20.29 for 80% to 85% and $20.52 for 85% to 90%. Above 90% coverage, the incremental cost per test increased substantially to $31.57 for 90% to 95% and $51.95 for 95% to 100%. The high numbers of kilometres driven per sample transported and large number of vehicles needed increase costs dramatically for reaching the clinics that serve the last 5% of patients. Conclusions: Providing sample transport services to the most remote clinics in low- and middle-income countries is likely to be cost-prohibitive. Other strategies are needed to reduce the cost and increase the feasibility of making viral load monitoring available to the last 10% of patients. The cost of alternative methods, such as optimal point-of-care viral load equipment placement and usage, dried blood/plasma spot specimen utilization, or use of drones in geographically remote facilities, should be evaluated.&quot;,&quot;publisher&quot;:&quot;John Wiley &amp; Sons, Ltd&quot;,&quot;issue&quot;:&quot;9&quot;,&quot;volume&quot;:&quot;22&quot;,&quot;expandedJournalTitle&quot;:&quot;Journal of the International AIDS Society&quot;,&quot;container-title-short&quot;:&quot;J Int AIDS Soc&quot;},&quot;isTemporary&quot;:false},{&quot;id&quot;:&quot;059d359c-dba5-3294-9a97-be2e25b391ad&quot;,&quot;itemData&quot;:{&quot;type&quot;:&quot;article-journal&quot;,&quot;id&quot;:&quot;059d359c-dba5-3294-9a97-be2e25b391ad&quot;,&quot;title&quot;:&quot;Optimizing viral load testing access for the last mile: Geospatial cost model for point of care instrument placement&quot;,&quot;author&quot;:[{&quot;family&quot;:&quot;Girdwood&quot;,&quot;given&quot;:&quot;Sarah J.&quot;,&quot;parse-names&quot;:false,&quot;dropping-particle&quot;:&quot;&quot;,&quot;non-dropping-particle&quot;:&quot;&quot;},{&quot;family&quot;:&quot;Nichols&quot;,&quot;given&quot;:&quot;Brooke E.&quot;,&quot;parse-names&quot;:false,&quot;dropping-particle&quot;:&quot;&quot;,&quot;non-dropping-particle&quot;:&quot;&quot;},{&quot;family&quot;:&quot;Moyo&quot;,&quot;given&quot;:&quot;Crispin&quot;,&quot;parse-names&quot;:false,&quot;dropping-particle&quot;:&quot;&quot;,&quot;non-dropping-particle&quot;:&quot;&quot;},{&quot;family&quot;:&quot;Crompton&quot;,&quot;given&quot;:&quot;Thomas&quot;,&quot;parse-names&quot;:false,&quot;dropping-particle&quot;:&quot;&quot;,&quot;non-dropping-particle&quot;:&quot;&quot;},{&quot;family&quot;:&quot;Chimhamhiwa&quot;,&quot;given&quot;:&quot;Dorman&quot;,&quot;parse-names&quot;:false,&quot;dropping-particle&quot;:&quot;&quot;,&quot;non-dropping-particle&quot;:&quot;&quot;},{&quot;family&quot;:&quot;Rosen&quot;,&quot;given&quot;:&quot;Sydney&quot;,&quot;parse-names&quot;:false,&quot;dropping-particle&quot;:&quot;&quot;,&quot;non-dropping-particle&quot;:&quot;&quot;}],&quot;container-title&quot;:&quot;PLOS ONE&quot;,&quot;accessed&quot;:{&quot;date-parts&quot;:[[2022,3,23]]},&quot;DOI&quot;:&quot;10.1371/JOURNAL.PONE.0221586&quot;,&quot;ISBN&quot;:&quot;1111111111&quot;,&quot;ISSN&quot;:&quot;1932-6203&quot;,&quot;PMID&quot;:&quot;31449559&quot;,&quot;URL&quot;:&quot;https://journals.plos.org/plosone/article?id=10.1371/journal.pone.0221586&quot;,&quot;issued&quot;:{&quot;date-parts&quot;:[[2019,8,1]]},&quot;page&quot;:&quot;e0221586&quot;,&quot;abstract&quot;:&quot;Introduction Viral load (VL) monitoring programs have been scaled up rapidly, but are now facing the challenge of providing access to the most remote facilities (the “last mile”). For the hardest-to-reach facilities in Zambia, we compared the cost of placing point of care (POC) viral load instruments at or near facilities to the cost of an expanded sample transportation network (STN) to deliver samples to centralized laboratories.   Methods We extended a previously described geospatial model for Zambia that first optimized a STN for centralized laboratories for 90% of estimated viral load volumes. Amongst the remaining 10% of volumes, facilities were identified as candidates for POC placement, and then instrument placement was optimized such that access and instrument utilization is maximized. We evaluated the full cost per test under three scenarios: 1) POC placement at all facilities identified for POC; 2)an optimized combination of both on-site POC placement and placement at facilities acting as POC hubs; and 3) integration into the centralized STN to allow use of centralized laboratories.   Results For the hardest-to-reach facilities, optimal POC placement covered a quarter of HIV-treating facilities. Scenario 2 resulted in a cost per test of $39.58, 6% less than the cost per test of scenario 1, $41.81. This is due to increased POC instrument utilization in scenario 2 where facilities can act as POC hubs. Scenario 3 was the most costly at $53.40 per test, due to high transport costs under the centralized model ($36 per test compared to $12 per test in scenario 2).   Conclusions POC VL testing may reduce the costs of expanding access to the hardest-to-reach populations, despite the cost of equipment and low patient volumes. An optimal combination of both on-site placement and the use of POC hubs can reduce the cost per test by 6–35% by reducing transport costs and increasing instrument utilization.&quot;,&quot;publisher&quot;:&quot;Public Library of Science&quot;,&quot;issue&quot;:&quot;8&quot;,&quot;volume&quot;:&quot;14&quot;,&quot;expandedJournalTitle&quot;:&quot;PLOS ONE&quot;,&quot;container-title-short&quot;:&quot;PLoS One&quot;},&quot;isTemporary&quot;:false}]},{&quot;citationID&quot;:&quot;MENDELEY_CITATION_8f326bb5-f1c4-449a-9fd0-2d38c449c934&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OGYzMjZiYjUtZjFjNC00NDlhLTlmZDAtMmQzOGM0NDljOTM0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citationID&quot;:&quot;MENDELEY_CITATION_4578cc05-9faa-46a4-aefa-0d0b38532bf0&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NDU3OGNjMDUtOWZhYS00NmE0LWFlZmEtMGQwYjM4NTMyYmYw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quot;,&quot;citationItems&quot;:[{&quot;id&quot;:&quot;66e2370b-fa58-33e5-94a7-d5036d3fddcf&quot;,&quot;itemData&quot;:{&quot;type&quot;:&quot;webpage&quot;,&quot;id&quot;:&quot;66e2370b-fa58-33e5-94a7-d5036d3fddcf&quot;,&quot;title&quot;:&quot;Test tracker - FIND&quot;,&quot;author&quot;:[{&quot;family&quot;:&quot;FIND&quot;,&quot;given&quot;:&quot;&quot;,&quot;parse-names&quot;:false,&quot;dropping-particle&quot;:&quot;&quot;,&quot;non-dropping-particle&quot;:&quot;&quot;}],&quot;accessed&quot;:{&quot;date-parts&quot;:[[2022,4,28]]},&quot;URL&quot;:&quot;https://www.finddx.org/covid-19/test-tracker/&quot;,&quot;issued&quot;:{&quot;date-parts&quot;:[[2022]]},&quot;container-title-short&quot;:&quot;&quot;},&quot;isTemporary&quot;:false}]},{&quot;citationID&quot;:&quot;MENDELEY_CITATION_e51c7d2f-23ce-4fc4-bef3-cf92706636ab&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ZTUxYzdkMmYtMjNjZS00ZmM0LWJlZjMtY2Y5MjcwNjYzNmFi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quot;,&quot;citationItems&quot;:[{&quot;id&quot;:&quot;11f53cb8-edb5-3704-b12f-e5de04b39ab1&quot;,&quot;itemData&quot;:{&quot;type&quot;:&quot;webpage&quot;,&quot;id&quot;:&quot;11f53cb8-edb5-3704-b12f-e5de04b39ab1&quot;,&quot;title&quot;:&quot;Sequencing of SARS-CoV-2 - first update&quot;,&quot;author&quot;:[{&quot;family&quot;:&quot;European Centre for Disease Prevention and Control&quot;,&quot;given&quot;:&quot;&quot;,&quot;parse-names&quot;:false,&quot;dropping-particle&quot;:&quot;&quot;,&quot;non-dropping-particle&quot;:&quot;&quot;}],&quot;accessed&quot;:{&quot;date-parts&quot;:[[2022,4,27]]},&quot;URL&quot;:&quot;https://www.ecdc.europa.eu/en/publications-data/sequencing-sars-cov-2&quot;,&quot;issued&quot;:{&quot;date-parts&quot;:[[2022]]},&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uthor&quot;:[{&quot;family&quot;:&quot;World Health Organization&quot;,&quot;given&quot;:&quot;&quot;,&quot;parse-names&quot;:false,&quot;dropping-particle&quot;:&quot;&quot;,&quot;non-dropping-particle&quot;:&quot;&quot;}],&quot;accessed&quot;:{&quot;date-parts&quot;:[[2022,2,25]]},&quot;URL&quot;:&quot;https://apps.who.int/iris/handle/10665/343775&quot;,&quot;issued&quot;:{&quot;date-parts&quot;:[[2021]]},&quot;container-title-short&quot;:&quot;&quot;},&quot;isTemporary&quot;:false}]},{&quot;citationID&quot;:&quot;MENDELEY_CITATION_586af767-aae1-43ef-b2fd-e48178dcc6eb&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Tg2YWY3NjctYWFlMS00M2VmLWIyZmQtZTQ4MTc4ZGNjNmVi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citationID&quot;:&quot;MENDELEY_CITATION_364c707b-44c3-4b2a-96cb-991ed6077b8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zY0YzcwN2ItNDRjMy00YjJhLTk2Y2ItOTkxZWQ2MDc3Yjhh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citationID&quot;:&quot;MENDELEY_CITATION_6d65b4e5-13d6-4f93-9f79-8c4ba3ca9a8c&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NmQ2NWI0ZTUtMTNkNi00ZjkzLTlmNzktOGM0YmEzY2E5YThj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dXRob3IiOlt7ImZhbWlseSI6IkV1cm9wZWFuIENlbnRyZSBmb3IgRGlzZWFzZSBQcmV2ZW50aW9uIGFuZCBDb250cm9sIiwiZ2l2ZW4iOiIiLCJwYXJzZS1uYW1lcyI6ZmFsc2UsImRyb3BwaW5nLXBhcnRpY2xlIjoiIiwibm9uLWRyb3BwaW5nLXBhcnRpY2xlIjoiIn1dLCJhY2Nlc3NlZCI6eyJkYXRlLXBhcnRzIjpbWzIwMjIsNCwyN11dfSwiVVJMIjoiaHR0cHM6Ly93d3cuZWNkYy5ldXJvcGEuZXUvZW4vcHVibGljYXRpb25zLWRhdGEvc2VxdWVuY2luZy1zYXJzLWNvdi0yIiwiaXNzdWVkIjp7ImRhdGUtcGFydHMiOltbMjAyMl1dfS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1dGhvciI6W3siZmFtaWx5IjoiV29ybGQgSGVhbHRoIE9yZ2FuaXphdGlvbiIsImdpdmVuIjoiIiwicGFyc2UtbmFtZXMiOmZhbHNlLCJkcm9wcGluZy1wYXJ0aWNsZSI6IiIsIm5vbi1kcm9wcGluZy1wYXJ0aWNsZSI6IiJ9XSwiYWNjZXNzZWQiOnsiZGF0ZS1wYXJ0cyI6W1syMDIyLDIsMjVdXX0sIlVSTCI6Imh0dHBzOi8vYXBwcy53aG8uaW50L2lyaXMvaGFuZGxlLzEwNjY1LzM0Mzc3NSIsImlzc3VlZCI6eyJkYXRlLXBhcnRzIjpbWzIwMjFdXX0sImNvbnRhaW5lci10aXRsZS1zaG9ydCI6IiJ9LCJpc1RlbXBvcmFyeSI6ZmFsc2V9XX0=&quot;,&quot;citationItems&quot;:[{&quot;id&quot;:&quot;11f53cb8-edb5-3704-b12f-e5de04b39ab1&quot;,&quot;itemData&quot;:{&quot;type&quot;:&quot;webpage&quot;,&quot;id&quot;:&quot;11f53cb8-edb5-3704-b12f-e5de04b39ab1&quot;,&quot;title&quot;:&quot;Sequencing of SARS-CoV-2 - first update&quot;,&quot;author&quot;:[{&quot;family&quot;:&quot;European Centre for Disease Prevention and Control&quot;,&quot;given&quot;:&quot;&quot;,&quot;parse-names&quot;:false,&quot;dropping-particle&quot;:&quot;&quot;,&quot;non-dropping-particle&quot;:&quot;&quot;}],&quot;accessed&quot;:{&quot;date-parts&quot;:[[2022,4,27]]},&quot;URL&quot;:&quot;https://www.ecdc.europa.eu/en/publications-data/sequencing-sars-cov-2&quot;,&quot;issued&quot;:{&quot;date-parts&quot;:[[2022]]},&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uthor&quot;:[{&quot;family&quot;:&quot;World Health Organization&quot;,&quot;given&quot;:&quot;&quot;,&quot;parse-names&quot;:false,&quot;dropping-particle&quot;:&quot;&quot;,&quot;non-dropping-particle&quot;:&quot;&quot;}],&quot;accessed&quot;:{&quot;date-parts&quot;:[[2022,2,25]]},&quot;URL&quot;:&quot;https://apps.who.int/iris/handle/10665/343775&quot;,&quot;issued&quot;:{&quot;date-parts&quot;:[[2021]]},&quot;container-title-short&quot;:&quot;&quot;},&quot;isTemporary&quot;:false}]},{&quot;citationID&quot;:&quot;MENDELEY_CITATION_8fc4037d-abdb-4c0f-93d3-52ffc473d811&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OGZjNDAzN2QtYWJkYi00YzBmLTkzZDMtNTJmZmM0NzNkODEx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citationID&quot;:&quot;MENDELEY_CITATION_da03a78a-63de-4154-94c7-692ee00aa379&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&quot;,&quot;citationItems&quot;:[{&quot;id&quot;:&quot;66e2370b-fa58-33e5-94a7-d5036d3fddcf&quot;,&quot;itemData&quot;:{&quot;type&quot;:&quot;webpage&quot;,&quot;id&quot;:&quot;66e2370b-fa58-33e5-94a7-d5036d3fddcf&quot;,&quot;title&quot;:&quot;Test tracker - FIND&quot;,&quot;author&quot;:[{&quot;family&quot;:&quot;FIND&quot;,&quot;given&quot;:&quot;&quot;,&quot;parse-names&quot;:false,&quot;dropping-particle&quot;:&quot;&quot;,&quot;non-dropping-particle&quot;:&quot;&quot;}],&quot;accessed&quot;:{&quot;date-parts&quot;:[[2022,4,28]]},&quot;URL&quot;:&quot;https://www.finddx.org/covid-19/test-tracker/&quot;,&quot;issued&quot;:{&quot;date-parts&quot;:[[2022]]},&quot;container-title-short&quot;:&quot;&quot;},&quot;isTemporary&quot;:false}]},{&quot;citationID&quot;:&quot;MENDELEY_CITATION_d41538c0-333d-4498-b9c5-4bb7e28ce664&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ZDQxNTM4YzAtMzMzZC00NDk4LWI5YzUtNGJiN2UyOGNlNjY0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
    <we:property name="MENDELEY_CITATIONS_LOCALE_CODE" value="&quot;en-GB&quot;"/>
    <we:property name="MENDELEY_CITATIONS_STYLE" value="{&quot;id&quot;:&quot;https://www.zotero.org/styles/nature-genetics&quot;,&quot;title&quot;:&quot;Nature Genetics&quot;,&quot;format&quot;:&quot;numeric&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3CBE514-A9BA-F741-A0EC-DA0BF0258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37</Pages>
  <Words>10746</Words>
  <Characters>61258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Alvin Han</cp:lastModifiedBy>
  <cp:revision>1</cp:revision>
  <cp:lastPrinted>2018-01-11T18:39:00Z</cp:lastPrinted>
  <dcterms:created xsi:type="dcterms:W3CDTF">2022-10-25T12:38:00Z</dcterms:created>
  <dcterms:modified xsi:type="dcterms:W3CDTF">2022-10-25T13:46:00Z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